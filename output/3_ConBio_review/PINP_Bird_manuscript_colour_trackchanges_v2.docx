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5AAC33ED" w:rsidR="003D599E" w:rsidRDefault="003D599E" w:rsidP="003D599E">
      <w:pPr>
        <w:pBdr>
          <w:top w:val="nil"/>
          <w:left w:val="nil"/>
          <w:bottom w:val="nil"/>
          <w:right w:val="nil"/>
          <w:between w:val="nil"/>
        </w:pBdr>
        <w:rPr>
          <w:color w:val="000000"/>
        </w:rPr>
      </w:pPr>
      <w:r>
        <w:rPr>
          <w:b/>
          <w:color w:val="000000"/>
        </w:rPr>
        <w:t xml:space="preserve">Title: </w:t>
      </w:r>
      <w:r>
        <w:rPr>
          <w:color w:val="000000"/>
        </w:rPr>
        <w:t xml:space="preserve">Quantifying wildlife conflicts </w:t>
      </w:r>
      <w:del w:id="0" w:author="Natasha Hardy" w:date="2021-11-11T10:31:00Z">
        <w:r w:rsidDel="00624890">
          <w:rPr>
            <w:color w:val="000000"/>
          </w:rPr>
          <w:delText>by combining</w:delText>
        </w:r>
      </w:del>
      <w:ins w:id="1" w:author="Natasha Hardy" w:date="2021-11-11T10:31:00Z">
        <w:r w:rsidR="00624890">
          <w:rPr>
            <w:color w:val="000000"/>
          </w:rPr>
          <w:t>with multi-assay</w:t>
        </w:r>
      </w:ins>
      <w:r>
        <w:rPr>
          <w:color w:val="000000"/>
        </w:rPr>
        <w:t xml:space="preserve"> eDNA metabarcoding and traditional diet analys</w:t>
      </w:r>
      <w:ins w:id="2" w:author="Natasha Hardy" w:date="2021-11-11T10:32:00Z">
        <w:r w:rsidR="00624890">
          <w:rPr>
            <w:color w:val="000000"/>
          </w:rPr>
          <w:t>e</w:t>
        </w:r>
      </w:ins>
      <w:del w:id="3" w:author="Natasha Hardy" w:date="2021-11-11T10:32:00Z">
        <w:r w:rsidDel="00624890">
          <w:rPr>
            <w:color w:val="000000"/>
          </w:rPr>
          <w:delText>i</w:delText>
        </w:r>
      </w:del>
      <w:r>
        <w:rPr>
          <w:color w:val="000000"/>
        </w:rPr>
        <w:t>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7E278BF" w:rsidR="00C65F08" w:rsidRDefault="008445EE">
      <w:pPr>
        <w:pStyle w:val="Heading2"/>
      </w:pPr>
      <w:r>
        <w:t xml:space="preserve">Abstract </w:t>
      </w:r>
      <w:ins w:id="4" w:author="Natasha Hardy" w:date="2021-11-11T10:40:00Z">
        <w:r w:rsidR="00624890">
          <w:t>(297)</w:t>
        </w:r>
      </w:ins>
    </w:p>
    <w:p w14:paraId="7C5DD37C" w14:textId="77777777" w:rsidR="00C65F08" w:rsidRDefault="00C65F08">
      <w:pPr>
        <w:rPr>
          <w:rFonts w:ascii="Times New Roman" w:eastAsia="Times New Roman" w:hAnsi="Times New Roman" w:cs="Times New Roman"/>
          <w:b/>
        </w:rPr>
      </w:pPr>
      <w:bookmarkStart w:id="5" w:name="_fvy2o7auuua2" w:colFirst="0" w:colLast="0"/>
      <w:bookmarkStart w:id="6" w:name="_b642bvi9ka6c" w:colFirst="0" w:colLast="0"/>
      <w:bookmarkStart w:id="7" w:name="_q8zcwl9ra09r" w:colFirst="0" w:colLast="0"/>
      <w:bookmarkEnd w:id="5"/>
      <w:bookmarkEnd w:id="6"/>
      <w:bookmarkEnd w:id="7"/>
    </w:p>
    <w:p w14:paraId="36872BC4" w14:textId="427E25CA" w:rsidR="00C65F08" w:rsidDel="00DB199C" w:rsidRDefault="000A62F0" w:rsidP="006B3C1C">
      <w:pPr>
        <w:rPr>
          <w:del w:id="8" w:author="Natasha Hardy" w:date="2021-11-11T10:41:00Z"/>
        </w:rPr>
      </w:pPr>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w:t>
      </w:r>
      <w:del w:id="9" w:author="Natasha Hardy" w:date="2021-11-11T10:13:00Z">
        <w:r w:rsidR="00E33317" w:rsidDel="00771177">
          <w:delText xml:space="preserve">are </w:delText>
        </w:r>
      </w:del>
      <w:ins w:id="10" w:author="Natasha Hardy" w:date="2021-11-11T10:13:00Z">
        <w:r w:rsidR="00771177">
          <w:t xml:space="preserve">will </w:t>
        </w:r>
      </w:ins>
      <w:r w:rsidR="00E33317">
        <w:t xml:space="preserve">likely </w:t>
      </w:r>
      <w:del w:id="11" w:author="Natasha Hardy" w:date="2021-11-11T10:13:00Z">
        <w:r w:rsidR="00E33317" w:rsidDel="00771177">
          <w:delText xml:space="preserve">to </w:delText>
        </w:r>
      </w:del>
      <w:r w:rsidR="00E33317">
        <w:t xml:space="preserve">increase with mounting pressures during the Anthropocene. </w:t>
      </w:r>
      <w:r w:rsidR="008445EE">
        <w:t xml:space="preserve">We </w:t>
      </w:r>
      <w:del w:id="12" w:author="Natasha Hardy" w:date="2021-11-04T18:00:00Z">
        <w:r w:rsidR="00E33317" w:rsidDel="00554BA6">
          <w:delText xml:space="preserve">therefore </w:delText>
        </w:r>
      </w:del>
      <w:r w:rsidR="008445EE">
        <w:t>present a modular</w:t>
      </w:r>
      <w:ins w:id="13" w:author="Natasha Hardy" w:date="2021-11-11T10:15:00Z">
        <w:r w:rsidR="00771177">
          <w:t>,</w:t>
        </w:r>
      </w:ins>
      <w:r w:rsidR="008445EE">
        <w:t xml:space="preserve"> </w:t>
      </w:r>
      <w:proofErr w:type="spellStart"/>
      <w:r w:rsidR="008445EE">
        <w:t>mutli</w:t>
      </w:r>
      <w:proofErr w:type="spellEnd"/>
      <w:r w:rsidR="006451B1">
        <w:t>-</w:t>
      </w:r>
      <w:r w:rsidR="008445EE">
        <w:t>assay framework for quantifying predation</w:t>
      </w:r>
      <w:r w:rsidR="00A53BCE">
        <w:t xml:space="preserve"> </w:t>
      </w:r>
      <w:del w:id="14" w:author="Natasha Hardy" w:date="2021-11-04T18:00:00Z">
        <w:r w:rsidR="008445EE" w:rsidDel="00554BA6">
          <w:delText>broadly</w:delText>
        </w:r>
        <w:r w:rsidR="006B3C1C" w:rsidDel="00554BA6">
          <w:delText xml:space="preserve"> </w:delText>
        </w:r>
      </w:del>
      <w:r w:rsidR="008445EE">
        <w:t>across systems and wildlife conflict scenarios</w:t>
      </w:r>
      <w:r>
        <w:t xml:space="preserve">. </w:t>
      </w:r>
      <w:r w:rsidR="006451B1">
        <w:t>W</w:t>
      </w:r>
      <w:r w:rsidR="006B6C12">
        <w:t xml:space="preserve">e </w:t>
      </w:r>
      <w:del w:id="15" w:author="Natasha Hardy" w:date="2021-10-15T14:32:00Z">
        <w:r w:rsidR="006B6C12" w:rsidDel="00D3771A">
          <w:delText xml:space="preserve">combine </w:delText>
        </w:r>
      </w:del>
      <w:ins w:id="16" w:author="Natasha Hardy" w:date="2021-10-15T14:32:00Z">
        <w:r w:rsidR="00D3771A">
          <w:t xml:space="preserve">apply </w:t>
        </w:r>
      </w:ins>
      <w:r w:rsidR="006B6C12">
        <w:t xml:space="preserve">two ecological surveillance techniques </w:t>
      </w:r>
      <w:del w:id="17" w:author="Natasha Hardy" w:date="2021-10-21T09:58:00Z">
        <w:r w:rsidR="006B6C12" w:rsidDel="000A5945">
          <w:delText xml:space="preserve">applied </w:delText>
        </w:r>
      </w:del>
      <w:r w:rsidR="006B6C12">
        <w:t>to predator diet analysis, traditional morphometric (</w:t>
      </w:r>
      <w:proofErr w:type="gramStart"/>
      <w:r w:rsidR="006B6C12">
        <w:t>hard-part</w:t>
      </w:r>
      <w:proofErr w:type="gramEnd"/>
      <w:r w:rsidR="006B6C12">
        <w:t>) and DNA metabarcoding (genetic)</w:t>
      </w:r>
      <w:r w:rsidR="006B6C12" w:rsidRPr="006B6C12">
        <w:t xml:space="preserve"> </w:t>
      </w:r>
      <w:r w:rsidR="006B6C12">
        <w:t xml:space="preserve">analyses, to provide managers with </w:t>
      </w:r>
      <w:del w:id="18" w:author="Natasha Hardy" w:date="2021-11-11T10:34:00Z">
        <w:r w:rsidR="006B6C12" w:rsidDel="00624890">
          <w:delText xml:space="preserve">an </w:delText>
        </w:r>
      </w:del>
      <w:r w:rsidR="006B6C12">
        <w:t xml:space="preserve">estimated incidence of predation, the number of species impacted and </w:t>
      </w:r>
      <w:del w:id="19" w:author="Natasha Hardy" w:date="2021-11-11T10:34:00Z">
        <w:r w:rsidR="006B6C12" w:rsidDel="00624890">
          <w:delText xml:space="preserve">quantitative information on </w:delText>
        </w:r>
      </w:del>
      <w:r w:rsidR="006B6C12">
        <w:t xml:space="preserve">prey </w:t>
      </w:r>
      <w:ins w:id="20" w:author="Natasha Hardy" w:date="2021-11-11T10:34:00Z">
        <w:r w:rsidR="00624890">
          <w:t xml:space="preserve">relative </w:t>
        </w:r>
      </w:ins>
      <w:r w:rsidR="006B6C12">
        <w:t xml:space="preserve">importance to </w:t>
      </w:r>
      <w:r w:rsidR="006451B1">
        <w:t>the predator</w:t>
      </w:r>
      <w:r w:rsidR="006B6C12">
        <w:t xml:space="preserve">. </w:t>
      </w:r>
      <w:del w:id="21" w:author="Natasha Hardy" w:date="2021-10-21T10:00:00Z">
        <w:r w:rsidR="006B6C12" w:rsidDel="000A5945">
          <w:delText>Further</w:delText>
        </w:r>
      </w:del>
      <w:ins w:id="22" w:author="Natasha Hardy" w:date="2021-11-11T10:34:00Z">
        <w:r w:rsidR="00624890">
          <w:t>W</w:t>
        </w:r>
      </w:ins>
      <w:del w:id="23" w:author="Natasha Hardy" w:date="2021-11-11T10:34:00Z">
        <w:r w:rsidR="006B6C12" w:rsidDel="00624890">
          <w:delText>, w</w:delText>
        </w:r>
      </w:del>
      <w:r w:rsidR="006B6C12">
        <w:t xml:space="preserve">e </w:t>
      </w:r>
      <w:ins w:id="24" w:author="Natasha Hardy" w:date="2021-11-11T10:34:00Z">
        <w:r w:rsidR="00624890">
          <w:t xml:space="preserve">also </w:t>
        </w:r>
      </w:ins>
      <w:proofErr w:type="gramStart"/>
      <w:r w:rsidR="006B6C12">
        <w:t>perform</w:t>
      </w:r>
      <w:proofErr w:type="gramEnd"/>
      <w:r w:rsidR="006B6C12">
        <w:t xml:space="preserve"> a polymorphism analysis on</w:t>
      </w:r>
      <w:r w:rsidR="006B3C1C" w:rsidRPr="006B3C1C">
        <w:t xml:space="preserve"> </w:t>
      </w:r>
      <w:del w:id="25" w:author="Natasha Hardy" w:date="2021-11-11T10:16:00Z">
        <w:r w:rsidR="006B3C1C" w:rsidDel="00771177">
          <w:delText>obtained</w:delText>
        </w:r>
        <w:r w:rsidR="006B6C12" w:rsidDel="00771177">
          <w:delText xml:space="preserve"> </w:delText>
        </w:r>
      </w:del>
      <w:r w:rsidR="006B6C12">
        <w:t xml:space="preserve">prey </w:t>
      </w:r>
      <w:r w:rsidR="006B3C1C">
        <w:t>DNA</w:t>
      </w:r>
      <w:r w:rsidR="006B6C12">
        <w:t xml:space="preserve"> </w:t>
      </w:r>
      <w:ins w:id="26" w:author="Natasha Hardy" w:date="2021-11-11T10:17:00Z">
        <w:r w:rsidR="00771177">
          <w:t xml:space="preserve">obtained for a species of conservation concern </w:t>
        </w:r>
      </w:ins>
      <w:r w:rsidR="006B6C12">
        <w:t>to</w:t>
      </w:r>
      <w:ins w:id="27" w:author="Natasha Hardy" w:date="2021-10-21T10:01:00Z">
        <w:r w:rsidR="000A5945">
          <w:t xml:space="preserve"> provide an</w:t>
        </w:r>
      </w:ins>
      <w:r w:rsidR="006B6C12">
        <w:t xml:space="preserve"> </w:t>
      </w:r>
      <w:r w:rsidR="006B3C1C">
        <w:t xml:space="preserve">estimate </w:t>
      </w:r>
      <w:ins w:id="28" w:author="Natasha Hardy" w:date="2021-10-21T10:01:00Z">
        <w:r w:rsidR="000A5945">
          <w:t xml:space="preserve">of individuals </w:t>
        </w:r>
      </w:ins>
      <w:del w:id="29"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consumed</w:t>
      </w:r>
      <w:del w:id="30" w:author="Natasha Hardy" w:date="2021-11-11T10:17:00Z">
        <w:r w:rsidR="006B6C12" w:rsidDel="00771177">
          <w:delText xml:space="preserve"> </w:delText>
        </w:r>
        <w:r w:rsidR="006B3C1C" w:rsidDel="00771177">
          <w:delText>for</w:delText>
        </w:r>
        <w:r w:rsidR="006B6C12" w:rsidDel="00771177">
          <w:delText xml:space="preserve"> a </w:delText>
        </w:r>
      </w:del>
      <w:del w:id="31" w:author="Natasha Hardy" w:date="2021-11-11T10:15:00Z">
        <w:r w:rsidR="006B6C12" w:rsidDel="00771177">
          <w:delText xml:space="preserve">prey </w:delText>
        </w:r>
      </w:del>
      <w:del w:id="32" w:author="Natasha Hardy" w:date="2021-11-11T10:17:00Z">
        <w:r w:rsidR="006B6C12" w:rsidDel="00771177">
          <w:delText>species of conservation concern</w:delText>
        </w:r>
      </w:del>
      <w:r w:rsidR="006B6C12">
        <w:t xml:space="preserve">.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w:t>
      </w:r>
      <w:ins w:id="33" w:author="Natasha Hardy" w:date="2021-11-11T10:06:00Z">
        <w:r w:rsidR="006451B1">
          <w:t xml:space="preserve"> </w:t>
        </w:r>
      </w:ins>
      <w:ins w:id="34" w:author="Rebecca McIntosh" w:date="2021-10-28T09:38:00Z">
        <w:r w:rsidR="008F266D">
          <w:t xml:space="preserve">that </w:t>
        </w:r>
      </w:ins>
      <w:r w:rsidR="006451B1">
        <w:t>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w:t>
      </w:r>
      <w:del w:id="35" w:author="Natasha Hardy" w:date="2021-10-21T10:02:00Z">
        <w:r w:rsidR="006451B1" w:rsidDel="000A5945">
          <w:delText xml:space="preserve">of </w:delText>
        </w:r>
      </w:del>
      <w:ins w:id="36" w:author="Natasha Hardy" w:date="2021-10-21T10:02:00Z">
        <w:r w:rsidR="000A5945">
          <w:t xml:space="preserve">ranges from </w:t>
        </w:r>
      </w:ins>
      <w:r w:rsidR="008445EE">
        <w:t xml:space="preserve">9–29% </w:t>
      </w:r>
      <w:ins w:id="37" w:author="Natasha Hardy" w:date="2021-10-21T10:03:00Z">
        <w:r w:rsidR="000A5945">
          <w:t xml:space="preserve">of samples </w:t>
        </w:r>
      </w:ins>
      <w:ins w:id="38" w:author="Natasha Hardy" w:date="2021-11-11T10:36:00Z">
        <w:r w:rsidR="00624890">
          <w:t xml:space="preserve">and </w:t>
        </w:r>
      </w:ins>
      <w:del w:id="39" w:author="Natasha Hardy" w:date="2021-10-21T10:03:00Z">
        <w:r w:rsidR="00CB5243" w:rsidDel="000A5945">
          <w:delText xml:space="preserve">across </w:delText>
        </w:r>
      </w:del>
      <w:ins w:id="40" w:author="Natasha Hardy" w:date="2021-10-21T10:03:00Z">
        <w:r w:rsidR="000A5945">
          <w:t>includ</w:t>
        </w:r>
      </w:ins>
      <w:ins w:id="41" w:author="Natasha Hardy" w:date="2021-11-11T10:36:00Z">
        <w:r w:rsidR="00624890">
          <w:t>ed</w:t>
        </w:r>
      </w:ins>
      <w:ins w:id="42" w:author="Natasha Hardy" w:date="2021-10-21T10:03:00Z">
        <w:r w:rsidR="000A5945">
          <w:t xml:space="preserve"> up to </w:t>
        </w:r>
      </w:ins>
      <w:r w:rsidR="00CB5243">
        <w:t xml:space="preserve">6 </w:t>
      </w:r>
      <w:r w:rsidR="008445EE">
        <w:t>seabird</w:t>
      </w:r>
      <w:ins w:id="43" w:author="Natasha Hardy" w:date="2021-11-11T10:17:00Z">
        <w:r w:rsidR="00771177">
          <w:t xml:space="preserve"> </w:t>
        </w:r>
      </w:ins>
      <w:r w:rsidR="008445EE">
        <w:t>s</w:t>
      </w:r>
      <w:ins w:id="44" w:author="Natasha Hardy" w:date="2021-11-11T10:17:00Z">
        <w:r w:rsidR="00771177">
          <w:t>pecies</w:t>
        </w:r>
      </w:ins>
      <w:del w:id="45" w:author="Natasha Hardy" w:date="2021-11-11T10:36:00Z">
        <w:r w:rsidR="00CB5243" w:rsidDel="00624890">
          <w:delText>,</w:delText>
        </w:r>
        <w:r w:rsidR="008445EE" w:rsidDel="00624890">
          <w:delText xml:space="preserve"> </w:delText>
        </w:r>
      </w:del>
      <w:ins w:id="46" w:author="Natasha Hardy" w:date="2021-11-11T10:36:00Z">
        <w:r w:rsidR="00624890">
          <w:t>. Their seabird prey – the culturally valued little penguin (</w:t>
        </w:r>
        <w:proofErr w:type="spellStart"/>
        <w:r w:rsidR="00624890">
          <w:rPr>
            <w:i/>
          </w:rPr>
          <w:t>Eudyptula</w:t>
        </w:r>
        <w:proofErr w:type="spellEnd"/>
        <w:r w:rsidR="00624890">
          <w:rPr>
            <w:i/>
          </w:rPr>
          <w:t xml:space="preserve"> minor</w:t>
        </w:r>
        <w:r w:rsidR="00624890">
          <w:t xml:space="preserve">) </w:t>
        </w:r>
      </w:ins>
      <w:del w:id="47" w:author="Natasha Hardy" w:date="2021-11-11T10:36:00Z">
        <w:r w:rsidR="008445EE" w:rsidDel="00624890">
          <w:delText>and</w:delText>
        </w:r>
      </w:del>
      <w:ins w:id="48" w:author="Natasha Hardy" w:date="2021-11-11T10:36:00Z">
        <w:r w:rsidR="00624890">
          <w:t xml:space="preserve">occurred in </w:t>
        </w:r>
      </w:ins>
      <w:ins w:id="49" w:author="Natasha Hardy" w:date="2021-10-21T10:03:00Z">
        <w:del w:id="50" w:author="Rebecca McIntosh" w:date="2021-10-28T09:38:00Z">
          <w:r w:rsidR="000A5945" w:rsidDel="008F266D">
            <w:delText>ranging from</w:delText>
          </w:r>
        </w:del>
      </w:ins>
      <w:del w:id="51" w:author="Rebecca McIntosh" w:date="2021-10-28T09:38:00Z">
        <w:r w:rsidR="008445EE" w:rsidDel="008F266D">
          <w:delText xml:space="preserve"> </w:delText>
        </w:r>
      </w:del>
      <w:r w:rsidR="008445EE">
        <w:t xml:space="preserve">6–25% </w:t>
      </w:r>
      <w:ins w:id="52" w:author="Natasha Hardy" w:date="2021-10-21T10:03:00Z">
        <w:r w:rsidR="000A5945">
          <w:t>of samples</w:t>
        </w:r>
      </w:ins>
      <w:del w:id="53" w:author="Natasha Hardy" w:date="2021-11-11T10:37:00Z">
        <w:r w:rsidR="008445EE" w:rsidDel="00624890">
          <w:delText xml:space="preserve">for </w:delText>
        </w:r>
        <w:r w:rsidR="00CB5243" w:rsidDel="00624890">
          <w:delText>their main</w:delText>
        </w:r>
      </w:del>
      <w:del w:id="54" w:author="Natasha Hardy" w:date="2021-11-11T10:36:00Z">
        <w:r w:rsidR="00CB5243" w:rsidDel="00624890">
          <w:delText xml:space="preserve"> seabird prey – </w:delText>
        </w:r>
        <w:r w:rsidR="006451B1" w:rsidDel="00624890">
          <w:delText>the culturally valued little penguin (</w:delText>
        </w:r>
        <w:r w:rsidR="006451B1" w:rsidDel="00624890">
          <w:rPr>
            <w:i/>
          </w:rPr>
          <w:delText>Eudyptula minor</w:delText>
        </w:r>
      </w:del>
      <w:del w:id="55" w:author="Natasha Hardy" w:date="2021-11-11T10:06:00Z">
        <w:r w:rsidR="006451B1">
          <w:delText>)</w:delText>
        </w:r>
        <w:r>
          <w:delText>,</w:delText>
        </w:r>
      </w:del>
      <w:ins w:id="56" w:author="Rebecca McIntosh" w:date="2021-10-28T09:38:00Z">
        <w:r w:rsidR="008F266D">
          <w:t>. This is</w:t>
        </w:r>
      </w:ins>
      <w:del w:id="57" w:author="Rebecca McIntosh" w:date="2021-10-28T09:38:00Z">
        <w:r w:rsidDel="008F266D">
          <w:delText>,</w:delText>
        </w:r>
      </w:del>
      <w:r>
        <w:t xml:space="preserve"> </w:t>
      </w:r>
      <w:del w:id="58" w:author="Rebecca McIntosh" w:date="2021-10-28T09:38:00Z">
        <w:r w:rsidR="00E33317" w:rsidDel="008F266D">
          <w:delText xml:space="preserve">and </w:delText>
        </w:r>
      </w:del>
      <w:r w:rsidR="00E33317">
        <w:t>higher than</w:t>
      </w:r>
      <w:r w:rsidR="008445EE">
        <w:t xml:space="preserve"> previously reported from traditional morphological assays</w:t>
      </w:r>
      <w:ins w:id="59" w:author="Natasha Hardy" w:date="2021-10-21T10:03:00Z">
        <w:r w:rsidR="000A5945">
          <w:t xml:space="preserve"> alone</w:t>
        </w:r>
      </w:ins>
      <w:r w:rsidR="008445EE">
        <w:t xml:space="preserve">. DNA metabarcoding proved more sensitive in identifying additional seabird </w:t>
      </w:r>
      <w:del w:id="60" w:author="Natasha Hardy" w:date="2021-11-11T10:18:00Z">
        <w:r w:rsidR="008445EE" w:rsidDel="00771177">
          <w:delText xml:space="preserve">prey </w:delText>
        </w:r>
      </w:del>
      <w:ins w:id="61" w:author="Natasha Hardy" w:date="2021-11-11T10:18:00Z">
        <w:r w:rsidR="00771177">
          <w:t xml:space="preserve">taxa </w:t>
        </w:r>
      </w:ins>
      <w:r w:rsidR="008445EE">
        <w:t xml:space="preserve">and provided relative quantitative information where multiple prey species occur within a sample. </w:t>
      </w:r>
      <w:r>
        <w:t>P</w:t>
      </w:r>
      <w:r w:rsidR="008445EE">
        <w:t xml:space="preserve">olymorphism analysis of </w:t>
      </w:r>
      <w:r w:rsidR="006451B1">
        <w:lastRenderedPageBreak/>
        <w:t xml:space="preserve">consumed little </w:t>
      </w:r>
      <w:r w:rsidR="008445EE">
        <w:t xml:space="preserve">penguin </w:t>
      </w:r>
      <w:r w:rsidR="006451B1">
        <w:t>DNA</w:t>
      </w:r>
      <w:r w:rsidR="008445EE">
        <w:t xml:space="preserve"> </w:t>
      </w:r>
      <w:r w:rsidR="006451B1">
        <w:t>identified</w:t>
      </w:r>
      <w:r w:rsidR="008445EE">
        <w:t xml:space="preserve"> distinct mitochondrial haplotypes </w:t>
      </w:r>
      <w:r w:rsidR="006451B1">
        <w:t>–</w:t>
      </w:r>
      <w:r w:rsidR="008445EE">
        <w:t xml:space="preserve"> </w:t>
      </w:r>
      <w:r w:rsidR="006451B1">
        <w:t xml:space="preserve">representing </w:t>
      </w:r>
      <w:r w:rsidR="008445EE">
        <w:t xml:space="preserve">a minimum of 21 individual penguins consumed across </w:t>
      </w:r>
      <w:del w:id="62" w:author="Natasha Hardy" w:date="2021-11-11T10:37:00Z">
        <w:r w:rsidR="006B3C1C" w:rsidDel="00624890">
          <w:delText xml:space="preserve">just </w:delText>
        </w:r>
      </w:del>
      <w:r w:rsidR="006B3C1C">
        <w:t>10</w:t>
      </w:r>
      <w:r w:rsidR="008445EE">
        <w:t xml:space="preserve"> fur seal scat samples. </w:t>
      </w:r>
      <w:r w:rsidR="006451B1" w:rsidRPr="00771177">
        <w:t>We</w:t>
      </w:r>
      <w:r w:rsidR="006451B1">
        <w:t xml:space="preserve"> recommend </w:t>
      </w:r>
      <w:ins w:id="63" w:author="Natasha Hardy" w:date="2021-11-11T10:39:00Z">
        <w:r w:rsidR="00624890">
          <w:t xml:space="preserve">rapid follow-up of this work with </w:t>
        </w:r>
      </w:ins>
      <w:r w:rsidR="006451B1">
        <w:t>broad spatiotemporal sampling of predator diets to further quantif</w:t>
      </w:r>
      <w:r w:rsidR="006B3C1C">
        <w:t>y</w:t>
      </w:r>
      <w:r w:rsidR="006451B1">
        <w:t xml:space="preserve"> predation incidences and hotspots of concern for </w:t>
      </w:r>
      <w:r w:rsidR="006B3C1C">
        <w:t xml:space="preserve">wildlife conflict management using </w:t>
      </w:r>
      <w:ins w:id="64" w:author="Natasha Hardy" w:date="2021-11-11T10:40:00Z">
        <w:r w:rsidR="00624890">
          <w:t xml:space="preserve">similar </w:t>
        </w:r>
      </w:ins>
      <w:del w:id="65" w:author="Natasha Hardy" w:date="2021-11-11T10:40:00Z">
        <w:r w:rsidR="006B3C1C" w:rsidDel="00624890">
          <w:delText xml:space="preserve">the most </w:delText>
        </w:r>
      </w:del>
      <w:r w:rsidR="006B3C1C">
        <w:t xml:space="preserve">cost-effective assaying techniques. </w:t>
      </w:r>
      <w:commentRangeStart w:id="66"/>
      <w:del w:id="67" w:author="Rebecca McIntosh" w:date="2021-10-28T09:45:00Z">
        <w:r w:rsidR="006B3C1C" w:rsidRPr="008F266D" w:rsidDel="008F266D">
          <w:delText>We</w:delText>
        </w:r>
        <w:r w:rsidR="006B3C1C" w:rsidDel="008F266D">
          <w:delText xml:space="preserve"> </w:delText>
        </w:r>
      </w:del>
      <w:commentRangeEnd w:id="66"/>
      <w:ins w:id="68" w:author="Natasha Hardy" w:date="2021-11-11T10:06:00Z">
        <w:r w:rsidR="008F266D">
          <w:rPr>
            <w:rStyle w:val="CommentReference"/>
          </w:rPr>
          <w:commentReference w:id="66"/>
        </w:r>
      </w:ins>
      <w:ins w:id="69" w:author="Rebecca McIntosh" w:date="2021-10-28T09:45:00Z">
        <w:r w:rsidR="008F266D">
          <w:t xml:space="preserve">The </w:t>
        </w:r>
      </w:ins>
      <w:del w:id="70" w:author="Rebecca McIntosh" w:date="2021-10-28T09:45:00Z">
        <w:r w:rsidR="006B3C1C" w:rsidDel="008F266D">
          <w:delText xml:space="preserve">highlight </w:delText>
        </w:r>
        <w:r w:rsidR="00A53BCE" w:rsidDel="008F266D">
          <w:delText xml:space="preserve">the </w:delText>
        </w:r>
      </w:del>
      <w:r w:rsidR="00A53BCE">
        <w:t xml:space="preserve">utility of </w:t>
      </w:r>
      <w:r w:rsidR="006B3C1C">
        <w:t xml:space="preserve">DNA metabarcoding techniques </w:t>
      </w:r>
      <w:ins w:id="71" w:author="Rebecca McIntosh" w:date="2021-10-28T09:45:00Z">
        <w:r w:rsidR="008F266D">
          <w:t xml:space="preserve">are </w:t>
        </w:r>
      </w:ins>
      <w:ins w:id="72" w:author="Rebecca McIntosh" w:date="2021-10-28T09:46:00Z">
        <w:r w:rsidR="008F266D">
          <w:t>highlighted</w:t>
        </w:r>
      </w:ins>
      <w:ins w:id="73" w:author="Rebecca McIntosh" w:date="2021-10-28T09:47:00Z">
        <w:r w:rsidR="008F266D">
          <w:t>,</w:t>
        </w:r>
      </w:ins>
      <w:ins w:id="74" w:author="Rebecca McIntosh" w:date="2021-10-28T09:46:00Z">
        <w:r w:rsidR="008F266D">
          <w:t xml:space="preserve"> provid</w:t>
        </w:r>
      </w:ins>
      <w:ins w:id="75" w:author="Rebecca McIntosh" w:date="2021-10-28T09:47:00Z">
        <w:r w:rsidR="008F266D">
          <w:t xml:space="preserve">ing </w:t>
        </w:r>
      </w:ins>
      <w:del w:id="76" w:author="Rebecca McIntosh" w:date="2021-10-28T09:45:00Z">
        <w:r w:rsidR="006B3C1C" w:rsidDel="008F266D">
          <w:delText>in</w:delText>
        </w:r>
      </w:del>
      <w:del w:id="77" w:author="Rebecca McIntosh" w:date="2021-10-28T09:46:00Z">
        <w:r w:rsidR="006B3C1C" w:rsidDel="008F266D">
          <w:delText xml:space="preserve"> providing </w:delText>
        </w:r>
        <w:commentRangeStart w:id="78"/>
        <w:r w:rsidR="006B3C1C" w:rsidDel="008F266D">
          <w:delText>more</w:delText>
        </w:r>
      </w:del>
      <w:commentRangeEnd w:id="78"/>
      <w:r w:rsidR="008F266D">
        <w:rPr>
          <w:rStyle w:val="CommentReference"/>
        </w:rPr>
        <w:commentReference w:id="78"/>
      </w:r>
      <w:del w:id="79" w:author="Rebecca McIntosh" w:date="2021-10-28T09:46:00Z">
        <w:r w:rsidR="006B3C1C" w:rsidDel="008F266D">
          <w:delText xml:space="preserve"> </w:delText>
        </w:r>
      </w:del>
      <w:r w:rsidR="006B3C1C">
        <w:t xml:space="preserve">reliable quantitative information on predation </w:t>
      </w:r>
      <w:r w:rsidR="00E33317">
        <w:t>incidence</w:t>
      </w:r>
      <w:r w:rsidR="006B3C1C">
        <w:t xml:space="preserve"> and likely abundance of impacted</w:t>
      </w:r>
      <w:r w:rsidR="008445EE">
        <w:t xml:space="preserve"> species of conservation concern.</w:t>
      </w:r>
      <w:del w:id="80" w:author="Natasha Hardy" w:date="2021-11-11T10:42:00Z">
        <w:r w:rsidR="008445EE" w:rsidDel="00DB199C">
          <w:delText xml:space="preserve"> </w:delText>
        </w:r>
      </w:del>
    </w:p>
    <w:p w14:paraId="4E9DA3D3" w14:textId="39FE39CA" w:rsidR="00F360EA" w:rsidDel="00DB199C" w:rsidRDefault="00F360EA">
      <w:pPr>
        <w:rPr>
          <w:ins w:id="81" w:author="Rebecca McIntosh" w:date="2021-10-28T12:25:00Z"/>
          <w:del w:id="82" w:author="Natasha Hardy" w:date="2021-11-11T10:41:00Z"/>
        </w:rPr>
      </w:pPr>
    </w:p>
    <w:p w14:paraId="68FBD98A" w14:textId="52CE6917" w:rsidR="00515F6D" w:rsidRDefault="00515F6D">
      <w:pPr>
        <w:rPr>
          <w:ins w:id="83" w:author="Natasha Hardy" w:date="2021-11-04T18:54:00Z"/>
        </w:rPr>
      </w:pPr>
      <w:ins w:id="84" w:author="Rebecca McIntosh" w:date="2021-10-28T12:25:00Z">
        <w:del w:id="85" w:author="Natasha Hardy" w:date="2021-11-11T10:41:00Z">
          <w:r w:rsidDel="00DB199C">
            <w:delText>TOTAL DOC 7</w:delText>
          </w:r>
        </w:del>
      </w:ins>
      <w:ins w:id="86" w:author="Rebecca McIntosh" w:date="2021-10-28T17:07:00Z">
        <w:del w:id="87" w:author="Natasha Hardy" w:date="2021-11-04T18:56:00Z">
          <w:r w:rsidR="00FC3A4B" w:rsidDel="000463F0">
            <w:delText>393</w:delText>
          </w:r>
        </w:del>
      </w:ins>
      <w:ins w:id="88" w:author="Rebecca McIntosh" w:date="2021-10-28T12:25:00Z">
        <w:del w:id="89" w:author="Natasha Hardy" w:date="2021-11-11T10:41:00Z">
          <w:r w:rsidDel="00DB199C">
            <w:delText xml:space="preserve"> words</w:delText>
          </w:r>
        </w:del>
      </w:ins>
    </w:p>
    <w:p w14:paraId="7A0654D7" w14:textId="77777777" w:rsidR="000463F0" w:rsidRDefault="000463F0">
      <w:pPr>
        <w:rPr>
          <w:ins w:id="90" w:author="Natasha Hardy" w:date="2021-11-11T10:06:00Z"/>
        </w:rPr>
      </w:pPr>
    </w:p>
    <w:p w14:paraId="6CBDFB0C" w14:textId="2E224085" w:rsidR="00C65F08" w:rsidRDefault="008445EE">
      <w:pPr>
        <w:pStyle w:val="Heading2"/>
        <w:rPr>
          <w:rFonts w:ascii="Times New Roman" w:eastAsia="Times New Roman" w:hAnsi="Times New Roman" w:cs="Times New Roman"/>
        </w:rPr>
      </w:pPr>
      <w:bookmarkStart w:id="91" w:name="_1fob9te" w:colFirst="0" w:colLast="0"/>
      <w:bookmarkEnd w:id="91"/>
      <w:r>
        <w:t>Introduction</w:t>
      </w:r>
      <w:ins w:id="92" w:author="Rebecca McIntosh" w:date="2021-10-28T12:23:00Z">
        <w:r w:rsidR="00515F6D">
          <w:t xml:space="preserve"> </w:t>
        </w:r>
      </w:ins>
      <w:ins w:id="93" w:author="Natasha Hardy" w:date="2021-11-11T10:42:00Z">
        <w:r w:rsidR="00DB199C">
          <w:t>(</w:t>
        </w:r>
      </w:ins>
      <w:ins w:id="94" w:author="Rebecca McIntosh" w:date="2021-10-28T17:06:00Z">
        <w:r w:rsidR="004A2B98">
          <w:t>9</w:t>
        </w:r>
        <w:del w:id="95" w:author="Natasha Hardy" w:date="2021-11-11T10:59:00Z">
          <w:r w:rsidR="004A2B98" w:rsidDel="00D93663">
            <w:delText>3</w:delText>
          </w:r>
        </w:del>
      </w:ins>
      <w:ins w:id="96" w:author="Rebecca McIntosh" w:date="2021-10-29T11:48:00Z">
        <w:del w:id="97" w:author="Natasha Hardy" w:date="2021-11-11T10:59:00Z">
          <w:r w:rsidR="004D7C2D" w:rsidDel="00D93663">
            <w:delText>0</w:delText>
          </w:r>
        </w:del>
      </w:ins>
      <w:ins w:id="98" w:author="Natasha Hardy" w:date="2021-11-11T10:59:00Z">
        <w:r w:rsidR="00D93663">
          <w:t>23</w:t>
        </w:r>
      </w:ins>
      <w:ins w:id="99" w:author="Natasha Hardy" w:date="2021-11-11T10:42:00Z">
        <w:r w:rsidR="00DB199C">
          <w:t>)</w:t>
        </w:r>
      </w:ins>
      <w:ins w:id="100" w:author="Rebecca McIntosh" w:date="2021-10-28T12:23:00Z">
        <w:r w:rsidR="00515F6D">
          <w:t xml:space="preserve"> </w:t>
        </w:r>
        <w:del w:id="101" w:author="Natasha Hardy" w:date="2021-11-11T10:42:00Z">
          <w:r w:rsidR="00515F6D" w:rsidDel="00DB199C">
            <w:delText>words</w:delText>
          </w:r>
        </w:del>
      </w:ins>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102" w:name="_qott2vcw10ox" w:colFirst="0" w:colLast="0"/>
      <w:bookmarkEnd w:id="102"/>
    </w:p>
    <w:p w14:paraId="071339CB" w14:textId="33369727" w:rsidR="00C65F08" w:rsidRDefault="00431B3D">
      <w:pPr>
        <w:pBdr>
          <w:top w:val="nil"/>
          <w:left w:val="nil"/>
          <w:bottom w:val="nil"/>
          <w:right w:val="nil"/>
          <w:between w:val="nil"/>
        </w:pBdr>
        <w:rPr>
          <w:rFonts w:ascii="Times New Roman" w:eastAsia="Times New Roman" w:hAnsi="Times New Roman" w:cs="Times New Roman"/>
          <w:color w:val="000000"/>
        </w:rPr>
      </w:pPr>
      <w:r w:rsidRPr="00DB199C">
        <w:rPr>
          <w:shd w:val="clear" w:color="auto" w:fill="D9D9D9" w:themeFill="background1" w:themeFillShade="D9"/>
          <w:rPrChange w:id="103" w:author="Natasha Hardy" w:date="2021-11-11T10:42:00Z">
            <w:rPr/>
          </w:rPrChange>
        </w:rPr>
        <w:t>Conflict</w:t>
      </w:r>
      <w:r w:rsidR="006247CB" w:rsidRPr="00DB199C">
        <w:rPr>
          <w:shd w:val="clear" w:color="auto" w:fill="D9D9D9" w:themeFill="background1" w:themeFillShade="D9"/>
          <w:rPrChange w:id="104" w:author="Natasha Hardy" w:date="2021-11-11T10:42:00Z">
            <w:rPr/>
          </w:rPrChange>
        </w:rPr>
        <w:t>s</w:t>
      </w:r>
      <w:r w:rsidRPr="00DB199C">
        <w:rPr>
          <w:shd w:val="clear" w:color="auto" w:fill="D9D9D9" w:themeFill="background1" w:themeFillShade="D9"/>
          <w:rPrChange w:id="105" w:author="Natasha Hardy" w:date="2021-11-11T10:42:00Z">
            <w:rPr/>
          </w:rPrChange>
        </w:rPr>
        <w:t xml:space="preserve"> between iconic species </w:t>
      </w:r>
      <w:r w:rsidR="006247CB" w:rsidRPr="00DB199C">
        <w:rPr>
          <w:shd w:val="clear" w:color="auto" w:fill="D9D9D9" w:themeFill="background1" w:themeFillShade="D9"/>
          <w:rPrChange w:id="106" w:author="Natasha Hardy" w:date="2021-11-11T10:42:00Z">
            <w:rPr/>
          </w:rPrChange>
        </w:rPr>
        <w:t>are</w:t>
      </w:r>
      <w:r w:rsidRPr="00DB199C">
        <w:rPr>
          <w:shd w:val="clear" w:color="auto" w:fill="D9D9D9" w:themeFill="background1" w:themeFillShade="D9"/>
          <w:rPrChange w:id="107" w:author="Natasha Hardy" w:date="2021-11-11T10:42:00Z">
            <w:rPr/>
          </w:rPrChange>
        </w:rPr>
        <w:t xml:space="preserve"> likely to increase with mounting</w:t>
      </w:r>
      <w:r w:rsidR="00923595" w:rsidRPr="00DB199C">
        <w:rPr>
          <w:shd w:val="clear" w:color="auto" w:fill="D9D9D9" w:themeFill="background1" w:themeFillShade="D9"/>
          <w:rPrChange w:id="108" w:author="Natasha Hardy" w:date="2021-11-11T10:42:00Z">
            <w:rPr/>
          </w:rPrChange>
        </w:rPr>
        <w:t xml:space="preserve"> human</w:t>
      </w:r>
      <w:r w:rsidRPr="00DB199C">
        <w:rPr>
          <w:shd w:val="clear" w:color="auto" w:fill="D9D9D9" w:themeFill="background1" w:themeFillShade="D9"/>
          <w:rPrChange w:id="109" w:author="Natasha Hardy" w:date="2021-11-11T10:42:00Z">
            <w:rPr/>
          </w:rPrChange>
        </w:rPr>
        <w:t xml:space="preserve"> pressures </w:t>
      </w:r>
      <w:r w:rsidR="00923595" w:rsidRPr="00DB199C">
        <w:rPr>
          <w:shd w:val="clear" w:color="auto" w:fill="D9D9D9" w:themeFill="background1" w:themeFillShade="D9"/>
          <w:rPrChange w:id="110" w:author="Natasha Hardy" w:date="2021-11-11T10:42:00Z">
            <w:rPr/>
          </w:rPrChange>
        </w:rPr>
        <w:t xml:space="preserve">on wildlife </w:t>
      </w:r>
      <w:r w:rsidRPr="00DB199C">
        <w:rPr>
          <w:shd w:val="clear" w:color="auto" w:fill="D9D9D9" w:themeFill="background1" w:themeFillShade="D9"/>
          <w:rPrChange w:id="111" w:author="Natasha Hardy" w:date="2021-11-11T10:42:00Z">
            <w:rPr/>
          </w:rPrChange>
        </w:rPr>
        <w:t>during the Anthropocene.</w:t>
      </w:r>
      <w:r>
        <w:t xml:space="preserv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w:t>
      </w:r>
      <w:del w:id="112" w:author="Natasha Hardy" w:date="2021-11-04T18:48:00Z">
        <w:r w:rsidR="006247CB" w:rsidDel="002E61F3">
          <w:rPr>
            <w:rFonts w:ascii="Times New Roman" w:eastAsia="Times New Roman" w:hAnsi="Times New Roman" w:cs="Times New Roman"/>
            <w:color w:val="000000"/>
          </w:rPr>
          <w:delText xml:space="preserve">due to anthropogenic impacts </w:delText>
        </w:r>
      </w:del>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w:t>
      </w:r>
      <w:r w:rsidR="008445EE" w:rsidRPr="002E61F3">
        <w:rPr>
          <w:rFonts w:ascii="Times New Roman" w:eastAsia="Times New Roman" w:hAnsi="Times New Roman" w:cs="Times New Roman"/>
          <w:color w:val="000000"/>
        </w:rPr>
        <w:t>value</w:t>
      </w:r>
      <w:r w:rsidR="008445EE">
        <w:rPr>
          <w:rFonts w:ascii="Times New Roman" w:eastAsia="Times New Roman" w:hAnsi="Times New Roman" w:cs="Times New Roman"/>
          <w:color w:val="000000"/>
        </w:rPr>
        <w:t xml:space="preserve">, whether that </w:t>
      </w:r>
      <w:del w:id="113" w:author="Natasha Hardy" w:date="2021-11-04T18:52:00Z">
        <w:r w:rsidR="008445EE" w:rsidRPr="002E61F3" w:rsidDel="002E61F3">
          <w:rPr>
            <w:rFonts w:ascii="Times New Roman" w:eastAsia="Times New Roman" w:hAnsi="Times New Roman" w:cs="Times New Roman"/>
            <w:color w:val="000000"/>
          </w:rPr>
          <w:delText>value</w:delText>
        </w:r>
        <w:r w:rsidR="008445EE" w:rsidDel="002E61F3">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reflects a trophic role in the ecosystem, conservation status, community connection or economic</w:t>
      </w:r>
      <w:r w:rsidR="008445EE">
        <w:rPr>
          <w:rFonts w:ascii="Times New Roman" w:eastAsia="Times New Roman" w:hAnsi="Times New Roman" w:cs="Times New Roman"/>
        </w:rPr>
        <w:t xml:space="preserve"> </w:t>
      </w:r>
      <w:commentRangeStart w:id="114"/>
      <w:del w:id="115" w:author="Rebecca McIntosh" w:date="2021-10-28T09:49:00Z">
        <w:r w:rsidR="008445EE" w:rsidDel="002C34B9">
          <w:rPr>
            <w:rFonts w:ascii="Times New Roman" w:eastAsia="Times New Roman" w:hAnsi="Times New Roman" w:cs="Times New Roman"/>
          </w:rPr>
          <w:delText>value</w:delText>
        </w:r>
      </w:del>
      <w:commentRangeEnd w:id="114"/>
      <w:r w:rsidR="002C34B9">
        <w:rPr>
          <w:rStyle w:val="CommentReference"/>
        </w:rPr>
        <w:commentReference w:id="114"/>
      </w:r>
      <w:del w:id="116" w:author="Rebecca McIntosh" w:date="2021-10-28T09:49:00Z">
        <w:r w:rsidR="008445EE" w:rsidDel="002C34B9">
          <w:rPr>
            <w:rFonts w:ascii="Times New Roman" w:eastAsia="Times New Roman" w:hAnsi="Times New Roman" w:cs="Times New Roman"/>
            <w:color w:val="000000"/>
          </w:rPr>
          <w:delText xml:space="preserve"> </w:delText>
        </w:r>
      </w:del>
      <w:ins w:id="117" w:author="Rebecca McIntosh" w:date="2021-10-28T09:49:00Z">
        <w:r w:rsidR="002C34B9">
          <w:rPr>
            <w:rFonts w:ascii="Times New Roman" w:eastAsia="Times New Roman" w:hAnsi="Times New Roman" w:cs="Times New Roman"/>
          </w:rPr>
          <w:t>opportunity</w:t>
        </w:r>
        <w:r w:rsidR="002C34B9">
          <w:rPr>
            <w:rFonts w:ascii="Times New Roman" w:eastAsia="Times New Roman" w:hAnsi="Times New Roman" w:cs="Times New Roman"/>
            <w:color w:val="000000"/>
          </w:rPr>
          <w:t xml:space="preserve"> </w:t>
        </w:r>
      </w:ins>
      <w:r w:rsidR="008445EE">
        <w:t>(Marshall et al., 2016)</w:t>
      </w:r>
      <w:r w:rsidR="008445EE">
        <w:rPr>
          <w:rFonts w:ascii="Times New Roman" w:eastAsia="Times New Roman" w:hAnsi="Times New Roman" w:cs="Times New Roman"/>
          <w:color w:val="000000"/>
        </w:rPr>
        <w:t xml:space="preserve">. </w:t>
      </w:r>
      <w:r w:rsidR="008445EE" w:rsidRPr="00085A20">
        <w:rPr>
          <w:rFonts w:ascii="Times New Roman" w:eastAsia="Times New Roman" w:hAnsi="Times New Roman" w:cs="Times New Roman"/>
          <w:color w:val="000000"/>
          <w:highlight w:val="lightGray"/>
          <w:rPrChange w:id="118" w:author="Natasha Hardy" w:date="2021-11-11T15:52:00Z">
            <w:rPr>
              <w:rFonts w:ascii="Times New Roman" w:eastAsia="Times New Roman" w:hAnsi="Times New Roman" w:cs="Times New Roman"/>
              <w:color w:val="000000"/>
            </w:rPr>
          </w:rPrChange>
        </w:rPr>
        <w:t xml:space="preserve">Prominent examples abound of conflicting predator-prey interactions among species of value: killer whales, sea otters and salmon </w:t>
      </w:r>
      <w:r w:rsidR="008445EE" w:rsidRPr="00085A20">
        <w:rPr>
          <w:highlight w:val="lightGray"/>
          <w:rPrChange w:id="119" w:author="Natasha Hardy" w:date="2021-11-11T15:52:00Z">
            <w:rPr/>
          </w:rPrChange>
        </w:rPr>
        <w:t>(Estes et al., 1998; Williams et al., 2011)</w:t>
      </w:r>
      <w:r w:rsidR="008445EE" w:rsidRPr="00085A20">
        <w:rPr>
          <w:rFonts w:ascii="Times New Roman" w:eastAsia="Times New Roman" w:hAnsi="Times New Roman" w:cs="Times New Roman"/>
          <w:color w:val="000000"/>
          <w:highlight w:val="lightGray"/>
          <w:rPrChange w:id="120" w:author="Natasha Hardy" w:date="2021-11-11T15:52:00Z">
            <w:rPr>
              <w:rFonts w:ascii="Times New Roman" w:eastAsia="Times New Roman" w:hAnsi="Times New Roman" w:cs="Times New Roman"/>
              <w:color w:val="000000"/>
            </w:rPr>
          </w:rPrChange>
        </w:rPr>
        <w:t xml:space="preserve">; New Zealand sea lions and </w:t>
      </w:r>
      <w:r w:rsidR="008445EE" w:rsidRPr="00085A20">
        <w:rPr>
          <w:color w:val="000000"/>
          <w:highlight w:val="lightGray"/>
          <w:rPrChange w:id="121" w:author="Natasha Hardy" w:date="2021-11-11T15:52:00Z">
            <w:rPr>
              <w:color w:val="000000"/>
            </w:rPr>
          </w:rPrChange>
        </w:rPr>
        <w:t>yellow-eyed penguins</w:t>
      </w:r>
      <w:r w:rsidR="008445EE" w:rsidRPr="00085A20">
        <w:rPr>
          <w:rFonts w:ascii="Times New Roman" w:eastAsia="Times New Roman" w:hAnsi="Times New Roman" w:cs="Times New Roman"/>
          <w:color w:val="000000"/>
          <w:highlight w:val="lightGray"/>
          <w:rPrChange w:id="122" w:author="Natasha Hardy" w:date="2021-11-11T15:52:00Z">
            <w:rPr>
              <w:rFonts w:ascii="Times New Roman" w:eastAsia="Times New Roman" w:hAnsi="Times New Roman" w:cs="Times New Roman"/>
              <w:color w:val="000000"/>
            </w:rPr>
          </w:rPrChange>
        </w:rPr>
        <w:t xml:space="preserve"> </w:t>
      </w:r>
      <w:r w:rsidR="008445EE" w:rsidRPr="00085A20">
        <w:rPr>
          <w:highlight w:val="lightGray"/>
          <w:rPrChange w:id="123" w:author="Natasha Hardy" w:date="2021-11-11T15:52:00Z">
            <w:rPr/>
          </w:rPrChange>
        </w:rPr>
        <w:t>(Lalas et al., 2007)</w:t>
      </w:r>
      <w:r w:rsidR="008445EE" w:rsidRPr="00085A20">
        <w:rPr>
          <w:rFonts w:ascii="Times New Roman" w:eastAsia="Times New Roman" w:hAnsi="Times New Roman" w:cs="Times New Roman"/>
          <w:color w:val="000000"/>
          <w:highlight w:val="lightGray"/>
          <w:rPrChange w:id="124" w:author="Natasha Hardy" w:date="2021-11-11T15:52:00Z">
            <w:rPr>
              <w:rFonts w:ascii="Times New Roman" w:eastAsia="Times New Roman" w:hAnsi="Times New Roman" w:cs="Times New Roman"/>
              <w:color w:val="000000"/>
            </w:rPr>
          </w:rPrChange>
        </w:rPr>
        <w:t>;</w:t>
      </w:r>
      <w:r w:rsidR="005E64BC" w:rsidRPr="00085A20">
        <w:rPr>
          <w:rFonts w:ascii="Times New Roman" w:eastAsia="Times New Roman" w:hAnsi="Times New Roman" w:cs="Times New Roman"/>
          <w:color w:val="000000"/>
          <w:highlight w:val="lightGray"/>
          <w:rPrChange w:id="125" w:author="Natasha Hardy" w:date="2021-11-11T15:52:00Z">
            <w:rPr>
              <w:rFonts w:ascii="Times New Roman" w:eastAsia="Times New Roman" w:hAnsi="Times New Roman" w:cs="Times New Roman"/>
              <w:color w:val="000000"/>
            </w:rPr>
          </w:rPrChange>
        </w:rPr>
        <w:t xml:space="preserve"> wolves and</w:t>
      </w:r>
      <w:r w:rsidR="008445EE" w:rsidRPr="00085A20">
        <w:rPr>
          <w:rFonts w:ascii="Times New Roman" w:eastAsia="Times New Roman" w:hAnsi="Times New Roman" w:cs="Times New Roman"/>
          <w:color w:val="000000"/>
          <w:highlight w:val="lightGray"/>
          <w:rPrChange w:id="126" w:author="Natasha Hardy" w:date="2021-11-11T15:52:00Z">
            <w:rPr>
              <w:rFonts w:ascii="Times New Roman" w:eastAsia="Times New Roman" w:hAnsi="Times New Roman" w:cs="Times New Roman"/>
              <w:color w:val="000000"/>
            </w:rPr>
          </w:rPrChange>
        </w:rPr>
        <w:t xml:space="preserve"> caribou </w:t>
      </w:r>
      <w:r w:rsidR="008445EE" w:rsidRPr="00085A20">
        <w:rPr>
          <w:highlight w:val="lightGray"/>
          <w:rPrChange w:id="127" w:author="Natasha Hardy" w:date="2021-11-11T15:52:00Z">
            <w:rPr/>
          </w:rPrChange>
        </w:rPr>
        <w:t>(Hervieux et al., 2014)</w:t>
      </w:r>
      <w:r w:rsidR="008445EE" w:rsidRPr="00085A20">
        <w:rPr>
          <w:rFonts w:ascii="Times New Roman" w:eastAsia="Times New Roman" w:hAnsi="Times New Roman" w:cs="Times New Roman"/>
          <w:color w:val="000000"/>
          <w:highlight w:val="lightGray"/>
          <w:rPrChange w:id="128" w:author="Natasha Hardy" w:date="2021-11-11T15:52:00Z">
            <w:rPr>
              <w:rFonts w:ascii="Times New Roman" w:eastAsia="Times New Roman" w:hAnsi="Times New Roman" w:cs="Times New Roman"/>
              <w:color w:val="000000"/>
            </w:rPr>
          </w:rPrChange>
        </w:rPr>
        <w:t>.</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w:t>
      </w:r>
      <w:ins w:id="129"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23AD8ACA" w:rsidR="005E64BC" w:rsidRPr="005E64BC" w:rsidRDefault="005E64BC" w:rsidP="005E64BC">
      <w:pPr>
        <w:pBdr>
          <w:top w:val="nil"/>
          <w:left w:val="nil"/>
          <w:bottom w:val="nil"/>
          <w:right w:val="nil"/>
          <w:between w:val="nil"/>
        </w:pBdr>
        <w:ind w:firstLine="720"/>
        <w:rPr>
          <w:color w:val="000000"/>
        </w:rPr>
      </w:pPr>
      <w:r>
        <w:rPr>
          <w:color w:val="000000"/>
        </w:rPr>
        <w:lastRenderedPageBreak/>
        <w:t>The ultimate goals in investigating the incidence and impacts of predator prey interactions involve</w:t>
      </w:r>
      <w:del w:id="130" w:author="Natasha Hardy" w:date="2021-11-04T18:53:00Z">
        <w:r w:rsidDel="00974690">
          <w:rPr>
            <w:color w:val="000000"/>
          </w:rPr>
          <w:delText>s</w:delText>
        </w:r>
      </w:del>
      <w:r>
        <w:rPr>
          <w:color w:val="000000"/>
        </w:rPr>
        <w:t xml:space="preser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w:t>
      </w:r>
      <w:del w:id="131" w:author="Natasha Hardy" w:date="2021-11-05T11:28:00Z">
        <w:r w:rsidDel="008B6BCA">
          <w:rPr>
            <w:color w:val="000000"/>
          </w:rPr>
          <w:delText xml:space="preserve">species </w:delText>
        </w:r>
      </w:del>
      <w:ins w:id="132" w:author="Natasha Hardy" w:date="2021-11-05T11:28:00Z">
        <w:r w:rsidR="008B6BCA">
          <w:rPr>
            <w:color w:val="000000"/>
          </w:rPr>
          <w:t xml:space="preserve">prey </w:t>
        </w:r>
      </w:ins>
      <w:r>
        <w:rPr>
          <w:color w:val="000000"/>
        </w:rPr>
        <w:t xml:space="preserve">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w:t>
      </w:r>
      <w:del w:id="133" w:author="Natasha Hardy" w:date="2021-11-05T11:28:00Z">
        <w:r w:rsidDel="008B6BCA">
          <w:rPr>
            <w:color w:val="000000"/>
          </w:rPr>
          <w:delText xml:space="preserve"> and</w:delText>
        </w:r>
      </w:del>
      <w:ins w:id="134" w:author="Natasha Hardy" w:date="2021-11-05T11:28:00Z">
        <w:r w:rsidR="008B6BCA">
          <w:rPr>
            <w:color w:val="000000"/>
          </w:rPr>
          <w:t>,</w:t>
        </w:r>
      </w:ins>
      <w:r>
        <w:rPr>
          <w:color w:val="000000"/>
        </w:rPr>
        <w:t xml:space="preserve"> reconstructing biomass</w:t>
      </w:r>
      <w:r w:rsidR="006247CB">
        <w:rPr>
          <w:color w:val="000000"/>
        </w:rPr>
        <w:t xml:space="preserve"> and abundances</w:t>
      </w:r>
      <w:r>
        <w:rPr>
          <w:color w:val="000000"/>
        </w:rPr>
        <w:t xml:space="preserve"> of prey consumed through relative genetic importance </w:t>
      </w:r>
      <w:r>
        <w:t>(</w:t>
      </w:r>
      <w:proofErr w:type="spellStart"/>
      <w:del w:id="135" w:author="Natasha Hardy" w:date="2021-11-11T10:49:00Z">
        <w:r w:rsidR="00590363" w:rsidDel="00DB199C">
          <w:delText xml:space="preserve">Thomas et al., 2014; </w:delText>
        </w:r>
      </w:del>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 xml:space="preserve">sample population </w:t>
      </w:r>
      <w:r w:rsidR="00590363" w:rsidRPr="00085A20">
        <w:rPr>
          <w:color w:val="000000"/>
        </w:rPr>
        <w:t>estimation</w:t>
      </w:r>
      <w:r w:rsidRPr="00085A20">
        <w:rPr>
          <w:color w:val="000000"/>
        </w:rPr>
        <w:t xml:space="preserve"> </w:t>
      </w:r>
      <w:r w:rsidRPr="00085A20">
        <w:t>(</w:t>
      </w:r>
      <w:proofErr w:type="spellStart"/>
      <w:r w:rsidR="00590363" w:rsidRPr="00085A20">
        <w:t>Sigsgaard</w:t>
      </w:r>
      <w:proofErr w:type="spellEnd"/>
      <w:r w:rsidR="00590363" w:rsidRPr="00085A20">
        <w:t xml:space="preserve"> et al., 2016; </w:t>
      </w:r>
      <w:proofErr w:type="spellStart"/>
      <w:r w:rsidR="00085A20">
        <w:t>Seersholm</w:t>
      </w:r>
      <w:proofErr w:type="spellEnd"/>
      <w:r w:rsidR="00085A20">
        <w:t xml:space="preserve"> et al., 2018</w:t>
      </w:r>
      <w:r w:rsidRPr="00085A20">
        <w:t>)</w:t>
      </w:r>
      <w:r w:rsidRPr="00085A20">
        <w:rPr>
          <w:color w:val="000000"/>
        </w:rPr>
        <w:t>.</w:t>
      </w:r>
    </w:p>
    <w:p w14:paraId="27DD70A1" w14:textId="2193D471"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 emerging wildlife conflict in southeastern Australia involves the recovery of long-nosed fur </w:t>
      </w:r>
      <w:del w:id="136" w:author="Natasha Hardy" w:date="2021-11-11T10:06:00Z">
        <w:r>
          <w:rPr>
            <w:rFonts w:ascii="Times New Roman" w:eastAsia="Times New Roman" w:hAnsi="Times New Roman" w:cs="Times New Roman"/>
            <w:color w:val="000000"/>
          </w:rPr>
          <w:delText>seal</w:delText>
        </w:r>
      </w:del>
      <w:ins w:id="137" w:author="Natasha Hardy" w:date="2021-11-11T10:06:00Z">
        <w:r>
          <w:rPr>
            <w:rFonts w:ascii="Times New Roman" w:eastAsia="Times New Roman" w:hAnsi="Times New Roman" w:cs="Times New Roman"/>
            <w:color w:val="000000"/>
          </w:rPr>
          <w:t>seal</w:t>
        </w:r>
      </w:ins>
      <w:ins w:id="138" w:author="Rebecca McIntosh" w:date="2021-10-28T09:52:00Z">
        <w:r w:rsidR="005665F3">
          <w:rPr>
            <w:rFonts w:ascii="Times New Roman" w:eastAsia="Times New Roman" w:hAnsi="Times New Roman" w:cs="Times New Roman"/>
            <w:color w:val="000000"/>
          </w:rPr>
          <w:t>s</w:t>
        </w:r>
      </w:ins>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del w:id="139" w:author="Rebecca McIntosh" w:date="2021-10-28T16:48:00Z">
        <w:r w:rsidDel="00264A48">
          <w:rPr>
            <w:rFonts w:ascii="Times New Roman" w:eastAsia="Times New Roman" w:hAnsi="Times New Roman" w:cs="Times New Roman"/>
            <w:color w:val="000000"/>
          </w:rPr>
          <w:delText xml:space="preserve">massive </w:delText>
        </w:r>
      </w:del>
      <w:del w:id="140" w:author="Natasha Hardy" w:date="2021-11-11T15:53:00Z">
        <w:r w:rsidDel="00EC15E5">
          <w:rPr>
            <w:rFonts w:ascii="Times New Roman" w:eastAsia="Times New Roman" w:hAnsi="Times New Roman" w:cs="Times New Roman"/>
            <w:color w:val="000000"/>
          </w:rPr>
          <w:delText xml:space="preserve">over-exploitation during </w:delText>
        </w:r>
      </w:del>
      <w:r>
        <w:rPr>
          <w:rFonts w:ascii="Times New Roman" w:eastAsia="Times New Roman" w:hAnsi="Times New Roman" w:cs="Times New Roman"/>
          <w:color w:val="000000"/>
        </w:rPr>
        <w:t xml:space="preserve">the </w:t>
      </w:r>
      <w:proofErr w:type="spellStart"/>
      <w:ins w:id="141" w:author="Natasha Hardy" w:date="2021-11-11T15:54:00Z">
        <w:r w:rsidR="00EC15E5">
          <w:rPr>
            <w:rFonts w:ascii="Times New Roman" w:eastAsia="Times New Roman" w:hAnsi="Times New Roman" w:cs="Times New Roman"/>
            <w:color w:val="000000"/>
          </w:rPr>
          <w:t>the</w:t>
        </w:r>
        <w:proofErr w:type="spellEnd"/>
        <w:r w:rsidR="00EC15E5">
          <w:rPr>
            <w:rFonts w:ascii="Times New Roman" w:eastAsia="Times New Roman" w:hAnsi="Times New Roman" w:cs="Times New Roman"/>
            <w:color w:val="000000"/>
          </w:rPr>
          <w:t xml:space="preserve"> fur trade through the </w:t>
        </w:r>
      </w:ins>
      <w:r>
        <w:rPr>
          <w:rFonts w:ascii="Times New Roman" w:eastAsia="Times New Roman" w:hAnsi="Times New Roman" w:cs="Times New Roman"/>
          <w:color w:val="000000"/>
        </w:rPr>
        <w:t xml:space="preserve">1800’s </w:t>
      </w:r>
      <w:del w:id="142" w:author="Natasha Hardy" w:date="2021-11-11T15:54:00Z">
        <w:r w:rsidDel="00EC15E5">
          <w:rPr>
            <w:rFonts w:ascii="Times New Roman" w:eastAsia="Times New Roman" w:hAnsi="Times New Roman" w:cs="Times New Roman"/>
            <w:color w:val="000000"/>
          </w:rPr>
          <w:delText>for the fur trade</w:delText>
        </w:r>
        <w:r w:rsidR="004E0DE7" w:rsidDel="00EC15E5">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and culling into the</w:t>
      </w:r>
      <w:ins w:id="143" w:author="Natasha Hardy" w:date="2021-11-11T15:54:00Z">
        <w:r w:rsidR="00EC15E5">
          <w:rPr>
            <w:rFonts w:ascii="Times New Roman" w:eastAsia="Times New Roman" w:hAnsi="Times New Roman" w:cs="Times New Roman"/>
            <w:color w:val="000000"/>
          </w:rPr>
          <w:t xml:space="preserve"> late</w:t>
        </w:r>
      </w:ins>
      <w:r>
        <w:rPr>
          <w:rFonts w:ascii="Times New Roman" w:eastAsia="Times New Roman" w:hAnsi="Times New Roman" w:cs="Times New Roman"/>
          <w:color w:val="000000"/>
        </w:rPr>
        <w:t xml:space="preserv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del w:id="144" w:author="Rebecca McIntosh" w:date="2021-10-28T16:49:00Z">
        <w:r w:rsidR="00155C24" w:rsidDel="00264A48">
          <w:delText>,</w:delText>
        </w:r>
        <w:r w:rsidR="00155C24" w:rsidDel="00264A48">
          <w:rPr>
            <w:rFonts w:ascii="Times New Roman" w:eastAsia="Times New Roman" w:hAnsi="Times New Roman" w:cs="Times New Roman"/>
            <w:color w:val="000000"/>
          </w:rPr>
          <w:delText xml:space="preserve"> </w:delText>
        </w:r>
        <w:r w:rsidR="002575E7" w:rsidDel="00264A48">
          <w:rPr>
            <w:rFonts w:ascii="Times New Roman" w:eastAsia="Times New Roman" w:hAnsi="Times New Roman" w:cs="Times New Roman"/>
            <w:color w:val="000000"/>
          </w:rPr>
          <w:delText>and</w:delText>
        </w:r>
      </w:del>
      <w:r w:rsidR="002575E7">
        <w:rPr>
          <w:rFonts w:ascii="Times New Roman" w:eastAsia="Times New Roman" w:hAnsi="Times New Roman" w:cs="Times New Roman"/>
          <w:color w:val="000000"/>
        </w:rPr>
        <w:t xml:space="preserve"> </w:t>
      </w:r>
      <w:r w:rsidR="00155C24">
        <w:rPr>
          <w:rFonts w:ascii="Times New Roman" w:eastAsia="Times New Roman" w:hAnsi="Times New Roman" w:cs="Times New Roman"/>
          <w:color w:val="000000"/>
        </w:rPr>
        <w:t xml:space="preserve">where an estimated 83% of their known pup production occurs. </w:t>
      </w:r>
      <w:del w:id="145" w:author="Rebecca McIntosh" w:date="2021-10-28T16:59:00Z">
        <w:r w:rsidR="00155C24" w:rsidDel="00C34632">
          <w:delText>Total e</w:delText>
        </w:r>
        <w:r w:rsidR="00155C24" w:rsidDel="00C34632">
          <w:rPr>
            <w:color w:val="000000"/>
          </w:rPr>
          <w:delText xml:space="preserve">stimates of mainland Australian seal populations </w:delText>
        </w:r>
      </w:del>
      <w:del w:id="146" w:author="Rebecca McIntosh" w:date="2021-10-28T16:50:00Z">
        <w:r w:rsidR="00155C24" w:rsidDel="00264A48">
          <w:rPr>
            <w:color w:val="000000"/>
          </w:rPr>
          <w:delText xml:space="preserve">prior to sealing </w:delText>
        </w:r>
      </w:del>
      <w:del w:id="147" w:author="Rebecca McIntosh" w:date="2021-10-28T16:49:00Z">
        <w:r w:rsidR="00155C24" w:rsidDel="00264A48">
          <w:rPr>
            <w:color w:val="000000"/>
          </w:rPr>
          <w:delText>were never made, however</w:delText>
        </w:r>
        <w:r w:rsidR="00155C24" w:rsidDel="00264A48">
          <w:delText xml:space="preserve"> it is noteworthy</w:delText>
        </w:r>
      </w:del>
      <w:ins w:id="148" w:author="Rebecca McIntosh" w:date="2021-10-28T17:00:00Z">
        <w:r w:rsidR="00C34632">
          <w:t>While the original population size is unknown, h</w:t>
        </w:r>
      </w:ins>
      <w:ins w:id="149" w:author="Rebecca McIntosh" w:date="2021-10-28T16:50:00Z">
        <w:r w:rsidR="00264A48">
          <w:rPr>
            <w:color w:val="000000"/>
          </w:rPr>
          <w:t>arvesting records</w:t>
        </w:r>
      </w:ins>
      <w:ins w:id="150" w:author="Rebecca McIntosh" w:date="2021-10-28T17:00:00Z">
        <w:r w:rsidR="00C34632">
          <w:rPr>
            <w:color w:val="000000"/>
          </w:rPr>
          <w:t xml:space="preserve"> </w:t>
        </w:r>
      </w:ins>
      <w:ins w:id="151" w:author="Rebecca McIntosh" w:date="2021-10-28T16:50:00Z">
        <w:r w:rsidR="00264A48">
          <w:rPr>
            <w:color w:val="000000"/>
          </w:rPr>
          <w:t>suggest</w:t>
        </w:r>
      </w:ins>
      <w:r w:rsidR="00155C24">
        <w:t xml:space="preserve"> that</w:t>
      </w:r>
      <w:r w:rsidR="00155C24">
        <w:rPr>
          <w:color w:val="000000"/>
        </w:rPr>
        <w:t xml:space="preserve"> </w:t>
      </w:r>
      <w:ins w:id="152" w:author="Rebecca McIntosh" w:date="2021-10-28T16:52:00Z">
        <w:r w:rsidR="00860776">
          <w:rPr>
            <w:color w:val="000000"/>
          </w:rPr>
          <w:t xml:space="preserve">the </w:t>
        </w:r>
      </w:ins>
      <w:del w:id="153" w:author="Rebecca McIntosh" w:date="2021-10-28T16:51:00Z">
        <w:r w:rsidR="00155C24" w:rsidDel="00860776">
          <w:rPr>
            <w:color w:val="000000"/>
          </w:rPr>
          <w:delText>the recent recovery of</w:delText>
        </w:r>
      </w:del>
      <w:ins w:id="154" w:author="Rebecca McIntosh" w:date="2021-10-28T16:51:00Z">
        <w:r w:rsidR="00860776">
          <w:rPr>
            <w:color w:val="000000"/>
          </w:rPr>
          <w:t>current</w:t>
        </w:r>
      </w:ins>
      <w:r w:rsidR="00155C24">
        <w:rPr>
          <w:color w:val="000000"/>
        </w:rPr>
        <w:t xml:space="preserve"> long-nosed fur seal</w:t>
      </w:r>
      <w:del w:id="155" w:author="Rebecca McIntosh" w:date="2021-10-28T16:51:00Z">
        <w:r w:rsidR="00155C24" w:rsidDel="00860776">
          <w:rPr>
            <w:color w:val="000000"/>
          </w:rPr>
          <w:delText>s</w:delText>
        </w:r>
      </w:del>
      <w:r w:rsidR="00155C24">
        <w:rPr>
          <w:color w:val="000000"/>
        </w:rPr>
        <w:t xml:space="preserve"> </w:t>
      </w:r>
      <w:ins w:id="156" w:author="Rebecca McIntosh" w:date="2021-10-28T16:52:00Z">
        <w:r w:rsidR="00860776">
          <w:rPr>
            <w:color w:val="000000"/>
          </w:rPr>
          <w:t xml:space="preserve">population </w:t>
        </w:r>
      </w:ins>
      <w:del w:id="157" w:author="Rebecca McIntosh" w:date="2021-10-28T16:51:00Z">
        <w:r w:rsidR="00155C24" w:rsidDel="00264A48">
          <w:rPr>
            <w:color w:val="000000"/>
          </w:rPr>
          <w:delText xml:space="preserve">likely </w:delText>
        </w:r>
      </w:del>
      <w:r w:rsidR="00155C24">
        <w:rPr>
          <w:color w:val="000000"/>
        </w:rPr>
        <w:t>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del w:id="158" w:author="Rebecca McIntosh" w:date="2021-10-28T17:00:00Z">
        <w:r w:rsidR="00155C24" w:rsidDel="00C34632">
          <w:rPr>
            <w:rFonts w:ascii="Times New Roman" w:eastAsia="Times New Roman" w:hAnsi="Times New Roman" w:cs="Times New Roman"/>
            <w:color w:val="000000"/>
          </w:rPr>
          <w:delText xml:space="preserve"> </w:delText>
        </w:r>
      </w:del>
    </w:p>
    <w:p w14:paraId="34CE6A7A" w14:textId="24D99563"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Little penguins are a popular tourist attraction and</w:t>
      </w:r>
      <w:del w:id="159" w:author="Natasha Hardy" w:date="2021-11-11T15:54:00Z">
        <w:r w:rsidDel="00EC15E5">
          <w:rPr>
            <w:rFonts w:ascii="Times New Roman" w:eastAsia="Times New Roman" w:hAnsi="Times New Roman" w:cs="Times New Roman"/>
          </w:rPr>
          <w:delText xml:space="preserve"> locally</w:delText>
        </w:r>
      </w:del>
      <w:r>
        <w:rPr>
          <w:rFonts w:ascii="Times New Roman" w:eastAsia="Times New Roman" w:hAnsi="Times New Roman" w:cs="Times New Roman"/>
        </w:rPr>
        <w:t xml:space="preserve">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del w:id="160" w:author="Rebecca McIntosh" w:date="2021-10-28T09:54:00Z">
        <w:r w:rsidDel="00A30D9C">
          <w:rPr>
            <w:rFonts w:ascii="Times New Roman" w:eastAsia="Times New Roman" w:hAnsi="Times New Roman" w:cs="Times New Roman"/>
          </w:rPr>
          <w:delText xml:space="preserve">little penguin </w:delText>
        </w:r>
      </w:del>
      <w:r>
        <w:rPr>
          <w:rFonts w:ascii="Times New Roman" w:eastAsia="Times New Roman" w:hAnsi="Times New Roman" w:cs="Times New Roman"/>
        </w:rPr>
        <w:t xml:space="preserve">individuals </w:t>
      </w:r>
      <w:r>
        <w:t>(</w:t>
      </w:r>
      <w:proofErr w:type="spellStart"/>
      <w:r>
        <w:t>BirdLife</w:t>
      </w:r>
      <w:proofErr w:type="spellEnd"/>
      <w:r>
        <w:t xml:space="preserve"> International, 2021)</w:t>
      </w:r>
      <w:r>
        <w:rPr>
          <w:rFonts w:ascii="Times New Roman" w:eastAsia="Times New Roman" w:hAnsi="Times New Roman" w:cs="Times New Roman"/>
        </w:rPr>
        <w:t>. Yet, 60% of sites have unknown population trends, 29% of colonies are d</w:t>
      </w:r>
      <w:ins w:id="161" w:author="Natasha Hardy" w:date="2021-11-11T10:53:00Z">
        <w:r w:rsidR="006A44D9">
          <w:rPr>
            <w:rFonts w:ascii="Times New Roman" w:eastAsia="Times New Roman" w:hAnsi="Times New Roman" w:cs="Times New Roman"/>
          </w:rPr>
          <w:t>eclining</w:t>
        </w:r>
      </w:ins>
      <w:del w:id="162" w:author="Natasha Hardy" w:date="2021-11-11T10:53:00Z">
        <w:r w:rsidDel="006A44D9">
          <w:rPr>
            <w:rFonts w:ascii="Times New Roman" w:eastAsia="Times New Roman" w:hAnsi="Times New Roman" w:cs="Times New Roman"/>
          </w:rPr>
          <w:delText>eteriorating</w:delText>
        </w:r>
      </w:del>
      <w:del w:id="163" w:author="Natasha Hardy" w:date="2021-11-05T11:34:00Z">
        <w:r w:rsidDel="004614E0">
          <w:rPr>
            <w:rFonts w:ascii="Times New Roman" w:eastAsia="Times New Roman" w:hAnsi="Times New Roman" w:cs="Times New Roman"/>
          </w:rPr>
          <w:delText xml:space="preserve"> and</w:delText>
        </w:r>
      </w:del>
      <w:ins w:id="164" w:author="Natasha Hardy" w:date="2021-11-05T11:34:00Z">
        <w:r w:rsidR="004614E0">
          <w:rPr>
            <w:rFonts w:ascii="Times New Roman" w:eastAsia="Times New Roman" w:hAnsi="Times New Roman" w:cs="Times New Roman"/>
          </w:rPr>
          <w:t>,</w:t>
        </w:r>
      </w:ins>
      <w:r>
        <w:rPr>
          <w:rFonts w:ascii="Times New Roman" w:eastAsia="Times New Roman" w:hAnsi="Times New Roman" w:cs="Times New Roman"/>
        </w:rPr>
        <w:t xml:space="preserve">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t>
      </w:r>
      <w:del w:id="165" w:author="Natasha Hardy" w:date="2021-11-05T11:31:00Z">
        <w:r w:rsidDel="008B6BCA">
          <w:rPr>
            <w:rFonts w:ascii="Times New Roman" w:eastAsia="Times New Roman" w:hAnsi="Times New Roman" w:cs="Times New Roman"/>
          </w:rPr>
          <w:delText>where they</w:delText>
        </w:r>
      </w:del>
      <w:ins w:id="166" w:author="Natasha Hardy" w:date="2021-11-05T11:31:00Z">
        <w:r w:rsidR="008B6BCA">
          <w:rPr>
            <w:rFonts w:ascii="Times New Roman" w:eastAsia="Times New Roman" w:hAnsi="Times New Roman" w:cs="Times New Roman"/>
          </w:rPr>
          <w:t>and</w:t>
        </w:r>
      </w:ins>
      <w:r>
        <w:rPr>
          <w:rFonts w:ascii="Times New Roman" w:eastAsia="Times New Roman" w:hAnsi="Times New Roman" w:cs="Times New Roman"/>
        </w:rPr>
        <w:t xml:space="preserve"> are difficult </w:t>
      </w:r>
      <w:r>
        <w:rPr>
          <w:rFonts w:ascii="Times New Roman" w:eastAsia="Times New Roman" w:hAnsi="Times New Roman" w:cs="Times New Roman"/>
        </w:rPr>
        <w:lastRenderedPageBreak/>
        <w:t xml:space="preserve">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 xml:space="preserve">Major </w:t>
      </w:r>
      <w:del w:id="167" w:author="Natasha Hardy" w:date="2021-11-05T11:34:00Z">
        <w:r w:rsidR="00F10273" w:rsidDel="004614E0">
          <w:rPr>
            <w:rFonts w:ascii="Times New Roman" w:eastAsia="Times New Roman" w:hAnsi="Times New Roman" w:cs="Times New Roman"/>
          </w:rPr>
          <w:delText xml:space="preserve">threats and </w:delText>
        </w:r>
      </w:del>
      <w:r w:rsidR="00F10273">
        <w:rPr>
          <w:rFonts w:ascii="Times New Roman" w:eastAsia="Times New Roman" w:hAnsi="Times New Roman" w:cs="Times New Roman"/>
        </w:rPr>
        <w:t>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hanges in land-use and land</w:t>
      </w:r>
      <w:del w:id="168" w:author="Natasha Hardy" w:date="2021-11-11T10:53:00Z">
        <w:r w:rsidDel="006A44D9">
          <w:rPr>
            <w:rFonts w:ascii="Times New Roman" w:eastAsia="Times New Roman" w:hAnsi="Times New Roman" w:cs="Times New Roman"/>
          </w:rPr>
          <w:delText>-based</w:delText>
        </w:r>
      </w:del>
      <w:r>
        <w:rPr>
          <w:rFonts w:ascii="Times New Roman" w:eastAsia="Times New Roman" w:hAnsi="Times New Roman" w:cs="Times New Roman"/>
        </w:rPr>
        <w:t xml:space="preserve"> predators introduced by European settlers </w:t>
      </w:r>
      <w:r>
        <w:t xml:space="preserve">(Dann, 1991; </w:t>
      </w:r>
      <w:del w:id="169" w:author="Natasha Hardy" w:date="2021-11-11T11:15:00Z">
        <w:r w:rsidDel="00156F8A">
          <w:delText xml:space="preserve">Rout </w:delText>
        </w:r>
      </w:del>
      <w:ins w:id="170" w:author="Natasha Hardy" w:date="2021-11-11T11:15:00Z">
        <w:r w:rsidR="00156F8A">
          <w:t xml:space="preserve">Kirkwood </w:t>
        </w:r>
      </w:ins>
      <w:r>
        <w:t>et al., 2014)</w:t>
      </w:r>
      <w:r w:rsidR="00F10273">
        <w:t xml:space="preserve">, (ii) </w:t>
      </w:r>
      <w:del w:id="171" w:author="Natasha Hardy" w:date="2021-10-25T15:15:00Z">
        <w:r w:rsidR="00F10273" w:rsidDel="008F3C3B">
          <w:delText>inscreasing</w:delText>
        </w:r>
      </w:del>
      <w:ins w:id="172" w:author="Natasha Hardy" w:date="2021-10-25T15:15:00Z">
        <w:r w:rsidR="008F3C3B">
          <w:t>increasing</w:t>
        </w:r>
      </w:ins>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and (iii) large-scale changes to food</w:t>
      </w:r>
      <w:del w:id="173" w:author="Rebecca McIntosh" w:date="2021-10-28T09:55:00Z">
        <w:r w:rsidR="00F10273" w:rsidDel="00A30D9C">
          <w:delText>s</w:delText>
        </w:r>
      </w:del>
      <w:r w:rsidR="00F10273">
        <w:t xml:space="preserve"> </w:t>
      </w:r>
      <w:del w:id="174" w:author="Natasha Hardy" w:date="2021-11-11T10:06:00Z">
        <w:r>
          <w:rPr>
            <w:rFonts w:ascii="Times New Roman" w:eastAsia="Times New Roman" w:hAnsi="Times New Roman" w:cs="Times New Roman"/>
          </w:rPr>
          <w:delText>web</w:delText>
        </w:r>
      </w:del>
      <w:ins w:id="175" w:author="Natasha Hardy" w:date="2021-11-11T10:06:00Z">
        <w:r>
          <w:rPr>
            <w:rFonts w:ascii="Times New Roman" w:eastAsia="Times New Roman" w:hAnsi="Times New Roman" w:cs="Times New Roman"/>
          </w:rPr>
          <w:t>web</w:t>
        </w:r>
      </w:ins>
      <w:ins w:id="176" w:author="Rebecca McIntosh" w:date="2021-10-28T09:55:00Z">
        <w:r w:rsidR="00A30D9C">
          <w:rPr>
            <w:rFonts w:ascii="Times New Roman" w:eastAsia="Times New Roman" w:hAnsi="Times New Roman" w:cs="Times New Roman"/>
          </w:rPr>
          <w:t>s</w:t>
        </w:r>
      </w:ins>
      <w:r>
        <w:rPr>
          <w:rFonts w:ascii="Times New Roman" w:eastAsia="Times New Roman" w:hAnsi="Times New Roman" w:cs="Times New Roman"/>
        </w:rPr>
        <w:t xml:space="preserve"> caused by </w:t>
      </w:r>
      <w:del w:id="177" w:author="Natasha Hardy" w:date="2021-11-05T11:35:00Z">
        <w:r w:rsidDel="004614E0">
          <w:delText>ocean warming</w:delText>
        </w:r>
      </w:del>
      <w:ins w:id="178" w:author="Natasha Hardy" w:date="2021-11-05T11:35:00Z">
        <w:r w:rsidR="004614E0">
          <w:t>climate change</w:t>
        </w:r>
      </w:ins>
      <w:r>
        <w:t xml:space="preserve"> and competition with </w:t>
      </w:r>
      <w:del w:id="179" w:author="Natasha Hardy" w:date="2021-11-05T11:35:00Z">
        <w:r w:rsidDel="004614E0">
          <w:delText xml:space="preserve">marine </w:delText>
        </w:r>
      </w:del>
      <w:r>
        <w:t>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del w:id="180" w:author="Natasha Hardy" w:date="2021-11-05T11:35:00Z">
        <w:r w:rsidR="002575E7" w:rsidDel="004614E0">
          <w:delText>have been</w:delText>
        </w:r>
      </w:del>
      <w:ins w:id="181" w:author="Natasha Hardy" w:date="2021-11-05T11:35:00Z">
        <w:r w:rsidR="004614E0">
          <w:t>were</w:t>
        </w:r>
      </w:ins>
      <w:r w:rsidR="002575E7">
        <w:rPr>
          <w:color w:val="000000"/>
        </w:rPr>
        <w:t xml:space="preserve"> identified in </w:t>
      </w:r>
      <w:del w:id="182" w:author="Natasha Hardy" w:date="2021-11-05T11:36:00Z">
        <w:r w:rsidR="002575E7" w:rsidDel="004614E0">
          <w:rPr>
            <w:color w:val="000000"/>
          </w:rPr>
          <w:delText xml:space="preserve">the diets of </w:delText>
        </w:r>
      </w:del>
      <w:r w:rsidR="002575E7">
        <w:rPr>
          <w:color w:val="000000"/>
        </w:rPr>
        <w:t>juvenile</w:t>
      </w:r>
      <w:del w:id="183" w:author="Natasha Hardy" w:date="2021-11-11T10:54:00Z">
        <w:r w:rsidR="002575E7" w:rsidDel="006A44D9">
          <w:rPr>
            <w:color w:val="000000"/>
          </w:rPr>
          <w:delText>s</w:delText>
        </w:r>
      </w:del>
      <w:r w:rsidR="002575E7">
        <w:rPr>
          <w:color w:val="000000"/>
        </w:rPr>
        <w:t>, sub-</w:t>
      </w:r>
      <w:ins w:id="184" w:author="Natasha Hardy" w:date="2021-10-21T10:05:00Z">
        <w:r w:rsidR="000A5945">
          <w:rPr>
            <w:color w:val="000000"/>
          </w:rPr>
          <w:t>adult,</w:t>
        </w:r>
      </w:ins>
      <w:r w:rsidR="002575E7">
        <w:rPr>
          <w:color w:val="000000"/>
        </w:rPr>
        <w:t xml:space="preserve"> and adult male </w:t>
      </w:r>
      <w:r w:rsidR="002575E7">
        <w:t>long-nosed fur seals</w:t>
      </w:r>
      <w:ins w:id="185" w:author="Natasha Hardy" w:date="2021-11-05T11:36:00Z">
        <w:r w:rsidR="004614E0">
          <w:t xml:space="preserve"> diets</w:t>
        </w:r>
      </w:ins>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del w:id="186" w:author="Natasha Hardy" w:date="2021-11-11T10:06:00Z">
        <w:r w:rsidR="002A0C63">
          <w:rPr>
            <w:color w:val="000000"/>
          </w:rPr>
          <w:delText>penguin</w:delText>
        </w:r>
      </w:del>
      <w:ins w:id="187" w:author="Rebecca McIntosh" w:date="2021-10-28T16:54:00Z">
        <w:r w:rsidR="00C30155">
          <w:rPr>
            <w:color w:val="000000"/>
          </w:rPr>
          <w:t xml:space="preserve">the number of </w:t>
        </w:r>
      </w:ins>
      <w:ins w:id="188" w:author="Natasha Hardy" w:date="2021-11-11T10:06:00Z">
        <w:r w:rsidR="002A0C63">
          <w:rPr>
            <w:color w:val="000000"/>
          </w:rPr>
          <w:t>penguin</w:t>
        </w:r>
      </w:ins>
      <w:ins w:id="189" w:author="Rebecca McIntosh" w:date="2021-10-28T16:54:00Z">
        <w:r w:rsidR="00C30155">
          <w:rPr>
            <w:color w:val="000000"/>
          </w:rPr>
          <w:t>s</w:t>
        </w:r>
      </w:ins>
      <w:r w:rsidR="002A0C63">
        <w:rPr>
          <w:color w:val="000000"/>
        </w:rPr>
        <w:t xml:space="preserve"> </w:t>
      </w:r>
      <w:del w:id="190" w:author="Rebecca McIntosh" w:date="2021-10-28T16:54:00Z">
        <w:r w:rsidR="00F10273" w:rsidDel="00C30155">
          <w:rPr>
            <w:color w:val="000000"/>
          </w:rPr>
          <w:delText xml:space="preserve">abundances </w:delText>
        </w:r>
      </w:del>
      <w:r w:rsidR="00F10273">
        <w:rPr>
          <w:color w:val="000000"/>
        </w:rPr>
        <w:t xml:space="preserve">consumed </w:t>
      </w:r>
      <w:r w:rsidR="002A0C63">
        <w:rPr>
          <w:color w:val="000000"/>
        </w:rPr>
        <w:t xml:space="preserve">and </w:t>
      </w:r>
      <w:del w:id="191" w:author="Rebecca McIntosh" w:date="2021-10-28T16:54:00Z">
        <w:r w:rsidR="002A0C63" w:rsidDel="00C30155">
          <w:rPr>
            <w:color w:val="000000"/>
          </w:rPr>
          <w:delText xml:space="preserve">predation </w:delText>
        </w:r>
      </w:del>
      <w:ins w:id="192" w:author="Rebecca McIntosh" w:date="2021-10-28T16:54:00Z">
        <w:r w:rsidR="00C30155">
          <w:rPr>
            <w:color w:val="000000"/>
          </w:rPr>
          <w:t xml:space="preserve">the </w:t>
        </w:r>
      </w:ins>
      <w:r w:rsidR="002A0C63">
        <w:rPr>
          <w:color w:val="000000"/>
        </w:rPr>
        <w:t>impact</w:t>
      </w:r>
      <w:del w:id="193" w:author="Rebecca McIntosh" w:date="2021-10-28T16:54:00Z">
        <w:r w:rsidR="002A0C63" w:rsidDel="00C30155">
          <w:rPr>
            <w:color w:val="000000"/>
          </w:rPr>
          <w:delText>s</w:delText>
        </w:r>
      </w:del>
      <w:r w:rsidR="002A0C63">
        <w:rPr>
          <w:color w:val="000000"/>
        </w:rPr>
        <w:t xml:space="preserve"> </w:t>
      </w:r>
      <w:del w:id="194" w:author="Natasha Hardy" w:date="2021-11-05T11:34:00Z">
        <w:r w:rsidR="00F10273" w:rsidDel="004614E0">
          <w:rPr>
            <w:color w:val="000000"/>
          </w:rPr>
          <w:delText xml:space="preserve">have been difficult to </w:delText>
        </w:r>
      </w:del>
      <w:del w:id="195" w:author="Natasha Hardy" w:date="2021-11-11T10:06:00Z">
        <w:r w:rsidR="00F10273">
          <w:rPr>
            <w:color w:val="000000"/>
          </w:rPr>
          <w:delText>estimate.</w:delText>
        </w:r>
      </w:del>
      <w:del w:id="196" w:author="Natasha Hardy" w:date="2021-11-05T11:34:00Z">
        <w:r w:rsidR="00F10273" w:rsidDel="004614E0">
          <w:rPr>
            <w:color w:val="000000"/>
          </w:rPr>
          <w:delText>estimate</w:delText>
        </w:r>
      </w:del>
      <w:ins w:id="197" w:author="Rebecca McIntosh" w:date="2021-10-28T09:56:00Z">
        <w:del w:id="198" w:author="Natasha Hardy" w:date="2021-11-05T11:34:00Z">
          <w:r w:rsidR="00A30D9C" w:rsidDel="004614E0">
            <w:rPr>
              <w:color w:val="000000"/>
            </w:rPr>
            <w:delText>quantify</w:delText>
          </w:r>
        </w:del>
      </w:ins>
      <w:ins w:id="199" w:author="Natasha Hardy" w:date="2021-11-05T11:34:00Z">
        <w:r w:rsidR="004614E0">
          <w:rPr>
            <w:color w:val="000000"/>
          </w:rPr>
          <w:t>are unknown</w:t>
        </w:r>
      </w:ins>
      <w:ins w:id="200" w:author="Rebecca McIntosh" w:date="2021-10-28T17:01:00Z">
        <w:r w:rsidR="0086430C">
          <w:rPr>
            <w:color w:val="000000"/>
          </w:rPr>
          <w:t xml:space="preserve">, </w:t>
        </w:r>
      </w:ins>
      <w:ins w:id="201" w:author="Rebecca McIntosh" w:date="2021-10-28T17:02:00Z">
        <w:r w:rsidR="0086430C">
          <w:rPr>
            <w:color w:val="000000"/>
          </w:rPr>
          <w:t xml:space="preserve">particularly for </w:t>
        </w:r>
      </w:ins>
      <w:del w:id="202" w:author="Rebecca McIntosh" w:date="2021-10-28T17:02:00Z">
        <w:r w:rsidR="00F10273" w:rsidDel="0086430C">
          <w:rPr>
            <w:color w:val="000000"/>
          </w:rPr>
          <w:delText xml:space="preserve">. </w:delText>
        </w:r>
        <w:r w:rsidR="002575E7" w:rsidDel="0086430C">
          <w:delText xml:space="preserve">Page et al. (2005) </w:delText>
        </w:r>
        <w:r w:rsidR="002575E7" w:rsidRPr="00A30D9C" w:rsidDel="0086430C">
          <w:rPr>
            <w:highlight w:val="yellow"/>
            <w:rPrChange w:id="203" w:author="Rebecca McIntosh" w:date="2021-11-11T10:06:00Z">
              <w:rPr/>
            </w:rPrChange>
          </w:rPr>
          <w:delText>estimated</w:delText>
        </w:r>
        <w:r w:rsidR="002575E7" w:rsidDel="0086430C">
          <w:delText xml:space="preserve"> penguin abundance and biomass consumed based</w:delText>
        </w:r>
        <w:r w:rsidR="002575E7" w:rsidDel="0086430C">
          <w:rPr>
            <w:rFonts w:ascii="Times New Roman" w:eastAsia="Times New Roman" w:hAnsi="Times New Roman" w:cs="Times New Roman"/>
            <w:color w:val="000000"/>
          </w:rPr>
          <w:delText xml:space="preserve"> on the presence of distinguishing remains (</w:delText>
        </w:r>
        <w:r w:rsidR="002575E7" w:rsidDel="0086430C">
          <w:rPr>
            <w:rFonts w:ascii="Times New Roman" w:eastAsia="Times New Roman" w:hAnsi="Times New Roman" w:cs="Times New Roman"/>
          </w:rPr>
          <w:delText>1</w:delText>
        </w:r>
        <w:r w:rsidR="002575E7" w:rsidDel="0086430C">
          <w:rPr>
            <w:rFonts w:ascii="Times New Roman" w:eastAsia="Times New Roman" w:hAnsi="Times New Roman" w:cs="Times New Roman"/>
            <w:color w:val="000000"/>
          </w:rPr>
          <w:delText xml:space="preserve"> skull and/or 1 </w:delText>
        </w:r>
        <w:r w:rsidR="002575E7" w:rsidDel="0086430C">
          <w:rPr>
            <w:rFonts w:ascii="Times New Roman" w:eastAsia="Times New Roman" w:hAnsi="Times New Roman" w:cs="Times New Roman"/>
          </w:rPr>
          <w:delText xml:space="preserve">pair of wings </w:delText>
        </w:r>
        <w:r w:rsidR="002575E7" w:rsidDel="0086430C">
          <w:rPr>
            <w:rFonts w:ascii="Times New Roman" w:eastAsia="Times New Roman" w:hAnsi="Times New Roman" w:cs="Times New Roman"/>
            <w:color w:val="000000"/>
          </w:rPr>
          <w:delText xml:space="preserve">= 1 individual). For </w:delText>
        </w:r>
      </w:del>
      <w:r w:rsidR="002575E7">
        <w:rPr>
          <w:rFonts w:ascii="Times New Roman" w:eastAsia="Times New Roman" w:hAnsi="Times New Roman" w:cs="Times New Roman"/>
          <w:color w:val="000000"/>
        </w:rPr>
        <w:t>‘unquantifiable remains’, such as feathers</w:t>
      </w:r>
      <w:del w:id="204" w:author="Rebecca McIntosh" w:date="2021-10-28T17:02:00Z">
        <w:r w:rsidR="002575E7" w:rsidDel="0086430C">
          <w:rPr>
            <w:rFonts w:ascii="Times New Roman" w:eastAsia="Times New Roman" w:hAnsi="Times New Roman" w:cs="Times New Roman"/>
            <w:color w:val="000000"/>
          </w:rPr>
          <w:delText xml:space="preserve">, </w:delText>
        </w:r>
      </w:del>
      <w:ins w:id="205" w:author="Rebecca McIntosh" w:date="2021-10-28T17:02:00Z">
        <w:r w:rsidR="0086430C">
          <w:rPr>
            <w:rFonts w:ascii="Times New Roman" w:eastAsia="Times New Roman" w:hAnsi="Times New Roman" w:cs="Times New Roman"/>
            <w:color w:val="000000"/>
          </w:rPr>
          <w:t xml:space="preserve">. </w:t>
        </w:r>
      </w:ins>
      <w:r w:rsidR="002575E7">
        <w:rPr>
          <w:rFonts w:ascii="Times New Roman" w:eastAsia="Times New Roman" w:hAnsi="Times New Roman" w:cs="Times New Roman"/>
          <w:color w:val="000000"/>
        </w:rPr>
        <w:t>Page et al. (2005) proposed a single scat containing feathers was equivalent to a single bird consumed</w:t>
      </w:r>
      <w:ins w:id="206" w:author="Rebecca McIntosh" w:date="2021-10-28T17:02:00Z">
        <w:r w:rsidR="0086430C">
          <w:rPr>
            <w:rFonts w:ascii="Times New Roman" w:eastAsia="Times New Roman" w:hAnsi="Times New Roman" w:cs="Times New Roman"/>
            <w:color w:val="000000"/>
          </w:rPr>
          <w:t>; h</w:t>
        </w:r>
      </w:ins>
      <w:del w:id="207" w:author="Rebecca McIntosh" w:date="2021-10-28T17:02:00Z">
        <w:r w:rsidR="002575E7" w:rsidDel="0086430C">
          <w:rPr>
            <w:rFonts w:ascii="Times New Roman" w:eastAsia="Times New Roman" w:hAnsi="Times New Roman" w:cs="Times New Roman"/>
            <w:color w:val="000000"/>
          </w:rPr>
          <w:delText>. H</w:delText>
        </w:r>
      </w:del>
      <w:r w:rsidR="002575E7">
        <w:rPr>
          <w:rFonts w:ascii="Times New Roman" w:eastAsia="Times New Roman" w:hAnsi="Times New Roman" w:cs="Times New Roman"/>
          <w:color w:val="000000"/>
        </w:rPr>
        <w:t xml:space="preserve">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w:t>
      </w:r>
      <w:del w:id="208" w:author="Rebecca McIntosh" w:date="2021-10-28T17:03:00Z">
        <w:r w:rsidR="002575E7" w:rsidDel="0086430C">
          <w:rPr>
            <w:rFonts w:ascii="Times New Roman" w:eastAsia="Times New Roman" w:hAnsi="Times New Roman" w:cs="Times New Roman"/>
          </w:rPr>
          <w:delText xml:space="preserve">previous estimates </w:delText>
        </w:r>
      </w:del>
      <w:del w:id="209" w:author="Rebecca McIntosh" w:date="2021-10-28T17:02:00Z">
        <w:r w:rsidR="002575E7" w:rsidDel="0086430C">
          <w:rPr>
            <w:rFonts w:ascii="Times New Roman" w:eastAsia="Times New Roman" w:hAnsi="Times New Roman" w:cs="Times New Roman"/>
          </w:rPr>
          <w:delText xml:space="preserve">of penguin biomass </w:delText>
        </w:r>
        <w:r w:rsidR="007C2BDF" w:rsidDel="0086430C">
          <w:rPr>
            <w:rFonts w:ascii="Times New Roman" w:eastAsia="Times New Roman" w:hAnsi="Times New Roman" w:cs="Times New Roman"/>
          </w:rPr>
          <w:delText>consumed,</w:delText>
        </w:r>
        <w:r w:rsidR="002575E7" w:rsidDel="0086430C">
          <w:rPr>
            <w:rFonts w:ascii="Times New Roman" w:eastAsia="Times New Roman" w:hAnsi="Times New Roman" w:cs="Times New Roman"/>
          </w:rPr>
          <w:delText xml:space="preserve"> </w:delText>
        </w:r>
        <w:r w:rsidR="007C2BDF" w:rsidDel="0086430C">
          <w:rPr>
            <w:rFonts w:ascii="Times New Roman" w:eastAsia="Times New Roman" w:hAnsi="Times New Roman" w:cs="Times New Roman"/>
          </w:rPr>
          <w:delText xml:space="preserve">and thus predator impacts </w:delText>
        </w:r>
      </w:del>
      <w:del w:id="210" w:author="Rebecca McIntosh" w:date="2021-10-28T17:03:00Z">
        <w:r w:rsidR="002575E7" w:rsidDel="0086430C">
          <w:rPr>
            <w:rFonts w:ascii="Times New Roman" w:eastAsia="Times New Roman" w:hAnsi="Times New Roman" w:cs="Times New Roman"/>
          </w:rPr>
          <w:delText>were</w:delText>
        </w:r>
        <w:r w:rsidR="007C2BDF" w:rsidDel="0086430C">
          <w:rPr>
            <w:rFonts w:ascii="Times New Roman" w:eastAsia="Times New Roman" w:hAnsi="Times New Roman" w:cs="Times New Roman"/>
          </w:rPr>
          <w:delText xml:space="preserve"> likely</w:delText>
        </w:r>
        <w:r w:rsidR="002575E7" w:rsidDel="0086430C">
          <w:rPr>
            <w:rFonts w:ascii="Times New Roman" w:eastAsia="Times New Roman" w:hAnsi="Times New Roman" w:cs="Times New Roman"/>
          </w:rPr>
          <w:delText xml:space="preserve"> overestimated</w:delText>
        </w:r>
      </w:del>
      <w:ins w:id="211" w:author="Rebecca McIntosh" w:date="2021-10-28T17:03:00Z">
        <w:r w:rsidR="0086430C">
          <w:rPr>
            <w:rFonts w:ascii="Times New Roman" w:eastAsia="Times New Roman" w:hAnsi="Times New Roman" w:cs="Times New Roman"/>
          </w:rPr>
          <w:t xml:space="preserve">this </w:t>
        </w:r>
        <w:del w:id="212" w:author="Natasha Hardy" w:date="2021-11-05T11:37:00Z">
          <w:r w:rsidR="0086430C" w:rsidDel="004614E0">
            <w:rPr>
              <w:rFonts w:ascii="Times New Roman" w:eastAsia="Times New Roman" w:hAnsi="Times New Roman" w:cs="Times New Roman"/>
            </w:rPr>
            <w:delText xml:space="preserve">resulted in </w:delText>
          </w:r>
        </w:del>
        <w:r w:rsidR="0086430C">
          <w:rPr>
            <w:rFonts w:ascii="Times New Roman" w:eastAsia="Times New Roman" w:hAnsi="Times New Roman" w:cs="Times New Roman"/>
          </w:rPr>
          <w:t xml:space="preserve">likely overestimates </w:t>
        </w:r>
        <w:del w:id="213" w:author="Natasha Hardy" w:date="2021-11-05T11:37:00Z">
          <w:r w:rsidR="0086430C" w:rsidDel="004614E0">
            <w:rPr>
              <w:rFonts w:ascii="Times New Roman" w:eastAsia="Times New Roman" w:hAnsi="Times New Roman" w:cs="Times New Roman"/>
            </w:rPr>
            <w:delText xml:space="preserve">of </w:delText>
          </w:r>
        </w:del>
        <w:r w:rsidR="0086430C">
          <w:rPr>
            <w:rFonts w:ascii="Times New Roman" w:eastAsia="Times New Roman" w:hAnsi="Times New Roman" w:cs="Times New Roman"/>
          </w:rPr>
          <w:t>predation</w:t>
        </w:r>
      </w:ins>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0E6D540A"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del w:id="214" w:author="Rebecca McIntosh" w:date="2021-10-28T09:58:00Z">
        <w:r w:rsidR="008B3FEF" w:rsidDel="008C43BF">
          <w:rPr>
            <w:color w:val="000000"/>
          </w:rPr>
          <w:delText xml:space="preserve">many </w:delText>
        </w:r>
      </w:del>
      <w:r w:rsidR="008445EE">
        <w:rPr>
          <w:color w:val="000000"/>
        </w:rPr>
        <w:t>Australian seal species continues to conflict with</w:t>
      </w:r>
      <w:del w:id="215"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w:t>
      </w:r>
      <w:del w:id="216" w:author="Natasha Hardy" w:date="2021-11-11T10:57:00Z">
        <w:r w:rsidR="008445EE" w:rsidDel="00A05A94">
          <w:rPr>
            <w:rFonts w:ascii="Times New Roman" w:eastAsia="Times New Roman" w:hAnsi="Times New Roman" w:cs="Times New Roman"/>
            <w:color w:val="000000"/>
          </w:rPr>
          <w:delText xml:space="preserve">conflict between </w:delText>
        </w:r>
        <w:r w:rsidR="008445EE" w:rsidDel="00A05A94">
          <w:delText>long-nosed fur seals</w:delText>
        </w:r>
        <w:r w:rsidR="008445EE" w:rsidDel="00A05A94">
          <w:rPr>
            <w:rFonts w:ascii="Times New Roman" w:eastAsia="Times New Roman" w:hAnsi="Times New Roman" w:cs="Times New Roman"/>
            <w:color w:val="000000"/>
          </w:rPr>
          <w:delText xml:space="preserve"> and little penguins </w:delText>
        </w:r>
        <w:r w:rsidR="00C3142D" w:rsidDel="00A05A94">
          <w:rPr>
            <w:rFonts w:ascii="Times New Roman" w:eastAsia="Times New Roman" w:hAnsi="Times New Roman" w:cs="Times New Roman"/>
            <w:color w:val="000000"/>
          </w:rPr>
          <w:delText xml:space="preserve">has not been </w:delText>
        </w:r>
        <w:r w:rsidR="00BD0409" w:rsidDel="00A05A94">
          <w:rPr>
            <w:rFonts w:ascii="Times New Roman" w:eastAsia="Times New Roman" w:hAnsi="Times New Roman" w:cs="Times New Roman"/>
            <w:color w:val="000000"/>
          </w:rPr>
          <w:delText xml:space="preserve">reliably </w:delText>
        </w:r>
        <w:r w:rsidR="00C3142D" w:rsidDel="00A05A94">
          <w:rPr>
            <w:rFonts w:ascii="Times New Roman" w:eastAsia="Times New Roman" w:hAnsi="Times New Roman" w:cs="Times New Roman"/>
            <w:color w:val="000000"/>
          </w:rPr>
          <w:delText>quantified</w:delText>
        </w:r>
      </w:del>
      <w:del w:id="217" w:author="Natasha Hardy" w:date="2021-11-11T10:06:00Z">
        <w:r w:rsidR="008445EE">
          <w:rPr>
            <w:rFonts w:ascii="Times New Roman" w:eastAsia="Times New Roman" w:hAnsi="Times New Roman" w:cs="Times New Roman"/>
            <w:color w:val="000000"/>
          </w:rPr>
          <w:delText>.</w:delText>
        </w:r>
      </w:del>
      <w:ins w:id="218" w:author="Rebecca McIntosh" w:date="2021-10-28T10:06:00Z">
        <w:del w:id="219" w:author="Natasha Hardy" w:date="2021-11-11T10:57:00Z">
          <w:r w:rsidR="008C43BF" w:rsidDel="00A05A94">
            <w:rPr>
              <w:rFonts w:ascii="Times New Roman" w:eastAsia="Times New Roman" w:hAnsi="Times New Roman" w:cs="Times New Roman"/>
              <w:color w:val="000000"/>
            </w:rPr>
            <w:delText>is often perceived</w:delText>
          </w:r>
        </w:del>
      </w:ins>
      <w:ins w:id="220" w:author="Rebecca McIntosh" w:date="2021-10-28T17:04:00Z">
        <w:del w:id="221" w:author="Natasha Hardy" w:date="2021-11-11T10:57:00Z">
          <w:r w:rsidR="00644898" w:rsidDel="00A05A94">
            <w:rPr>
              <w:rFonts w:ascii="Times New Roman" w:eastAsia="Times New Roman" w:hAnsi="Times New Roman" w:cs="Times New Roman"/>
              <w:color w:val="000000"/>
            </w:rPr>
            <w:delText xml:space="preserve">, </w:delText>
          </w:r>
        </w:del>
      </w:ins>
      <w:del w:id="222" w:author="Natasha Hardy" w:date="2021-11-11T10:57:00Z">
        <w:r w:rsidR="008445EE" w:rsidDel="00A05A94">
          <w:rPr>
            <w:rFonts w:ascii="Times New Roman" w:eastAsia="Times New Roman" w:hAnsi="Times New Roman" w:cs="Times New Roman"/>
            <w:color w:val="000000"/>
          </w:rPr>
          <w:delText xml:space="preserve">. </w:delText>
        </w:r>
        <w:r w:rsidR="00BA5971" w:rsidDel="00A05A94">
          <w:rPr>
            <w:rFonts w:ascii="Times New Roman" w:eastAsia="Times New Roman" w:hAnsi="Times New Roman" w:cs="Times New Roman"/>
            <w:color w:val="000000"/>
          </w:rPr>
          <w:delText>Yet, t</w:delText>
        </w:r>
        <w:r w:rsidR="008445EE" w:rsidDel="00A05A94">
          <w:rPr>
            <w:rFonts w:ascii="Times New Roman" w:eastAsia="Times New Roman" w:hAnsi="Times New Roman" w:cs="Times New Roman"/>
            <w:color w:val="000000"/>
          </w:rPr>
          <w:delText xml:space="preserve">he perception of this conflict </w:delText>
        </w:r>
        <w:r w:rsidR="009D3E8F" w:rsidDel="00A05A94">
          <w:rPr>
            <w:rFonts w:ascii="Times New Roman" w:eastAsia="Times New Roman" w:hAnsi="Times New Roman" w:cs="Times New Roman"/>
          </w:rPr>
          <w:delText xml:space="preserve">has </w:delText>
        </w:r>
      </w:del>
      <w:del w:id="223" w:author="Natasha Hardy" w:date="2021-11-11T10:06:00Z">
        <w:r w:rsidR="009D3E8F">
          <w:rPr>
            <w:rFonts w:ascii="Times New Roman" w:eastAsia="Times New Roman" w:hAnsi="Times New Roman" w:cs="Times New Roman"/>
          </w:rPr>
          <w:delText>led</w:delText>
        </w:r>
      </w:del>
      <w:ins w:id="224" w:author="Rebecca McIntosh" w:date="2021-10-28T17:04:00Z">
        <w:del w:id="225" w:author="Natasha Hardy" w:date="2021-11-11T10:57:00Z">
          <w:r w:rsidR="00644898" w:rsidDel="00A05A94">
            <w:rPr>
              <w:rFonts w:ascii="Times New Roman" w:eastAsia="Times New Roman" w:hAnsi="Times New Roman" w:cs="Times New Roman"/>
            </w:rPr>
            <w:delText>ading</w:delText>
          </w:r>
        </w:del>
      </w:ins>
      <w:del w:id="226" w:author="Natasha Hardy" w:date="2021-11-11T10:57:00Z">
        <w:r w:rsidR="009D3E8F" w:rsidDel="00A05A94">
          <w:rPr>
            <w:rFonts w:ascii="Times New Roman" w:eastAsia="Times New Roman" w:hAnsi="Times New Roman" w:cs="Times New Roman"/>
          </w:rPr>
          <w:delText>d</w:delText>
        </w:r>
        <w:r w:rsidR="008445EE" w:rsidDel="00A05A94">
          <w:rPr>
            <w:rFonts w:ascii="Times New Roman" w:eastAsia="Times New Roman" w:hAnsi="Times New Roman" w:cs="Times New Roman"/>
          </w:rPr>
          <w:delText xml:space="preserve"> to</w:delText>
        </w:r>
        <w:r w:rsidR="008445EE" w:rsidDel="00A05A94">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 xml:space="preserve">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ins w:id="227" w:author="Natasha Hardy" w:date="2021-11-11T10:57:00Z">
        <w:r w:rsidR="00A05A94">
          <w:rPr>
            <w:rFonts w:ascii="Times New Roman" w:eastAsia="Times New Roman" w:hAnsi="Times New Roman" w:cs="Times New Roman"/>
            <w:color w:val="000000"/>
          </w:rPr>
          <w:t xml:space="preserve">are growing despite an absence of </w:t>
        </w:r>
        <w:proofErr w:type="spellStart"/>
        <w:r w:rsidR="00A05A94">
          <w:rPr>
            <w:rFonts w:ascii="Times New Roman" w:eastAsia="Times New Roman" w:hAnsi="Times New Roman" w:cs="Times New Roman"/>
            <w:color w:val="000000"/>
          </w:rPr>
          <w:t>quantitive</w:t>
        </w:r>
        <w:proofErr w:type="spellEnd"/>
        <w:r w:rsidR="00A05A94">
          <w:rPr>
            <w:rFonts w:ascii="Times New Roman" w:eastAsia="Times New Roman" w:hAnsi="Times New Roman" w:cs="Times New Roman"/>
            <w:color w:val="000000"/>
          </w:rPr>
          <w:t xml:space="preserve"> information </w:t>
        </w:r>
      </w:ins>
      <w:r w:rsidR="008445EE">
        <w:t>(</w:t>
      </w:r>
      <w:r w:rsidR="00F10273">
        <w:t>Goldsworthy et al. 2019</w:t>
      </w:r>
      <w:r w:rsidR="008445EE">
        <w:t>)</w:t>
      </w:r>
      <w:r w:rsidR="00B3000F">
        <w:rPr>
          <w:rFonts w:ascii="Times New Roman" w:eastAsia="Times New Roman" w:hAnsi="Times New Roman" w:cs="Times New Roman"/>
        </w:rPr>
        <w:t xml:space="preserve">. </w:t>
      </w:r>
      <w:del w:id="228" w:author="Rebecca McIntosh" w:date="2021-10-28T10:18:00Z">
        <w:r w:rsidR="00B3000F" w:rsidDel="00593E97">
          <w:rPr>
            <w:rFonts w:ascii="Times New Roman" w:eastAsia="Times New Roman" w:hAnsi="Times New Roman" w:cs="Times New Roman"/>
          </w:rPr>
          <w:delText>I</w:delText>
        </w:r>
        <w:r w:rsidR="008445EE" w:rsidDel="00593E97">
          <w:rPr>
            <w:rFonts w:ascii="Times New Roman" w:eastAsia="Times New Roman" w:hAnsi="Times New Roman" w:cs="Times New Roman"/>
          </w:rPr>
          <w:delText xml:space="preserve">n the absence of </w:delText>
        </w:r>
      </w:del>
      <w:del w:id="229" w:author="Rebecca McIntosh" w:date="2021-10-28T10:11:00Z">
        <w:r w:rsidR="008445EE" w:rsidDel="006A3CFB">
          <w:rPr>
            <w:rFonts w:ascii="Times New Roman" w:eastAsia="Times New Roman" w:hAnsi="Times New Roman" w:cs="Times New Roman"/>
            <w:color w:val="000000"/>
          </w:rPr>
          <w:delText xml:space="preserve">quantitative information on interactions </w:delText>
        </w:r>
      </w:del>
      <w:del w:id="230" w:author="Rebecca McIntosh" w:date="2021-10-28T10:18:00Z">
        <w:r w:rsidR="008445EE" w:rsidDel="00593E97">
          <w:rPr>
            <w:rFonts w:ascii="Times New Roman" w:eastAsia="Times New Roman" w:hAnsi="Times New Roman" w:cs="Times New Roman"/>
            <w:color w:val="000000"/>
          </w:rPr>
          <w:delText xml:space="preserve">– the frequency and magnitude of impacts by long-nosed fur seals </w:delText>
        </w:r>
        <w:r w:rsidR="008445EE" w:rsidDel="00593E97">
          <w:rPr>
            <w:rFonts w:ascii="Times New Roman" w:eastAsia="Times New Roman" w:hAnsi="Times New Roman" w:cs="Times New Roman"/>
          </w:rPr>
          <w:delText>on</w:delText>
        </w:r>
        <w:r w:rsidR="008445EE" w:rsidDel="00593E97">
          <w:rPr>
            <w:rFonts w:ascii="Times New Roman" w:eastAsia="Times New Roman" w:hAnsi="Times New Roman" w:cs="Times New Roman"/>
            <w:color w:val="000000"/>
          </w:rPr>
          <w:delText xml:space="preserve"> little penguins are largely unknown.</w:delText>
        </w:r>
      </w:del>
    </w:p>
    <w:p w14:paraId="233E0A29" w14:textId="0D87F7D1" w:rsidR="00C65F08" w:rsidRPr="00424E07" w:rsidRDefault="004A17A7" w:rsidP="00424E07">
      <w:pPr>
        <w:pBdr>
          <w:top w:val="nil"/>
          <w:left w:val="nil"/>
          <w:bottom w:val="nil"/>
          <w:right w:val="nil"/>
          <w:between w:val="nil"/>
        </w:pBdr>
        <w:ind w:firstLine="720"/>
      </w:pPr>
      <w:del w:id="231" w:author="Natasha Hardy" w:date="2021-11-11T10:06:00Z">
        <w:r>
          <w:delText>We</w:delText>
        </w:r>
      </w:del>
      <w:del w:id="232" w:author="Rebecca McIntosh" w:date="2021-10-28T10:18:00Z">
        <w:r w:rsidDel="00593E97">
          <w:delText xml:space="preserve">We </w:delText>
        </w:r>
      </w:del>
      <w:ins w:id="233" w:author="Rebecca McIntosh" w:date="2021-10-28T10:36:00Z">
        <w:r w:rsidR="000F53DF">
          <w:t>To assess</w:t>
        </w:r>
        <w:r w:rsidR="000F53DF">
          <w:rPr>
            <w:color w:val="000000"/>
          </w:rPr>
          <w:t xml:space="preserve"> predation incidence and potential impact on little penguin and seabirds across southeastern Australia</w:t>
        </w:r>
      </w:ins>
      <w:ins w:id="234" w:author="Rebecca McIntosh" w:date="2021-10-28T10:18:00Z">
        <w:r w:rsidR="00593E97">
          <w:t xml:space="preserve">, </w:t>
        </w:r>
      </w:ins>
      <w:ins w:id="235" w:author="Rebecca McIntosh" w:date="2021-10-28T10:19:00Z">
        <w:r w:rsidR="00593E97">
          <w:t xml:space="preserve">we </w:t>
        </w:r>
      </w:ins>
      <w:del w:id="236" w:author="Rebecca McIntosh" w:date="2021-10-28T10:19:00Z">
        <w:r w:rsidDel="00A360DB">
          <w:delText xml:space="preserve">combine </w:delText>
        </w:r>
      </w:del>
      <w:ins w:id="237" w:author="Natasha Hardy" w:date="2021-10-21T10:05:00Z">
        <w:r w:rsidR="000A5945">
          <w:t xml:space="preserve">apply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w:t>
      </w:r>
      <w:r w:rsidR="008B3FEF">
        <w:lastRenderedPageBreak/>
        <w:t>scats</w:t>
      </w:r>
      <w:del w:id="238" w:author="Rebecca McIntosh" w:date="2021-10-28T16:57:00Z">
        <w:r w:rsidR="007C2BDF" w:rsidDel="00C34632">
          <w:delText xml:space="preserve"> –</w:delText>
        </w:r>
      </w:del>
      <w:del w:id="239" w:author="Rebecca McIntosh" w:date="2021-10-28T10:36:00Z">
        <w:r w:rsidR="007C2BDF" w:rsidDel="000F53DF">
          <w:delText xml:space="preserve"> to </w:delText>
        </w:r>
        <w:r w:rsidR="002A0C63" w:rsidDel="000F53DF">
          <w:delText>assess</w:delText>
        </w:r>
        <w:r w:rsidR="002A0C63" w:rsidDel="000F53DF">
          <w:rPr>
            <w:color w:val="000000"/>
          </w:rPr>
          <w:delText xml:space="preserve"> </w:delText>
        </w:r>
        <w:r w:rsidR="008B3FEF" w:rsidDel="000F53DF">
          <w:rPr>
            <w:color w:val="000000"/>
          </w:rPr>
          <w:delText xml:space="preserve">predation incidence and potential impact on </w:delText>
        </w:r>
        <w:r w:rsidR="007C2BDF" w:rsidDel="000F53DF">
          <w:rPr>
            <w:color w:val="000000"/>
          </w:rPr>
          <w:delText xml:space="preserve">little </w:delText>
        </w:r>
        <w:r w:rsidR="008B3FEF" w:rsidDel="000F53DF">
          <w:rPr>
            <w:color w:val="000000"/>
          </w:rPr>
          <w:delText>penguin and seabirds across southeastern Australia</w:delText>
        </w:r>
      </w:del>
      <w:r w:rsidR="008B3FEF">
        <w:rPr>
          <w:color w:val="000000"/>
        </w:rPr>
        <w:t>.</w:t>
      </w:r>
      <w:r w:rsidR="00424E07">
        <w:t xml:space="preserve"> </w:t>
      </w:r>
      <w:ins w:id="240" w:author="Natasha Hardy" w:date="2021-11-04T18:47:00Z">
        <w:r w:rsidR="002E61F3" w:rsidRPr="00327B78">
          <w:rPr>
            <w:shd w:val="clear" w:color="auto" w:fill="D9D9D9" w:themeFill="background1" w:themeFillShade="D9"/>
          </w:rPr>
          <w:t xml:space="preserve">Due to known biological and methodological differences in dietary information obtained from hard-parts </w:t>
        </w:r>
      </w:ins>
      <w:ins w:id="241" w:author="Natasha Hardy" w:date="2021-10-21T12:15:00Z">
        <w:r w:rsidR="0035755C" w:rsidRPr="00327B78">
          <w:rPr>
            <w:shd w:val="clear" w:color="auto" w:fill="D9D9D9" w:themeFill="background1" w:themeFillShade="D9"/>
          </w:rPr>
          <w:t>compared</w:t>
        </w:r>
      </w:ins>
      <w:ins w:id="242" w:author="Natasha Hardy" w:date="2021-11-11T10:57:00Z">
        <w:r w:rsidR="00A05A94" w:rsidRPr="00327B78">
          <w:rPr>
            <w:shd w:val="clear" w:color="auto" w:fill="D9D9D9" w:themeFill="background1" w:themeFillShade="D9"/>
          </w:rPr>
          <w:t xml:space="preserve"> </w:t>
        </w:r>
      </w:ins>
      <w:ins w:id="243" w:author="Natasha Hardy" w:date="2021-11-11T10:58:00Z">
        <w:r w:rsidR="00A05A94" w:rsidRPr="00327B78">
          <w:rPr>
            <w:shd w:val="clear" w:color="auto" w:fill="D9D9D9" w:themeFill="background1" w:themeFillShade="D9"/>
          </w:rPr>
          <w:t xml:space="preserve">to </w:t>
        </w:r>
      </w:ins>
      <w:ins w:id="244" w:author="Natasha Hardy" w:date="2021-11-04T18:47:00Z">
        <w:r w:rsidR="002E61F3" w:rsidRPr="00327B78">
          <w:rPr>
            <w:shd w:val="clear" w:color="auto" w:fill="D9D9D9" w:themeFill="background1" w:themeFillShade="D9"/>
          </w:rPr>
          <w:t xml:space="preserve">soft tissues (Casper et al., 2007a, 2007b; </w:t>
        </w:r>
        <w:proofErr w:type="spellStart"/>
        <w:r w:rsidR="002E61F3" w:rsidRPr="00327B78">
          <w:rPr>
            <w:shd w:val="clear" w:color="auto" w:fill="D9D9D9" w:themeFill="background1" w:themeFillShade="D9"/>
          </w:rPr>
          <w:t>Tollit</w:t>
        </w:r>
        <w:proofErr w:type="spellEnd"/>
        <w:r w:rsidR="002E61F3" w:rsidRPr="00327B78">
          <w:rPr>
            <w:shd w:val="clear" w:color="auto" w:fill="D9D9D9" w:themeFill="background1" w:themeFillShade="D9"/>
          </w:rPr>
          <w:t xml:space="preserve"> et al., 2009), and differences in the quantities of DNA available from hard parts compared to soft tissues </w:t>
        </w:r>
        <w:r w:rsidR="002E61F3" w:rsidRPr="00327B78">
          <w:rPr>
            <w:color w:val="000000"/>
            <w:shd w:val="clear" w:color="auto" w:fill="D9D9D9" w:themeFill="background1" w:themeFillShade="D9"/>
          </w:rPr>
          <w:t xml:space="preserve">(McDonald &amp; Griffith, 2011, </w:t>
        </w:r>
        <w:proofErr w:type="spellStart"/>
        <w:r w:rsidR="002E61F3" w:rsidRPr="00327B78">
          <w:rPr>
            <w:color w:val="000000"/>
            <w:shd w:val="clear" w:color="auto" w:fill="D9D9D9" w:themeFill="background1" w:themeFillShade="D9"/>
          </w:rPr>
          <w:t>Rothe</w:t>
        </w:r>
        <w:proofErr w:type="spellEnd"/>
        <w:r w:rsidR="002E61F3" w:rsidRPr="00327B78">
          <w:rPr>
            <w:color w:val="000000"/>
            <w:shd w:val="clear" w:color="auto" w:fill="D9D9D9" w:themeFill="background1" w:themeFillShade="D9"/>
          </w:rPr>
          <w:t xml:space="preserve"> &amp; Nagy, 2016)</w:t>
        </w:r>
        <w:r w:rsidR="002E61F3" w:rsidRPr="00327B78">
          <w:rPr>
            <w:shd w:val="clear" w:color="auto" w:fill="D9D9D9" w:themeFill="background1" w:themeFillShade="D9"/>
          </w:rPr>
          <w:t xml:space="preserve">, we apply </w:t>
        </w:r>
      </w:ins>
      <w:ins w:id="245" w:author="Natasha Hardy" w:date="2021-10-25T15:17:00Z">
        <w:r w:rsidR="008F3C3B" w:rsidRPr="00327B78">
          <w:rPr>
            <w:shd w:val="clear" w:color="auto" w:fill="D9D9D9" w:themeFill="background1" w:themeFillShade="D9"/>
          </w:rPr>
          <w:t>and present the results of</w:t>
        </w:r>
      </w:ins>
      <w:ins w:id="246" w:author="Natasha Hardy" w:date="2021-10-21T10:57:00Z">
        <w:r w:rsidR="00770B03" w:rsidRPr="00327B78">
          <w:rPr>
            <w:shd w:val="clear" w:color="auto" w:fill="D9D9D9" w:themeFill="background1" w:themeFillShade="D9"/>
          </w:rPr>
          <w:t xml:space="preserve"> the</w:t>
        </w:r>
      </w:ins>
      <w:ins w:id="247" w:author="Natasha Hardy" w:date="2021-10-21T12:15:00Z">
        <w:r w:rsidR="0035755C" w:rsidRPr="00327B78">
          <w:rPr>
            <w:shd w:val="clear" w:color="auto" w:fill="D9D9D9" w:themeFill="background1" w:themeFillShade="D9"/>
          </w:rPr>
          <w:t xml:space="preserve"> </w:t>
        </w:r>
      </w:ins>
      <w:ins w:id="248" w:author="Natasha Hardy" w:date="2021-11-04T18:47:00Z">
        <w:r w:rsidR="002E61F3" w:rsidRPr="00327B78">
          <w:rPr>
            <w:shd w:val="clear" w:color="auto" w:fill="D9D9D9" w:themeFill="background1" w:themeFillShade="D9"/>
          </w:rPr>
          <w:t>morphological and DNA metabarcoding techniques as simultaneously informative and complementary assaying techniques</w:t>
        </w:r>
        <w:r w:rsidR="002E61F3" w:rsidRPr="000567B7">
          <w:t xml:space="preserve">. </w:t>
        </w:r>
      </w:ins>
      <w:del w:id="249" w:author="Natasha Hardy" w:date="2021-10-21T11:18:00Z">
        <w:r w:rsidR="008445EE" w:rsidDel="005864FF">
          <w:rPr>
            <w:color w:val="000000"/>
          </w:rPr>
          <w:delText>First</w:delText>
        </w:r>
      </w:del>
      <w:ins w:id="250" w:author="Rebecca McIntosh" w:date="2021-10-28T10:37:00Z">
        <w:del w:id="251" w:author="Natasha Hardy" w:date="2021-11-04T18:47:00Z">
          <w:r w:rsidR="000F53DF" w:rsidDel="002E61F3">
            <w:delText xml:space="preserve">to </w:delText>
          </w:r>
        </w:del>
      </w:ins>
      <w:ins w:id="252" w:author="Rebecca McIntosh" w:date="2021-10-29T11:47:00Z">
        <w:del w:id="253" w:author="Natasha Hardy" w:date="2021-11-04T18:47:00Z">
          <w:r w:rsidR="004D7C2D" w:rsidDel="002E61F3">
            <w:delText>-</w:delText>
          </w:r>
        </w:del>
      </w:ins>
      <w:ins w:id="254" w:author="Rebecca McIntosh" w:date="2021-10-28T17:05:00Z">
        <w:del w:id="255" w:author="Natasha Hardy" w:date="2021-11-04T18:47:00Z">
          <w:r w:rsidR="004A2B98" w:rsidDel="002E61F3">
            <w:delText>these methods</w:delText>
          </w:r>
        </w:del>
      </w:ins>
      <w:del w:id="256" w:author="Natasha Hardy" w:date="2021-10-21T11:18:00Z">
        <w:r w:rsidR="008445EE" w:rsidDel="005864FF">
          <w:rPr>
            <w:color w:val="000000"/>
          </w:rPr>
          <w:delText xml:space="preserve">First, </w:delText>
        </w:r>
        <w:r w:rsidR="008B3FEF" w:rsidDel="005864FF">
          <w:rPr>
            <w:color w:val="000000"/>
          </w:rPr>
          <w:delText>w</w:delText>
        </w:r>
      </w:del>
      <w:ins w:id="257" w:author="Natasha Hardy" w:date="2021-10-21T11:18:00Z">
        <w:r w:rsidR="005864FF">
          <w:rPr>
            <w:color w:val="000000"/>
          </w:rPr>
          <w:t>Thus, w</w:t>
        </w:r>
      </w:ins>
      <w:r w:rsidR="008445EE">
        <w:rPr>
          <w:color w:val="000000"/>
        </w:rPr>
        <w:t>e</w:t>
      </w:r>
      <w:r w:rsidR="00424E07">
        <w:rPr>
          <w:color w:val="000000"/>
        </w:rPr>
        <w:t xml:space="preserve"> </w:t>
      </w:r>
      <w:ins w:id="258" w:author="Natasha Hardy" w:date="2021-10-21T11:18:00Z">
        <w:del w:id="259" w:author="Rebecca McIntosh" w:date="2021-10-28T17:05:00Z">
          <w:r w:rsidR="005864FF" w:rsidDel="004A2B98">
            <w:rPr>
              <w:color w:val="000000"/>
            </w:rPr>
            <w:delText xml:space="preserve">first </w:delText>
          </w:r>
        </w:del>
      </w:ins>
      <w:del w:id="260" w:author="Rebecca McIntosh" w:date="2021-10-28T17:05:00Z">
        <w:r w:rsidR="00424E07" w:rsidDel="004A2B98">
          <w:rPr>
            <w:color w:val="000000"/>
          </w:rPr>
          <w:delText>aimed to</w:delText>
        </w:r>
        <w:r w:rsidR="008445EE" w:rsidDel="004A2B98">
          <w:rPr>
            <w:color w:val="000000"/>
          </w:rPr>
          <w:delText xml:space="preserve"> </w:delText>
        </w:r>
      </w:del>
      <w:r w:rsidR="008445EE">
        <w:rPr>
          <w:color w:val="000000"/>
        </w:rPr>
        <w:t xml:space="preserve">compare </w:t>
      </w:r>
      <w:ins w:id="261" w:author="Natasha Hardy" w:date="2021-10-21T10:09:00Z">
        <w:r w:rsidR="00D942F2">
          <w:rPr>
            <w:color w:val="000000"/>
          </w:rPr>
          <w:t xml:space="preserve">overall </w:t>
        </w:r>
      </w:ins>
      <w:r w:rsidR="008445EE">
        <w:t>seabird and little penguin detection rate</w:t>
      </w:r>
      <w:r w:rsidR="008B3FEF">
        <w:t>s</w:t>
      </w:r>
      <w:ins w:id="262" w:author="Natasha Hardy" w:date="2021-11-04T18:47:00Z">
        <w:r w:rsidR="002E61F3">
          <w:t xml:space="preserve"> </w:t>
        </w:r>
        <w:r w:rsidR="002E61F3" w:rsidRPr="000567B7">
          <w:t>across</w:t>
        </w:r>
        <w:r w:rsidR="002E61F3">
          <w:t xml:space="preserve"> groups of samples, rather than sample-by-sample</w:t>
        </w:r>
      </w:ins>
      <w:ins w:id="263" w:author="Rebecca McIntosh" w:date="2021-10-28T17:05:00Z">
        <w:r w:rsidR="004A2B98">
          <w:t xml:space="preserve">, </w:t>
        </w:r>
      </w:ins>
      <w:del w:id="264" w:author="Rebecca McIntosh" w:date="2021-10-28T17:05:00Z">
        <w:r w:rsidR="008445EE" w:rsidDel="004A2B98">
          <w:delText xml:space="preserve"> using hard-part</w:delText>
        </w:r>
        <w:r w:rsidR="008445EE" w:rsidDel="004A2B98">
          <w:rPr>
            <w:color w:val="000000"/>
          </w:rPr>
          <w:delText xml:space="preserve"> </w:delText>
        </w:r>
        <w:r w:rsidR="008445EE" w:rsidDel="004A2B98">
          <w:delText>and</w:delText>
        </w:r>
        <w:r w:rsidR="008445EE" w:rsidDel="004A2B98">
          <w:rPr>
            <w:color w:val="000000"/>
          </w:rPr>
          <w:delText xml:space="preserve"> </w:delText>
        </w:r>
        <w:r w:rsidR="00C84F54" w:rsidDel="004A2B98">
          <w:rPr>
            <w:color w:val="000000"/>
          </w:rPr>
          <w:delText>genetic</w:delText>
        </w:r>
        <w:r w:rsidR="008445EE" w:rsidDel="004A2B98">
          <w:rPr>
            <w:color w:val="000000"/>
          </w:rPr>
          <w:delText xml:space="preserve"> analys</w:delText>
        </w:r>
        <w:r w:rsidR="00C84F54" w:rsidDel="004A2B98">
          <w:rPr>
            <w:color w:val="000000"/>
          </w:rPr>
          <w:delText>e</w:delText>
        </w:r>
        <w:r w:rsidR="008445EE" w:rsidDel="004A2B98">
          <w:delText>s</w:delText>
        </w:r>
        <w:r w:rsidR="008445EE" w:rsidDel="004A2B98">
          <w:rPr>
            <w:color w:val="000000"/>
          </w:rPr>
          <w:delText xml:space="preserve">. </w:delText>
        </w:r>
      </w:del>
      <w:del w:id="265" w:author="Rebecca McIntosh" w:date="2021-10-28T10:38:00Z">
        <w:r w:rsidR="008445EE" w:rsidDel="000F53DF">
          <w:rPr>
            <w:color w:val="000000"/>
          </w:rPr>
          <w:delText>Secondly</w:delText>
        </w:r>
      </w:del>
      <w:del w:id="266" w:author="Rebecca McIntosh" w:date="2021-10-28T17:05:00Z">
        <w:r w:rsidR="008445EE" w:rsidDel="004A2B98">
          <w:rPr>
            <w:color w:val="000000"/>
          </w:rPr>
          <w:delText xml:space="preserve">, </w:delText>
        </w:r>
        <w:r w:rsidR="00424E07" w:rsidDel="004A2B98">
          <w:rPr>
            <w:color w:val="000000"/>
          </w:rPr>
          <w:delText xml:space="preserve">we </w:delText>
        </w:r>
      </w:del>
      <w:r w:rsidR="00424E07">
        <w:rPr>
          <w:color w:val="000000"/>
        </w:rPr>
        <w:t>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w:t>
      </w:r>
      <w:del w:id="267" w:author="Rebecca McIntosh" w:date="2021-10-28T17:06:00Z">
        <w:r w:rsidR="008445EE" w:rsidDel="004A2B98">
          <w:rPr>
            <w:color w:val="000000"/>
          </w:rPr>
          <w:delText xml:space="preserve">from two geographic regions: near the </w:delText>
        </w:r>
        <w:r w:rsidR="00BA5971" w:rsidDel="004A2B98">
          <w:rPr>
            <w:color w:val="000000"/>
          </w:rPr>
          <w:delText>center</w:delText>
        </w:r>
        <w:r w:rsidR="008445EE" w:rsidDel="004A2B98">
          <w:rPr>
            <w:color w:val="000000"/>
          </w:rPr>
          <w:delText xml:space="preserve"> of the long-nosed fur seals’ geographic range in western Bass Strait; and at the species’ north-eastern range edge in eastern Bass Strait and along the Tasman Sea. </w:delText>
        </w:r>
      </w:del>
      <w:del w:id="268" w:author="Natasha Hardy" w:date="2021-11-11T10:06:00Z">
        <w:r w:rsidR="007C2BDF">
          <w:rPr>
            <w:color w:val="000000"/>
          </w:rPr>
          <w:delText>Ultimately</w:delText>
        </w:r>
        <w:r w:rsidR="008445EE">
          <w:rPr>
            <w:color w:val="000000"/>
          </w:rPr>
          <w:delText>,</w:delText>
        </w:r>
      </w:del>
      <w:del w:id="269" w:author="Rebecca McIntosh" w:date="2021-10-28T17:06:00Z">
        <w:r w:rsidR="007C2BDF" w:rsidDel="004A2B98">
          <w:rPr>
            <w:color w:val="000000"/>
          </w:rPr>
          <w:delText>U</w:delText>
        </w:r>
      </w:del>
      <w:ins w:id="270" w:author="Rebecca McIntosh" w:date="2021-10-28T17:06:00Z">
        <w:r w:rsidR="004A2B98">
          <w:rPr>
            <w:color w:val="000000"/>
          </w:rPr>
          <w:t>and</w:t>
        </w:r>
        <w:del w:id="271" w:author="Natasha Hardy" w:date="2021-11-04T18:48:00Z">
          <w:r w:rsidR="004A2B98" w:rsidDel="002E61F3">
            <w:rPr>
              <w:color w:val="000000"/>
            </w:rPr>
            <w:delText xml:space="preserve"> u</w:delText>
          </w:r>
        </w:del>
      </w:ins>
      <w:del w:id="272" w:author="Natasha Hardy" w:date="2021-11-04T18:48:00Z">
        <w:r w:rsidR="007C2BDF" w:rsidDel="002E61F3">
          <w:rPr>
            <w:color w:val="000000"/>
          </w:rPr>
          <w:delText>ltimately</w:delText>
        </w:r>
      </w:del>
      <w:ins w:id="273" w:author="Natasha Hardy" w:date="2021-11-11T10:06:00Z">
        <w:r w:rsidR="008445EE">
          <w:rPr>
            <w:color w:val="000000"/>
          </w:rPr>
          <w:t xml:space="preserve">, </w:t>
        </w:r>
      </w:ins>
      <w:ins w:id="274" w:author="Natasha Hardy" w:date="2021-11-04T18:48:00Z">
        <w:r w:rsidR="002E61F3">
          <w:rPr>
            <w:color w:val="000000"/>
          </w:rPr>
          <w:t xml:space="preserve">we </w:t>
        </w:r>
      </w:ins>
      <w:del w:id="275" w:author="Rebecca McIntosh" w:date="2021-10-28T17:06:00Z">
        <w:r w:rsidR="008445EE" w:rsidDel="004A2B98">
          <w:rPr>
            <w:color w:val="000000"/>
          </w:rPr>
          <w:delText xml:space="preserve">we </w:delText>
        </w:r>
      </w:del>
      <w:r w:rsidR="00424E07">
        <w:t xml:space="preserve">provide a minimum estimate of penguin abundance consumed </w:t>
      </w:r>
      <w:del w:id="276" w:author="Rebecca McIntosh" w:date="2021-10-28T17:06:00Z">
        <w:r w:rsidR="00424E07" w:rsidDel="004A2B98">
          <w:delText>by long-nosed fur seals</w:delText>
        </w:r>
        <w:r w:rsidR="00424E07" w:rsidDel="004A2B98">
          <w:rPr>
            <w:color w:val="000000"/>
          </w:rPr>
          <w:delText xml:space="preserve"> </w:delText>
        </w:r>
      </w:del>
      <w:r w:rsidR="00424E07">
        <w:rPr>
          <w:color w:val="000000"/>
        </w:rPr>
        <w:t xml:space="preserve">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6FBDB5A4" w:rsidR="00C65F08" w:rsidRDefault="008445EE">
      <w:pPr>
        <w:pStyle w:val="Heading2"/>
      </w:pPr>
      <w:bookmarkStart w:id="277" w:name="_2et92p0" w:colFirst="0" w:colLast="0"/>
      <w:bookmarkEnd w:id="277"/>
      <w:r>
        <w:t>Methods</w:t>
      </w:r>
      <w:ins w:id="278" w:author="Rebecca McIntosh" w:date="2021-10-28T12:22:00Z">
        <w:r w:rsidR="00515F6D">
          <w:t xml:space="preserve"> </w:t>
        </w:r>
      </w:ins>
      <w:ins w:id="279" w:author="Natasha Hardy" w:date="2021-11-11T14:39:00Z">
        <w:r w:rsidR="00762DF3">
          <w:t>(</w:t>
        </w:r>
      </w:ins>
      <w:ins w:id="280" w:author="Rebecca McIntosh" w:date="2021-10-28T12:22:00Z">
        <w:r w:rsidR="00515F6D">
          <w:t>1</w:t>
        </w:r>
        <w:del w:id="281" w:author="Natasha Hardy" w:date="2021-11-11T12:19:00Z">
          <w:r w:rsidR="00515F6D" w:rsidDel="0047137C">
            <w:delText>3</w:delText>
          </w:r>
        </w:del>
      </w:ins>
      <w:ins w:id="282" w:author="Rebecca McIntosh" w:date="2021-10-29T12:15:00Z">
        <w:del w:id="283" w:author="Natasha Hardy" w:date="2021-11-11T12:19:00Z">
          <w:r w:rsidR="00144DC8" w:rsidDel="0047137C">
            <w:delText>22</w:delText>
          </w:r>
        </w:del>
      </w:ins>
      <w:ins w:id="284" w:author="Natasha Hardy" w:date="2021-11-11T12:19:00Z">
        <w:r w:rsidR="0047137C">
          <w:t>2</w:t>
        </w:r>
      </w:ins>
      <w:ins w:id="285" w:author="Natasha Hardy" w:date="2021-11-13T11:31:00Z">
        <w:r w:rsidR="00DD4823">
          <w:t>51</w:t>
        </w:r>
      </w:ins>
      <w:ins w:id="286" w:author="Natasha Hardy" w:date="2021-11-11T14:39:00Z">
        <w:r w:rsidR="00762DF3">
          <w:t>)</w:t>
        </w:r>
      </w:ins>
      <w:ins w:id="287" w:author="Rebecca McIntosh" w:date="2021-10-28T12:22:00Z">
        <w:del w:id="288" w:author="Natasha Hardy" w:date="2021-11-11T14:39:00Z">
          <w:r w:rsidR="00515F6D" w:rsidDel="00762DF3">
            <w:delText xml:space="preserve"> words</w:delText>
          </w:r>
        </w:del>
      </w:ins>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6A9C250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w:t>
      </w:r>
      <w:ins w:id="289" w:author="Natasha Hardy" w:date="2021-11-11T11:05:00Z">
        <w:r w:rsidR="00850141">
          <w:rPr>
            <w:color w:val="000000"/>
          </w:rPr>
          <w:t>in Bass Strait and NSW,</w:t>
        </w:r>
      </w:ins>
      <w:del w:id="290" w:author="Natasha Hardy" w:date="2021-11-11T11:05:00Z">
        <w:r w:rsidDel="00850141">
          <w:rPr>
            <w:color w:val="000000"/>
          </w:rPr>
          <w:delText>in</w:delText>
        </w:r>
      </w:del>
      <w:r>
        <w:rPr>
          <w:color w:val="000000"/>
        </w:rPr>
        <w:t xml:space="preserve"> southeastern Australia (Fig. 1, 2a &amp; 2b</w:t>
      </w:r>
      <w:del w:id="291" w:author="Natasha Hardy" w:date="2021-11-11T11:05:00Z">
        <w:r w:rsidDel="00850141">
          <w:rPr>
            <w:color w:val="000000"/>
          </w:rPr>
          <w:delText>).</w:delText>
        </w:r>
        <w:r w:rsidDel="00850141">
          <w:delText xml:space="preserve"> </w:delText>
        </w:r>
      </w:del>
      <w:ins w:id="292" w:author="Natasha Hardy" w:date="2021-11-11T11:05:00Z">
        <w:r w:rsidR="00850141">
          <w:rPr>
            <w:color w:val="000000"/>
          </w:rPr>
          <w:t>),</w:t>
        </w:r>
        <w:r w:rsidR="00850141">
          <w:t xml:space="preserve"> </w:t>
        </w:r>
      </w:ins>
      <w:del w:id="293" w:author="Natasha Hardy" w:date="2021-11-11T11:05:00Z">
        <w:r w:rsidDel="00850141">
          <w:delText>Long</w:delText>
        </w:r>
      </w:del>
      <w:ins w:id="294" w:author="Natasha Hardy" w:date="2021-11-11T11:05:00Z">
        <w:r w:rsidR="00850141">
          <w:t>where long</w:t>
        </w:r>
      </w:ins>
      <w:r>
        <w:t>-nosed fur seals</w:t>
      </w:r>
      <w:r>
        <w:rPr>
          <w:color w:val="000000"/>
        </w:rPr>
        <w:t xml:space="preserve"> have only recently begun breeding</w:t>
      </w:r>
      <w:del w:id="295" w:author="Natasha Hardy" w:date="2021-11-11T11:05:00Z">
        <w:r w:rsidDel="00850141">
          <w:rPr>
            <w:color w:val="000000"/>
          </w:rPr>
          <w:delText xml:space="preserve"> in Bass Strait and NSW</w:delText>
        </w:r>
      </w:del>
      <w:r w:rsidR="00644E4A">
        <w:rPr>
          <w:color w:val="000000"/>
        </w:rPr>
        <w:t>.</w:t>
      </w:r>
      <w:r>
        <w:t xml:space="preserve"> </w:t>
      </w:r>
      <w:r w:rsidR="00644E4A">
        <w:t>P</w:t>
      </w:r>
      <w:r>
        <w:t>up abundance</w:t>
      </w:r>
      <w:r w:rsidR="00644E4A">
        <w:t>s are illustrated</w:t>
      </w:r>
      <w:r>
        <w:t xml:space="preserve"> as a </w:t>
      </w:r>
      <w:ins w:id="296" w:author="Natasha Hardy" w:date="2021-11-11T11:04:00Z">
        <w:r w:rsidR="00850141">
          <w:t xml:space="preserve">conventional </w:t>
        </w:r>
      </w:ins>
      <w:r>
        <w:t>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w:t>
      </w:r>
      <w:del w:id="297" w:author="Natasha Hardy" w:date="2021-11-11T12:24:00Z">
        <w:r w:rsidDel="007C0F27">
          <w:rPr>
            <w:rFonts w:ascii="Times New Roman" w:eastAsia="Times New Roman" w:hAnsi="Times New Roman" w:cs="Times New Roman"/>
            <w:color w:val="000000"/>
          </w:rPr>
          <w:delText>taken in</w:delText>
        </w:r>
      </w:del>
      <w:ins w:id="298" w:author="Natasha Hardy" w:date="2021-11-11T12:24:00Z">
        <w:r w:rsidR="007C0F27">
          <w:rPr>
            <w:rFonts w:ascii="Times New Roman" w:eastAsia="Times New Roman" w:hAnsi="Times New Roman" w:cs="Times New Roman"/>
            <w:color w:val="000000"/>
          </w:rPr>
          <w:t>included from</w:t>
        </w:r>
      </w:ins>
      <w:r>
        <w:rPr>
          <w:rFonts w:ascii="Times New Roman" w:eastAsia="Times New Roman" w:hAnsi="Times New Roman" w:cs="Times New Roman"/>
          <w:color w:val="000000"/>
        </w:rPr>
        <w:t xml:space="preserve"> spring 2015 and summer 2016 at Cape Bridgewater</w:t>
      </w:r>
      <w:del w:id="299"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Samples from Gabo Island were collected from </w:t>
      </w:r>
      <w:del w:id="300" w:author="Natasha Hardy" w:date="2021-11-11T11:06:00Z">
        <w:r w:rsidDel="00850141">
          <w:rPr>
            <w:rFonts w:ascii="Times New Roman" w:eastAsia="Times New Roman" w:hAnsi="Times New Roman" w:cs="Times New Roman"/>
            <w:color w:val="000000"/>
          </w:rPr>
          <w:delText xml:space="preserve">one season, </w:delText>
        </w:r>
      </w:del>
      <w:r>
        <w:rPr>
          <w:rFonts w:ascii="Times New Roman" w:eastAsia="Times New Roman" w:hAnsi="Times New Roman" w:cs="Times New Roman"/>
          <w:color w:val="000000"/>
        </w:rPr>
        <w:t>summer 2017</w:t>
      </w:r>
      <w:ins w:id="301" w:author="Natasha Hardy" w:date="2021-11-11T11:06:00Z">
        <w:r w:rsidR="00850141">
          <w:rPr>
            <w:rFonts w:ascii="Times New Roman" w:eastAsia="Times New Roman" w:hAnsi="Times New Roman" w:cs="Times New Roman"/>
            <w:color w:val="000000"/>
          </w:rPr>
          <w:t xml:space="preserve"> only</w:t>
        </w:r>
      </w:ins>
      <w:del w:id="302"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w:t>
      </w:r>
      <w:del w:id="303"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w:t>
      </w:r>
      <w:r w:rsidR="00D2327D">
        <w:rPr>
          <w:rFonts w:ascii="Times New Roman" w:eastAsia="Times New Roman" w:hAnsi="Times New Roman" w:cs="Times New Roman"/>
          <w:color w:val="000000"/>
        </w:rPr>
        <w:t xml:space="preserve">Sample sizes used </w:t>
      </w:r>
      <w:r w:rsidR="00D2327D">
        <w:rPr>
          <w:rFonts w:ascii="Times New Roman" w:eastAsia="Times New Roman" w:hAnsi="Times New Roman" w:cs="Times New Roman"/>
          <w:color w:val="000000"/>
        </w:rPr>
        <w:lastRenderedPageBreak/>
        <w:t>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622B62E9"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w:t>
      </w:r>
      <w:ins w:id="304" w:author="Natasha Hardy" w:date="2021-11-11T11:08:00Z">
        <w:r w:rsidR="00850141">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w:t>
      </w:r>
      <w:del w:id="305" w:author="Natasha Hardy" w:date="2021-11-11T11:08:00Z">
        <w:r w:rsidDel="00850141">
          <w:rPr>
            <w:rFonts w:ascii="Times New Roman" w:eastAsia="Times New Roman" w:hAnsi="Times New Roman" w:cs="Times New Roman"/>
            <w:color w:val="000000"/>
          </w:rPr>
          <w:delText xml:space="preserve">and therefore </w:delText>
        </w:r>
      </w:del>
      <w:r>
        <w:rPr>
          <w:rFonts w:ascii="Times New Roman" w:eastAsia="Times New Roman" w:hAnsi="Times New Roman" w:cs="Times New Roman"/>
          <w:color w:val="000000"/>
        </w:rPr>
        <w:t>&lt;</w:t>
      </w:r>
      <w:ins w:id="306"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del w:id="307" w:author="Natasha Hardy" w:date="2021-11-11T12:24:00Z">
        <w:r w:rsidDel="007C0F27">
          <w:rPr>
            <w:rFonts w:ascii="Times New Roman" w:eastAsia="Times New Roman" w:hAnsi="Times New Roman" w:cs="Times New Roman"/>
            <w:color w:val="000000"/>
          </w:rPr>
          <w:delText xml:space="preserve">faecal </w:delText>
        </w:r>
      </w:del>
      <w:ins w:id="308" w:author="Natasha Hardy" w:date="2021-11-11T12:24:00Z">
        <w:r w:rsidR="007C0F27">
          <w:rPr>
            <w:rFonts w:ascii="Times New Roman" w:eastAsia="Times New Roman" w:hAnsi="Times New Roman" w:cs="Times New Roman"/>
            <w:color w:val="000000"/>
          </w:rPr>
          <w:t>scats</w:t>
        </w:r>
      </w:ins>
      <w:del w:id="309" w:author="Natasha Hardy" w:date="2021-11-11T12:24:00Z">
        <w:r w:rsidDel="007C0F27">
          <w:rPr>
            <w:rFonts w:ascii="Times New Roman" w:eastAsia="Times New Roman" w:hAnsi="Times New Roman" w:cs="Times New Roman"/>
            <w:color w:val="000000"/>
          </w:rPr>
          <w:delText>samples</w:delText>
        </w:r>
      </w:del>
      <w:r>
        <w:rPr>
          <w:rFonts w:ascii="Times New Roman" w:eastAsia="Times New Roman" w:hAnsi="Times New Roman" w:cs="Times New Roman"/>
          <w:color w:val="000000"/>
        </w:rPr>
        <w:t xml:space="preserve"> were </w:t>
      </w:r>
      <w:del w:id="310" w:author="Rebecca McIntosh" w:date="2021-10-28T11:00:00Z">
        <w:r w:rsidR="00644E4A" w:rsidDel="008A7A96">
          <w:rPr>
            <w:rFonts w:ascii="Times New Roman" w:eastAsia="Times New Roman" w:hAnsi="Times New Roman" w:cs="Times New Roman"/>
            <w:color w:val="000000"/>
          </w:rPr>
          <w:delText xml:space="preserve">collected </w:delText>
        </w:r>
      </w:del>
      <w:ins w:id="311" w:author="Rebecca McIntosh" w:date="2021-10-28T11:00:00Z">
        <w:r w:rsidR="008A7A96">
          <w:rPr>
            <w:rFonts w:ascii="Times New Roman" w:eastAsia="Times New Roman" w:hAnsi="Times New Roman" w:cs="Times New Roman"/>
            <w:color w:val="000000"/>
          </w:rPr>
          <w:t xml:space="preserve">sampled </w:t>
        </w:r>
      </w:ins>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w:t>
      </w:r>
      <w:ins w:id="312" w:author="Natasha Hardy" w:date="2021-11-11T12:25:00Z">
        <w:r w:rsidR="007C0F27">
          <w:rPr>
            <w:rFonts w:ascii="Times New Roman" w:eastAsia="Times New Roman" w:hAnsi="Times New Roman" w:cs="Times New Roman"/>
            <w:color w:val="231F20"/>
          </w:rPr>
          <w:t xml:space="preserve">DNA </w:t>
        </w:r>
      </w:ins>
      <w:r w:rsidR="00644E4A">
        <w:rPr>
          <w:rFonts w:ascii="Times New Roman" w:eastAsia="Times New Roman" w:hAnsi="Times New Roman" w:cs="Times New Roman"/>
          <w:color w:val="231F20"/>
        </w:rPr>
        <w:t xml:space="preserve">degradation </w:t>
      </w:r>
      <w:del w:id="313" w:author="Natasha Hardy" w:date="2021-11-11T12:25:00Z">
        <w:r w:rsidR="00644E4A" w:rsidDel="007C0F27">
          <w:rPr>
            <w:rFonts w:ascii="Times New Roman" w:eastAsia="Times New Roman" w:hAnsi="Times New Roman" w:cs="Times New Roman"/>
            <w:color w:val="231F20"/>
          </w:rPr>
          <w:delText xml:space="preserve">of DNA </w:delText>
        </w:r>
      </w:del>
      <w:r w:rsidR="00644E4A">
        <w:rPr>
          <w:rFonts w:ascii="Times New Roman" w:eastAsia="Times New Roman" w:hAnsi="Times New Roman" w:cs="Times New Roman"/>
          <w:color w:val="231F20"/>
        </w:rPr>
        <w:t xml:space="preserve">or partial loss of </w:t>
      </w:r>
      <w:del w:id="314" w:author="Natasha Hardy" w:date="2021-11-11T12:25:00Z">
        <w:r w:rsidR="00644E4A" w:rsidDel="007C0F27">
          <w:rPr>
            <w:rFonts w:ascii="Times New Roman" w:eastAsia="Times New Roman" w:hAnsi="Times New Roman" w:cs="Times New Roman"/>
            <w:color w:val="231F20"/>
          </w:rPr>
          <w:delText xml:space="preserve">scat </w:delText>
        </w:r>
      </w:del>
      <w:r w:rsidR="00644E4A">
        <w:rPr>
          <w:rFonts w:ascii="Times New Roman" w:eastAsia="Times New Roman" w:hAnsi="Times New Roman" w:cs="Times New Roman"/>
          <w:color w:val="231F20"/>
        </w:rPr>
        <w:t>material</w:t>
      </w:r>
      <w:del w:id="315"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316" w:author="Natasha Hardy" w:date="2021-10-21T10:11:00Z">
        <w:r w:rsidR="00D942F2">
          <w:rPr>
            <w:rFonts w:ascii="Times New Roman" w:eastAsia="Times New Roman" w:hAnsi="Times New Roman" w:cs="Times New Roman"/>
          </w:rPr>
          <w:t xml:space="preserve">Whole scats were thoroughly mixed </w:t>
        </w:r>
      </w:ins>
      <w:ins w:id="317" w:author="Natasha Hardy" w:date="2021-10-21T10:12:00Z">
        <w:r w:rsidR="00D942F2">
          <w:rPr>
            <w:rFonts w:ascii="Times New Roman" w:eastAsia="Times New Roman" w:hAnsi="Times New Roman" w:cs="Times New Roman"/>
          </w:rPr>
          <w:t xml:space="preserve">with </w:t>
        </w:r>
      </w:ins>
      <w:ins w:id="318" w:author="Natasha Hardy" w:date="2021-10-21T10:16:00Z">
        <w:r w:rsidR="00D942F2">
          <w:rPr>
            <w:rFonts w:ascii="Times New Roman" w:eastAsia="Times New Roman" w:hAnsi="Times New Roman" w:cs="Times New Roman"/>
          </w:rPr>
          <w:t>individual disposable</w:t>
        </w:r>
      </w:ins>
      <w:ins w:id="319" w:author="Natasha Hardy" w:date="2021-10-21T10:12:00Z">
        <w:r w:rsidR="00D942F2">
          <w:rPr>
            <w:rFonts w:ascii="Times New Roman" w:eastAsia="Times New Roman" w:hAnsi="Times New Roman" w:cs="Times New Roman"/>
          </w:rPr>
          <w:t xml:space="preserve"> spatulas at point of collection and a 2 mL </w:t>
        </w:r>
      </w:ins>
      <w:ins w:id="320" w:author="Natasha Hardy" w:date="2021-11-11T11:08:00Z">
        <w:r w:rsidR="00850141">
          <w:rPr>
            <w:rFonts w:ascii="Times New Roman" w:eastAsia="Times New Roman" w:hAnsi="Times New Roman" w:cs="Times New Roman"/>
          </w:rPr>
          <w:t xml:space="preserve">subsample was taken from each </w:t>
        </w:r>
      </w:ins>
      <w:ins w:id="321" w:author="Natasha Hardy" w:date="2021-11-11T12:25:00Z">
        <w:r w:rsidR="007C0F27">
          <w:rPr>
            <w:rFonts w:ascii="Times New Roman" w:eastAsia="Times New Roman" w:hAnsi="Times New Roman" w:cs="Times New Roman"/>
          </w:rPr>
          <w:t>field-</w:t>
        </w:r>
      </w:ins>
      <w:ins w:id="322" w:author="Natasha Hardy" w:date="2021-11-11T11:09:00Z">
        <w:r w:rsidR="00850141">
          <w:rPr>
            <w:rFonts w:ascii="Times New Roman" w:eastAsia="Times New Roman" w:hAnsi="Times New Roman" w:cs="Times New Roman"/>
          </w:rPr>
          <w:t xml:space="preserve">homogenized scat </w:t>
        </w:r>
      </w:ins>
      <w:ins w:id="323" w:author="Natasha Hardy" w:date="2021-10-21T10:17:00Z">
        <w:r w:rsidR="00D942F2">
          <w:rPr>
            <w:rFonts w:ascii="Times New Roman" w:eastAsia="Times New Roman" w:hAnsi="Times New Roman" w:cs="Times New Roman"/>
          </w:rPr>
          <w:t>for DNA-based analyses of prey remains</w:t>
        </w:r>
      </w:ins>
      <w:ins w:id="324" w:author="Natasha Hardy" w:date="2021-10-21T10:12:00Z">
        <w:r w:rsidR="00D942F2">
          <w:rPr>
            <w:rFonts w:ascii="Times New Roman" w:eastAsia="Times New Roman" w:hAnsi="Times New Roman" w:cs="Times New Roman"/>
          </w:rPr>
          <w:t xml:space="preserve">. </w:t>
        </w:r>
      </w:ins>
      <w:ins w:id="325" w:author="Natasha Hardy" w:date="2021-10-21T10:18:00Z">
        <w:r w:rsidR="00DB7067">
          <w:rPr>
            <w:rFonts w:ascii="Times New Roman" w:eastAsia="Times New Roman" w:hAnsi="Times New Roman" w:cs="Times New Roman"/>
          </w:rPr>
          <w:t xml:space="preserve">The remaining </w:t>
        </w:r>
      </w:ins>
      <w:moveToRangeStart w:id="326" w:author="Natasha Hardy" w:date="2021-10-21T10:17:00Z" w:name="move85703521"/>
      <w:moveTo w:id="327" w:author="Natasha Hardy" w:date="2021-10-21T10:17:00Z">
        <w:del w:id="328" w:author="Natasha Hardy" w:date="2021-10-21T10:18:00Z">
          <w:r w:rsidR="00DB7067" w:rsidDel="00DB7067">
            <w:rPr>
              <w:rFonts w:ascii="Times New Roman" w:eastAsia="Times New Roman" w:hAnsi="Times New Roman" w:cs="Times New Roman"/>
            </w:rPr>
            <w:delText>W</w:delText>
          </w:r>
        </w:del>
      </w:moveTo>
      <w:ins w:id="329" w:author="Natasha Hardy" w:date="2021-10-21T10:18:00Z">
        <w:r w:rsidR="00DB7067">
          <w:rPr>
            <w:rFonts w:ascii="Times New Roman" w:eastAsia="Times New Roman" w:hAnsi="Times New Roman" w:cs="Times New Roman"/>
          </w:rPr>
          <w:t>w</w:t>
        </w:r>
      </w:ins>
      <w:moveTo w:id="330" w:author="Natasha Hardy" w:date="2021-10-21T10:17:00Z">
        <w:r w:rsidR="00DB7067">
          <w:rPr>
            <w:rFonts w:ascii="Times New Roman" w:eastAsia="Times New Roman" w:hAnsi="Times New Roman" w:cs="Times New Roman"/>
          </w:rPr>
          <w:t xml:space="preserve">hole scats were </w:t>
        </w:r>
        <w:del w:id="331" w:author="Rebecca McIntosh" w:date="2021-10-28T11:03:00Z">
          <w:r w:rsidR="00DB7067" w:rsidDel="008A7A96">
            <w:rPr>
              <w:rFonts w:ascii="Times New Roman" w:eastAsia="Times New Roman" w:hAnsi="Times New Roman" w:cs="Times New Roman"/>
            </w:rPr>
            <w:delText>used</w:delText>
          </w:r>
        </w:del>
      </w:moveTo>
      <w:ins w:id="332" w:author="Rebecca McIntosh" w:date="2021-10-28T11:03:00Z">
        <w:r w:rsidR="008A7A96">
          <w:rPr>
            <w:rFonts w:ascii="Times New Roman" w:eastAsia="Times New Roman" w:hAnsi="Times New Roman" w:cs="Times New Roman"/>
          </w:rPr>
          <w:t>collected</w:t>
        </w:r>
      </w:ins>
      <w:moveTo w:id="333" w:author="Natasha Hardy" w:date="2021-10-21T10:17:00Z">
        <w:r w:rsidR="00DB7067">
          <w:rPr>
            <w:rFonts w:ascii="Times New Roman" w:eastAsia="Times New Roman" w:hAnsi="Times New Roman" w:cs="Times New Roman"/>
          </w:rPr>
          <w:t xml:space="preserve"> for </w:t>
        </w:r>
        <w:del w:id="334" w:author="Natasha Hardy" w:date="2021-11-11T12:25:00Z">
          <w:r w:rsidR="00DB7067" w:rsidDel="007C0F27">
            <w:rPr>
              <w:rFonts w:ascii="Times New Roman" w:eastAsia="Times New Roman" w:hAnsi="Times New Roman" w:cs="Times New Roman"/>
            </w:rPr>
            <w:delText xml:space="preserve">hard-part </w:delText>
          </w:r>
        </w:del>
        <w:r w:rsidR="00DB7067">
          <w:rPr>
            <w:rFonts w:ascii="Times New Roman" w:eastAsia="Times New Roman" w:hAnsi="Times New Roman" w:cs="Times New Roman"/>
          </w:rPr>
          <w:t>analyses of morphological prey remains</w:t>
        </w:r>
      </w:moveTo>
      <w:ins w:id="335" w:author="Natasha Hardy" w:date="2021-10-21T10:18:00Z">
        <w:r w:rsidR="00DB7067">
          <w:rPr>
            <w:rFonts w:ascii="Times New Roman" w:eastAsia="Times New Roman" w:hAnsi="Times New Roman" w:cs="Times New Roman"/>
          </w:rPr>
          <w:t>,</w:t>
        </w:r>
        <w:del w:id="336" w:author="Rebecca McIntosh" w:date="2021-10-28T11:03:00Z">
          <w:r w:rsidR="00DB7067" w:rsidDel="008A7A96">
            <w:rPr>
              <w:rFonts w:ascii="Times New Roman" w:eastAsia="Times New Roman" w:hAnsi="Times New Roman" w:cs="Times New Roman"/>
              <w:color w:val="231F20"/>
            </w:rPr>
            <w:delText xml:space="preserve">and placed </w:delText>
          </w:r>
          <w:r w:rsidR="00DB7067" w:rsidDel="008A7A96">
            <w:rPr>
              <w:rFonts w:ascii="Times New Roman" w:eastAsia="Times New Roman" w:hAnsi="Times New Roman" w:cs="Times New Roman"/>
            </w:rPr>
            <w:delText>in an</w:delText>
          </w:r>
        </w:del>
        <w:r w:rsidR="00DB7067">
          <w:rPr>
            <w:rFonts w:ascii="Times New Roman" w:eastAsia="Times New Roman" w:hAnsi="Times New Roman" w:cs="Times New Roman"/>
          </w:rPr>
          <w:t xml:space="preserve"> </w:t>
        </w:r>
      </w:ins>
      <w:ins w:id="337" w:author="Rebecca McIntosh" w:date="2021-10-28T11:03:00Z">
        <w:r w:rsidR="008A7A96">
          <w:rPr>
            <w:rFonts w:ascii="Times New Roman" w:eastAsia="Times New Roman" w:hAnsi="Times New Roman" w:cs="Times New Roman"/>
            <w:color w:val="231F20"/>
          </w:rPr>
          <w:t>using in</w:t>
        </w:r>
        <w:r w:rsidR="008A7A96">
          <w:rPr>
            <w:rFonts w:ascii="Times New Roman" w:eastAsia="Times New Roman" w:hAnsi="Times New Roman" w:cs="Times New Roman"/>
          </w:rPr>
          <w:t>dividual</w:t>
        </w:r>
      </w:ins>
      <w:ins w:id="338" w:author="Natasha Hardy" w:date="2021-10-21T10:18:00Z">
        <w:r w:rsidR="00DB7067">
          <w:rPr>
            <w:rFonts w:ascii="Times New Roman" w:eastAsia="Times New Roman" w:hAnsi="Times New Roman" w:cs="Times New Roman"/>
          </w:rPr>
          <w:t xml:space="preserve"> air-tight, zip-lock bag</w:t>
        </w:r>
      </w:ins>
      <w:ins w:id="339" w:author="Rebecca McIntosh" w:date="2021-10-28T11:03:00Z">
        <w:r w:rsidR="008A7A96">
          <w:rPr>
            <w:rFonts w:ascii="Times New Roman" w:eastAsia="Times New Roman" w:hAnsi="Times New Roman" w:cs="Times New Roman"/>
          </w:rPr>
          <w:t>s</w:t>
        </w:r>
      </w:ins>
      <w:ins w:id="340" w:author="Rebecca McIntosh" w:date="2021-10-28T11:04:00Z">
        <w:r w:rsidR="008A7A96">
          <w:rPr>
            <w:rFonts w:ascii="Times New Roman" w:eastAsia="Times New Roman" w:hAnsi="Times New Roman" w:cs="Times New Roman"/>
          </w:rPr>
          <w:t>.</w:t>
        </w:r>
      </w:ins>
      <w:moveTo w:id="341" w:author="Natasha Hardy" w:date="2021-10-21T10:17:00Z">
        <w:del w:id="342" w:author="Rebecca McIntosh" w:date="2021-10-29T12:02:00Z">
          <w:r w:rsidR="00DB7067" w:rsidDel="007A0DB9">
            <w:rPr>
              <w:rFonts w:ascii="Times New Roman" w:eastAsia="Times New Roman" w:hAnsi="Times New Roman" w:cs="Times New Roman"/>
              <w:color w:val="231F20"/>
            </w:rPr>
            <w:delText>.</w:delText>
          </w:r>
        </w:del>
      </w:moveTo>
      <w:moveFromRangeStart w:id="343" w:author="Natasha Hardy" w:date="2021-10-21T10:17:00Z" w:name="move85703521"/>
      <w:moveToRangeEnd w:id="326"/>
      <w:moveFrom w:id="344"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343"/>
      <w:ins w:id="345" w:author="Natasha Hardy" w:date="2021-10-21T10:19:00Z">
        <w:r w:rsidR="00DB7067">
          <w:rPr>
            <w:rFonts w:ascii="Times New Roman" w:eastAsia="Times New Roman" w:hAnsi="Times New Roman" w:cs="Times New Roman"/>
          </w:rPr>
          <w:t xml:space="preserve"> </w:t>
        </w:r>
      </w:ins>
      <w:del w:id="346"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347"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348"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 xml:space="preserve">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349" w:name="_tyjcwt" w:colFirst="0" w:colLast="0"/>
      <w:bookmarkEnd w:id="349"/>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4D11E42A"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w:t>
      </w:r>
      <w:r w:rsidRPr="00156F8A">
        <w:rPr>
          <w:rFonts w:ascii="Times New Roman" w:eastAsia="Times New Roman" w:hAnsi="Times New Roman" w:cs="Times New Roman"/>
          <w:color w:val="211E1E"/>
        </w:rPr>
        <w:t xml:space="preserve">by </w:t>
      </w:r>
      <w:del w:id="350" w:author="Natasha Hardy" w:date="2021-11-11T11:10:00Z">
        <w:r w:rsidRPr="00156F8A" w:rsidDel="00850141">
          <w:rPr>
            <w:rPrChange w:id="351" w:author="Natasha Hardy" w:date="2021-11-11T11:16:00Z">
              <w:rPr>
                <w:shd w:val="clear" w:color="auto" w:fill="DDDDDD"/>
              </w:rPr>
            </w:rPrChange>
          </w:rPr>
          <w:delText xml:space="preserve">Kirkwood et al. (2008) and </w:delText>
        </w:r>
      </w:del>
      <w:r w:rsidRPr="00156F8A">
        <w:rPr>
          <w:rPrChange w:id="352" w:author="Natasha Hardy" w:date="2021-11-11T11:16:00Z">
            <w:rPr>
              <w:shd w:val="clear" w:color="auto" w:fill="DDDDDD"/>
            </w:rPr>
          </w:rPrChange>
        </w:rPr>
        <w:t>Page et al. (2005)</w:t>
      </w:r>
      <w:r w:rsidRPr="00156F8A">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w:t>
      </w:r>
      <w:proofErr w:type="gramStart"/>
      <w:r>
        <w:rPr>
          <w:rFonts w:ascii="Times New Roman" w:eastAsia="Times New Roman" w:hAnsi="Times New Roman" w:cs="Times New Roman"/>
          <w:color w:val="211E1E"/>
        </w:rPr>
        <w:t>flippers</w:t>
      </w:r>
      <w:proofErr w:type="gramEnd"/>
      <w:r>
        <w:rPr>
          <w:rFonts w:ascii="Times New Roman" w:eastAsia="Times New Roman" w:hAnsi="Times New Roman" w:cs="Times New Roman"/>
          <w:color w:val="211E1E"/>
        </w:rPr>
        <w:t xml:space="preserve">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353" w:name="_3dy6vkm" w:colFirst="0" w:colLast="0"/>
      <w:bookmarkEnd w:id="353"/>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61285099" w:rsidR="00C65F08" w:rsidRDefault="00156F8A">
      <w:pPr>
        <w:pBdr>
          <w:top w:val="nil"/>
          <w:left w:val="nil"/>
          <w:bottom w:val="nil"/>
          <w:right w:val="nil"/>
          <w:between w:val="nil"/>
        </w:pBdr>
        <w:rPr>
          <w:color w:val="000000"/>
        </w:rPr>
      </w:pPr>
      <w:ins w:id="354" w:author="Natasha Hardy" w:date="2021-11-11T11:17:00Z">
        <w:r>
          <w:rPr>
            <w:rFonts w:ascii="Times New Roman" w:eastAsia="Times New Roman" w:hAnsi="Times New Roman" w:cs="Times New Roman"/>
            <w:color w:val="000000"/>
          </w:rPr>
          <w:lastRenderedPageBreak/>
          <w:t xml:space="preserve">Prey </w:t>
        </w:r>
      </w:ins>
      <w:r w:rsidR="008445EE">
        <w:rPr>
          <w:rFonts w:ascii="Times New Roman" w:eastAsia="Times New Roman" w:hAnsi="Times New Roman" w:cs="Times New Roman"/>
          <w:color w:val="000000"/>
        </w:rPr>
        <w:t xml:space="preserve">DNA extractions used 250 mg of </w:t>
      </w:r>
      <w:proofErr w:type="spellStart"/>
      <w:r w:rsidR="008445EE">
        <w:rPr>
          <w:rFonts w:ascii="Times New Roman" w:eastAsia="Times New Roman" w:hAnsi="Times New Roman" w:cs="Times New Roman"/>
          <w:color w:val="000000"/>
        </w:rPr>
        <w:t>faecal</w:t>
      </w:r>
      <w:proofErr w:type="spellEnd"/>
      <w:r w:rsidR="008445EE">
        <w:rPr>
          <w:rFonts w:ascii="Times New Roman" w:eastAsia="Times New Roman" w:hAnsi="Times New Roman" w:cs="Times New Roman"/>
          <w:color w:val="000000"/>
        </w:rPr>
        <w:t xml:space="preserve"> subsamples and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DNA Isolation Kits (</w:t>
      </w:r>
      <w:hyperlink r:id="rId12">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with modifications to the manufacturer’s instructions made in response to</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extraction </w:t>
      </w:r>
      <w:proofErr w:type="spellStart"/>
      <w:r w:rsidR="008445EE">
        <w:rPr>
          <w:rFonts w:ascii="Times New Roman" w:eastAsia="Times New Roman" w:hAnsi="Times New Roman" w:cs="Times New Roman"/>
          <w:color w:val="000000"/>
        </w:rPr>
        <w:t>optimisation</w:t>
      </w:r>
      <w:proofErr w:type="spellEnd"/>
      <w:r w:rsidR="008445EE">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sidR="008445EE">
        <w:rPr>
          <w:rFonts w:ascii="Times New Roman" w:eastAsia="Times New Roman" w:hAnsi="Times New Roman" w:cs="Times New Roman"/>
        </w:rPr>
        <w:t xml:space="preserve"> S1.3</w:t>
      </w:r>
      <w:r w:rsidR="008445EE">
        <w:rPr>
          <w:rFonts w:ascii="Times New Roman" w:eastAsia="Times New Roman" w:hAnsi="Times New Roman" w:cs="Times New Roman"/>
          <w:color w:val="000000"/>
        </w:rPr>
        <w:t xml:space="preserve">). DNA was eluted in 10 mM Tris buffer,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C6 solution, (</w:t>
      </w:r>
      <w:hyperlink r:id="rId13">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and stored at -20˚C. Nuclear DNA for positive controls was extracted from a domestic chicken (</w:t>
      </w:r>
      <w:r w:rsidR="008445EE">
        <w:rPr>
          <w:rFonts w:ascii="Times New Roman" w:eastAsia="Times New Roman" w:hAnsi="Times New Roman" w:cs="Times New Roman"/>
          <w:i/>
          <w:color w:val="000000"/>
        </w:rPr>
        <w:t xml:space="preserve">Gallus </w:t>
      </w:r>
      <w:proofErr w:type="spellStart"/>
      <w:r w:rsidR="008445EE">
        <w:rPr>
          <w:rFonts w:ascii="Times New Roman" w:eastAsia="Times New Roman" w:hAnsi="Times New Roman" w:cs="Times New Roman"/>
          <w:i/>
          <w:color w:val="000000"/>
        </w:rPr>
        <w:t>gallus</w:t>
      </w:r>
      <w:proofErr w:type="spellEnd"/>
      <w:r w:rsidR="008445EE">
        <w:rPr>
          <w:rFonts w:ascii="Times New Roman" w:eastAsia="Times New Roman" w:hAnsi="Times New Roman" w:cs="Times New Roman"/>
          <w:i/>
          <w:color w:val="000000"/>
        </w:rPr>
        <w:t xml:space="preserve"> </w:t>
      </w:r>
      <w:proofErr w:type="spellStart"/>
      <w:r w:rsidR="008445EE">
        <w:rPr>
          <w:rFonts w:ascii="Times New Roman" w:eastAsia="Times New Roman" w:hAnsi="Times New Roman" w:cs="Times New Roman"/>
          <w:i/>
          <w:color w:val="000000"/>
        </w:rPr>
        <w:t>domesticus</w:t>
      </w:r>
      <w:proofErr w:type="spellEnd"/>
      <w:r w:rsidR="008445EE">
        <w:rPr>
          <w:rFonts w:ascii="Times New Roman" w:eastAsia="Times New Roman" w:hAnsi="Times New Roman" w:cs="Times New Roman"/>
          <w:color w:val="000000"/>
        </w:rPr>
        <w:t>)</w:t>
      </w:r>
      <w:del w:id="355" w:author="Rebecca McIntosh" w:date="2021-10-29T12:03:00Z">
        <w:r w:rsidR="008445EE" w:rsidDel="007A0DB9">
          <w:rPr>
            <w:rFonts w:ascii="Times New Roman" w:eastAsia="Times New Roman" w:hAnsi="Times New Roman" w:cs="Times New Roman"/>
            <w:color w:val="000000"/>
          </w:rPr>
          <w:delText>,</w:delText>
        </w:r>
      </w:del>
      <w:r w:rsidR="008445EE">
        <w:rPr>
          <w:rFonts w:ascii="Times New Roman" w:eastAsia="Times New Roman" w:hAnsi="Times New Roman" w:cs="Times New Roman"/>
          <w:color w:val="000000"/>
        </w:rPr>
        <w:t xml:space="preserve"> and a little penguin</w:t>
      </w:r>
      <w:del w:id="356" w:author="Rebecca McIntosh" w:date="2021-10-28T11:06:00Z">
        <w:r w:rsidR="008445EE" w:rsidDel="008A7A96">
          <w:rPr>
            <w:rFonts w:ascii="Times New Roman" w:eastAsia="Times New Roman" w:hAnsi="Times New Roman" w:cs="Times New Roman"/>
            <w:color w:val="000000"/>
          </w:rPr>
          <w:delText>. DNA was extracted from</w:delText>
        </w:r>
      </w:del>
      <w:ins w:id="357" w:author="Rebecca McIntosh" w:date="2021-10-28T11:06:00Z">
        <w:r w:rsidR="008A7A96">
          <w:rPr>
            <w:rFonts w:ascii="Times New Roman" w:eastAsia="Times New Roman" w:hAnsi="Times New Roman" w:cs="Times New Roman"/>
            <w:color w:val="000000"/>
          </w:rPr>
          <w:t xml:space="preserve"> using</w:t>
        </w:r>
      </w:ins>
      <w:r w:rsidR="008445EE">
        <w:rPr>
          <w:rFonts w:ascii="Times New Roman" w:eastAsia="Times New Roman" w:hAnsi="Times New Roman" w:cs="Times New Roman"/>
          <w:color w:val="000000"/>
        </w:rPr>
        <w:t xml:space="preserve"> muscle tissue </w:t>
      </w:r>
      <w:ins w:id="358" w:author="Natasha Hardy" w:date="2021-11-11T11:18:00Z">
        <w:r>
          <w:rPr>
            <w:rFonts w:ascii="Times New Roman" w:eastAsia="Times New Roman" w:hAnsi="Times New Roman" w:cs="Times New Roman"/>
            <w:color w:val="000000"/>
          </w:rPr>
          <w:t xml:space="preserve">(25mg) </w:t>
        </w:r>
      </w:ins>
      <w:r w:rsidR="008445EE">
        <w:rPr>
          <w:rFonts w:ascii="Times New Roman" w:eastAsia="Times New Roman" w:hAnsi="Times New Roman" w:cs="Times New Roman"/>
          <w:color w:val="000000"/>
        </w:rPr>
        <w:t xml:space="preserve">from the </w:t>
      </w:r>
      <w:proofErr w:type="spellStart"/>
      <w:r w:rsidR="008445EE">
        <w:rPr>
          <w:rFonts w:ascii="Times New Roman" w:eastAsia="Times New Roman" w:hAnsi="Times New Roman" w:cs="Times New Roman"/>
          <w:color w:val="000000"/>
        </w:rPr>
        <w:t>centre</w:t>
      </w:r>
      <w:proofErr w:type="spellEnd"/>
      <w:r w:rsidR="008445EE">
        <w:rPr>
          <w:rFonts w:ascii="Times New Roman" w:eastAsia="Times New Roman" w:hAnsi="Times New Roman" w:cs="Times New Roman"/>
          <w:color w:val="000000"/>
        </w:rPr>
        <w:t xml:space="preserve"> of the birds’ tissue matrix </w:t>
      </w:r>
      <w:del w:id="359" w:author="Natasha Hardy" w:date="2021-11-11T11:18:00Z">
        <w:r w:rsidR="008445EE" w:rsidDel="00156F8A">
          <w:rPr>
            <w:rFonts w:ascii="Times New Roman" w:eastAsia="Times New Roman" w:hAnsi="Times New Roman" w:cs="Times New Roman"/>
            <w:color w:val="000000"/>
          </w:rPr>
          <w:delText xml:space="preserve">(25mg) </w:delText>
        </w:r>
      </w:del>
      <w:r w:rsidR="008445EE">
        <w:rPr>
          <w:rFonts w:ascii="Times New Roman" w:eastAsia="Times New Roman" w:hAnsi="Times New Roman" w:cs="Times New Roman"/>
          <w:color w:val="000000"/>
        </w:rPr>
        <w:t xml:space="preserve">with </w:t>
      </w:r>
      <w:proofErr w:type="spellStart"/>
      <w:r w:rsidR="008445EE">
        <w:rPr>
          <w:rFonts w:ascii="Times New Roman" w:eastAsia="Times New Roman" w:hAnsi="Times New Roman" w:cs="Times New Roman"/>
          <w:color w:val="000000"/>
        </w:rPr>
        <w:t>Bioline</w:t>
      </w:r>
      <w:proofErr w:type="spellEnd"/>
      <w:r w:rsidR="008445EE">
        <w:rPr>
          <w:rFonts w:ascii="Times New Roman" w:eastAsia="Times New Roman" w:hAnsi="Times New Roman" w:cs="Times New Roman"/>
          <w:color w:val="000000"/>
        </w:rPr>
        <w:t xml:space="preserve"> Isolate II Genomic DNA Kits (</w:t>
      </w:r>
      <w:r w:rsidR="00575AC8">
        <w:fldChar w:fldCharType="begin"/>
      </w:r>
      <w:r w:rsidR="00575AC8">
        <w:instrText xml:space="preserve"> HYPERLINK "https://www.bioline.com/us/" \h </w:instrText>
      </w:r>
      <w:r w:rsidR="00575AC8">
        <w:fldChar w:fldCharType="separate"/>
      </w:r>
      <w:del w:id="360" w:author="Natasha Hardy" w:date="2021-11-12T16:39:00Z">
        <w:r w:rsidR="008445EE" w:rsidDel="003F3FBC">
          <w:rPr>
            <w:rFonts w:ascii="Times New Roman" w:eastAsia="Times New Roman" w:hAnsi="Times New Roman" w:cs="Times New Roman"/>
            <w:color w:val="0563C1"/>
            <w:u w:val="single"/>
          </w:rPr>
          <w:delText>https://</w:delText>
        </w:r>
      </w:del>
      <w:r w:rsidR="008445EE">
        <w:rPr>
          <w:rFonts w:ascii="Times New Roman" w:eastAsia="Times New Roman" w:hAnsi="Times New Roman" w:cs="Times New Roman"/>
          <w:color w:val="0563C1"/>
          <w:u w:val="single"/>
        </w:rPr>
        <w:t>www.bioline.com/us/</w:t>
      </w:r>
      <w:r w:rsidR="00575AC8">
        <w:rPr>
          <w:rFonts w:ascii="Times New Roman" w:eastAsia="Times New Roman" w:hAnsi="Times New Roman" w:cs="Times New Roman"/>
          <w:color w:val="0563C1"/>
          <w:u w:val="single"/>
        </w:rPr>
        <w:fldChar w:fldCharType="end"/>
      </w:r>
      <w:r w:rsidR="008445EE">
        <w:rPr>
          <w:rFonts w:ascii="Times New Roman" w:eastAsia="Times New Roman" w:hAnsi="Times New Roman" w:cs="Times New Roman"/>
          <w:color w:val="000000"/>
        </w:rPr>
        <w:t>) as per manufacturer instructions.</w:t>
      </w:r>
    </w:p>
    <w:p w14:paraId="7B88AD72" w14:textId="1C53428D" w:rsidR="00C65F08" w:rsidRDefault="008445EE">
      <w:pPr>
        <w:pBdr>
          <w:top w:val="nil"/>
          <w:left w:val="nil"/>
          <w:bottom w:val="nil"/>
          <w:right w:val="nil"/>
          <w:between w:val="nil"/>
        </w:pBdr>
        <w:ind w:firstLine="720"/>
      </w:pPr>
      <w:del w:id="361" w:author="Natasha Hardy" w:date="2021-11-11T11:21:00Z">
        <w:r w:rsidDel="00156F8A">
          <w:rPr>
            <w:rFonts w:ascii="Times New Roman" w:eastAsia="Times New Roman" w:hAnsi="Times New Roman" w:cs="Times New Roman"/>
            <w:color w:val="000000"/>
          </w:rPr>
          <w:delText xml:space="preserve">A </w:delText>
        </w:r>
      </w:del>
      <w:ins w:id="362" w:author="Natasha Hardy" w:date="2021-11-11T11:21:00Z">
        <w:r w:rsidR="00156F8A">
          <w:rPr>
            <w:rFonts w:ascii="Times New Roman" w:eastAsia="Times New Roman" w:hAnsi="Times New Roman" w:cs="Times New Roman"/>
            <w:color w:val="000000"/>
          </w:rPr>
          <w:t xml:space="preserve">In </w:t>
        </w:r>
      </w:ins>
      <w:r>
        <w:rPr>
          <w:rFonts w:ascii="Times New Roman" w:eastAsia="Times New Roman" w:hAnsi="Times New Roman" w:cs="Times New Roman"/>
          <w:color w:val="000000"/>
        </w:rPr>
        <w:t>total</w:t>
      </w:r>
      <w:del w:id="363" w:author="Natasha Hardy" w:date="2021-11-11T11:21:00Z">
        <w:r w:rsidDel="00156F8A">
          <w:rPr>
            <w:rFonts w:ascii="Times New Roman" w:eastAsia="Times New Roman" w:hAnsi="Times New Roman" w:cs="Times New Roman"/>
            <w:color w:val="000000"/>
          </w:rPr>
          <w:delText xml:space="preserve"> of</w:delText>
        </w:r>
      </w:del>
      <w:ins w:id="364" w:author="Natasha Hardy" w:date="2021-11-11T11:21:00Z">
        <w:r w:rsidR="00156F8A">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w:t>
      </w:r>
      <w:ins w:id="365" w:author="Natasha Hardy" w:date="2021-11-11T11:22:00Z">
        <w:r w:rsidR="001C5BFB">
          <w:rPr>
            <w:rFonts w:ascii="Times New Roman" w:eastAsia="Times New Roman" w:hAnsi="Times New Roman" w:cs="Times New Roman"/>
            <w:color w:val="000000"/>
          </w:rPr>
          <w:t xml:space="preserve">at two DNA concentrations </w:t>
        </w:r>
      </w:ins>
      <w:r>
        <w:rPr>
          <w:rFonts w:ascii="Times New Roman" w:eastAsia="Times New Roman" w:hAnsi="Times New Roman" w:cs="Times New Roman"/>
          <w:color w:val="000000"/>
        </w:rPr>
        <w:t xml:space="preserve">(neat and 1:10 dilutions), as well as extraction blanks (n = 5), PCR blanks (n = </w:t>
      </w:r>
      <w:del w:id="366" w:author="Natasha Hardy" w:date="2021-10-21T15:25:00Z">
        <w:r w:rsidDel="00C316C1">
          <w:rPr>
            <w:color w:val="000000"/>
          </w:rPr>
          <w:delText>2</w:delText>
        </w:r>
      </w:del>
      <w:ins w:id="367" w:author="Natasha Hardy" w:date="2021-10-21T15:25:00Z">
        <w:r w:rsidR="00C316C1">
          <w:rPr>
            <w:color w:val="000000"/>
          </w:rPr>
          <w:t>4</w:t>
        </w:r>
      </w:ins>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368" w:author="Natasha Hardy" w:date="2021-10-21T15:26:00Z">
        <w:r w:rsidR="00C316C1">
          <w:rPr>
            <w:color w:val="000000"/>
          </w:rPr>
          <w:t xml:space="preserve"> in each duplicate</w:t>
        </w:r>
      </w:ins>
      <w:r>
        <w:rPr>
          <w:color w:val="000000"/>
        </w:rPr>
        <w:t>. A total of 32 samples showed target amplicons</w:t>
      </w:r>
      <w:ins w:id="369" w:author="Natasha Hardy" w:date="2021-10-21T15:26:00Z">
        <w:r w:rsidR="00C316C1">
          <w:rPr>
            <w:color w:val="000000"/>
          </w:rPr>
          <w:t xml:space="preserve"> </w:t>
        </w:r>
      </w:ins>
      <w:ins w:id="370" w:author="Natasha Hardy" w:date="2021-11-11T12:23:00Z">
        <w:r w:rsidR="007C0F27">
          <w:rPr>
            <w:color w:val="000000"/>
          </w:rPr>
          <w:t>i</w:t>
        </w:r>
      </w:ins>
      <w:ins w:id="371" w:author="Natasha Hardy" w:date="2021-10-21T15:26:00Z">
        <w:r w:rsidR="00C316C1">
          <w:rPr>
            <w:color w:val="000000"/>
          </w:rPr>
          <w:t>n both or one duplicate</w:t>
        </w:r>
      </w:ins>
      <w:ins w:id="372" w:author="Natasha Hardy" w:date="2021-10-21T15:28:00Z">
        <w:r w:rsidR="00C316C1">
          <w:rPr>
            <w:color w:val="000000"/>
          </w:rPr>
          <w:t xml:space="preserve">, </w:t>
        </w:r>
      </w:ins>
      <w:ins w:id="373" w:author="Natasha Hardy" w:date="2021-11-29T18:10:00Z">
        <w:r w:rsidR="00687071">
          <w:rPr>
            <w:color w:val="000000"/>
          </w:rPr>
          <w:t>but not in</w:t>
        </w:r>
      </w:ins>
      <w:ins w:id="374" w:author="Natasha Hardy" w:date="2021-10-21T15:28:00Z">
        <w:r w:rsidR="00C316C1">
          <w:rPr>
            <w:color w:val="000000"/>
          </w:rPr>
          <w:t xml:space="preserve"> the extraction blanks and PCR blanks (negative controls)</w:t>
        </w:r>
      </w:ins>
      <w:ins w:id="375" w:author="Natasha Hardy" w:date="2021-10-21T12:42:00Z">
        <w:r w:rsidR="00825B4C">
          <w:rPr>
            <w:color w:val="000000"/>
          </w:rPr>
          <w:t>.</w:t>
        </w:r>
      </w:ins>
      <w:ins w:id="376" w:author="Natasha Hardy" w:date="2021-10-21T15:29:00Z">
        <w:r w:rsidR="00C316C1">
          <w:rPr>
            <w:color w:val="000000"/>
          </w:rPr>
          <w:t xml:space="preserve"> We procee</w:t>
        </w:r>
      </w:ins>
      <w:ins w:id="377" w:author="Natasha Hardy" w:date="2021-10-21T15:30:00Z">
        <w:r w:rsidR="00C316C1">
          <w:rPr>
            <w:color w:val="000000"/>
          </w:rPr>
          <w:t xml:space="preserve">ded </w:t>
        </w:r>
      </w:ins>
      <w:ins w:id="378" w:author="Natasha Hardy" w:date="2021-10-21T15:31:00Z">
        <w:r w:rsidR="00C316C1">
          <w:rPr>
            <w:color w:val="000000"/>
          </w:rPr>
          <w:t>with sequencing using</w:t>
        </w:r>
      </w:ins>
      <w:ins w:id="379" w:author="Natasha Hardy" w:date="2021-10-21T16:01:00Z">
        <w:r w:rsidR="00432A9A">
          <w:rPr>
            <w:color w:val="000000"/>
          </w:rPr>
          <w:t xml:space="preserve"> a single sample of</w:t>
        </w:r>
      </w:ins>
      <w:ins w:id="380" w:author="Natasha Hardy" w:date="2021-10-21T15:30:00Z">
        <w:r w:rsidR="00C316C1">
          <w:rPr>
            <w:color w:val="000000"/>
          </w:rPr>
          <w:t xml:space="preserve"> DNA extract (</w:t>
        </w:r>
      </w:ins>
      <w:ins w:id="381" w:author="Natasha Hardy" w:date="2021-11-11T11:25:00Z">
        <w:r w:rsidR="001C5BFB" w:rsidRPr="001C5BFB">
          <w:rPr>
            <w:color w:val="000000"/>
            <w:rPrChange w:id="382" w:author="Natasha Hardy" w:date="2021-11-11T11:25:00Z">
              <w:rPr>
                <w:color w:val="000000"/>
                <w:highlight w:val="yellow"/>
              </w:rPr>
            </w:rPrChange>
          </w:rPr>
          <w:t>neat</w:t>
        </w:r>
      </w:ins>
      <w:ins w:id="383" w:author="Natasha Hardy" w:date="2021-10-21T15:30:00Z">
        <w:r w:rsidR="00C316C1" w:rsidRPr="001C5BFB">
          <w:rPr>
            <w:color w:val="000000"/>
            <w:rPrChange w:id="384" w:author="Natasha Hardy" w:date="2021-11-11T11:25:00Z">
              <w:rPr>
                <w:color w:val="000000"/>
                <w:highlight w:val="yellow"/>
              </w:rPr>
            </w:rPrChange>
          </w:rPr>
          <w:t xml:space="preserve"> concentration</w:t>
        </w:r>
        <w:r w:rsidR="00C316C1">
          <w:rPr>
            <w:color w:val="000000"/>
          </w:rPr>
          <w:t xml:space="preserve">) </w:t>
        </w:r>
      </w:ins>
      <w:ins w:id="385" w:author="Natasha Hardy" w:date="2021-10-21T15:31:00Z">
        <w:r w:rsidR="00C316C1">
          <w:rPr>
            <w:color w:val="000000"/>
          </w:rPr>
          <w:t xml:space="preserve">for </w:t>
        </w:r>
      </w:ins>
      <w:ins w:id="386" w:author="Natasha Hardy" w:date="2021-10-21T16:01:00Z">
        <w:r w:rsidR="00432A9A">
          <w:rPr>
            <w:color w:val="000000"/>
          </w:rPr>
          <w:t xml:space="preserve">each of </w:t>
        </w:r>
      </w:ins>
      <w:ins w:id="387" w:author="Natasha Hardy" w:date="2021-10-21T15:31:00Z">
        <w:r w:rsidR="00C316C1">
          <w:rPr>
            <w:color w:val="000000"/>
          </w:rPr>
          <w:t xml:space="preserve">the </w:t>
        </w:r>
      </w:ins>
      <w:ins w:id="388" w:author="Natasha Hardy" w:date="2021-10-21T15:32:00Z">
        <w:r w:rsidR="00C316C1">
          <w:rPr>
            <w:color w:val="000000"/>
          </w:rPr>
          <w:t>32 samples that tested positive for birds, and we include</w:t>
        </w:r>
      </w:ins>
      <w:ins w:id="389" w:author="Rebecca McIntosh" w:date="2021-10-29T12:04:00Z">
        <w:r w:rsidR="007A0DB9">
          <w:rPr>
            <w:color w:val="000000"/>
          </w:rPr>
          <w:t>d</w:t>
        </w:r>
      </w:ins>
      <w:ins w:id="390" w:author="Natasha Hardy" w:date="2021-10-21T15:32:00Z">
        <w:r w:rsidR="00C316C1">
          <w:rPr>
            <w:color w:val="000000"/>
          </w:rPr>
          <w:t xml:space="preserve"> two extraction blanks and one positive control. </w:t>
        </w:r>
      </w:ins>
      <w:del w:id="391"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ins w:id="392" w:author="Natasha Hardy" w:date="2021-11-11T11:26:00Z">
        <w:r w:rsidR="001C5BFB">
          <w:rPr>
            <w:color w:val="000000"/>
          </w:rPr>
          <w:t xml:space="preserve"> (REF – TINA?)</w:t>
        </w:r>
      </w:ins>
      <w:r>
        <w:t>.</w:t>
      </w:r>
      <w:r>
        <w:rPr>
          <w:color w:val="000000"/>
        </w:rPr>
        <w:t xml:space="preserve"> The sequencing workflow</w:t>
      </w:r>
      <w:del w:id="393" w:author="Natasha Hardy" w:date="2021-11-11T12:28:00Z">
        <w:r w:rsidDel="00960F72">
          <w:rPr>
            <w:color w:val="000000"/>
          </w:rPr>
          <w:delText>, including</w:delText>
        </w:r>
      </w:del>
      <w:ins w:id="394" w:author="Natasha Hardy" w:date="2021-11-11T12:28:00Z">
        <w:r w:rsidR="00960F72">
          <w:rPr>
            <w:color w:val="000000"/>
          </w:rPr>
          <w:t xml:space="preserve"> –</w:t>
        </w:r>
      </w:ins>
      <w:r>
        <w:rPr>
          <w:color w:val="000000"/>
        </w:rPr>
        <w:t xml:space="preserve">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v2 Nano 150 bp) and demultiplexing</w:t>
      </w:r>
      <w:del w:id="395" w:author="Natasha Hardy" w:date="2021-11-11T12:28:00Z">
        <w:r w:rsidDel="00960F72">
          <w:rPr>
            <w:color w:val="000000"/>
          </w:rPr>
          <w:delText xml:space="preserve">, </w:delText>
        </w:r>
      </w:del>
      <w:ins w:id="396" w:author="Natasha Hardy" w:date="2021-11-11T12:28:00Z">
        <w:r w:rsidR="00960F72">
          <w:rPr>
            <w:color w:val="000000"/>
          </w:rPr>
          <w:t xml:space="preserve"> – </w:t>
        </w:r>
      </w:ins>
      <w:r>
        <w:rPr>
          <w:color w:val="000000"/>
        </w:rPr>
        <w:t xml:space="preserve">was performed by </w:t>
      </w:r>
      <w:del w:id="397" w:author="Natasha Hardy" w:date="2021-11-11T11:33:00Z">
        <w:r w:rsidDel="00BD11B3">
          <w:rPr>
            <w:color w:val="000000"/>
          </w:rPr>
          <w:delText xml:space="preserve">the </w:delText>
        </w:r>
      </w:del>
      <w:proofErr w:type="spellStart"/>
      <w:r>
        <w:rPr>
          <w:color w:val="000000"/>
        </w:rPr>
        <w:t>Ramaciotti</w:t>
      </w:r>
      <w:proofErr w:type="spellEnd"/>
      <w:r>
        <w:rPr>
          <w:color w:val="000000"/>
        </w:rPr>
        <w:t xml:space="preserve"> Centre for Genomics</w:t>
      </w:r>
      <w:ins w:id="398" w:author="Natasha Hardy" w:date="2021-11-11T12:28:00Z">
        <w:r w:rsidR="00960F72">
          <w:rPr>
            <w:color w:val="000000"/>
          </w:rPr>
          <w:t>,</w:t>
        </w:r>
      </w:ins>
      <w:r>
        <w:rPr>
          <w:color w:val="000000"/>
        </w:rPr>
        <w:t xml:space="preserve"> </w:t>
      </w:r>
      <w:del w:id="399" w:author="Natasha Hardy" w:date="2021-11-11T12:28:00Z">
        <w:r w:rsidDel="00960F72">
          <w:rPr>
            <w:color w:val="000000"/>
          </w:rPr>
          <w:delText>laborator</w:delText>
        </w:r>
      </w:del>
      <w:del w:id="400" w:author="Natasha Hardy" w:date="2021-11-11T11:33:00Z">
        <w:r w:rsidDel="00BD11B3">
          <w:rPr>
            <w:color w:val="000000"/>
          </w:rPr>
          <w:delText>ies</w:delText>
        </w:r>
      </w:del>
      <w:del w:id="401" w:author="Natasha Hardy" w:date="2021-11-11T12:28:00Z">
        <w:r w:rsidDel="00960F72">
          <w:rPr>
            <w:color w:val="000000"/>
          </w:rPr>
          <w:delText xml:space="preserve"> at the </w:delText>
        </w:r>
      </w:del>
      <w:r>
        <w:rPr>
          <w:color w:val="000000"/>
        </w:rPr>
        <w:t>University of New South Wales.</w:t>
      </w:r>
    </w:p>
    <w:p w14:paraId="4572F7AF" w14:textId="63CEEB15" w:rsidR="00C65F08" w:rsidRPr="00687071" w:rsidDel="003F668B" w:rsidRDefault="008445EE">
      <w:pPr>
        <w:pBdr>
          <w:top w:val="nil"/>
          <w:left w:val="nil"/>
          <w:bottom w:val="nil"/>
          <w:right w:val="nil"/>
          <w:between w:val="nil"/>
        </w:pBdr>
        <w:ind w:firstLine="720"/>
        <w:rPr>
          <w:del w:id="402" w:author="Natasha Hardy" w:date="2021-11-11T11:36:00Z"/>
          <w:highlight w:val="yellow"/>
          <w:rPrChange w:id="403" w:author="Natasha Hardy" w:date="2021-11-29T18:11:00Z">
            <w:rPr>
              <w:del w:id="404" w:author="Natasha Hardy" w:date="2021-11-11T11:36:00Z"/>
            </w:rPr>
          </w:rPrChange>
        </w:rPr>
      </w:pPr>
      <w:del w:id="405" w:author="Natasha Hardy" w:date="2021-11-11T11:33:00Z">
        <w:r w:rsidRPr="00687071" w:rsidDel="003F668B">
          <w:rPr>
            <w:highlight w:val="yellow"/>
            <w:rPrChange w:id="406" w:author="Natasha Hardy" w:date="2021-11-29T18:11:00Z">
              <w:rPr/>
            </w:rPrChange>
          </w:rPr>
          <w:delText>Our b</w:delText>
        </w:r>
      </w:del>
      <w:ins w:id="407" w:author="Natasha Hardy" w:date="2021-11-11T11:33:00Z">
        <w:r w:rsidR="003F668B" w:rsidRPr="00687071">
          <w:rPr>
            <w:highlight w:val="yellow"/>
            <w:rPrChange w:id="408" w:author="Natasha Hardy" w:date="2021-11-29T18:11:00Z">
              <w:rPr/>
            </w:rPrChange>
          </w:rPr>
          <w:t>B</w:t>
        </w:r>
      </w:ins>
      <w:r w:rsidRPr="00687071">
        <w:rPr>
          <w:highlight w:val="yellow"/>
          <w:rPrChange w:id="409" w:author="Natasha Hardy" w:date="2021-11-29T18:11:00Z">
            <w:rPr/>
          </w:rPrChange>
        </w:rPr>
        <w:t xml:space="preserve">ioinformatics and sequence quality filtering procedures are described </w:t>
      </w:r>
      <w:del w:id="410" w:author="Microsoft Office User" w:date="2021-10-14T07:15:00Z">
        <w:r w:rsidRPr="00687071" w:rsidDel="00A7116A">
          <w:rPr>
            <w:highlight w:val="yellow"/>
            <w:rPrChange w:id="411" w:author="Natasha Hardy" w:date="2021-11-29T18:11:00Z">
              <w:rPr/>
            </w:rPrChange>
          </w:rPr>
          <w:delText xml:space="preserve">in reproducible detail </w:delText>
        </w:r>
      </w:del>
      <w:r w:rsidRPr="00687071">
        <w:rPr>
          <w:highlight w:val="yellow"/>
          <w:rPrChange w:id="412" w:author="Natasha Hardy" w:date="2021-11-29T18:11:00Z">
            <w:rPr/>
          </w:rPrChange>
        </w:rPr>
        <w:t xml:space="preserve">in </w:t>
      </w:r>
      <w:ins w:id="413" w:author="Natasha Hardy" w:date="2021-10-21T16:05:00Z">
        <w:r w:rsidR="00432A9A" w:rsidRPr="00687071">
          <w:rPr>
            <w:highlight w:val="yellow"/>
            <w:rPrChange w:id="414" w:author="Natasha Hardy" w:date="2021-11-29T18:11:00Z">
              <w:rPr/>
            </w:rPrChange>
          </w:rPr>
          <w:t xml:space="preserve">reproducible detail in </w:t>
        </w:r>
      </w:ins>
      <w:r w:rsidR="0034344F" w:rsidRPr="00687071">
        <w:rPr>
          <w:highlight w:val="yellow"/>
          <w:rPrChange w:id="415" w:author="Natasha Hardy" w:date="2021-11-29T18:11:00Z">
            <w:rPr/>
          </w:rPrChange>
        </w:rPr>
        <w:t>Appendix</w:t>
      </w:r>
      <w:r w:rsidRPr="00687071">
        <w:rPr>
          <w:highlight w:val="yellow"/>
          <w:rPrChange w:id="416" w:author="Natasha Hardy" w:date="2021-11-29T18:11:00Z">
            <w:rPr/>
          </w:rPrChange>
        </w:rPr>
        <w:t xml:space="preserve"> S1.3. We use</w:t>
      </w:r>
      <w:ins w:id="417" w:author="Microsoft Office User" w:date="2021-10-14T07:16:00Z">
        <w:r w:rsidR="00A7116A" w:rsidRPr="00687071">
          <w:rPr>
            <w:highlight w:val="yellow"/>
            <w:rPrChange w:id="418" w:author="Natasha Hardy" w:date="2021-11-29T18:11:00Z">
              <w:rPr/>
            </w:rPrChange>
          </w:rPr>
          <w:t>d</w:t>
        </w:r>
      </w:ins>
      <w:r w:rsidRPr="00687071">
        <w:rPr>
          <w:highlight w:val="yellow"/>
          <w:rPrChange w:id="419" w:author="Natasha Hardy" w:date="2021-11-29T18:11:00Z">
            <w:rPr/>
          </w:rPrChange>
        </w:rPr>
        <w:t xml:space="preserve"> </w:t>
      </w:r>
      <w:proofErr w:type="spellStart"/>
      <w:r w:rsidRPr="00687071">
        <w:rPr>
          <w:highlight w:val="yellow"/>
          <w:rPrChange w:id="420" w:author="Natasha Hardy" w:date="2021-11-29T18:11:00Z">
            <w:rPr/>
          </w:rPrChange>
        </w:rPr>
        <w:t>Geneious</w:t>
      </w:r>
      <w:proofErr w:type="spellEnd"/>
      <w:r w:rsidRPr="00687071">
        <w:rPr>
          <w:highlight w:val="yellow"/>
          <w:rPrChange w:id="421" w:author="Natasha Hardy" w:date="2021-11-29T18:11:00Z">
            <w:rPr/>
          </w:rPrChange>
        </w:rPr>
        <w:t xml:space="preserve"> R8.1.5 (Kearse et al., 2012) </w:t>
      </w:r>
      <w:del w:id="422" w:author="Microsoft Office User" w:date="2021-10-14T07:14:00Z">
        <w:r w:rsidRPr="00687071" w:rsidDel="00A7116A">
          <w:rPr>
            <w:highlight w:val="yellow"/>
            <w:rPrChange w:id="423" w:author="Natasha Hardy" w:date="2021-11-29T18:11:00Z">
              <w:rPr/>
            </w:rPrChange>
          </w:rPr>
          <w:delText xml:space="preserve">for </w:delText>
        </w:r>
      </w:del>
      <w:ins w:id="424" w:author="Microsoft Office User" w:date="2021-10-14T07:14:00Z">
        <w:r w:rsidR="00A7116A" w:rsidRPr="00687071">
          <w:rPr>
            <w:highlight w:val="yellow"/>
            <w:rPrChange w:id="425" w:author="Natasha Hardy" w:date="2021-11-29T18:11:00Z">
              <w:rPr/>
            </w:rPrChange>
          </w:rPr>
          <w:t xml:space="preserve">to </w:t>
        </w:r>
      </w:ins>
      <w:r w:rsidRPr="00687071">
        <w:rPr>
          <w:highlight w:val="yellow"/>
          <w:rPrChange w:id="426" w:author="Natasha Hardy" w:date="2021-11-29T18:11:00Z">
            <w:rPr/>
          </w:rPrChange>
        </w:rPr>
        <w:lastRenderedPageBreak/>
        <w:t>process</w:t>
      </w:r>
      <w:ins w:id="427" w:author="Microsoft Office User" w:date="2021-10-14T07:14:00Z">
        <w:r w:rsidR="00A7116A" w:rsidRPr="00687071">
          <w:rPr>
            <w:highlight w:val="yellow"/>
            <w:rPrChange w:id="428" w:author="Natasha Hardy" w:date="2021-11-29T18:11:00Z">
              <w:rPr/>
            </w:rPrChange>
          </w:rPr>
          <w:t xml:space="preserve"> the</w:t>
        </w:r>
      </w:ins>
      <w:del w:id="429" w:author="Microsoft Office User" w:date="2021-10-14T07:14:00Z">
        <w:r w:rsidRPr="00687071" w:rsidDel="00A7116A">
          <w:rPr>
            <w:highlight w:val="yellow"/>
            <w:rPrChange w:id="430" w:author="Natasha Hardy" w:date="2021-11-29T18:11:00Z">
              <w:rPr/>
            </w:rPrChange>
          </w:rPr>
          <w:delText>ing</w:delText>
        </w:r>
      </w:del>
      <w:r w:rsidRPr="00687071">
        <w:rPr>
          <w:highlight w:val="yellow"/>
          <w:rPrChange w:id="431" w:author="Natasha Hardy" w:date="2021-11-29T18:11:00Z">
            <w:rPr/>
          </w:rPrChange>
        </w:rPr>
        <w:t xml:space="preserve"> paired-end sequences and</w:t>
      </w:r>
      <w:ins w:id="432" w:author="Microsoft Office User" w:date="2021-10-14T07:13:00Z">
        <w:r w:rsidR="00A7116A" w:rsidRPr="00687071">
          <w:rPr>
            <w:highlight w:val="yellow"/>
            <w:rPrChange w:id="433" w:author="Natasha Hardy" w:date="2021-11-29T18:11:00Z">
              <w:rPr/>
            </w:rPrChange>
          </w:rPr>
          <w:t xml:space="preserve"> </w:t>
        </w:r>
        <w:del w:id="434" w:author="Natasha Hardy" w:date="2021-11-11T11:34:00Z">
          <w:r w:rsidR="00A7116A" w:rsidRPr="00687071" w:rsidDel="003F668B">
            <w:rPr>
              <w:highlight w:val="yellow"/>
              <w:rPrChange w:id="435" w:author="Natasha Hardy" w:date="2021-11-29T18:11:00Z">
                <w:rPr/>
              </w:rPrChange>
            </w:rPr>
            <w:delText xml:space="preserve">to </w:delText>
          </w:r>
        </w:del>
      </w:ins>
      <w:ins w:id="436" w:author="Microsoft Office User" w:date="2021-10-14T07:16:00Z">
        <w:del w:id="437" w:author="Natasha Hardy" w:date="2021-11-11T11:34:00Z">
          <w:r w:rsidR="00A7116A" w:rsidRPr="00687071" w:rsidDel="003F668B">
            <w:rPr>
              <w:highlight w:val="yellow"/>
              <w:rPrChange w:id="438" w:author="Natasha Hardy" w:date="2021-11-29T18:11:00Z">
                <w:rPr/>
              </w:rPrChange>
            </w:rPr>
            <w:delText>identify</w:delText>
          </w:r>
        </w:del>
      </w:ins>
      <w:ins w:id="439" w:author="Natasha Hardy" w:date="2021-11-11T11:34:00Z">
        <w:r w:rsidR="003F668B" w:rsidRPr="00687071">
          <w:rPr>
            <w:highlight w:val="yellow"/>
            <w:rPrChange w:id="440" w:author="Natasha Hardy" w:date="2021-11-29T18:11:00Z">
              <w:rPr/>
            </w:rPrChange>
          </w:rPr>
          <w:t>retain</w:t>
        </w:r>
      </w:ins>
      <w:ins w:id="441" w:author="Microsoft Office User" w:date="2021-10-14T07:14:00Z">
        <w:r w:rsidR="00A7116A" w:rsidRPr="00687071">
          <w:rPr>
            <w:highlight w:val="yellow"/>
            <w:rPrChange w:id="442" w:author="Natasha Hardy" w:date="2021-11-29T18:11:00Z">
              <w:rPr/>
            </w:rPrChange>
          </w:rPr>
          <w:t xml:space="preserve"> only those sequences with </w:t>
        </w:r>
      </w:ins>
      <w:ins w:id="443" w:author="Microsoft Office User" w:date="2021-10-14T07:15:00Z">
        <w:r w:rsidR="00A7116A" w:rsidRPr="00687071">
          <w:rPr>
            <w:highlight w:val="yellow"/>
            <w:rPrChange w:id="444" w:author="Natasha Hardy" w:date="2021-11-29T18:11:00Z">
              <w:rPr/>
            </w:rPrChange>
          </w:rPr>
          <w:t>exact</w:t>
        </w:r>
      </w:ins>
      <w:del w:id="445" w:author="Microsoft Office User" w:date="2021-10-14T07:14:00Z">
        <w:r w:rsidRPr="00687071" w:rsidDel="00A7116A">
          <w:rPr>
            <w:highlight w:val="yellow"/>
            <w:rPrChange w:id="446" w:author="Natasha Hardy" w:date="2021-11-29T18:11:00Z">
              <w:rPr/>
            </w:rPrChange>
          </w:rPr>
          <w:delText xml:space="preserve"> </w:delText>
        </w:r>
      </w:del>
      <w:del w:id="447" w:author="Microsoft Office User" w:date="2021-10-14T07:13:00Z">
        <w:r w:rsidRPr="00687071" w:rsidDel="00A7116A">
          <w:rPr>
            <w:highlight w:val="yellow"/>
            <w:rPrChange w:id="448" w:author="Natasha Hardy" w:date="2021-11-29T18:11:00Z">
              <w:rPr/>
            </w:rPrChange>
          </w:rPr>
          <w:delText xml:space="preserve">removing </w:delText>
        </w:r>
      </w:del>
      <w:ins w:id="449" w:author="Microsoft Office User" w:date="2021-10-14T07:00:00Z">
        <w:r w:rsidR="001305FA" w:rsidRPr="00687071">
          <w:rPr>
            <w:highlight w:val="yellow"/>
            <w:rPrChange w:id="450" w:author="Natasha Hardy" w:date="2021-11-29T18:11:00Z">
              <w:rPr/>
            </w:rPrChange>
          </w:rPr>
          <w:t xml:space="preserve"> matched </w:t>
        </w:r>
      </w:ins>
      <w:r w:rsidRPr="00687071">
        <w:rPr>
          <w:highlight w:val="yellow"/>
          <w:rPrChange w:id="451" w:author="Natasha Hardy" w:date="2021-11-29T18:11:00Z">
            <w:rPr/>
          </w:rPrChange>
        </w:rPr>
        <w:t>genetic tags and primers</w:t>
      </w:r>
      <w:ins w:id="452" w:author="Microsoft Office User" w:date="2021-10-14T07:16:00Z">
        <w:r w:rsidR="00A7116A" w:rsidRPr="00687071">
          <w:rPr>
            <w:highlight w:val="yellow"/>
            <w:rPrChange w:id="453" w:author="Natasha Hardy" w:date="2021-11-29T18:11:00Z">
              <w:rPr/>
            </w:rPrChange>
          </w:rPr>
          <w:t xml:space="preserve"> for each sample</w:t>
        </w:r>
      </w:ins>
      <w:r w:rsidRPr="00687071">
        <w:rPr>
          <w:highlight w:val="yellow"/>
          <w:rPrChange w:id="454" w:author="Natasha Hardy" w:date="2021-11-29T18:11:00Z">
            <w:rPr/>
          </w:rPrChange>
        </w:rPr>
        <w:t>.</w:t>
      </w:r>
      <w:ins w:id="455" w:author="Microsoft Office User" w:date="2021-10-14T07:18:00Z">
        <w:r w:rsidR="00A7116A" w:rsidRPr="00687071">
          <w:rPr>
            <w:highlight w:val="yellow"/>
            <w:rPrChange w:id="456" w:author="Natasha Hardy" w:date="2021-11-29T18:11:00Z">
              <w:rPr/>
            </w:rPrChange>
          </w:rPr>
          <w:t xml:space="preserve"> Primers and tags were removed after this initial filtering step</w:t>
        </w:r>
      </w:ins>
      <w:ins w:id="457" w:author="Microsoft Office User" w:date="2021-10-14T07:19:00Z">
        <w:r w:rsidR="00A7116A" w:rsidRPr="00687071">
          <w:rPr>
            <w:highlight w:val="yellow"/>
            <w:rPrChange w:id="458" w:author="Natasha Hardy" w:date="2021-11-29T18:11:00Z">
              <w:rPr/>
            </w:rPrChange>
          </w:rPr>
          <w:t xml:space="preserve"> to leave the target sequences.</w:t>
        </w:r>
      </w:ins>
      <w:r w:rsidRPr="00687071">
        <w:rPr>
          <w:highlight w:val="yellow"/>
          <w:rPrChange w:id="459" w:author="Natasha Hardy" w:date="2021-11-29T18:11:00Z">
            <w:rPr/>
          </w:rPrChange>
        </w:rPr>
        <w:t xml:space="preserve"> T</w:t>
      </w:r>
      <w:ins w:id="460" w:author="Microsoft Office User" w:date="2021-10-14T07:19:00Z">
        <w:r w:rsidR="00A7116A" w:rsidRPr="00687071">
          <w:rPr>
            <w:highlight w:val="yellow"/>
            <w:rPrChange w:id="461" w:author="Natasha Hardy" w:date="2021-11-29T18:11:00Z">
              <w:rPr/>
            </w:rPrChange>
          </w:rPr>
          <w:t>hese t</w:t>
        </w:r>
      </w:ins>
      <w:r w:rsidRPr="00687071">
        <w:rPr>
          <w:highlight w:val="yellow"/>
          <w:rPrChange w:id="462" w:author="Natasha Hardy" w:date="2021-11-29T18:11:00Z">
            <w:rPr/>
          </w:rPrChange>
        </w:rPr>
        <w:t xml:space="preserve">arget sequences were </w:t>
      </w:r>
      <w:ins w:id="463" w:author="Natasha Hardy" w:date="2021-11-13T10:33:00Z">
        <w:r w:rsidR="00075E7C" w:rsidRPr="00687071">
          <w:rPr>
            <w:highlight w:val="yellow"/>
            <w:rPrChange w:id="464" w:author="Natasha Hardy" w:date="2021-11-29T18:11:00Z">
              <w:rPr/>
            </w:rPrChange>
          </w:rPr>
          <w:t xml:space="preserve">quality controlled and </w:t>
        </w:r>
      </w:ins>
      <w:r w:rsidRPr="00687071">
        <w:rPr>
          <w:highlight w:val="yellow"/>
          <w:rPrChange w:id="465" w:author="Natasha Hardy" w:date="2021-11-29T18:11:00Z">
            <w:rPr/>
          </w:rPrChange>
        </w:rPr>
        <w:t xml:space="preserve">clustered into molecular operational taxonomic units (OTUs) using the </w:t>
      </w:r>
      <w:r w:rsidRPr="00687071">
        <w:rPr>
          <w:i/>
          <w:highlight w:val="yellow"/>
          <w:rPrChange w:id="466" w:author="Natasha Hardy" w:date="2021-11-29T18:11:00Z">
            <w:rPr>
              <w:i/>
            </w:rPr>
          </w:rPrChange>
        </w:rPr>
        <w:t xml:space="preserve">UPARSE </w:t>
      </w:r>
      <w:r w:rsidRPr="00687071">
        <w:rPr>
          <w:highlight w:val="yellow"/>
          <w:rPrChange w:id="467" w:author="Natasha Hardy" w:date="2021-11-29T18:11:00Z">
            <w:rPr/>
          </w:rPrChange>
        </w:rPr>
        <w:t xml:space="preserve">algorithm and </w:t>
      </w:r>
      <w:ins w:id="468" w:author="Natasha Hardy" w:date="2021-11-11T11:54:00Z">
        <w:r w:rsidR="007C79B5" w:rsidRPr="00687071">
          <w:rPr>
            <w:highlight w:val="yellow"/>
            <w:rPrChange w:id="469" w:author="Natasha Hardy" w:date="2021-11-29T18:11:00Z">
              <w:rPr/>
            </w:rPrChange>
          </w:rPr>
          <w:t xml:space="preserve">a </w:t>
        </w:r>
      </w:ins>
      <w:r w:rsidRPr="00687071">
        <w:rPr>
          <w:highlight w:val="yellow"/>
          <w:rPrChange w:id="470" w:author="Natasha Hardy" w:date="2021-11-29T18:11:00Z">
            <w:rPr/>
          </w:rPrChange>
        </w:rPr>
        <w:t xml:space="preserve">custom bioinformatics pipeline primarily performed in </w:t>
      </w:r>
      <w:r w:rsidRPr="00687071">
        <w:rPr>
          <w:i/>
          <w:highlight w:val="yellow"/>
          <w:rPrChange w:id="471" w:author="Natasha Hardy" w:date="2021-11-29T18:11:00Z">
            <w:rPr>
              <w:i/>
            </w:rPr>
          </w:rPrChange>
        </w:rPr>
        <w:t>USEARCH</w:t>
      </w:r>
      <w:r w:rsidRPr="00687071">
        <w:rPr>
          <w:highlight w:val="yellow"/>
          <w:rPrChange w:id="472" w:author="Natasha Hardy" w:date="2021-11-29T18:11:00Z">
            <w:rPr/>
          </w:rPrChange>
        </w:rPr>
        <w:t xml:space="preserve"> (Edgar, 2010; Edgar &amp; </w:t>
      </w:r>
      <w:proofErr w:type="spellStart"/>
      <w:r w:rsidRPr="00687071">
        <w:rPr>
          <w:highlight w:val="yellow"/>
          <w:rPrChange w:id="473" w:author="Natasha Hardy" w:date="2021-11-29T18:11:00Z">
            <w:rPr/>
          </w:rPrChange>
        </w:rPr>
        <w:t>Flyvbjerg</w:t>
      </w:r>
      <w:proofErr w:type="spellEnd"/>
      <w:r w:rsidRPr="00687071">
        <w:rPr>
          <w:highlight w:val="yellow"/>
          <w:rPrChange w:id="474" w:author="Natasha Hardy" w:date="2021-11-29T18:11:00Z">
            <w:rPr/>
          </w:rPrChange>
        </w:rPr>
        <w:t xml:space="preserve">, 2015). </w:t>
      </w:r>
      <w:ins w:id="475" w:author="Natasha Hardy" w:date="2021-11-13T10:33:00Z">
        <w:r w:rsidR="00075E7C" w:rsidRPr="00687071">
          <w:rPr>
            <w:highlight w:val="yellow"/>
            <w:rPrChange w:id="476" w:author="Natasha Hardy" w:date="2021-11-29T18:11:00Z">
              <w:rPr/>
            </w:rPrChange>
          </w:rPr>
          <w:t>Firstly, l</w:t>
        </w:r>
      </w:ins>
    </w:p>
    <w:p w14:paraId="6694C56B" w14:textId="5E7B23DF" w:rsidR="00C65F08" w:rsidRDefault="008445EE" w:rsidP="003F668B">
      <w:pPr>
        <w:pBdr>
          <w:top w:val="nil"/>
          <w:left w:val="nil"/>
          <w:bottom w:val="nil"/>
          <w:right w:val="nil"/>
          <w:between w:val="nil"/>
        </w:pBdr>
        <w:ind w:firstLine="720"/>
        <w:rPr>
          <w:color w:val="000000"/>
        </w:rPr>
      </w:pPr>
      <w:del w:id="477" w:author="Natasha Hardy" w:date="2021-11-11T11:36:00Z">
        <w:r w:rsidRPr="00687071" w:rsidDel="003F668B">
          <w:rPr>
            <w:highlight w:val="yellow"/>
            <w:rPrChange w:id="478" w:author="Natasha Hardy" w:date="2021-11-29T18:11:00Z">
              <w:rPr/>
            </w:rPrChange>
          </w:rPr>
          <w:delText>Notably, through</w:delText>
        </w:r>
        <w:r w:rsidRPr="00687071" w:rsidDel="003F668B">
          <w:rPr>
            <w:color w:val="000000"/>
            <w:highlight w:val="yellow"/>
            <w:rPrChange w:id="479" w:author="Natasha Hardy" w:date="2021-11-29T18:11:00Z">
              <w:rPr>
                <w:color w:val="000000"/>
              </w:rPr>
            </w:rPrChange>
          </w:rPr>
          <w:delText xml:space="preserve"> this bioinformatics pipeline, l</w:delText>
        </w:r>
      </w:del>
      <w:r w:rsidRPr="00687071">
        <w:rPr>
          <w:color w:val="000000"/>
          <w:highlight w:val="yellow"/>
          <w:rPrChange w:id="480" w:author="Natasha Hardy" w:date="2021-11-29T18:11:00Z">
            <w:rPr>
              <w:color w:val="000000"/>
            </w:rPr>
          </w:rPrChange>
        </w:rPr>
        <w:t xml:space="preserve">ow abundance sequences </w:t>
      </w:r>
      <w:ins w:id="481" w:author="Natasha Hardy" w:date="2021-11-11T11:49:00Z">
        <w:r w:rsidR="007C79B5" w:rsidRPr="00687071">
          <w:rPr>
            <w:color w:val="000000"/>
            <w:highlight w:val="yellow"/>
            <w:rPrChange w:id="482" w:author="Natasha Hardy" w:date="2021-11-29T18:11:00Z">
              <w:rPr>
                <w:color w:val="000000"/>
              </w:rPr>
            </w:rPrChange>
          </w:rPr>
          <w:t>(</w:t>
        </w:r>
      </w:ins>
      <w:del w:id="483" w:author="Rebecca McIntosh" w:date="2021-10-29T12:05:00Z">
        <w:r w:rsidRPr="00687071" w:rsidDel="007A0DB9">
          <w:rPr>
            <w:color w:val="000000"/>
            <w:highlight w:val="yellow"/>
            <w:rPrChange w:id="484" w:author="Natasha Hardy" w:date="2021-11-29T18:11:00Z">
              <w:rPr>
                <w:color w:val="000000"/>
              </w:rPr>
            </w:rPrChange>
          </w:rPr>
          <w:delText xml:space="preserve">are </w:delText>
        </w:r>
      </w:del>
      <w:ins w:id="485" w:author="Rebecca McIntosh" w:date="2021-10-29T12:05:00Z">
        <w:del w:id="486" w:author="Natasha Hardy" w:date="2021-11-11T11:44:00Z">
          <w:r w:rsidR="007A0DB9" w:rsidRPr="00687071" w:rsidDel="00AD5916">
            <w:rPr>
              <w:color w:val="000000"/>
              <w:highlight w:val="yellow"/>
              <w:rPrChange w:id="487" w:author="Natasha Hardy" w:date="2021-11-29T18:11:00Z">
                <w:rPr>
                  <w:color w:val="000000"/>
                </w:rPr>
              </w:rPrChange>
            </w:rPr>
            <w:delText xml:space="preserve">were </w:delText>
          </w:r>
        </w:del>
      </w:ins>
      <w:del w:id="488" w:author="Natasha Hardy" w:date="2021-11-11T11:44:00Z">
        <w:r w:rsidRPr="00687071" w:rsidDel="00AD5916">
          <w:rPr>
            <w:color w:val="000000"/>
            <w:highlight w:val="yellow"/>
            <w:rPrChange w:id="489" w:author="Natasha Hardy" w:date="2021-11-29T18:11:00Z">
              <w:rPr>
                <w:color w:val="000000"/>
              </w:rPr>
            </w:rPrChange>
          </w:rPr>
          <w:delText xml:space="preserve">discarded </w:delText>
        </w:r>
      </w:del>
      <w:r w:rsidRPr="00687071">
        <w:rPr>
          <w:color w:val="000000"/>
          <w:highlight w:val="yellow"/>
          <w:rPrChange w:id="490" w:author="Natasha Hardy" w:date="2021-11-29T18:11:00Z">
            <w:rPr>
              <w:color w:val="000000"/>
            </w:rPr>
          </w:rPrChange>
        </w:rPr>
        <w:t xml:space="preserve">below </w:t>
      </w:r>
      <w:del w:id="491" w:author="Natasha Hardy" w:date="2021-11-11T11:45:00Z">
        <w:r w:rsidRPr="00687071" w:rsidDel="00AD5916">
          <w:rPr>
            <w:color w:val="000000"/>
            <w:highlight w:val="yellow"/>
            <w:rPrChange w:id="492" w:author="Natasha Hardy" w:date="2021-11-29T18:11:00Z">
              <w:rPr>
                <w:color w:val="000000"/>
              </w:rPr>
            </w:rPrChange>
          </w:rPr>
          <w:delText xml:space="preserve">expected </w:delText>
        </w:r>
      </w:del>
      <w:ins w:id="493" w:author="Natasha Hardy" w:date="2021-11-11T11:45:00Z">
        <w:r w:rsidR="00AD5916" w:rsidRPr="00687071">
          <w:rPr>
            <w:color w:val="000000"/>
            <w:highlight w:val="yellow"/>
            <w:rPrChange w:id="494" w:author="Natasha Hardy" w:date="2021-11-29T18:11:00Z">
              <w:rPr>
                <w:color w:val="000000"/>
              </w:rPr>
            </w:rPrChange>
          </w:rPr>
          <w:t xml:space="preserve">a </w:t>
        </w:r>
      </w:ins>
      <w:r w:rsidRPr="00687071">
        <w:rPr>
          <w:color w:val="000000"/>
          <w:highlight w:val="yellow"/>
          <w:rPrChange w:id="495" w:author="Natasha Hardy" w:date="2021-11-29T18:11:00Z">
            <w:rPr>
              <w:color w:val="000000"/>
            </w:rPr>
          </w:rPrChange>
        </w:rPr>
        <w:t>th</w:t>
      </w:r>
      <w:r w:rsidRPr="00687071">
        <w:rPr>
          <w:highlight w:val="yellow"/>
          <w:rPrChange w:id="496" w:author="Natasha Hardy" w:date="2021-11-29T18:11:00Z">
            <w:rPr/>
          </w:rPrChange>
        </w:rPr>
        <w:t xml:space="preserve">reshold </w:t>
      </w:r>
      <w:ins w:id="497" w:author="Natasha Hardy" w:date="2021-11-11T11:45:00Z">
        <w:r w:rsidR="00AD5916" w:rsidRPr="00687071">
          <w:rPr>
            <w:highlight w:val="yellow"/>
            <w:rPrChange w:id="498" w:author="Natasha Hardy" w:date="2021-11-29T18:11:00Z">
              <w:rPr/>
            </w:rPrChange>
          </w:rPr>
          <w:t>of 1%</w:t>
        </w:r>
      </w:ins>
      <w:del w:id="499" w:author="Natasha Hardy" w:date="2021-11-11T11:45:00Z">
        <w:r w:rsidRPr="00687071" w:rsidDel="00AD5916">
          <w:rPr>
            <w:highlight w:val="yellow"/>
            <w:rPrChange w:id="500" w:author="Natasha Hardy" w:date="2021-11-29T18:11:00Z">
              <w:rPr/>
            </w:rPrChange>
          </w:rPr>
          <w:delText xml:space="preserve">abundances accounting for sequencing platform error </w:delText>
        </w:r>
        <w:r w:rsidRPr="00687071" w:rsidDel="00AD5916">
          <w:rPr>
            <w:color w:val="000000"/>
            <w:highlight w:val="yellow"/>
            <w:rPrChange w:id="501" w:author="Natasha Hardy" w:date="2021-11-29T18:11:00Z">
              <w:rPr>
                <w:color w:val="000000"/>
              </w:rPr>
            </w:rPrChange>
          </w:rPr>
          <w:delText>(threshold value: &lt; 1%</w:delText>
        </w:r>
      </w:del>
      <w:r w:rsidRPr="00687071">
        <w:rPr>
          <w:color w:val="000000"/>
          <w:highlight w:val="yellow"/>
          <w:rPrChange w:id="502" w:author="Natasha Hardy" w:date="2021-11-29T18:11:00Z">
            <w:rPr>
              <w:color w:val="000000"/>
            </w:rPr>
          </w:rPrChange>
        </w:rPr>
        <w:t xml:space="preserve"> of </w:t>
      </w:r>
      <w:ins w:id="503" w:author="Natasha Hardy" w:date="2021-11-11T11:46:00Z">
        <w:r w:rsidR="00AD5916" w:rsidRPr="00687071">
          <w:rPr>
            <w:color w:val="000000"/>
            <w:highlight w:val="yellow"/>
            <w:rPrChange w:id="504" w:author="Natasha Hardy" w:date="2021-11-29T18:11:00Z">
              <w:rPr>
                <w:color w:val="000000"/>
              </w:rPr>
            </w:rPrChange>
          </w:rPr>
          <w:t xml:space="preserve">the </w:t>
        </w:r>
      </w:ins>
      <w:r w:rsidRPr="00687071">
        <w:rPr>
          <w:color w:val="000000"/>
          <w:highlight w:val="yellow"/>
          <w:rPrChange w:id="505" w:author="Natasha Hardy" w:date="2021-11-29T18:11:00Z">
            <w:rPr>
              <w:color w:val="000000"/>
            </w:rPr>
          </w:rPrChange>
        </w:rPr>
        <w:t xml:space="preserve">total </w:t>
      </w:r>
      <w:del w:id="506" w:author="Natasha Hardy" w:date="2021-11-11T11:46:00Z">
        <w:r w:rsidRPr="00687071" w:rsidDel="00AD5916">
          <w:rPr>
            <w:color w:val="000000"/>
            <w:highlight w:val="yellow"/>
            <w:rPrChange w:id="507" w:author="Natasha Hardy" w:date="2021-11-29T18:11:00Z">
              <w:rPr>
                <w:color w:val="000000"/>
              </w:rPr>
            </w:rPrChange>
          </w:rPr>
          <w:delText xml:space="preserve">number </w:delText>
        </w:r>
      </w:del>
      <w:ins w:id="508" w:author="Natasha Hardy" w:date="2021-11-11T11:46:00Z">
        <w:r w:rsidR="00AD5916" w:rsidRPr="00687071">
          <w:rPr>
            <w:color w:val="000000"/>
            <w:highlight w:val="yellow"/>
            <w:rPrChange w:id="509" w:author="Natasha Hardy" w:date="2021-11-29T18:11:00Z">
              <w:rPr>
                <w:color w:val="000000"/>
              </w:rPr>
            </w:rPrChange>
          </w:rPr>
          <w:t xml:space="preserve">abundance </w:t>
        </w:r>
      </w:ins>
      <w:r w:rsidRPr="00687071">
        <w:rPr>
          <w:color w:val="000000"/>
          <w:highlight w:val="yellow"/>
          <w:rPrChange w:id="510" w:author="Natasha Hardy" w:date="2021-11-29T18:11:00Z">
            <w:rPr>
              <w:color w:val="000000"/>
            </w:rPr>
          </w:rPrChange>
        </w:rPr>
        <w:t>of unique sequences</w:t>
      </w:r>
      <w:ins w:id="511" w:author="Natasha Hardy" w:date="2021-11-11T11:49:00Z">
        <w:r w:rsidR="007C79B5" w:rsidRPr="00687071">
          <w:rPr>
            <w:color w:val="000000"/>
            <w:highlight w:val="yellow"/>
            <w:rPrChange w:id="512" w:author="Natasha Hardy" w:date="2021-11-29T18:11:00Z">
              <w:rPr>
                <w:color w:val="000000"/>
              </w:rPr>
            </w:rPrChange>
          </w:rPr>
          <w:t>) were removed to mitigate sequencing platform error and chimeras</w:t>
        </w:r>
      </w:ins>
      <w:del w:id="513" w:author="Natasha Hardy" w:date="2021-11-11T11:46:00Z">
        <w:r w:rsidRPr="00687071" w:rsidDel="00AD5916">
          <w:rPr>
            <w:color w:val="000000"/>
            <w:highlight w:val="yellow"/>
            <w:rPrChange w:id="514" w:author="Natasha Hardy" w:date="2021-11-29T18:11:00Z">
              <w:rPr>
                <w:color w:val="000000"/>
              </w:rPr>
            </w:rPrChange>
          </w:rPr>
          <w:delText>)</w:delText>
        </w:r>
      </w:del>
      <w:r w:rsidRPr="00687071">
        <w:rPr>
          <w:color w:val="000000"/>
          <w:highlight w:val="yellow"/>
          <w:rPrChange w:id="515" w:author="Natasha Hardy" w:date="2021-11-29T18:11:00Z">
            <w:rPr>
              <w:color w:val="000000"/>
            </w:rPr>
          </w:rPrChange>
        </w:rPr>
        <w:t xml:space="preserve">, and </w:t>
      </w:r>
      <w:ins w:id="516" w:author="Natasha Hardy" w:date="2021-11-13T10:35:00Z">
        <w:r w:rsidR="00075E7C" w:rsidRPr="00687071">
          <w:rPr>
            <w:color w:val="000000"/>
            <w:highlight w:val="yellow"/>
            <w:rPrChange w:id="517" w:author="Natasha Hardy" w:date="2021-11-29T18:11:00Z">
              <w:rPr>
                <w:color w:val="000000"/>
              </w:rPr>
            </w:rPrChange>
          </w:rPr>
          <w:t xml:space="preserve">secondly </w:t>
        </w:r>
      </w:ins>
      <w:r w:rsidRPr="00687071">
        <w:rPr>
          <w:color w:val="000000"/>
          <w:highlight w:val="yellow"/>
          <w:rPrChange w:id="518" w:author="Natasha Hardy" w:date="2021-11-29T18:11:00Z">
            <w:rPr>
              <w:color w:val="000000"/>
            </w:rPr>
          </w:rPrChange>
        </w:rPr>
        <w:t xml:space="preserve">sequences </w:t>
      </w:r>
      <w:del w:id="519" w:author="Rebecca McIntosh" w:date="2021-10-29T12:05:00Z">
        <w:r w:rsidRPr="00687071" w:rsidDel="007A0DB9">
          <w:rPr>
            <w:color w:val="000000"/>
            <w:highlight w:val="yellow"/>
            <w:rPrChange w:id="520" w:author="Natasha Hardy" w:date="2021-11-29T18:11:00Z">
              <w:rPr>
                <w:color w:val="000000"/>
              </w:rPr>
            </w:rPrChange>
          </w:rPr>
          <w:delText xml:space="preserve">are </w:delText>
        </w:r>
      </w:del>
      <w:ins w:id="521" w:author="Rebecca McIntosh" w:date="2021-10-29T12:05:00Z">
        <w:r w:rsidR="007A0DB9" w:rsidRPr="00687071">
          <w:rPr>
            <w:color w:val="000000"/>
            <w:highlight w:val="yellow"/>
            <w:rPrChange w:id="522" w:author="Natasha Hardy" w:date="2021-11-29T18:11:00Z">
              <w:rPr>
                <w:color w:val="000000"/>
              </w:rPr>
            </w:rPrChange>
          </w:rPr>
          <w:t xml:space="preserve">were </w:t>
        </w:r>
      </w:ins>
      <w:r w:rsidRPr="00687071">
        <w:rPr>
          <w:color w:val="000000"/>
          <w:highlight w:val="yellow"/>
          <w:rPrChange w:id="523" w:author="Natasha Hardy" w:date="2021-11-29T18:11:00Z">
            <w:rPr>
              <w:color w:val="000000"/>
            </w:rPr>
          </w:rPrChange>
        </w:rPr>
        <w:t>clustered using a 97% similarity criterion</w:t>
      </w:r>
      <w:r w:rsidR="00AD5916" w:rsidRPr="00687071">
        <w:rPr>
          <w:color w:val="000000"/>
          <w:highlight w:val="yellow"/>
          <w:rPrChange w:id="524" w:author="Natasha Hardy" w:date="2021-11-29T18:11:00Z">
            <w:rPr>
              <w:color w:val="000000"/>
            </w:rPr>
          </w:rPrChange>
        </w:rPr>
        <w:t xml:space="preserve"> (similar to Berry et al., 2017)</w:t>
      </w:r>
      <w:r w:rsidRPr="00687071">
        <w:rPr>
          <w:color w:val="000000"/>
          <w:highlight w:val="yellow"/>
          <w:rPrChange w:id="525" w:author="Natasha Hardy" w:date="2021-11-29T18:11:00Z">
            <w:rPr>
              <w:color w:val="000000"/>
            </w:rPr>
          </w:rPrChange>
        </w:rPr>
        <w:t xml:space="preserve">. </w:t>
      </w:r>
      <w:del w:id="526" w:author="Natasha Hardy" w:date="2021-11-11T11:50:00Z">
        <w:r w:rsidRPr="00687071" w:rsidDel="007C79B5">
          <w:rPr>
            <w:highlight w:val="yellow"/>
            <w:rPrChange w:id="527" w:author="Natasha Hardy" w:date="2021-11-29T18:11:00Z">
              <w:rPr/>
            </w:rPrChange>
          </w:rPr>
          <w:delText>A</w:delText>
        </w:r>
        <w:r w:rsidRPr="00687071" w:rsidDel="007C79B5">
          <w:rPr>
            <w:color w:val="000000"/>
            <w:highlight w:val="yellow"/>
            <w:rPrChange w:id="528" w:author="Natasha Hardy" w:date="2021-11-29T18:11:00Z">
              <w:rPr>
                <w:color w:val="000000"/>
              </w:rPr>
            </w:rPrChange>
          </w:rPr>
          <w:delText xml:space="preserve"> total of</w:delText>
        </w:r>
      </w:del>
      <w:ins w:id="529" w:author="Natasha Hardy" w:date="2021-11-11T11:50:00Z">
        <w:r w:rsidR="007C79B5" w:rsidRPr="00687071">
          <w:rPr>
            <w:highlight w:val="yellow"/>
            <w:rPrChange w:id="530" w:author="Natasha Hardy" w:date="2021-11-29T18:11:00Z">
              <w:rPr/>
            </w:rPrChange>
          </w:rPr>
          <w:t>Thus</w:t>
        </w:r>
      </w:ins>
      <w:r w:rsidRPr="00687071">
        <w:rPr>
          <w:color w:val="000000"/>
          <w:highlight w:val="yellow"/>
          <w:rPrChange w:id="531" w:author="Natasha Hardy" w:date="2021-11-29T18:11:00Z">
            <w:rPr>
              <w:color w:val="000000"/>
            </w:rPr>
          </w:rPrChange>
        </w:rPr>
        <w:t xml:space="preserve"> 7370 unique seabird DNA sequences</w:t>
      </w:r>
      <w:ins w:id="532" w:author="Natasha Hardy" w:date="2021-11-11T11:55:00Z">
        <w:r w:rsidR="007C79B5" w:rsidRPr="00687071">
          <w:rPr>
            <w:color w:val="000000"/>
            <w:highlight w:val="yellow"/>
            <w:rPrChange w:id="533" w:author="Natasha Hardy" w:date="2021-11-29T18:11:00Z">
              <w:rPr>
                <w:color w:val="000000"/>
              </w:rPr>
            </w:rPrChange>
          </w:rPr>
          <w:t>, representing a total of 64,700 disaggregated bird sequences,</w:t>
        </w:r>
      </w:ins>
      <w:r w:rsidRPr="00687071">
        <w:rPr>
          <w:color w:val="000000"/>
          <w:highlight w:val="yellow"/>
          <w:rPrChange w:id="534" w:author="Natasha Hardy" w:date="2021-11-29T18:11:00Z">
            <w:rPr>
              <w:color w:val="000000"/>
            </w:rPr>
          </w:rPrChange>
        </w:rPr>
        <w:t xml:space="preserve"> were parsed </w:t>
      </w:r>
      <w:del w:id="535" w:author="Natasha Hardy" w:date="2021-11-11T11:51:00Z">
        <w:r w:rsidRPr="00687071" w:rsidDel="007C79B5">
          <w:rPr>
            <w:color w:val="000000"/>
            <w:highlight w:val="yellow"/>
            <w:rPrChange w:id="536" w:author="Natasha Hardy" w:date="2021-11-29T18:11:00Z">
              <w:rPr>
                <w:color w:val="000000"/>
              </w:rPr>
            </w:rPrChange>
          </w:rPr>
          <w:delText>to the</w:delText>
        </w:r>
      </w:del>
      <w:ins w:id="537" w:author="Natasha Hardy" w:date="2021-11-11T11:51:00Z">
        <w:r w:rsidR="007C79B5" w:rsidRPr="00687071">
          <w:rPr>
            <w:color w:val="000000"/>
            <w:highlight w:val="yellow"/>
            <w:rPrChange w:id="538" w:author="Natasha Hardy" w:date="2021-11-29T18:11:00Z">
              <w:rPr>
                <w:color w:val="000000"/>
              </w:rPr>
            </w:rPrChange>
          </w:rPr>
          <w:t>through</w:t>
        </w:r>
      </w:ins>
      <w:r w:rsidRPr="00687071">
        <w:rPr>
          <w:color w:val="000000"/>
          <w:highlight w:val="yellow"/>
          <w:rPrChange w:id="539" w:author="Natasha Hardy" w:date="2021-11-29T18:11:00Z">
            <w:rPr>
              <w:color w:val="000000"/>
            </w:rPr>
          </w:rPrChange>
        </w:rPr>
        <w:t xml:space="preserve"> standard sequence filtering and OTU clustering pipeline (with cluster size threshold value of 73)</w:t>
      </w:r>
      <w:del w:id="540" w:author="Natasha Hardy" w:date="2021-11-11T11:55:00Z">
        <w:r w:rsidRPr="00687071" w:rsidDel="007C79B5">
          <w:rPr>
            <w:color w:val="000000"/>
            <w:highlight w:val="yellow"/>
            <w:rPrChange w:id="541" w:author="Natasha Hardy" w:date="2021-11-29T18:11:00Z">
              <w:rPr>
                <w:color w:val="000000"/>
              </w:rPr>
            </w:rPrChange>
          </w:rPr>
          <w:delText>.</w:delText>
        </w:r>
      </w:del>
      <w:ins w:id="542" w:author="Natasha Hardy" w:date="2021-11-11T11:55:00Z">
        <w:r w:rsidR="007C79B5" w:rsidRPr="00687071">
          <w:rPr>
            <w:color w:val="000000"/>
            <w:highlight w:val="yellow"/>
            <w:rPrChange w:id="543" w:author="Natasha Hardy" w:date="2021-11-29T18:11:00Z">
              <w:rPr>
                <w:color w:val="000000"/>
              </w:rPr>
            </w:rPrChange>
          </w:rPr>
          <w:t>, resulting in</w:t>
        </w:r>
      </w:ins>
      <w:r w:rsidRPr="00687071">
        <w:rPr>
          <w:color w:val="000000"/>
          <w:highlight w:val="yellow"/>
          <w:rPrChange w:id="544" w:author="Natasha Hardy" w:date="2021-11-29T18:11:00Z">
            <w:rPr>
              <w:color w:val="000000"/>
            </w:rPr>
          </w:rPrChange>
        </w:rPr>
        <w:t xml:space="preserve"> </w:t>
      </w:r>
      <w:del w:id="545" w:author="Natasha Hardy" w:date="2021-11-11T11:55:00Z">
        <w:r w:rsidRPr="00687071" w:rsidDel="007C79B5">
          <w:rPr>
            <w:color w:val="000000"/>
            <w:highlight w:val="yellow"/>
            <w:rPrChange w:id="546" w:author="Natasha Hardy" w:date="2021-11-29T18:11:00Z">
              <w:rPr>
                <w:color w:val="000000"/>
              </w:rPr>
            </w:rPrChange>
          </w:rPr>
          <w:delText xml:space="preserve">Effectively, a total of 64,700 disaggregated bird sequences were then filtered down to </w:delText>
        </w:r>
      </w:del>
      <w:del w:id="547" w:author="Natasha Hardy" w:date="2021-11-13T10:35:00Z">
        <w:r w:rsidRPr="00687071" w:rsidDel="00075E7C">
          <w:rPr>
            <w:color w:val="000000"/>
            <w:highlight w:val="yellow"/>
            <w:rPrChange w:id="548" w:author="Natasha Hardy" w:date="2021-11-29T18:11:00Z">
              <w:rPr>
                <w:color w:val="000000"/>
              </w:rPr>
            </w:rPrChange>
          </w:rPr>
          <w:delText>35,424</w:delText>
        </w:r>
      </w:del>
      <w:ins w:id="549" w:author="Natasha Hardy" w:date="2021-11-13T10:35:00Z">
        <w:r w:rsidR="00075E7C" w:rsidRPr="00687071">
          <w:rPr>
            <w:color w:val="000000"/>
            <w:highlight w:val="yellow"/>
            <w:rPrChange w:id="550" w:author="Natasha Hardy" w:date="2021-11-29T18:11:00Z">
              <w:rPr>
                <w:color w:val="000000"/>
              </w:rPr>
            </w:rPrChange>
          </w:rPr>
          <w:t>47,478</w:t>
        </w:r>
      </w:ins>
      <w:r w:rsidRPr="00687071">
        <w:rPr>
          <w:color w:val="000000"/>
          <w:highlight w:val="yellow"/>
          <w:rPrChange w:id="551" w:author="Natasha Hardy" w:date="2021-11-29T18:11:00Z">
            <w:rPr>
              <w:color w:val="000000"/>
            </w:rPr>
          </w:rPrChange>
        </w:rPr>
        <w:t xml:space="preserve"> </w:t>
      </w:r>
      <w:ins w:id="552" w:author="Natasha Hardy" w:date="2021-11-11T11:55:00Z">
        <w:r w:rsidR="007C79B5" w:rsidRPr="00687071">
          <w:rPr>
            <w:color w:val="000000"/>
            <w:highlight w:val="yellow"/>
            <w:rPrChange w:id="553" w:author="Natasha Hardy" w:date="2021-11-29T18:11:00Z">
              <w:rPr>
                <w:color w:val="000000"/>
              </w:rPr>
            </w:rPrChange>
          </w:rPr>
          <w:t xml:space="preserve">filtered </w:t>
        </w:r>
      </w:ins>
      <w:r w:rsidRPr="00687071">
        <w:rPr>
          <w:color w:val="000000"/>
          <w:highlight w:val="yellow"/>
          <w:rPrChange w:id="554" w:author="Natasha Hardy" w:date="2021-11-29T18:11:00Z">
            <w:rPr>
              <w:color w:val="000000"/>
            </w:rPr>
          </w:rPrChange>
        </w:rPr>
        <w:t>sequences across all 99 samples</w:t>
      </w:r>
      <w:ins w:id="555" w:author="Natasha Hardy" w:date="2021-11-13T10:35:00Z">
        <w:r w:rsidR="00075E7C" w:rsidRPr="00687071">
          <w:rPr>
            <w:color w:val="000000"/>
            <w:highlight w:val="yellow"/>
            <w:rPrChange w:id="556" w:author="Natasha Hardy" w:date="2021-11-29T18:11:00Z">
              <w:rPr>
                <w:color w:val="000000"/>
              </w:rPr>
            </w:rPrChange>
          </w:rPr>
          <w:t xml:space="preserve"> and 5 clustered OTUs</w:t>
        </w:r>
      </w:ins>
      <w:del w:id="557" w:author="Natasha Hardy" w:date="2021-11-11T11:56:00Z">
        <w:r w:rsidRPr="00687071" w:rsidDel="007C79B5">
          <w:rPr>
            <w:color w:val="000000"/>
            <w:highlight w:val="yellow"/>
            <w:rPrChange w:id="558" w:author="Natasha Hardy" w:date="2021-11-29T18:11:00Z">
              <w:rPr>
                <w:color w:val="000000"/>
              </w:rPr>
            </w:rPrChange>
          </w:rPr>
          <w:delText xml:space="preserve"> and were subsequently assigned to f</w:delText>
        </w:r>
        <w:r w:rsidRPr="00687071" w:rsidDel="007C79B5">
          <w:rPr>
            <w:highlight w:val="yellow"/>
            <w:rPrChange w:id="559" w:author="Natasha Hardy" w:date="2021-11-29T18:11:00Z">
              <w:rPr/>
            </w:rPrChange>
          </w:rPr>
          <w:delText>ive</w:delText>
        </w:r>
        <w:r w:rsidRPr="00687071" w:rsidDel="007C79B5">
          <w:rPr>
            <w:color w:val="000000"/>
            <w:highlight w:val="yellow"/>
            <w:rPrChange w:id="560" w:author="Natasha Hardy" w:date="2021-11-29T18:11:00Z">
              <w:rPr>
                <w:color w:val="000000"/>
              </w:rPr>
            </w:rPrChange>
          </w:rPr>
          <w:delText xml:space="preserve"> unique taxa</w:delText>
        </w:r>
      </w:del>
      <w:r w:rsidRPr="00687071">
        <w:rPr>
          <w:color w:val="000000"/>
          <w:highlight w:val="yellow"/>
          <w:rPrChange w:id="561" w:author="Natasha Hardy" w:date="2021-11-29T18:11:00Z">
            <w:rPr>
              <w:color w:val="000000"/>
            </w:rPr>
          </w:rPrChange>
        </w:rPr>
        <w:t>.</w:t>
      </w:r>
    </w:p>
    <w:p w14:paraId="746699B2" w14:textId="1E71C971"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w:t>
      </w:r>
      <w:del w:id="562" w:author="Natasha Hardy" w:date="2021-11-11T12:27:00Z">
        <w:r w:rsidDel="00960F72">
          <w:rPr>
            <w:color w:val="000000"/>
          </w:rPr>
          <w:delText xml:space="preserve">then </w:delText>
        </w:r>
      </w:del>
      <w:r>
        <w:rPr>
          <w:color w:val="000000"/>
        </w:rPr>
        <w:t xml:space="preserve">assigned to taxa, following criteria and taxonomic reference databases outlined in Hardy et al. (2017) </w:t>
      </w:r>
      <w:del w:id="563" w:author="Natasha Hardy" w:date="2021-11-11T11:57:00Z">
        <w:r w:rsidDel="007B0D8A">
          <w:rPr>
            <w:color w:val="000000"/>
          </w:rPr>
          <w:delText xml:space="preserve">and Deagle et al. (2009) </w:delText>
        </w:r>
      </w:del>
      <w:r>
        <w:rPr>
          <w:color w:val="000000"/>
        </w:rPr>
        <w:t xml:space="preserve">and </w:t>
      </w:r>
      <w:r w:rsidR="0034344F">
        <w:rPr>
          <w:color w:val="000000"/>
        </w:rPr>
        <w:t>Appendix</w:t>
      </w:r>
      <w:r>
        <w:t xml:space="preserve"> S1.3</w:t>
      </w:r>
      <w:r>
        <w:rPr>
          <w:color w:val="000000"/>
        </w:rPr>
        <w:t>. The</w:t>
      </w:r>
      <w:ins w:id="564" w:author="Natasha Hardy" w:date="2021-11-11T12:26:00Z">
        <w:r w:rsidR="00960F72">
          <w:rPr>
            <w:color w:val="000000"/>
          </w:rPr>
          <w:t>se</w:t>
        </w:r>
      </w:ins>
      <w:del w:id="565" w:author="Natasha Hardy" w:date="2021-11-11T12:26:00Z">
        <w:r w:rsidDel="00960F72">
          <w:rPr>
            <w:color w:val="000000"/>
          </w:rPr>
          <w:delText xml:space="preserve"> objective of these </w:delText>
        </w:r>
      </w:del>
      <w:ins w:id="566" w:author="Natasha Hardy" w:date="2021-11-11T12:26:00Z">
        <w:r w:rsidR="00960F72">
          <w:rPr>
            <w:color w:val="000000"/>
          </w:rPr>
          <w:t xml:space="preserve"> </w:t>
        </w:r>
      </w:ins>
      <w:r>
        <w:rPr>
          <w:color w:val="000000"/>
        </w:rPr>
        <w:t xml:space="preserve">criteria </w:t>
      </w:r>
      <w:del w:id="567" w:author="Natasha Hardy" w:date="2021-11-11T12:26:00Z">
        <w:r w:rsidDel="00960F72">
          <w:rPr>
            <w:color w:val="000000"/>
          </w:rPr>
          <w:delText xml:space="preserve">was to </w:delText>
        </w:r>
      </w:del>
      <w:r>
        <w:rPr>
          <w:color w:val="000000"/>
        </w:rPr>
        <w:t>ensure</w:t>
      </w:r>
      <w:ins w:id="568" w:author="Natasha Hardy" w:date="2021-11-11T12:26:00Z">
        <w:r w:rsidR="00960F72">
          <w:rPr>
            <w:color w:val="000000"/>
          </w:rPr>
          <w:t>d</w:t>
        </w:r>
      </w:ins>
      <w:r>
        <w:rPr>
          <w:color w:val="000000"/>
        </w:rPr>
        <w:t xml:space="preserve"> maximum confidence in making a taxonomic identification</w:t>
      </w:r>
      <w:del w:id="569" w:author="Rebecca McIntosh" w:date="2021-10-29T12:06:00Z">
        <w:r w:rsidDel="007A0DB9">
          <w:rPr>
            <w:color w:val="000000"/>
          </w:rPr>
          <w:delText>, and</w:delText>
        </w:r>
      </w:del>
      <w:ins w:id="570" w:author="Rebecca McIntosh" w:date="2021-10-29T12:06:00Z">
        <w:r w:rsidR="007A0DB9">
          <w:rPr>
            <w:color w:val="000000"/>
          </w:rPr>
          <w:t>, while</w:t>
        </w:r>
      </w:ins>
      <w:r>
        <w:rPr>
          <w:color w:val="000000"/>
        </w:rPr>
        <w:t xml:space="preserve"> </w:t>
      </w:r>
      <w:del w:id="571" w:author="Rebecca McIntosh" w:date="2021-10-29T12:06:00Z">
        <w:r w:rsidDel="007A0DB9">
          <w:rPr>
            <w:color w:val="000000"/>
          </w:rPr>
          <w:delText xml:space="preserve">minimise </w:delText>
        </w:r>
      </w:del>
      <w:proofErr w:type="spellStart"/>
      <w:ins w:id="572" w:author="Rebecca McIntosh" w:date="2021-10-29T12:06:00Z">
        <w:r w:rsidR="007A0DB9">
          <w:rPr>
            <w:color w:val="000000"/>
          </w:rPr>
          <w:t>minimising</w:t>
        </w:r>
        <w:proofErr w:type="spellEnd"/>
        <w:r w:rsidR="007A0DB9">
          <w:rPr>
            <w:color w:val="000000"/>
          </w:rPr>
          <w:t xml:space="preserve"> </w:t>
        </w:r>
      </w:ins>
      <w:r>
        <w:rPr>
          <w:color w:val="000000"/>
        </w:rPr>
        <w:t>the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573" w:name="_v905livazlun" w:colFirst="0" w:colLast="0"/>
      <w:bookmarkEnd w:id="573"/>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61F2FF25" w:rsidR="007759ED" w:rsidRDefault="00B323F6" w:rsidP="00147A9E">
      <w:pPr>
        <w:pBdr>
          <w:top w:val="nil"/>
          <w:left w:val="nil"/>
          <w:bottom w:val="nil"/>
          <w:right w:val="nil"/>
          <w:between w:val="nil"/>
        </w:pBdr>
        <w:rPr>
          <w:ins w:id="574" w:author="Microsoft Office User" w:date="2021-10-14T10:53:00Z"/>
          <w:color w:val="000000"/>
        </w:rPr>
      </w:pPr>
      <w:ins w:id="575" w:author="Natasha Hardy" w:date="2021-11-11T11:59:00Z">
        <w:r>
          <w:rPr>
            <w:color w:val="000000"/>
          </w:rPr>
          <w:t xml:space="preserve">Due to their high cultural and conservation value, </w:t>
        </w:r>
      </w:ins>
      <w:del w:id="576" w:author="Natasha Hardy" w:date="2021-11-11T11:59:00Z">
        <w:r w:rsidR="008445EE" w:rsidDel="00B323F6">
          <w:rPr>
            <w:color w:val="000000"/>
          </w:rPr>
          <w:delText xml:space="preserve">We </w:delText>
        </w:r>
      </w:del>
      <w:ins w:id="577" w:author="Natasha Hardy" w:date="2021-11-11T11:59:00Z">
        <w:r>
          <w:rPr>
            <w:color w:val="000000"/>
          </w:rPr>
          <w:t xml:space="preserve">we </w:t>
        </w:r>
      </w:ins>
      <w:del w:id="578" w:author="Natasha Hardy" w:date="2021-11-11T11:59:00Z">
        <w:r w:rsidR="008445EE" w:rsidDel="00B323F6">
          <w:rPr>
            <w:color w:val="000000"/>
          </w:rPr>
          <w:delText>report on</w:delText>
        </w:r>
      </w:del>
      <w:ins w:id="579" w:author="Natasha Hardy" w:date="2021-11-11T11:59:00Z">
        <w:r>
          <w:rPr>
            <w:color w:val="000000"/>
          </w:rPr>
          <w:t>identify</w:t>
        </w:r>
      </w:ins>
      <w:r w:rsidR="008445EE">
        <w:rPr>
          <w:color w:val="000000"/>
        </w:rPr>
        <w:t xml:space="preserve"> individual little penguin </w:t>
      </w:r>
      <w:proofErr w:type="spellStart"/>
      <w:r w:rsidR="008445EE">
        <w:rPr>
          <w:color w:val="000000"/>
        </w:rPr>
        <w:t>mtDNA</w:t>
      </w:r>
      <w:proofErr w:type="spellEnd"/>
      <w:r w:rsidR="008445EE">
        <w:rPr>
          <w:color w:val="000000"/>
        </w:rPr>
        <w:t xml:space="preserve"> haplotypes from the</w:t>
      </w:r>
      <w:r w:rsidR="008445EE">
        <w:t xml:space="preserve"> (12S rRNA) </w:t>
      </w:r>
      <w:del w:id="580" w:author="Natasha Hardy" w:date="2021-11-13T10:30:00Z">
        <w:r w:rsidR="008445EE" w:rsidDel="00075E7C">
          <w:delText>metabarcoding data</w:delText>
        </w:r>
      </w:del>
      <w:ins w:id="581" w:author="Natasha Hardy" w:date="2021-11-13T10:30:00Z">
        <w:r w:rsidR="00075E7C">
          <w:t>sequences</w:t>
        </w:r>
      </w:ins>
      <w:ins w:id="582" w:author="Natasha Hardy" w:date="2021-11-13T10:31:00Z">
        <w:r w:rsidR="00075E7C">
          <w:t xml:space="preserve"> obtained</w:t>
        </w:r>
      </w:ins>
      <w:r w:rsidR="008445EE">
        <w:rPr>
          <w:color w:val="000000"/>
        </w:rPr>
        <w:t xml:space="preserve"> to </w:t>
      </w:r>
      <w:del w:id="583" w:author="Rebecca McIntosh" w:date="2021-10-29T12:06:00Z">
        <w:r w:rsidR="008445EE" w:rsidDel="006E305C">
          <w:rPr>
            <w:color w:val="000000"/>
          </w:rPr>
          <w:delText>assist in estimating</w:delText>
        </w:r>
      </w:del>
      <w:ins w:id="584" w:author="Rebecca McIntosh" w:date="2021-10-29T12:06:00Z">
        <w:r w:rsidR="006E305C">
          <w:rPr>
            <w:color w:val="000000"/>
          </w:rPr>
          <w:t>estimate</w:t>
        </w:r>
      </w:ins>
      <w:r w:rsidR="008445EE">
        <w:rPr>
          <w:color w:val="000000"/>
        </w:rPr>
        <w:t xml:space="preserve"> the minimum number of penguins </w:t>
      </w:r>
      <w:del w:id="585" w:author="Rebecca McIntosh" w:date="2021-10-29T12:07:00Z">
        <w:r w:rsidR="008445EE" w:rsidDel="006E305C">
          <w:rPr>
            <w:color w:val="000000"/>
          </w:rPr>
          <w:delText xml:space="preserve">that could have been </w:delText>
        </w:r>
      </w:del>
      <w:r w:rsidR="008445EE">
        <w:rPr>
          <w:color w:val="000000"/>
        </w:rPr>
        <w:t xml:space="preserve">consumed within samples assayed </w:t>
      </w:r>
      <w:r w:rsidR="008445EE">
        <w:rPr>
          <w:shd w:val="clear" w:color="auto" w:fill="DDDDDD"/>
        </w:rPr>
        <w:t xml:space="preserve">(similar to </w:t>
      </w:r>
      <w:proofErr w:type="spellStart"/>
      <w:r w:rsidR="008445EE">
        <w:rPr>
          <w:shd w:val="clear" w:color="auto" w:fill="DDDDDD"/>
        </w:rPr>
        <w:t>Seersholm</w:t>
      </w:r>
      <w:proofErr w:type="spellEnd"/>
      <w:r w:rsidR="008445EE">
        <w:rPr>
          <w:shd w:val="clear" w:color="auto" w:fill="DDDDDD"/>
        </w:rPr>
        <w:t xml:space="preserve"> et al., 2018)</w:t>
      </w:r>
      <w:r w:rsidR="008445EE">
        <w:rPr>
          <w:color w:val="000000"/>
        </w:rPr>
        <w:t xml:space="preserve">. </w:t>
      </w:r>
      <w:ins w:id="586" w:author="Natasha Hardy" w:date="2021-11-13T10:32:00Z">
        <w:r w:rsidR="00075E7C">
          <w:rPr>
            <w:color w:val="000000"/>
          </w:rPr>
          <w:t xml:space="preserve">We imported </w:t>
        </w:r>
      </w:ins>
      <w:ins w:id="587" w:author="Natasha Hardy" w:date="2021-11-13T10:33:00Z">
        <w:r w:rsidR="00075E7C">
          <w:rPr>
            <w:color w:val="000000"/>
          </w:rPr>
          <w:t xml:space="preserve">the </w:t>
        </w:r>
      </w:ins>
      <w:ins w:id="588" w:author="Natasha Hardy" w:date="2021-11-13T10:36:00Z">
        <w:r w:rsidR="00075E7C">
          <w:rPr>
            <w:color w:val="000000"/>
          </w:rPr>
          <w:t>file containing 47,478 filtered s</w:t>
        </w:r>
      </w:ins>
      <w:ins w:id="589" w:author="Natasha Hardy" w:date="2021-11-13T10:37:00Z">
        <w:r w:rsidR="00075E7C">
          <w:rPr>
            <w:color w:val="000000"/>
          </w:rPr>
          <w:t>eabird DNA s</w:t>
        </w:r>
      </w:ins>
      <w:ins w:id="590" w:author="Natasha Hardy" w:date="2021-11-13T10:36:00Z">
        <w:r w:rsidR="00075E7C">
          <w:rPr>
            <w:color w:val="000000"/>
          </w:rPr>
          <w:t>equences</w:t>
        </w:r>
      </w:ins>
      <w:ins w:id="591" w:author="Natasha Hardy" w:date="2021-11-13T10:37:00Z">
        <w:r w:rsidR="00075E7C">
          <w:rPr>
            <w:color w:val="000000"/>
          </w:rPr>
          <w:t xml:space="preserve">, disaggregated </w:t>
        </w:r>
      </w:ins>
      <w:ins w:id="592" w:author="Natasha Hardy" w:date="2021-11-13T10:38:00Z">
        <w:r w:rsidR="00075E7C">
          <w:rPr>
            <w:color w:val="000000"/>
          </w:rPr>
          <w:t xml:space="preserve">and </w:t>
        </w:r>
        <w:r w:rsidR="00075E7C">
          <w:rPr>
            <w:color w:val="000000"/>
          </w:rPr>
          <w:lastRenderedPageBreak/>
          <w:t xml:space="preserve">matched </w:t>
        </w:r>
      </w:ins>
      <w:ins w:id="593" w:author="Natasha Hardy" w:date="2021-11-13T10:37:00Z">
        <w:r w:rsidR="00075E7C">
          <w:rPr>
            <w:color w:val="000000"/>
          </w:rPr>
          <w:t xml:space="preserve">these sequences </w:t>
        </w:r>
      </w:ins>
      <w:ins w:id="594" w:author="Natasha Hardy" w:date="2021-11-13T10:38:00Z">
        <w:r w:rsidR="00075E7C">
          <w:rPr>
            <w:color w:val="000000"/>
          </w:rPr>
          <w:t>in relation to sample identifier</w:t>
        </w:r>
      </w:ins>
      <w:ins w:id="595" w:author="Natasha Hardy" w:date="2021-11-13T10:39:00Z">
        <w:r w:rsidR="00075E7C">
          <w:rPr>
            <w:color w:val="000000"/>
          </w:rPr>
          <w:t xml:space="preserve"> and formed these into clusters of unique sequences in </w:t>
        </w:r>
        <w:proofErr w:type="spellStart"/>
        <w:r w:rsidR="00075E7C" w:rsidRPr="00147A9E">
          <w:rPr>
            <w:color w:val="000000"/>
            <w:highlight w:val="yellow"/>
            <w:rPrChange w:id="596" w:author="Natasha Hardy" w:date="2021-11-13T10:44:00Z">
              <w:rPr>
                <w:color w:val="000000"/>
              </w:rPr>
            </w:rPrChange>
          </w:rPr>
          <w:t>Geneious</w:t>
        </w:r>
        <w:proofErr w:type="spellEnd"/>
        <w:r w:rsidR="00075E7C" w:rsidRPr="00147A9E">
          <w:rPr>
            <w:color w:val="000000"/>
            <w:highlight w:val="yellow"/>
            <w:rPrChange w:id="597" w:author="Natasha Hardy" w:date="2021-11-13T10:44:00Z">
              <w:rPr>
                <w:color w:val="000000"/>
              </w:rPr>
            </w:rPrChange>
          </w:rPr>
          <w:t xml:space="preserve">. For each sample that contained </w:t>
        </w:r>
      </w:ins>
      <w:ins w:id="598" w:author="Natasha Hardy" w:date="2021-11-13T10:40:00Z">
        <w:r w:rsidR="00075E7C" w:rsidRPr="00147A9E">
          <w:rPr>
            <w:color w:val="000000"/>
            <w:highlight w:val="yellow"/>
            <w:rPrChange w:id="599" w:author="Natasha Hardy" w:date="2021-11-13T10:44:00Z">
              <w:rPr>
                <w:color w:val="000000"/>
              </w:rPr>
            </w:rPrChange>
          </w:rPr>
          <w:t xml:space="preserve">abundant </w:t>
        </w:r>
      </w:ins>
      <w:ins w:id="600" w:author="Natasha Hardy" w:date="2021-11-13T10:39:00Z">
        <w:r w:rsidR="00075E7C" w:rsidRPr="00147A9E">
          <w:rPr>
            <w:color w:val="000000"/>
            <w:highlight w:val="yellow"/>
            <w:rPrChange w:id="601" w:author="Natasha Hardy" w:date="2021-11-13T10:44:00Z">
              <w:rPr>
                <w:color w:val="000000"/>
              </w:rPr>
            </w:rPrChange>
          </w:rPr>
          <w:t xml:space="preserve">penguin DNA </w:t>
        </w:r>
      </w:ins>
      <w:ins w:id="602" w:author="Natasha Hardy" w:date="2021-11-13T10:40:00Z">
        <w:r w:rsidR="00075E7C" w:rsidRPr="00147A9E">
          <w:rPr>
            <w:color w:val="000000"/>
            <w:highlight w:val="yellow"/>
            <w:rPrChange w:id="603" w:author="Natasha Hardy" w:date="2021-11-13T10:44:00Z">
              <w:rPr>
                <w:color w:val="000000"/>
              </w:rPr>
            </w:rPrChange>
          </w:rPr>
          <w:t>(n = 6</w:t>
        </w:r>
      </w:ins>
      <w:ins w:id="604" w:author="Natasha Hardy" w:date="2021-11-13T10:44:00Z">
        <w:r w:rsidR="00147A9E">
          <w:rPr>
            <w:color w:val="000000"/>
            <w:highlight w:val="yellow"/>
          </w:rPr>
          <w:t>, Table</w:t>
        </w:r>
      </w:ins>
      <w:ins w:id="605" w:author="Natasha Hardy" w:date="2021-11-13T10:45:00Z">
        <w:r w:rsidR="00147A9E">
          <w:rPr>
            <w:color w:val="000000"/>
            <w:highlight w:val="yellow"/>
          </w:rPr>
          <w:t xml:space="preserve"> S5</w:t>
        </w:r>
      </w:ins>
      <w:ins w:id="606" w:author="Natasha Hardy" w:date="2021-11-13T10:40:00Z">
        <w:r w:rsidR="00075E7C" w:rsidRPr="00147A9E">
          <w:rPr>
            <w:color w:val="000000"/>
            <w:highlight w:val="yellow"/>
            <w:rPrChange w:id="607" w:author="Natasha Hardy" w:date="2021-11-13T10:44:00Z">
              <w:rPr>
                <w:color w:val="000000"/>
              </w:rPr>
            </w:rPrChange>
          </w:rPr>
          <w:t xml:space="preserve">), </w:t>
        </w:r>
      </w:ins>
      <w:ins w:id="608" w:author="Natasha Hardy" w:date="2021-11-13T10:41:00Z">
        <w:r w:rsidR="00147A9E" w:rsidRPr="00147A9E">
          <w:rPr>
            <w:color w:val="000000"/>
            <w:highlight w:val="yellow"/>
            <w:rPrChange w:id="609" w:author="Natasha Hardy" w:date="2021-11-13T10:44:00Z">
              <w:rPr>
                <w:color w:val="000000"/>
              </w:rPr>
            </w:rPrChange>
          </w:rPr>
          <w:t xml:space="preserve">we selected only </w:t>
        </w:r>
      </w:ins>
      <w:ins w:id="610" w:author="Natasha Hardy" w:date="2021-11-29T18:20:00Z">
        <w:r w:rsidR="00687071">
          <w:rPr>
            <w:color w:val="000000"/>
            <w:highlight w:val="yellow"/>
          </w:rPr>
          <w:t xml:space="preserve">9 </w:t>
        </w:r>
      </w:ins>
      <w:ins w:id="611" w:author="Natasha Hardy" w:date="2021-11-13T10:41:00Z">
        <w:r w:rsidR="00147A9E" w:rsidRPr="00147A9E">
          <w:rPr>
            <w:color w:val="000000"/>
            <w:highlight w:val="yellow"/>
            <w:rPrChange w:id="612" w:author="Natasha Hardy" w:date="2021-11-13T10:44:00Z">
              <w:rPr>
                <w:color w:val="000000"/>
              </w:rPr>
            </w:rPrChange>
          </w:rPr>
          <w:t xml:space="preserve">abundant </w:t>
        </w:r>
      </w:ins>
      <w:ins w:id="613" w:author="Natasha Hardy" w:date="2021-11-13T10:43:00Z">
        <w:r w:rsidR="00147A9E" w:rsidRPr="00147A9E">
          <w:rPr>
            <w:color w:val="000000"/>
            <w:highlight w:val="yellow"/>
            <w:rPrChange w:id="614" w:author="Natasha Hardy" w:date="2021-11-13T10:44:00Z">
              <w:rPr>
                <w:color w:val="000000"/>
              </w:rPr>
            </w:rPrChange>
          </w:rPr>
          <w:t xml:space="preserve">unique </w:t>
        </w:r>
      </w:ins>
      <w:ins w:id="615" w:author="Natasha Hardy" w:date="2021-11-13T10:41:00Z">
        <w:r w:rsidR="00147A9E" w:rsidRPr="00147A9E">
          <w:rPr>
            <w:color w:val="000000"/>
            <w:highlight w:val="yellow"/>
            <w:rPrChange w:id="616" w:author="Natasha Hardy" w:date="2021-11-13T10:44:00Z">
              <w:rPr>
                <w:color w:val="000000"/>
              </w:rPr>
            </w:rPrChange>
          </w:rPr>
          <w:t xml:space="preserve">sequences </w:t>
        </w:r>
      </w:ins>
      <w:ins w:id="617" w:author="Natasha Hardy" w:date="2021-11-29T18:20:00Z">
        <w:r w:rsidR="00147EC2">
          <w:rPr>
            <w:color w:val="000000"/>
            <w:highlight w:val="yellow"/>
          </w:rPr>
          <w:t>representing each a sequence abundance</w:t>
        </w:r>
      </w:ins>
      <w:ins w:id="618" w:author="Natasha Hardy" w:date="2021-11-29T18:19:00Z">
        <w:r w:rsidR="00687071">
          <w:rPr>
            <w:color w:val="000000"/>
            <w:highlight w:val="yellow"/>
          </w:rPr>
          <w:t xml:space="preserve"> &gt; 1% the </w:t>
        </w:r>
      </w:ins>
      <w:ins w:id="619" w:author="Natasha Hardy" w:date="2021-11-29T18:21:00Z">
        <w:r w:rsidR="00147EC2">
          <w:rPr>
            <w:color w:val="000000"/>
            <w:highlight w:val="yellow"/>
          </w:rPr>
          <w:t>total</w:t>
        </w:r>
      </w:ins>
      <w:ins w:id="620" w:author="Natasha Hardy" w:date="2021-11-29T18:19:00Z">
        <w:r w:rsidR="00687071">
          <w:rPr>
            <w:color w:val="000000"/>
            <w:highlight w:val="yellow"/>
          </w:rPr>
          <w:t xml:space="preserve"> </w:t>
        </w:r>
      </w:ins>
      <w:ins w:id="621" w:author="Natasha Hardy" w:date="2021-11-29T18:21:00Z">
        <w:r w:rsidR="00147EC2">
          <w:rPr>
            <w:color w:val="000000"/>
            <w:highlight w:val="yellow"/>
          </w:rPr>
          <w:t xml:space="preserve">sequence </w:t>
        </w:r>
      </w:ins>
      <w:ins w:id="622" w:author="Natasha Hardy" w:date="2021-11-29T18:19:00Z">
        <w:r w:rsidR="00687071">
          <w:rPr>
            <w:color w:val="000000"/>
            <w:highlight w:val="yellow"/>
          </w:rPr>
          <w:t>abundance</w:t>
        </w:r>
      </w:ins>
      <w:ins w:id="623" w:author="Natasha Hardy" w:date="2021-11-29T18:21:00Z">
        <w:r w:rsidR="00147EC2">
          <w:rPr>
            <w:color w:val="000000"/>
            <w:highlight w:val="yellow"/>
          </w:rPr>
          <w:t xml:space="preserve"> of the sample </w:t>
        </w:r>
      </w:ins>
      <w:ins w:id="624" w:author="Natasha Hardy" w:date="2021-11-13T10:43:00Z">
        <w:r w:rsidR="00147A9E" w:rsidRPr="00147A9E">
          <w:rPr>
            <w:color w:val="000000"/>
            <w:highlight w:val="yellow"/>
            <w:rPrChange w:id="625" w:author="Natasha Hardy" w:date="2021-11-13T10:44:00Z">
              <w:rPr>
                <w:color w:val="000000"/>
              </w:rPr>
            </w:rPrChange>
          </w:rPr>
          <w:t>(Table S</w:t>
        </w:r>
      </w:ins>
      <w:ins w:id="626" w:author="Natasha Hardy" w:date="2021-11-13T11:30:00Z">
        <w:r w:rsidR="00DD4823">
          <w:rPr>
            <w:color w:val="000000"/>
            <w:highlight w:val="yellow"/>
          </w:rPr>
          <w:t>6</w:t>
        </w:r>
      </w:ins>
      <w:ins w:id="627" w:author="Natasha Hardy" w:date="2021-11-13T10:43:00Z">
        <w:r w:rsidR="00147A9E" w:rsidRPr="00147A9E">
          <w:rPr>
            <w:color w:val="000000"/>
            <w:highlight w:val="yellow"/>
            <w:rPrChange w:id="628" w:author="Natasha Hardy" w:date="2021-11-13T10:44:00Z">
              <w:rPr>
                <w:color w:val="000000"/>
              </w:rPr>
            </w:rPrChange>
          </w:rPr>
          <w:t>).</w:t>
        </w:r>
      </w:ins>
      <w:ins w:id="629" w:author="Natasha Hardy" w:date="2021-11-13T10:45:00Z">
        <w:r w:rsidR="00147A9E">
          <w:rPr>
            <w:color w:val="000000"/>
          </w:rPr>
          <w:t xml:space="preserve"> </w:t>
        </w:r>
      </w:ins>
      <w:del w:id="630" w:author="Natasha Hardy" w:date="2021-11-13T10:46:00Z">
        <w:r w:rsidR="008445EE" w:rsidRPr="00147EC2" w:rsidDel="00147A9E">
          <w:rPr>
            <w:color w:val="000000"/>
            <w:highlight w:val="yellow"/>
            <w:rPrChange w:id="631" w:author="Natasha Hardy" w:date="2021-11-29T18:24:00Z">
              <w:rPr>
                <w:color w:val="000000"/>
              </w:rPr>
            </w:rPrChange>
          </w:rPr>
          <w:delText>For</w:delText>
        </w:r>
      </w:del>
      <w:del w:id="632" w:author="Natasha Hardy" w:date="2021-11-13T11:30:00Z">
        <w:r w:rsidR="008445EE" w:rsidRPr="00147EC2" w:rsidDel="00DD4823">
          <w:rPr>
            <w:color w:val="000000"/>
            <w:highlight w:val="yellow"/>
            <w:rPrChange w:id="633" w:author="Natasha Hardy" w:date="2021-11-29T18:24:00Z">
              <w:rPr>
                <w:color w:val="000000"/>
              </w:rPr>
            </w:rPrChange>
          </w:rPr>
          <w:delText xml:space="preserve"> </w:delText>
        </w:r>
      </w:del>
      <w:ins w:id="634" w:author="Microsoft Office User" w:date="2021-10-14T07:08:00Z">
        <w:del w:id="635" w:author="Natasha Hardy" w:date="2021-11-13T10:46:00Z">
          <w:r w:rsidR="001305FA" w:rsidRPr="00147EC2" w:rsidDel="00147A9E">
            <w:rPr>
              <w:color w:val="000000"/>
              <w:highlight w:val="yellow"/>
              <w:rPrChange w:id="636" w:author="Natasha Hardy" w:date="2021-11-29T18:24:00Z">
                <w:rPr>
                  <w:color w:val="000000"/>
                </w:rPr>
              </w:rPrChange>
            </w:rPr>
            <w:delText xml:space="preserve">To enable effective </w:delText>
          </w:r>
        </w:del>
      </w:ins>
      <w:del w:id="637" w:author="Natasha Hardy" w:date="2021-11-13T10:46:00Z">
        <w:r w:rsidR="008445EE" w:rsidRPr="00147EC2" w:rsidDel="00147A9E">
          <w:rPr>
            <w:color w:val="000000"/>
            <w:highlight w:val="yellow"/>
            <w:rPrChange w:id="638" w:author="Natasha Hardy" w:date="2021-11-29T18:24:00Z">
              <w:rPr>
                <w:color w:val="000000"/>
              </w:rPr>
            </w:rPrChange>
          </w:rPr>
          <w:delText xml:space="preserve">haplotype analysis, we </w:delText>
        </w:r>
      </w:del>
      <w:ins w:id="639" w:author="Microsoft Office User" w:date="2021-10-14T07:20:00Z">
        <w:del w:id="640" w:author="Natasha Hardy" w:date="2021-11-13T10:46:00Z">
          <w:r w:rsidR="00A7116A" w:rsidRPr="00147EC2" w:rsidDel="00147A9E">
            <w:rPr>
              <w:color w:val="000000"/>
              <w:highlight w:val="yellow"/>
              <w:rPrChange w:id="641" w:author="Natasha Hardy" w:date="2021-11-29T18:24:00Z">
                <w:rPr>
                  <w:color w:val="000000"/>
                </w:rPr>
              </w:rPrChange>
            </w:rPr>
            <w:delText xml:space="preserve">formed the </w:delText>
          </w:r>
        </w:del>
      </w:ins>
      <w:ins w:id="642" w:author="Microsoft Office User" w:date="2021-10-14T07:22:00Z">
        <w:del w:id="643" w:author="Natasha Hardy" w:date="2021-11-13T10:46:00Z">
          <w:r w:rsidR="00A00D76" w:rsidRPr="00147EC2" w:rsidDel="00147A9E">
            <w:rPr>
              <w:color w:val="000000"/>
              <w:highlight w:val="yellow"/>
              <w:rPrChange w:id="644" w:author="Natasha Hardy" w:date="2021-11-29T18:24:00Z">
                <w:rPr>
                  <w:color w:val="000000"/>
                </w:rPr>
              </w:rPrChange>
            </w:rPr>
            <w:delText>quality filtered</w:delText>
          </w:r>
        </w:del>
      </w:ins>
      <w:ins w:id="645" w:author="Microsoft Office User" w:date="2021-10-14T07:21:00Z">
        <w:del w:id="646" w:author="Natasha Hardy" w:date="2021-11-13T10:46:00Z">
          <w:r w:rsidR="00A00D76" w:rsidRPr="00147EC2" w:rsidDel="00147A9E">
            <w:rPr>
              <w:color w:val="000000"/>
              <w:highlight w:val="yellow"/>
              <w:rPrChange w:id="647" w:author="Natasha Hardy" w:date="2021-11-29T18:24:00Z">
                <w:rPr>
                  <w:color w:val="000000"/>
                </w:rPr>
              </w:rPrChange>
            </w:rPr>
            <w:delText xml:space="preserve"> sequences into clusters of</w:delText>
          </w:r>
        </w:del>
      </w:ins>
      <w:ins w:id="648" w:author="Microsoft Office User" w:date="2021-10-14T07:04:00Z">
        <w:del w:id="649" w:author="Natasha Hardy" w:date="2021-11-13T10:46:00Z">
          <w:r w:rsidR="001305FA" w:rsidRPr="00147EC2" w:rsidDel="00147A9E">
            <w:rPr>
              <w:color w:val="000000"/>
              <w:highlight w:val="yellow"/>
              <w:rPrChange w:id="650" w:author="Natasha Hardy" w:date="2021-11-29T18:24:00Z">
                <w:rPr>
                  <w:color w:val="000000"/>
                </w:rPr>
              </w:rPrChange>
            </w:rPr>
            <w:delText xml:space="preserve"> unique sequence</w:delText>
          </w:r>
        </w:del>
      </w:ins>
      <w:ins w:id="651" w:author="Microsoft Office User" w:date="2021-10-14T07:21:00Z">
        <w:del w:id="652" w:author="Natasha Hardy" w:date="2021-11-13T10:46:00Z">
          <w:r w:rsidR="00A00D76" w:rsidRPr="00147EC2" w:rsidDel="00147A9E">
            <w:rPr>
              <w:color w:val="000000"/>
              <w:highlight w:val="yellow"/>
              <w:rPrChange w:id="653" w:author="Natasha Hardy" w:date="2021-11-29T18:24:00Z">
                <w:rPr>
                  <w:color w:val="000000"/>
                </w:rPr>
              </w:rPrChange>
            </w:rPr>
            <w:delText>s</w:delText>
          </w:r>
        </w:del>
      </w:ins>
      <w:ins w:id="654" w:author="Microsoft Office User" w:date="2021-10-14T07:04:00Z">
        <w:del w:id="655" w:author="Natasha Hardy" w:date="2021-11-13T10:46:00Z">
          <w:r w:rsidR="001305FA" w:rsidRPr="00147EC2" w:rsidDel="00147A9E">
            <w:rPr>
              <w:color w:val="000000"/>
              <w:highlight w:val="yellow"/>
              <w:rPrChange w:id="656" w:author="Natasha Hardy" w:date="2021-11-29T18:24:00Z">
                <w:rPr>
                  <w:color w:val="000000"/>
                </w:rPr>
              </w:rPrChange>
            </w:rPr>
            <w:delText xml:space="preserve"> </w:delText>
          </w:r>
        </w:del>
      </w:ins>
      <w:ins w:id="657" w:author="Microsoft Office User" w:date="2021-10-14T07:12:00Z">
        <w:del w:id="658" w:author="Natasha Hardy" w:date="2021-11-11T12:03:00Z">
          <w:r w:rsidR="00A7116A" w:rsidRPr="00147EC2" w:rsidDel="00B323F6">
            <w:rPr>
              <w:color w:val="000000"/>
              <w:highlight w:val="yellow"/>
              <w:rPrChange w:id="659" w:author="Natasha Hardy" w:date="2021-11-29T18:24:00Z">
                <w:rPr>
                  <w:color w:val="000000"/>
                </w:rPr>
              </w:rPrChange>
            </w:rPr>
            <w:delText>instead of OTUs</w:delText>
          </w:r>
        </w:del>
      </w:ins>
      <w:ins w:id="660" w:author="Microsoft Office User" w:date="2021-10-14T07:05:00Z">
        <w:del w:id="661" w:author="Natasha Hardy" w:date="2021-11-11T12:03:00Z">
          <w:r w:rsidR="001305FA" w:rsidRPr="00147EC2" w:rsidDel="00B323F6">
            <w:rPr>
              <w:color w:val="000000"/>
              <w:highlight w:val="yellow"/>
              <w:rPrChange w:id="662" w:author="Natasha Hardy" w:date="2021-11-29T18:24:00Z">
                <w:rPr>
                  <w:color w:val="000000"/>
                </w:rPr>
              </w:rPrChange>
            </w:rPr>
            <w:delText xml:space="preserve"> </w:delText>
          </w:r>
        </w:del>
        <w:del w:id="663" w:author="Natasha Hardy" w:date="2021-11-13T10:46:00Z">
          <w:r w:rsidR="001305FA" w:rsidRPr="00147EC2" w:rsidDel="00147A9E">
            <w:rPr>
              <w:color w:val="000000"/>
              <w:highlight w:val="yellow"/>
              <w:rPrChange w:id="664" w:author="Natasha Hardy" w:date="2021-11-29T18:24:00Z">
                <w:rPr>
                  <w:color w:val="000000"/>
                </w:rPr>
              </w:rPrChange>
            </w:rPr>
            <w:delText xml:space="preserve">and </w:delText>
          </w:r>
        </w:del>
      </w:ins>
      <w:del w:id="665" w:author="Natasha Hardy" w:date="2021-11-13T10:46:00Z">
        <w:r w:rsidR="008445EE" w:rsidRPr="00147EC2" w:rsidDel="00147A9E">
          <w:rPr>
            <w:color w:val="000000"/>
            <w:highlight w:val="yellow"/>
            <w:rPrChange w:id="666" w:author="Natasha Hardy" w:date="2021-11-29T18:24:00Z">
              <w:rPr>
                <w:color w:val="000000"/>
              </w:rPr>
            </w:rPrChange>
          </w:rPr>
          <w:delText xml:space="preserve">selected </w:delText>
        </w:r>
      </w:del>
      <w:ins w:id="667" w:author="Microsoft Office User" w:date="2021-10-14T10:50:00Z">
        <w:del w:id="668" w:author="Natasha Hardy" w:date="2021-11-13T10:46:00Z">
          <w:r w:rsidR="007759ED" w:rsidRPr="00147EC2" w:rsidDel="00147A9E">
            <w:rPr>
              <w:color w:val="000000"/>
              <w:highlight w:val="yellow"/>
              <w:rPrChange w:id="669" w:author="Natasha Hardy" w:date="2021-11-29T18:24:00Z">
                <w:rPr>
                  <w:color w:val="000000"/>
                </w:rPr>
              </w:rPrChange>
            </w:rPr>
            <w:delText xml:space="preserve">only </w:delText>
          </w:r>
        </w:del>
      </w:ins>
      <w:del w:id="670" w:author="Natasha Hardy" w:date="2021-11-13T10:46:00Z">
        <w:r w:rsidR="008445EE" w:rsidRPr="00147EC2" w:rsidDel="00147A9E">
          <w:rPr>
            <w:color w:val="000000"/>
            <w:highlight w:val="yellow"/>
            <w:rPrChange w:id="671" w:author="Natasha Hardy" w:date="2021-11-29T18:24:00Z">
              <w:rPr>
                <w:color w:val="000000"/>
              </w:rPr>
            </w:rPrChange>
          </w:rPr>
          <w:delText xml:space="preserve">the </w:delText>
        </w:r>
        <w:commentRangeStart w:id="672"/>
        <w:r w:rsidR="008445EE" w:rsidRPr="00147EC2" w:rsidDel="00147A9E">
          <w:rPr>
            <w:color w:val="000000"/>
            <w:highlight w:val="yellow"/>
            <w:rPrChange w:id="673" w:author="Natasha Hardy" w:date="2021-11-29T18:24:00Z">
              <w:rPr>
                <w:color w:val="000000"/>
              </w:rPr>
            </w:rPrChange>
          </w:rPr>
          <w:delText>most abundant representative sequences</w:delText>
        </w:r>
        <w:commentRangeEnd w:id="672"/>
        <w:r w:rsidR="001305FA" w:rsidRPr="00147EC2" w:rsidDel="00147A9E">
          <w:rPr>
            <w:rStyle w:val="CommentReference"/>
            <w:highlight w:val="yellow"/>
            <w:rPrChange w:id="674" w:author="Natasha Hardy" w:date="2021-11-29T18:24:00Z">
              <w:rPr>
                <w:rStyle w:val="CommentReference"/>
              </w:rPr>
            </w:rPrChange>
          </w:rPr>
          <w:commentReference w:id="672"/>
        </w:r>
        <w:r w:rsidR="008445EE" w:rsidRPr="00147EC2" w:rsidDel="00147A9E">
          <w:rPr>
            <w:color w:val="000000"/>
            <w:highlight w:val="yellow"/>
            <w:rPrChange w:id="675" w:author="Natasha Hardy" w:date="2021-11-29T18:24:00Z">
              <w:rPr>
                <w:color w:val="000000"/>
              </w:rPr>
            </w:rPrChange>
          </w:rPr>
          <w:delText xml:space="preserve"> from </w:delText>
        </w:r>
      </w:del>
      <w:commentRangeStart w:id="676"/>
      <w:ins w:id="677" w:author="Microsoft Office User" w:date="2021-10-14T10:50:00Z">
        <w:del w:id="678" w:author="Natasha Hardy" w:date="2021-11-13T10:46:00Z">
          <w:r w:rsidR="007759ED" w:rsidRPr="00147EC2" w:rsidDel="00147A9E">
            <w:rPr>
              <w:color w:val="000000"/>
              <w:highlight w:val="yellow"/>
              <w:rPrChange w:id="679" w:author="Natasha Hardy" w:date="2021-11-29T18:24:00Z">
                <w:rPr>
                  <w:color w:val="000000"/>
                </w:rPr>
              </w:rPrChange>
            </w:rPr>
            <w:delText xml:space="preserve">each of </w:delText>
          </w:r>
        </w:del>
      </w:ins>
      <w:del w:id="680" w:author="Natasha Hardy" w:date="2021-11-13T10:46:00Z">
        <w:r w:rsidR="008445EE" w:rsidRPr="00147EC2" w:rsidDel="00147A9E">
          <w:rPr>
            <w:color w:val="000000"/>
            <w:highlight w:val="yellow"/>
            <w:rPrChange w:id="681" w:author="Natasha Hardy" w:date="2021-11-29T18:24:00Z">
              <w:rPr>
                <w:color w:val="000000"/>
              </w:rPr>
            </w:rPrChange>
          </w:rPr>
          <w:delText xml:space="preserve">10 </w:delText>
        </w:r>
      </w:del>
      <w:ins w:id="682" w:author="Microsoft Office User" w:date="2021-10-14T07:05:00Z">
        <w:del w:id="683" w:author="Natasha Hardy" w:date="2021-11-13T10:46:00Z">
          <w:r w:rsidR="001305FA" w:rsidRPr="00147EC2" w:rsidDel="00147A9E">
            <w:rPr>
              <w:color w:val="000000"/>
              <w:highlight w:val="yellow"/>
              <w:rPrChange w:id="684" w:author="Natasha Hardy" w:date="2021-11-29T18:24:00Z">
                <w:rPr>
                  <w:color w:val="000000"/>
                </w:rPr>
              </w:rPrChange>
            </w:rPr>
            <w:delText xml:space="preserve">the </w:delText>
          </w:r>
        </w:del>
      </w:ins>
      <w:ins w:id="685" w:author="Microsoft Office User" w:date="2021-10-14T07:07:00Z">
        <w:del w:id="686" w:author="Natasha Hardy" w:date="2021-11-13T10:46:00Z">
          <w:r w:rsidR="001305FA" w:rsidRPr="00147EC2" w:rsidDel="00147A9E">
            <w:rPr>
              <w:color w:val="000000"/>
              <w:highlight w:val="yellow"/>
              <w:rPrChange w:id="687" w:author="Natasha Hardy" w:date="2021-11-29T18:24:00Z">
                <w:rPr>
                  <w:color w:val="000000"/>
                </w:rPr>
              </w:rPrChange>
            </w:rPr>
            <w:delText>10</w:delText>
          </w:r>
        </w:del>
      </w:ins>
      <w:ins w:id="688" w:author="Microsoft Office User" w:date="2021-10-14T07:05:00Z">
        <w:del w:id="689" w:author="Natasha Hardy" w:date="2021-11-13T10:46:00Z">
          <w:r w:rsidR="001305FA" w:rsidRPr="00147EC2" w:rsidDel="00147A9E">
            <w:rPr>
              <w:color w:val="000000"/>
              <w:highlight w:val="yellow"/>
              <w:rPrChange w:id="690" w:author="Natasha Hardy" w:date="2021-11-29T18:24:00Z">
                <w:rPr>
                  <w:color w:val="000000"/>
                </w:rPr>
              </w:rPrChange>
            </w:rPr>
            <w:delText xml:space="preserve"> </w:delText>
          </w:r>
        </w:del>
      </w:ins>
      <w:commentRangeEnd w:id="676"/>
      <w:del w:id="691" w:author="Natasha Hardy" w:date="2021-11-13T10:46:00Z">
        <w:r w:rsidR="006E305C" w:rsidRPr="00147EC2" w:rsidDel="00147A9E">
          <w:rPr>
            <w:rStyle w:val="CommentReference"/>
            <w:highlight w:val="yellow"/>
            <w:rPrChange w:id="692" w:author="Natasha Hardy" w:date="2021-11-29T18:24:00Z">
              <w:rPr>
                <w:rStyle w:val="CommentReference"/>
              </w:rPr>
            </w:rPrChange>
          </w:rPr>
          <w:commentReference w:id="676"/>
        </w:r>
        <w:r w:rsidR="008445EE" w:rsidRPr="00147EC2" w:rsidDel="00147A9E">
          <w:rPr>
            <w:color w:val="000000"/>
            <w:highlight w:val="yellow"/>
            <w:rPrChange w:id="693" w:author="Natasha Hardy" w:date="2021-11-29T18:24:00Z">
              <w:rPr>
                <w:color w:val="000000"/>
              </w:rPr>
            </w:rPrChange>
          </w:rPr>
          <w:delText>samples that tested positive for penguins, excluding samples containing only trace amounts of DNA.</w:delText>
        </w:r>
      </w:del>
      <w:del w:id="694" w:author="Natasha Hardy" w:date="2021-11-13T11:30:00Z">
        <w:r w:rsidR="008445EE" w:rsidRPr="00147EC2" w:rsidDel="00DD4823">
          <w:rPr>
            <w:color w:val="000000"/>
            <w:highlight w:val="yellow"/>
            <w:rPrChange w:id="695" w:author="Natasha Hardy" w:date="2021-11-29T18:24:00Z">
              <w:rPr>
                <w:color w:val="000000"/>
              </w:rPr>
            </w:rPrChange>
          </w:rPr>
          <w:delText xml:space="preserve"> </w:delText>
        </w:r>
      </w:del>
      <w:ins w:id="696" w:author="Microsoft Office User" w:date="2021-10-14T10:50:00Z">
        <w:r w:rsidR="007759ED" w:rsidRPr="00147EC2">
          <w:rPr>
            <w:color w:val="000000"/>
            <w:highlight w:val="yellow"/>
            <w:rPrChange w:id="697" w:author="Natasha Hardy" w:date="2021-11-29T18:24:00Z">
              <w:rPr>
                <w:color w:val="000000"/>
              </w:rPr>
            </w:rPrChange>
          </w:rPr>
          <w:t xml:space="preserve">This process </w:t>
        </w:r>
      </w:ins>
      <w:ins w:id="698" w:author="Natasha Hardy" w:date="2021-11-29T18:22:00Z">
        <w:r w:rsidR="00147EC2" w:rsidRPr="00147EC2">
          <w:rPr>
            <w:color w:val="000000"/>
            <w:highlight w:val="yellow"/>
            <w:rPrChange w:id="699" w:author="Natasha Hardy" w:date="2021-11-29T18:24:00Z">
              <w:rPr>
                <w:color w:val="000000"/>
              </w:rPr>
            </w:rPrChange>
          </w:rPr>
          <w:t>was conservating in</w:t>
        </w:r>
      </w:ins>
      <w:ins w:id="700" w:author="Natasha Hardy" w:date="2021-11-11T12:09:00Z">
        <w:r w:rsidRPr="00147EC2">
          <w:rPr>
            <w:color w:val="000000"/>
            <w:highlight w:val="yellow"/>
            <w:rPrChange w:id="701" w:author="Natasha Hardy" w:date="2021-11-29T18:24:00Z">
              <w:rPr>
                <w:color w:val="000000"/>
              </w:rPr>
            </w:rPrChange>
          </w:rPr>
          <w:t xml:space="preserve"> </w:t>
        </w:r>
      </w:ins>
      <w:ins w:id="702" w:author="Microsoft Office User" w:date="2021-10-14T10:50:00Z">
        <w:r w:rsidR="007759ED" w:rsidRPr="00147EC2">
          <w:rPr>
            <w:color w:val="000000"/>
            <w:highlight w:val="yellow"/>
            <w:rPrChange w:id="703" w:author="Natasha Hardy" w:date="2021-11-29T18:24:00Z">
              <w:rPr>
                <w:color w:val="000000"/>
              </w:rPr>
            </w:rPrChange>
          </w:rPr>
          <w:t>exclud</w:t>
        </w:r>
        <w:del w:id="704" w:author="Natasha Hardy" w:date="2021-11-29T18:22:00Z">
          <w:r w:rsidR="007759ED" w:rsidRPr="00147EC2" w:rsidDel="00147EC2">
            <w:rPr>
              <w:color w:val="000000"/>
              <w:highlight w:val="yellow"/>
              <w:rPrChange w:id="705" w:author="Natasha Hardy" w:date="2021-11-29T18:24:00Z">
                <w:rPr>
                  <w:color w:val="000000"/>
                </w:rPr>
              </w:rPrChange>
            </w:rPr>
            <w:delText>e</w:delText>
          </w:r>
        </w:del>
      </w:ins>
      <w:ins w:id="706" w:author="Microsoft Office User" w:date="2021-10-14T10:51:00Z">
        <w:del w:id="707" w:author="Natasha Hardy" w:date="2021-11-29T18:22:00Z">
          <w:r w:rsidR="007759ED" w:rsidRPr="00147EC2" w:rsidDel="00147EC2">
            <w:rPr>
              <w:color w:val="000000"/>
              <w:highlight w:val="yellow"/>
              <w:rPrChange w:id="708" w:author="Natasha Hardy" w:date="2021-11-29T18:24:00Z">
                <w:rPr>
                  <w:color w:val="000000"/>
                </w:rPr>
              </w:rPrChange>
            </w:rPr>
            <w:delText>d</w:delText>
          </w:r>
        </w:del>
      </w:ins>
      <w:ins w:id="709" w:author="Natasha Hardy" w:date="2021-11-29T18:22:00Z">
        <w:r w:rsidR="00147EC2" w:rsidRPr="00147EC2">
          <w:rPr>
            <w:color w:val="000000"/>
            <w:highlight w:val="yellow"/>
            <w:rPrChange w:id="710" w:author="Natasha Hardy" w:date="2021-11-29T18:24:00Z">
              <w:rPr>
                <w:color w:val="000000"/>
              </w:rPr>
            </w:rPrChange>
          </w:rPr>
          <w:t>ing</w:t>
        </w:r>
      </w:ins>
      <w:ins w:id="711" w:author="Microsoft Office User" w:date="2021-10-14T10:51:00Z">
        <w:r w:rsidR="007759ED" w:rsidRPr="00147EC2">
          <w:rPr>
            <w:color w:val="000000"/>
            <w:highlight w:val="yellow"/>
            <w:rPrChange w:id="712" w:author="Natasha Hardy" w:date="2021-11-29T18:24:00Z">
              <w:rPr>
                <w:color w:val="000000"/>
              </w:rPr>
            </w:rPrChange>
          </w:rPr>
          <w:t xml:space="preserve"> </w:t>
        </w:r>
        <w:del w:id="713" w:author="Natasha Hardy" w:date="2021-11-29T18:13:00Z">
          <w:r w:rsidR="007759ED" w:rsidRPr="00147EC2" w:rsidDel="00687071">
            <w:rPr>
              <w:color w:val="000000"/>
              <w:highlight w:val="yellow"/>
              <w:rPrChange w:id="714" w:author="Natasha Hardy" w:date="2021-11-29T18:24:00Z">
                <w:rPr>
                  <w:color w:val="000000"/>
                </w:rPr>
              </w:rPrChange>
            </w:rPr>
            <w:delText xml:space="preserve">thousands of </w:delText>
          </w:r>
        </w:del>
        <w:r w:rsidR="007759ED" w:rsidRPr="00147EC2">
          <w:rPr>
            <w:color w:val="000000"/>
            <w:highlight w:val="yellow"/>
            <w:rPrChange w:id="715" w:author="Natasha Hardy" w:date="2021-11-29T18:24:00Z">
              <w:rPr>
                <w:color w:val="000000"/>
              </w:rPr>
            </w:rPrChange>
          </w:rPr>
          <w:t>sequences that could be at</w:t>
        </w:r>
      </w:ins>
      <w:ins w:id="716" w:author="Microsoft Office User" w:date="2021-10-14T10:52:00Z">
        <w:r w:rsidR="007759ED" w:rsidRPr="00147EC2">
          <w:rPr>
            <w:color w:val="000000"/>
            <w:highlight w:val="yellow"/>
            <w:rPrChange w:id="717" w:author="Natasha Hardy" w:date="2021-11-29T18:24:00Z">
              <w:rPr>
                <w:color w:val="000000"/>
              </w:rPr>
            </w:rPrChange>
          </w:rPr>
          <w:t xml:space="preserve">tributed to </w:t>
        </w:r>
      </w:ins>
      <w:ins w:id="718" w:author="Microsoft Office User" w:date="2021-10-14T10:53:00Z">
        <w:r w:rsidR="007759ED" w:rsidRPr="00147EC2">
          <w:rPr>
            <w:color w:val="000000"/>
            <w:highlight w:val="yellow"/>
            <w:rPrChange w:id="719" w:author="Natasha Hardy" w:date="2021-11-29T18:24:00Z">
              <w:rPr>
                <w:color w:val="000000"/>
              </w:rPr>
            </w:rPrChange>
          </w:rPr>
          <w:t>sequencing error</w:t>
        </w:r>
      </w:ins>
      <w:ins w:id="720" w:author="Natasha Hardy" w:date="2021-11-29T18:22:00Z">
        <w:r w:rsidR="00147EC2" w:rsidRPr="00147EC2">
          <w:rPr>
            <w:color w:val="000000"/>
            <w:highlight w:val="yellow"/>
            <w:rPrChange w:id="721" w:author="Natasha Hardy" w:date="2021-11-29T18:24:00Z">
              <w:rPr>
                <w:color w:val="000000"/>
              </w:rPr>
            </w:rPrChange>
          </w:rPr>
          <w:t xml:space="preserve">, for the Illumina </w:t>
        </w:r>
        <w:proofErr w:type="spellStart"/>
        <w:r w:rsidR="00147EC2" w:rsidRPr="00147EC2">
          <w:rPr>
            <w:color w:val="000000"/>
            <w:highlight w:val="yellow"/>
            <w:rPrChange w:id="722" w:author="Natasha Hardy" w:date="2021-11-29T18:24:00Z">
              <w:rPr>
                <w:color w:val="000000"/>
              </w:rPr>
            </w:rPrChange>
          </w:rPr>
          <w:t>Mis</w:t>
        </w:r>
      </w:ins>
      <w:ins w:id="723" w:author="Natasha Hardy" w:date="2021-11-29T18:23:00Z">
        <w:r w:rsidR="00147EC2" w:rsidRPr="00147EC2">
          <w:rPr>
            <w:color w:val="000000"/>
            <w:highlight w:val="yellow"/>
            <w:rPrChange w:id="724" w:author="Natasha Hardy" w:date="2021-11-29T18:24:00Z">
              <w:rPr>
                <w:color w:val="000000"/>
              </w:rPr>
            </w:rPrChange>
          </w:rPr>
          <w:t>eq</w:t>
        </w:r>
      </w:ins>
      <w:proofErr w:type="spellEnd"/>
      <w:ins w:id="725" w:author="Natasha Hardy" w:date="2021-11-29T18:22:00Z">
        <w:r w:rsidR="00147EC2" w:rsidRPr="00147EC2">
          <w:rPr>
            <w:color w:val="000000"/>
            <w:highlight w:val="yellow"/>
            <w:rPrChange w:id="726" w:author="Natasha Hardy" w:date="2021-11-29T18:24:00Z">
              <w:rPr>
                <w:color w:val="000000"/>
              </w:rPr>
            </w:rPrChange>
          </w:rPr>
          <w:t xml:space="preserve"> this typically results in </w:t>
        </w:r>
      </w:ins>
      <w:ins w:id="727" w:author="Natasha Hardy" w:date="2021-11-29T18:23:00Z">
        <w:r w:rsidR="00147EC2" w:rsidRPr="00147EC2">
          <w:rPr>
            <w:color w:val="000000"/>
            <w:highlight w:val="yellow"/>
            <w:rPrChange w:id="728" w:author="Natasha Hardy" w:date="2021-11-29T18:24:00Z">
              <w:rPr>
                <w:color w:val="000000"/>
              </w:rPr>
            </w:rPrChange>
          </w:rPr>
          <w:t xml:space="preserve">low abundance </w:t>
        </w:r>
      </w:ins>
      <w:ins w:id="729" w:author="Microsoft Office User" w:date="2021-10-14T10:53:00Z">
        <w:del w:id="730" w:author="Natasha Hardy" w:date="2021-11-29T18:22:00Z">
          <w:r w:rsidR="007759ED" w:rsidRPr="00147EC2" w:rsidDel="00147EC2">
            <w:rPr>
              <w:color w:val="000000"/>
              <w:highlight w:val="yellow"/>
              <w:rPrChange w:id="731" w:author="Natasha Hardy" w:date="2021-11-29T18:24:00Z">
                <w:rPr>
                  <w:color w:val="000000"/>
                </w:rPr>
              </w:rPrChange>
            </w:rPr>
            <w:delText>.</w:delText>
          </w:r>
        </w:del>
      </w:ins>
      <w:ins w:id="732" w:author="Natasha Hardy" w:date="2021-11-29T18:23:00Z">
        <w:r w:rsidR="00147EC2" w:rsidRPr="00147EC2">
          <w:rPr>
            <w:color w:val="000000"/>
            <w:highlight w:val="yellow"/>
            <w:rPrChange w:id="733" w:author="Natasha Hardy" w:date="2021-11-29T18:24:00Z">
              <w:rPr>
                <w:color w:val="000000"/>
              </w:rPr>
            </w:rPrChange>
          </w:rPr>
          <w:t>sequences differing by only a single base pair from the m</w:t>
        </w:r>
      </w:ins>
      <w:ins w:id="734" w:author="Natasha Hardy" w:date="2021-11-29T18:24:00Z">
        <w:r w:rsidR="00147EC2" w:rsidRPr="00147EC2">
          <w:rPr>
            <w:color w:val="000000"/>
            <w:highlight w:val="yellow"/>
            <w:rPrChange w:id="735" w:author="Natasha Hardy" w:date="2021-11-29T18:24:00Z">
              <w:rPr>
                <w:color w:val="000000"/>
              </w:rPr>
            </w:rPrChange>
          </w:rPr>
          <w:t xml:space="preserve">ost abundant sequence and occurring at &lt; 1% of </w:t>
        </w:r>
        <w:proofErr w:type="spellStart"/>
        <w:r w:rsidR="00147EC2" w:rsidRPr="00147EC2">
          <w:rPr>
            <w:color w:val="000000"/>
            <w:highlight w:val="yellow"/>
            <w:rPrChange w:id="736" w:author="Natasha Hardy" w:date="2021-11-29T18:24:00Z">
              <w:rPr>
                <w:color w:val="000000"/>
              </w:rPr>
            </w:rPrChange>
          </w:rPr>
          <w:t>it’s</w:t>
        </w:r>
        <w:proofErr w:type="spellEnd"/>
        <w:r w:rsidR="00147EC2" w:rsidRPr="00147EC2">
          <w:rPr>
            <w:color w:val="000000"/>
            <w:highlight w:val="yellow"/>
            <w:rPrChange w:id="737" w:author="Natasha Hardy" w:date="2021-11-29T18:24:00Z">
              <w:rPr>
                <w:color w:val="000000"/>
              </w:rPr>
            </w:rPrChange>
          </w:rPr>
          <w:t xml:space="preserve"> abundance</w:t>
        </w:r>
      </w:ins>
      <w:ins w:id="738" w:author="Natasha Hardy" w:date="2021-11-29T18:25:00Z">
        <w:r w:rsidR="00147EC2">
          <w:rPr>
            <w:color w:val="000000"/>
            <w:highlight w:val="yellow"/>
          </w:rPr>
          <w:t xml:space="preserve"> (Tina Berry, unpublished data)</w:t>
        </w:r>
      </w:ins>
      <w:ins w:id="739" w:author="Natasha Hardy" w:date="2021-11-29T18:24:00Z">
        <w:r w:rsidR="00147EC2" w:rsidRPr="00147EC2">
          <w:rPr>
            <w:color w:val="000000"/>
            <w:highlight w:val="yellow"/>
            <w:rPrChange w:id="740" w:author="Natasha Hardy" w:date="2021-11-29T18:24:00Z">
              <w:rPr>
                <w:color w:val="000000"/>
              </w:rPr>
            </w:rPrChange>
          </w:rPr>
          <w:t>.</w:t>
        </w:r>
        <w:r w:rsidR="00147EC2">
          <w:rPr>
            <w:color w:val="000000"/>
          </w:rPr>
          <w:t xml:space="preserve"> (Tina – this</w:t>
        </w:r>
      </w:ins>
      <w:ins w:id="741" w:author="Natasha Hardy" w:date="2021-11-29T18:25:00Z">
        <w:r w:rsidR="00147EC2">
          <w:rPr>
            <w:color w:val="000000"/>
          </w:rPr>
          <w:t xml:space="preserve"> section</w:t>
        </w:r>
      </w:ins>
      <w:ins w:id="742" w:author="Natasha Hardy" w:date="2021-11-29T18:24:00Z">
        <w:r w:rsidR="00147EC2">
          <w:rPr>
            <w:color w:val="000000"/>
          </w:rPr>
          <w:t xml:space="preserve"> is a bit wordy as is).</w:t>
        </w:r>
      </w:ins>
      <w:ins w:id="743" w:author="Microsoft Office User" w:date="2021-10-14T10:51:00Z">
        <w:del w:id="744" w:author="Natasha Hardy" w:date="2021-11-29T18:23:00Z">
          <w:r w:rsidR="007759ED" w:rsidDel="00147EC2">
            <w:rPr>
              <w:color w:val="000000"/>
            </w:rPr>
            <w:delText xml:space="preserve"> </w:delText>
          </w:r>
        </w:del>
      </w:ins>
    </w:p>
    <w:p w14:paraId="5117F241" w14:textId="69EEBA00" w:rsidR="00C65F08" w:rsidRDefault="008445EE">
      <w:pPr>
        <w:pBdr>
          <w:top w:val="nil"/>
          <w:left w:val="nil"/>
          <w:bottom w:val="nil"/>
          <w:right w:val="nil"/>
          <w:between w:val="nil"/>
        </w:pBdr>
        <w:ind w:firstLine="720"/>
        <w:rPr>
          <w:color w:val="000000"/>
        </w:rPr>
        <w:pPrChange w:id="745"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746" w:author="Microsoft Office User" w:date="2021-10-14T07:07:00Z">
        <w:del w:id="747" w:author="Natasha Hardy" w:date="2021-11-13T11:30:00Z">
          <w:r w:rsidR="001305FA" w:rsidRPr="00147A9E" w:rsidDel="00DD4823">
            <w:rPr>
              <w:color w:val="000000"/>
              <w:highlight w:val="yellow"/>
              <w:rPrChange w:id="748" w:author="Natasha Hardy" w:date="2021-11-13T10:47:00Z">
                <w:rPr>
                  <w:color w:val="000000"/>
                </w:rPr>
              </w:rPrChange>
            </w:rPr>
            <w:delText>1</w:delText>
          </w:r>
        </w:del>
        <w:del w:id="749" w:author="Natasha Hardy" w:date="2021-11-13T10:47:00Z">
          <w:r w:rsidR="001305FA" w:rsidRPr="00147A9E" w:rsidDel="00147A9E">
            <w:rPr>
              <w:color w:val="000000"/>
              <w:highlight w:val="yellow"/>
              <w:rPrChange w:id="750" w:author="Natasha Hardy" w:date="2021-11-13T10:47:00Z">
                <w:rPr>
                  <w:color w:val="000000"/>
                </w:rPr>
              </w:rPrChange>
            </w:rPr>
            <w:delText>2</w:delText>
          </w:r>
        </w:del>
      </w:ins>
      <w:ins w:id="751" w:author="Natasha Hardy" w:date="2021-11-13T11:30:00Z">
        <w:r w:rsidR="00DD4823">
          <w:rPr>
            <w:color w:val="000000"/>
            <w:highlight w:val="yellow"/>
          </w:rPr>
          <w:t>9</w:t>
        </w:r>
      </w:ins>
      <w:ins w:id="752" w:author="Microsoft Office User" w:date="2021-10-14T07:05:00Z">
        <w:r w:rsidR="001305FA" w:rsidRPr="00147A9E">
          <w:rPr>
            <w:color w:val="000000"/>
            <w:highlight w:val="yellow"/>
            <w:rPrChange w:id="753" w:author="Natasha Hardy" w:date="2021-11-13T10:47:00Z">
              <w:rPr>
                <w:color w:val="000000"/>
              </w:rPr>
            </w:rPrChange>
          </w:rPr>
          <w:t xml:space="preserve"> </w:t>
        </w:r>
      </w:ins>
      <w:ins w:id="754" w:author="Microsoft Office User" w:date="2021-10-14T07:06:00Z">
        <w:r w:rsidR="001305FA" w:rsidRPr="00147A9E">
          <w:rPr>
            <w:color w:val="000000"/>
            <w:highlight w:val="yellow"/>
            <w:rPrChange w:id="755" w:author="Natasha Hardy" w:date="2021-11-13T10:47:00Z">
              <w:rPr>
                <w:color w:val="000000"/>
              </w:rPr>
            </w:rPrChange>
          </w:rPr>
          <w:t xml:space="preserve">penguin </w:t>
        </w:r>
      </w:ins>
      <w:r w:rsidRPr="00147A9E">
        <w:rPr>
          <w:color w:val="000000"/>
          <w:highlight w:val="yellow"/>
          <w:rPrChange w:id="756" w:author="Natasha Hardy" w:date="2021-11-13T10:47:00Z">
            <w:rPr>
              <w:color w:val="000000"/>
            </w:rPr>
          </w:rPrChange>
        </w:rPr>
        <w:t>sequences</w:t>
      </w:r>
      <w:del w:id="757" w:author="Microsoft Office User" w:date="2021-10-14T07:06:00Z">
        <w:r w:rsidRPr="00147A9E" w:rsidDel="001305FA">
          <w:rPr>
            <w:color w:val="000000"/>
            <w:highlight w:val="yellow"/>
            <w:rPrChange w:id="758" w:author="Natasha Hardy" w:date="2021-11-13T10:47:00Z">
              <w:rPr>
                <w:color w:val="000000"/>
              </w:rPr>
            </w:rPrChange>
          </w:rPr>
          <w:delText xml:space="preserve"> (n = 12 sequences, from n = 10 samples)</w:delText>
        </w:r>
      </w:del>
      <w:ins w:id="759" w:author="Natasha Hardy" w:date="2021-11-11T12:10:00Z">
        <w:r w:rsidR="0047137C">
          <w:rPr>
            <w:color w:val="000000"/>
          </w:rPr>
          <w:t xml:space="preserve"> to</w:t>
        </w:r>
      </w:ins>
      <w:del w:id="760" w:author="Natasha Hardy" w:date="2021-11-11T12:10:00Z">
        <w:r w:rsidDel="0047137C">
          <w:rPr>
            <w:color w:val="000000"/>
          </w:rPr>
          <w:delText>.</w:delText>
        </w:r>
      </w:del>
      <w:r>
        <w:rPr>
          <w:color w:val="000000"/>
        </w:rPr>
        <w:t xml:space="preserve"> </w:t>
      </w:r>
      <w:del w:id="761" w:author="Natasha Hardy" w:date="2021-11-11T12:10:00Z">
        <w:r w:rsidDel="0047137C">
          <w:rPr>
            <w:color w:val="000000"/>
          </w:rPr>
          <w:delText xml:space="preserve">This enabled </w:delText>
        </w:r>
      </w:del>
      <w:proofErr w:type="spellStart"/>
      <w:r>
        <w:rPr>
          <w:color w:val="000000"/>
        </w:rPr>
        <w:t>visuali</w:t>
      </w:r>
      <w:ins w:id="762" w:author="Natasha Hardy" w:date="2021-11-11T12:10:00Z">
        <w:r w:rsidR="0047137C">
          <w:rPr>
            <w:color w:val="000000"/>
          </w:rPr>
          <w:t>se</w:t>
        </w:r>
      </w:ins>
      <w:proofErr w:type="spellEnd"/>
      <w:del w:id="763" w:author="Natasha Hardy" w:date="2021-11-11T12:10:00Z">
        <w:r w:rsidDel="0047137C">
          <w:rPr>
            <w:color w:val="000000"/>
          </w:rPr>
          <w:delText>zation</w:delText>
        </w:r>
      </w:del>
      <w:r>
        <w:rPr>
          <w:color w:val="000000"/>
        </w:rPr>
        <w:t xml:space="preserve"> </w:t>
      </w:r>
      <w:del w:id="764" w:author="Natasha Hardy" w:date="2021-11-11T12:10:00Z">
        <w:r w:rsidDel="0047137C">
          <w:rPr>
            <w:color w:val="000000"/>
          </w:rPr>
          <w:delText xml:space="preserve">of the </w:delText>
        </w:r>
      </w:del>
      <w:r>
        <w:rPr>
          <w:color w:val="000000"/>
        </w:rPr>
        <w:t xml:space="preserve">relationships between haplotypes consumed, their abundances within and between samples </w:t>
      </w:r>
      <w:del w:id="765" w:author="Natasha Hardy" w:date="2021-11-11T12:10:00Z">
        <w:r w:rsidDel="0047137C">
          <w:rPr>
            <w:color w:val="000000"/>
          </w:rPr>
          <w:delText xml:space="preserve">and </w:delText>
        </w:r>
      </w:del>
      <w:r>
        <w:rPr>
          <w:color w:val="000000"/>
        </w:rPr>
        <w:t xml:space="preserve">from the different locations </w:t>
      </w:r>
      <w:del w:id="766" w:author="Natasha Hardy" w:date="2021-11-11T12:11:00Z">
        <w:r w:rsidDel="0047137C">
          <w:rPr>
            <w:color w:val="000000"/>
          </w:rPr>
          <w:delText xml:space="preserve">where their predators’ scats were </w:delText>
        </w:r>
      </w:del>
      <w:r>
        <w:rPr>
          <w:color w:val="000000"/>
        </w:rPr>
        <w:t xml:space="preserve">sampled. All </w:t>
      </w:r>
      <w:del w:id="767" w:author="Rebecca McIntosh" w:date="2021-10-29T12:11:00Z">
        <w:r w:rsidDel="006E305C">
          <w:rPr>
            <w:color w:val="000000"/>
          </w:rPr>
          <w:delText xml:space="preserve">10 </w:delText>
        </w:r>
      </w:del>
      <w:r>
        <w:rPr>
          <w:color w:val="000000"/>
        </w:rPr>
        <w:t xml:space="preserve">samples containing little penguin DNA </w:t>
      </w:r>
      <w:ins w:id="768" w:author="Natasha Hardy" w:date="2021-11-11T12:11:00Z">
        <w:r w:rsidR="0047137C">
          <w:rPr>
            <w:color w:val="000000"/>
          </w:rPr>
          <w:t xml:space="preserve">(n = 10) </w:t>
        </w:r>
      </w:ins>
      <w:r>
        <w:rPr>
          <w:color w:val="000000"/>
        </w:rPr>
        <w:t xml:space="preserve">were </w:t>
      </w:r>
      <w:del w:id="769" w:author="Natasha Hardy" w:date="2021-11-11T12:12:00Z">
        <w:r w:rsidDel="0047137C">
          <w:rPr>
            <w:color w:val="000000"/>
          </w:rPr>
          <w:delText xml:space="preserve">subsequently </w:delText>
        </w:r>
      </w:del>
      <w:ins w:id="770" w:author="Natasha Hardy" w:date="2021-11-11T12:12:00Z">
        <w:r w:rsidR="0047137C">
          <w:rPr>
            <w:color w:val="000000"/>
          </w:rPr>
          <w:t xml:space="preserve">then </w:t>
        </w:r>
      </w:ins>
      <w:r>
        <w:rPr>
          <w:color w:val="000000"/>
        </w:rPr>
        <w:t xml:space="preserve">searched for the presence of </w:t>
      </w:r>
      <w:del w:id="771" w:author="Natasha Hardy" w:date="2021-11-11T12:12:00Z">
        <w:r w:rsidDel="0047137C">
          <w:rPr>
            <w:color w:val="000000"/>
          </w:rPr>
          <w:delText xml:space="preserve">dominant </w:delText>
        </w:r>
      </w:del>
      <w:r>
        <w:rPr>
          <w:color w:val="000000"/>
        </w:rPr>
        <w:t>haplotypes identified</w:t>
      </w:r>
      <w:del w:id="772" w:author="Natasha Hardy" w:date="2021-11-11T12:21:00Z">
        <w:r w:rsidDel="007C0F27">
          <w:rPr>
            <w:color w:val="000000"/>
          </w:rPr>
          <w:delText xml:space="preserve">, in order </w:delText>
        </w:r>
      </w:del>
      <w:del w:id="773" w:author="Natasha Hardy" w:date="2021-11-11T12:14:00Z">
        <w:r w:rsidDel="0047137C">
          <w:rPr>
            <w:color w:val="000000"/>
          </w:rPr>
          <w:delText xml:space="preserve">to report on the genetic diversity consumed by long-nosed fur seals, </w:delText>
        </w:r>
      </w:del>
      <w:del w:id="774" w:author="Natasha Hardy" w:date="2021-11-11T12:12:00Z">
        <w:r w:rsidDel="0047137C">
          <w:rPr>
            <w:color w:val="000000"/>
          </w:rPr>
          <w:delText xml:space="preserve">both </w:delText>
        </w:r>
      </w:del>
      <w:del w:id="775" w:author="Natasha Hardy" w:date="2021-11-11T12:14:00Z">
        <w:r w:rsidDel="0047137C">
          <w:rPr>
            <w:color w:val="000000"/>
          </w:rPr>
          <w:delText>within and across samples</w:delText>
        </w:r>
        <w:r w:rsidDel="0047137C">
          <w:delText>.</w:delText>
        </w:r>
        <w:r w:rsidDel="0047137C">
          <w:rPr>
            <w:color w:val="000000"/>
          </w:rPr>
          <w:delText xml:space="preserve"> </w:delText>
        </w:r>
        <w:r w:rsidDel="0047137C">
          <w:delText>T</w:delText>
        </w:r>
        <w:r w:rsidDel="0047137C">
          <w:rPr>
            <w:color w:val="000000"/>
          </w:rPr>
          <w:delText xml:space="preserve">hus, </w:delText>
        </w:r>
      </w:del>
      <w:ins w:id="776" w:author="Natasha Hardy" w:date="2021-11-11T12:21:00Z">
        <w:r w:rsidR="007C0F27">
          <w:rPr>
            <w:color w:val="000000"/>
          </w:rPr>
          <w:t>.</w:t>
        </w:r>
      </w:ins>
      <w:ins w:id="777" w:author="Natasha Hardy" w:date="2021-11-11T12:14:00Z">
        <w:r w:rsidR="0047137C">
          <w:rPr>
            <w:color w:val="000000"/>
          </w:rPr>
          <w:t xml:space="preserve"> </w:t>
        </w:r>
      </w:ins>
      <w:del w:id="778" w:author="Natasha Hardy" w:date="2021-11-11T12:21:00Z">
        <w:r w:rsidDel="007C0F27">
          <w:rPr>
            <w:color w:val="000000"/>
          </w:rPr>
          <w:delText xml:space="preserve">we </w:delText>
        </w:r>
      </w:del>
      <w:ins w:id="779" w:author="Natasha Hardy" w:date="2021-11-11T12:21:00Z">
        <w:r w:rsidR="007C0F27">
          <w:rPr>
            <w:color w:val="000000"/>
          </w:rPr>
          <w:t xml:space="preserve">We </w:t>
        </w:r>
      </w:ins>
      <w:del w:id="780" w:author="Natasha Hardy" w:date="2021-11-11T10:06:00Z">
        <w:r>
          <w:rPr>
            <w:color w:val="000000"/>
          </w:rPr>
          <w:delText>estimate</w:delText>
        </w:r>
      </w:del>
      <w:ins w:id="781" w:author="Natasha Hardy" w:date="2021-11-11T10:06:00Z">
        <w:r>
          <w:rPr>
            <w:color w:val="000000"/>
          </w:rPr>
          <w:t>estimate</w:t>
        </w:r>
      </w:ins>
      <w:ins w:id="782" w:author="Rebecca McIntosh" w:date="2021-10-28T11:13:00Z">
        <w:r w:rsidR="00C92A63">
          <w:rPr>
            <w:color w:val="000000"/>
          </w:rPr>
          <w:t>d</w:t>
        </w:r>
      </w:ins>
      <w:r>
        <w:rPr>
          <w:color w:val="000000"/>
        </w:rPr>
        <w:t xml:space="preserve"> the number of penguins likely consumed based on </w:t>
      </w:r>
      <w:del w:id="783" w:author="Natasha Hardy" w:date="2021-11-11T12:15:00Z">
        <w:r w:rsidDel="0047137C">
          <w:rPr>
            <w:color w:val="000000"/>
          </w:rPr>
          <w:delText>how many of the</w:delText>
        </w:r>
        <w:r w:rsidDel="0047137C">
          <w:delText xml:space="preserve"> </w:delText>
        </w:r>
      </w:del>
      <w:del w:id="784" w:author="Natasha Hardy" w:date="2021-11-11T12:14:00Z">
        <w:r w:rsidDel="0047137C">
          <w:delText>identified penguin</w:delText>
        </w:r>
        <w:r w:rsidDel="0047137C">
          <w:rPr>
            <w:color w:val="000000"/>
          </w:rPr>
          <w:delText xml:space="preserve"> </w:delText>
        </w:r>
      </w:del>
      <w:r>
        <w:rPr>
          <w:color w:val="000000"/>
        </w:rPr>
        <w:t>haplotype</w:t>
      </w:r>
      <w:del w:id="785" w:author="Natasha Hardy" w:date="2021-11-11T12:15:00Z">
        <w:r w:rsidDel="0047137C">
          <w:rPr>
            <w:color w:val="000000"/>
          </w:rPr>
          <w:delText>s</w:delText>
        </w:r>
      </w:del>
      <w:r>
        <w:rPr>
          <w:color w:val="000000"/>
        </w:rPr>
        <w:t xml:space="preserve"> </w:t>
      </w:r>
      <w:ins w:id="786" w:author="Natasha Hardy" w:date="2021-11-11T12:15:00Z">
        <w:r w:rsidR="0047137C">
          <w:rPr>
            <w:color w:val="000000"/>
          </w:rPr>
          <w:t xml:space="preserve">diversity within each </w:t>
        </w:r>
      </w:ins>
      <w:del w:id="787" w:author="Natasha Hardy" w:date="2021-11-11T12:15:00Z">
        <w:r w:rsidDel="0047137C">
          <w:rPr>
            <w:color w:val="000000"/>
          </w:rPr>
          <w:delText xml:space="preserve">were </w:delText>
        </w:r>
        <w:r w:rsidDel="0047137C">
          <w:delText>then</w:delText>
        </w:r>
        <w:r w:rsidDel="0047137C">
          <w:rPr>
            <w:color w:val="000000"/>
          </w:rPr>
          <w:delText xml:space="preserve"> found in </w:delText>
        </w:r>
        <w:r w:rsidDel="0047137C">
          <w:delText xml:space="preserve">each of the 10 scat </w:delText>
        </w:r>
      </w:del>
      <w:r>
        <w:t>sample</w:t>
      </w:r>
      <w:del w:id="788" w:author="Natasha Hardy" w:date="2021-11-11T12:15:00Z">
        <w:r w:rsidDel="0047137C">
          <w:delText>s that were positive for penguin DNA</w:delText>
        </w:r>
      </w:del>
      <w:del w:id="789" w:author="Rebecca McIntosh" w:date="2021-10-29T12:12:00Z">
        <w:r w:rsidDel="006E305C">
          <w:delText xml:space="preserve">, </w:delText>
        </w:r>
        <w:commentRangeStart w:id="790"/>
        <w:r w:rsidDel="006E305C">
          <w:delText>across geographically and temporally separated samples</w:delText>
        </w:r>
      </w:del>
      <w:commentRangeEnd w:id="790"/>
      <w:r w:rsidR="006E305C">
        <w:rPr>
          <w:rStyle w:val="CommentReference"/>
        </w:rPr>
        <w:commentReference w:id="790"/>
      </w:r>
      <w:r>
        <w:rPr>
          <w:color w:val="000000"/>
        </w:rPr>
        <w:t>. Logi</w:t>
      </w:r>
      <w:r>
        <w:t xml:space="preserve">cally, two distinct </w:t>
      </w:r>
      <w:proofErr w:type="spellStart"/>
      <w:r>
        <w:t>mtDNA</w:t>
      </w:r>
      <w:proofErr w:type="spellEnd"/>
      <w:r>
        <w:t xml:space="preserve"> haplotypes (12s rRNA) found within a sample </w:t>
      </w:r>
      <w:del w:id="791" w:author="Natasha Hardy" w:date="2021-11-11T10:06:00Z">
        <w:r>
          <w:delText>correspond</w:delText>
        </w:r>
      </w:del>
      <w:ins w:id="792" w:author="Natasha Hardy" w:date="2021-11-11T10:06:00Z">
        <w:r>
          <w:t>correspond</w:t>
        </w:r>
      </w:ins>
      <w:ins w:id="793" w:author="Rebecca McIntosh" w:date="2021-10-28T11:13:00Z">
        <w:r w:rsidR="00C92A63">
          <w:t>ed</w:t>
        </w:r>
      </w:ins>
      <w:r>
        <w:t xml:space="preserve"> to two distinct birds consumed. Additionally, as samples were collected across multiple days from each location and sampling time, we </w:t>
      </w:r>
      <w:del w:id="794" w:author="Natasha Hardy" w:date="2021-11-11T10:06:00Z">
        <w:r>
          <w:delText>treat</w:delText>
        </w:r>
      </w:del>
      <w:ins w:id="795" w:author="Natasha Hardy" w:date="2021-11-11T10:06:00Z">
        <w:r>
          <w:t>treat</w:t>
        </w:r>
      </w:ins>
      <w:ins w:id="796" w:author="Rebecca McIntosh" w:date="2021-10-28T11:13:00Z">
        <w:r w:rsidR="00C92A63">
          <w:t>ed</w:t>
        </w:r>
      </w:ins>
      <w:r>
        <w:t xml:space="preserve">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797" w:name="_4d34og8" w:colFirst="0" w:colLast="0"/>
      <w:bookmarkEnd w:id="797"/>
      <w:r>
        <w:t>Statistical analyses</w:t>
      </w:r>
    </w:p>
    <w:p w14:paraId="757E9041" w14:textId="77777777" w:rsidR="00C65F08" w:rsidRDefault="00C65F08">
      <w:pPr>
        <w:pBdr>
          <w:top w:val="nil"/>
          <w:left w:val="nil"/>
          <w:bottom w:val="nil"/>
          <w:right w:val="nil"/>
          <w:between w:val="nil"/>
        </w:pBdr>
        <w:rPr>
          <w:color w:val="000000"/>
        </w:rPr>
      </w:pPr>
    </w:p>
    <w:p w14:paraId="6F888692" w14:textId="49E3D7AD" w:rsidR="00C65F08" w:rsidRPr="00644E4A" w:rsidRDefault="008445EE" w:rsidP="00644E4A">
      <w:pPr>
        <w:pBdr>
          <w:top w:val="nil"/>
          <w:left w:val="nil"/>
          <w:bottom w:val="nil"/>
          <w:right w:val="nil"/>
          <w:between w:val="nil"/>
        </w:pBdr>
        <w:rPr>
          <w:color w:val="000000"/>
        </w:rPr>
      </w:pPr>
      <w:del w:id="798" w:author="Natasha Hardy" w:date="2021-11-11T12:16:00Z">
        <w:r w:rsidDel="0047137C">
          <w:rPr>
            <w:color w:val="000000"/>
          </w:rPr>
          <w:delText xml:space="preserve">To compare the detection of seabirds and specifically little penguins using different dietary analysis techniques, whilst </w:delText>
        </w:r>
      </w:del>
      <w:ins w:id="799" w:author="Natasha Hardy" w:date="2021-11-11T12:16:00Z">
        <w:r w:rsidR="0047137C">
          <w:rPr>
            <w:color w:val="000000"/>
          </w:rPr>
          <w:t xml:space="preserve">To </w:t>
        </w:r>
      </w:ins>
      <w:r>
        <w:rPr>
          <w:color w:val="000000"/>
        </w:rPr>
        <w:t>account</w:t>
      </w:r>
      <w:del w:id="800" w:author="Natasha Hardy" w:date="2021-11-11T12:16:00Z">
        <w:r w:rsidDel="0047137C">
          <w:rPr>
            <w:color w:val="000000"/>
          </w:rPr>
          <w:delText>ing</w:delText>
        </w:r>
      </w:del>
      <w:r>
        <w:rPr>
          <w:color w:val="000000"/>
        </w:rPr>
        <w:t xml:space="preserve"> for different sampling times and locations, samples were assigned</w:t>
      </w:r>
      <w:ins w:id="801" w:author="Rebecca McIntosh" w:date="2021-10-29T12:13:00Z">
        <w:r w:rsidR="00292F25">
          <w:rPr>
            <w:color w:val="000000"/>
          </w:rPr>
          <w:t xml:space="preserve"> one of</w:t>
        </w:r>
      </w:ins>
      <w:ins w:id="802" w:author="Natasha Hardy" w:date="2021-11-11T10:06:00Z">
        <w:r>
          <w:rPr>
            <w:color w:val="000000"/>
          </w:rPr>
          <w:t xml:space="preserve"> </w:t>
        </w:r>
      </w:ins>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w:t>
      </w:r>
      <w:del w:id="803" w:author="Rebecca McIntosh" w:date="2021-10-28T11:14:00Z">
        <w:r w:rsidDel="00824E2B">
          <w:rPr>
            <w:color w:val="000000"/>
          </w:rPr>
          <w:delText xml:space="preserve"> (n = 1)</w:delText>
        </w:r>
      </w:del>
      <w:r>
        <w:rPr>
          <w:color w:val="000000"/>
        </w:rPr>
        <w:t xml:space="preserve">, but </w:t>
      </w:r>
      <w:del w:id="804" w:author="Rebecca McIntosh" w:date="2021-10-29T12:13:00Z">
        <w:r w:rsidDel="00292F25">
          <w:rPr>
            <w:color w:val="000000"/>
          </w:rPr>
          <w:delText>seabird remains</w:delText>
        </w:r>
      </w:del>
      <w:ins w:id="805" w:author="Rebecca McIntosh" w:date="2021-10-29T12:13:00Z">
        <w:r w:rsidR="00292F25">
          <w:rPr>
            <w:color w:val="000000"/>
          </w:rPr>
          <w:t>results</w:t>
        </w:r>
      </w:ins>
      <w:r>
        <w:rPr>
          <w:color w:val="000000"/>
        </w:rPr>
        <w:t xml:space="preserve"> were reported for future comparisons.</w:t>
      </w:r>
      <w:r w:rsidR="00644E4A">
        <w:rPr>
          <w:color w:val="000000"/>
        </w:rPr>
        <w:t xml:space="preserve"> </w:t>
      </w:r>
      <w:ins w:id="806" w:author="Natasha Hardy" w:date="2021-11-11T12:17:00Z">
        <w:r w:rsidR="0047137C">
          <w:rPr>
            <w:color w:val="000000"/>
          </w:rPr>
          <w:t>T</w:t>
        </w:r>
      </w:ins>
      <w:ins w:id="807" w:author="Natasha Hardy" w:date="2021-11-11T12:16:00Z">
        <w:r w:rsidR="0047137C">
          <w:rPr>
            <w:color w:val="000000"/>
          </w:rPr>
          <w:t xml:space="preserve">he overall detection rates of seabirds and </w:t>
        </w:r>
        <w:r w:rsidR="0047137C">
          <w:rPr>
            <w:color w:val="000000"/>
          </w:rPr>
          <w:lastRenderedPageBreak/>
          <w:t>specifically little penguins using different dietary analysis techniques</w:t>
        </w:r>
      </w:ins>
      <w:ins w:id="808" w:author="Natasha Hardy" w:date="2021-11-11T12:18:00Z">
        <w:r w:rsidR="0047137C">
          <w:rPr>
            <w:color w:val="000000"/>
          </w:rPr>
          <w:t xml:space="preserve"> (hard part vs. DNA; Table S3, Appendix </w:t>
        </w:r>
        <w:r w:rsidR="0047137C">
          <w:t>S2</w:t>
        </w:r>
        <w:r w:rsidR="0047137C">
          <w:rPr>
            <w:color w:val="000000"/>
          </w:rPr>
          <w:t>)</w:t>
        </w:r>
      </w:ins>
      <w:ins w:id="809" w:author="Natasha Hardy" w:date="2021-11-11T12:16:00Z">
        <w:r w:rsidR="0047137C">
          <w:rPr>
            <w:color w:val="000000"/>
          </w:rPr>
          <w:t xml:space="preserve"> </w:t>
        </w:r>
      </w:ins>
      <w:del w:id="810" w:author="Natasha Hardy" w:date="2021-11-11T12:17:00Z">
        <w:r w:rsidDel="0047137C">
          <w:rPr>
            <w:color w:val="000000"/>
          </w:rPr>
          <w:delText xml:space="preserve">Two </w:delText>
        </w:r>
      </w:del>
      <w:ins w:id="811" w:author="Natasha Hardy" w:date="2021-11-11T12:17:00Z">
        <w:r w:rsidR="0047137C">
          <w:rPr>
            <w:color w:val="000000"/>
          </w:rPr>
          <w:t xml:space="preserve">were </w:t>
        </w:r>
      </w:ins>
      <w:ins w:id="812" w:author="Natasha Hardy" w:date="2021-11-11T12:18:00Z">
        <w:r w:rsidR="0047137C">
          <w:rPr>
            <w:color w:val="000000"/>
          </w:rPr>
          <w:t>examined</w:t>
        </w:r>
      </w:ins>
      <w:ins w:id="813" w:author="Natasha Hardy" w:date="2021-11-11T12:17:00Z">
        <w:r w:rsidR="0047137C">
          <w:rPr>
            <w:color w:val="000000"/>
          </w:rPr>
          <w:t xml:space="preserve"> using two </w:t>
        </w:r>
      </w:ins>
      <w:proofErr w:type="spellStart"/>
      <w:r>
        <w:rPr>
          <w:color w:val="000000"/>
        </w:rPr>
        <w:t>generalised</w:t>
      </w:r>
      <w:proofErr w:type="spellEnd"/>
      <w:r>
        <w:rPr>
          <w:color w:val="000000"/>
        </w:rPr>
        <w:t xml:space="preserve"> linear models (GLMs)</w:t>
      </w:r>
      <w:ins w:id="814" w:author="Natasha Hardy" w:date="2021-11-11T12:18:00Z">
        <w:r w:rsidR="0047137C">
          <w:rPr>
            <w:color w:val="000000"/>
          </w:rPr>
          <w:t>,</w:t>
        </w:r>
      </w:ins>
      <w:r>
        <w:rPr>
          <w:color w:val="000000"/>
        </w:rPr>
        <w:t xml:space="preserve"> </w:t>
      </w:r>
      <w:del w:id="815" w:author="Natasha Hardy" w:date="2021-11-11T12:18:00Z">
        <w:r w:rsidDel="0047137C">
          <w:rPr>
            <w:color w:val="000000"/>
          </w:rPr>
          <w:delText xml:space="preserve">were </w:delText>
        </w:r>
      </w:del>
      <w:r>
        <w:rPr>
          <w:color w:val="000000"/>
        </w:rPr>
        <w:t>constructed in the</w:t>
      </w:r>
      <w:del w:id="816" w:author="Natasha Hardy" w:date="2021-11-11T12:20:00Z">
        <w:r w:rsidDel="007C0F27">
          <w:rPr>
            <w:color w:val="000000"/>
          </w:rPr>
          <w:delText xml:space="preserve"> base</w:delText>
        </w:r>
      </w:del>
      <w:r>
        <w:rPr>
          <w:color w:val="000000"/>
        </w:rPr>
        <w:t xml:space="preserve"> </w:t>
      </w:r>
      <w:r>
        <w:rPr>
          <w:i/>
          <w:color w:val="000000"/>
        </w:rPr>
        <w:t>stats</w:t>
      </w:r>
      <w:r>
        <w:rPr>
          <w:color w:val="000000"/>
        </w:rPr>
        <w:t xml:space="preserve"> package in R version </w:t>
      </w:r>
      <w:r>
        <w:t>4.0.3</w:t>
      </w:r>
      <w:r>
        <w:rPr>
          <w:color w:val="000000"/>
        </w:rPr>
        <w:t xml:space="preserve"> </w:t>
      </w:r>
      <w:r>
        <w:t>(R Core Team, 2020)</w:t>
      </w:r>
      <w:del w:id="817" w:author="Natasha Hardy" w:date="2021-11-11T12:18:00Z">
        <w:r w:rsidDel="0047137C">
          <w:delText xml:space="preserve"> </w:delText>
        </w:r>
        <w:r w:rsidDel="0047137C">
          <w:rPr>
            <w:color w:val="000000"/>
          </w:rPr>
          <w:delText>to examine the detection of both seabirds and penguins, in relation to the methods of dietary analysis</w:delText>
        </w:r>
      </w:del>
      <w:del w:id="818" w:author="Natasha Hardy" w:date="2021-11-11T12:17:00Z">
        <w:r w:rsidDel="0047137C">
          <w:rPr>
            <w:color w:val="000000"/>
          </w:rPr>
          <w:delText xml:space="preserve"> (hard part vs. DNA; Table </w:delText>
        </w:r>
        <w:r w:rsidR="00E478AB" w:rsidDel="0047137C">
          <w:rPr>
            <w:color w:val="000000"/>
          </w:rPr>
          <w:delText xml:space="preserve">S3, </w:delText>
        </w:r>
        <w:r w:rsidR="0034344F" w:rsidDel="0047137C">
          <w:rPr>
            <w:color w:val="000000"/>
          </w:rPr>
          <w:delText>Appendix</w:delText>
        </w:r>
        <w:r w:rsidR="00E478AB" w:rsidDel="0047137C">
          <w:rPr>
            <w:color w:val="000000"/>
          </w:rPr>
          <w:delText xml:space="preserve"> </w:delText>
        </w:r>
        <w:r w:rsidR="00E478AB" w:rsidDel="0047137C">
          <w:delText>S2</w:delText>
        </w:r>
        <w:r w:rsidDel="0047137C">
          <w:rPr>
            <w:color w:val="000000"/>
          </w:rPr>
          <w:delText>)</w:delText>
        </w:r>
      </w:del>
      <w:r>
        <w:rPr>
          <w:color w:val="000000"/>
        </w:rPr>
        <w:t xml:space="preserve">. </w:t>
      </w:r>
      <w:del w:id="819" w:author="Natasha Hardy" w:date="2021-11-11T12:20:00Z">
        <w:r w:rsidDel="007C0F27">
          <w:rPr>
            <w:color w:val="000000"/>
          </w:rPr>
          <w:delText xml:space="preserve">The </w:delText>
        </w:r>
      </w:del>
      <w:ins w:id="820" w:author="Natasha Hardy" w:date="2021-11-11T12:20:00Z">
        <w:r w:rsidR="007C0F27">
          <w:rPr>
            <w:color w:val="000000"/>
          </w:rPr>
          <w:t xml:space="preserve">A </w:t>
        </w:r>
      </w:ins>
      <w:r>
        <w:rPr>
          <w:color w:val="000000"/>
        </w:rPr>
        <w:t xml:space="preserve">binomial </w:t>
      </w:r>
      <w:ins w:id="821" w:author="Natasha Hardy" w:date="2021-11-11T12:20:00Z">
        <w:r w:rsidR="007C0F27">
          <w:rPr>
            <w:color w:val="000000"/>
          </w:rPr>
          <w:t xml:space="preserve">error </w:t>
        </w:r>
      </w:ins>
      <w:r>
        <w:rPr>
          <w:color w:val="000000"/>
        </w:rPr>
        <w:t xml:space="preserve">distribution for presence-absence data was used and </w:t>
      </w:r>
      <w:del w:id="822" w:author="Natasha Hardy" w:date="2021-11-11T12:20:00Z">
        <w:r w:rsidDel="007C0F27">
          <w:rPr>
            <w:color w:val="000000"/>
          </w:rPr>
          <w:delText xml:space="preserve">an </w:delText>
        </w:r>
      </w:del>
      <w:r>
        <w:rPr>
          <w:color w:val="000000"/>
        </w:rPr>
        <w:t xml:space="preserve">additive term included to </w:t>
      </w:r>
      <w:del w:id="823" w:author="Natasha Hardy" w:date="2021-11-11T12:21:00Z">
        <w:r w:rsidDel="007C0F27">
          <w:rPr>
            <w:color w:val="000000"/>
          </w:rPr>
          <w:delText>examine the effect of</w:delText>
        </w:r>
      </w:del>
      <w:ins w:id="824" w:author="Natasha Hardy" w:date="2021-11-11T12:21:00Z">
        <w:r w:rsidR="007C0F27">
          <w:rPr>
            <w:color w:val="000000"/>
          </w:rPr>
          <w:t>account for</w:t>
        </w:r>
      </w:ins>
      <w:r>
        <w:rPr>
          <w:color w:val="000000"/>
        </w:rPr>
        <w:t xml:space="preserve"> </w:t>
      </w:r>
      <w:r w:rsidR="009943B4">
        <w:rPr>
          <w:color w:val="000000"/>
        </w:rPr>
        <w:t>long-nosed fur seal</w:t>
      </w:r>
      <w:r>
        <w:rPr>
          <w:color w:val="000000"/>
        </w:rPr>
        <w:t xml:space="preserve"> </w:t>
      </w:r>
      <w:del w:id="825" w:author="Rebecca McIntosh" w:date="2021-10-29T12:14:00Z">
        <w:r w:rsidDel="00292F25">
          <w:rPr>
            <w:color w:val="000000"/>
          </w:rPr>
          <w:delText xml:space="preserve">sampling </w:delText>
        </w:r>
      </w:del>
      <w:r>
        <w:rPr>
          <w:color w:val="000000"/>
        </w:rPr>
        <w:t>group (location and time). Model fit was assessed using deviance explained and variable significance</w:t>
      </w:r>
      <w:ins w:id="826" w:author="Natasha Hardy" w:date="2021-11-11T12:19:00Z">
        <w:r w:rsidR="0047137C">
          <w:rPr>
            <w:color w:val="000000"/>
          </w:rPr>
          <w:t xml:space="preserve"> (p &lt; 0.05)</w:t>
        </w:r>
      </w:ins>
      <w:r>
        <w:rPr>
          <w:color w:val="000000"/>
        </w:rPr>
        <w:t>.</w:t>
      </w:r>
    </w:p>
    <w:p w14:paraId="639F8E44" w14:textId="77777777" w:rsidR="00C65F08" w:rsidRDefault="00C65F08">
      <w:pPr>
        <w:pBdr>
          <w:top w:val="nil"/>
          <w:left w:val="nil"/>
          <w:bottom w:val="nil"/>
          <w:right w:val="nil"/>
          <w:between w:val="nil"/>
        </w:pBdr>
        <w:spacing w:before="240" w:after="240"/>
      </w:pPr>
    </w:p>
    <w:p w14:paraId="7B21B106" w14:textId="5419DC14" w:rsidR="00C65F08" w:rsidRDefault="008445EE">
      <w:pPr>
        <w:pStyle w:val="Heading2"/>
      </w:pPr>
      <w:bookmarkStart w:id="827" w:name="_2s8eyo1" w:colFirst="0" w:colLast="0"/>
      <w:bookmarkEnd w:id="827"/>
      <w:r>
        <w:t>Results</w:t>
      </w:r>
      <w:ins w:id="828" w:author="Natasha Hardy" w:date="2021-11-11T14:52:00Z">
        <w:r w:rsidR="007769CD">
          <w:t xml:space="preserve"> </w:t>
        </w:r>
      </w:ins>
      <w:ins w:id="829" w:author="Natasha Hardy" w:date="2021-11-11T15:40:00Z">
        <w:r w:rsidR="00AA6F46">
          <w:t>(</w:t>
        </w:r>
      </w:ins>
      <w:ins w:id="830" w:author="Rebecca McIntosh" w:date="2021-10-28T12:22:00Z">
        <w:del w:id="831" w:author="Natasha Hardy" w:date="2021-11-11T14:52:00Z">
          <w:r w:rsidR="00515F6D" w:rsidDel="007769CD">
            <w:delText xml:space="preserve">  </w:delText>
          </w:r>
        </w:del>
        <w:del w:id="832" w:author="Natasha Hardy" w:date="2021-11-11T15:39:00Z">
          <w:r w:rsidR="00515F6D" w:rsidDel="00AA6F46">
            <w:delText>10</w:delText>
          </w:r>
        </w:del>
      </w:ins>
      <w:ins w:id="833" w:author="Rebecca McIntosh" w:date="2021-10-29T12:44:00Z">
        <w:del w:id="834" w:author="Natasha Hardy" w:date="2021-11-11T15:39:00Z">
          <w:r w:rsidR="00C854ED" w:rsidDel="00AA6F46">
            <w:delText>27</w:delText>
          </w:r>
        </w:del>
      </w:ins>
      <w:ins w:id="835" w:author="Natasha Hardy" w:date="2021-11-11T15:39:00Z">
        <w:r w:rsidR="00AA6F46">
          <w:t>8</w:t>
        </w:r>
      </w:ins>
      <w:ins w:id="836" w:author="Natasha Hardy" w:date="2021-11-11T15:48:00Z">
        <w:r w:rsidR="00966061">
          <w:t>26</w:t>
        </w:r>
      </w:ins>
      <w:ins w:id="837" w:author="Natasha Hardy" w:date="2021-11-11T15:39:00Z">
        <w:r w:rsidR="00AA6F46">
          <w:t>)</w:t>
        </w:r>
      </w:ins>
      <w:ins w:id="838" w:author="Rebecca McIntosh" w:date="2021-10-28T12:22:00Z">
        <w:del w:id="839" w:author="Natasha Hardy" w:date="2021-11-11T15:40:00Z">
          <w:r w:rsidR="00515F6D" w:rsidDel="00AA6F46">
            <w:delText xml:space="preserve"> words</w:delText>
          </w:r>
        </w:del>
      </w:ins>
    </w:p>
    <w:p w14:paraId="2F6DA2AB" w14:textId="77777777" w:rsidR="00C65F08" w:rsidRDefault="00C65F08">
      <w:pPr>
        <w:pBdr>
          <w:top w:val="nil"/>
          <w:left w:val="nil"/>
          <w:bottom w:val="nil"/>
          <w:right w:val="nil"/>
          <w:between w:val="nil"/>
        </w:pBdr>
      </w:pPr>
      <w:bookmarkStart w:id="840" w:name="_17dp8vu" w:colFirst="0" w:colLast="0"/>
      <w:bookmarkStart w:id="841" w:name="_pulcaftvq75r" w:colFirst="0" w:colLast="0"/>
      <w:bookmarkEnd w:id="840"/>
      <w:bookmarkEnd w:id="841"/>
    </w:p>
    <w:p w14:paraId="1C063624" w14:textId="46E48AD3"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w:t>
      </w:r>
      <w:del w:id="842" w:author="Rebecca McIntosh" w:date="2021-10-29T12:15:00Z">
        <w:r w:rsidDel="00DB228B">
          <w:rPr>
            <w:color w:val="000000"/>
          </w:rPr>
          <w:delText>using both</w:delText>
        </w:r>
      </w:del>
      <w:ins w:id="843" w:author="Rebecca McIntosh" w:date="2021-10-29T12:15:00Z">
        <w:r w:rsidR="00DB228B">
          <w:rPr>
            <w:color w:val="000000"/>
          </w:rPr>
          <w:t>for each</w:t>
        </w:r>
      </w:ins>
      <w:r>
        <w:rPr>
          <w:color w:val="000000"/>
        </w:rPr>
        <w:t xml:space="preserve"> </w:t>
      </w:r>
      <w:r w:rsidR="00E478AB">
        <w:rPr>
          <w:color w:val="000000"/>
        </w:rPr>
        <w:t>method</w:t>
      </w:r>
      <w:del w:id="844" w:author="Rebecca McIntosh" w:date="2021-10-29T12:15:00Z">
        <w:r w:rsidR="00E478AB" w:rsidDel="00DB228B">
          <w:rPr>
            <w:color w:val="000000"/>
          </w:rPr>
          <w:delText>s</w:delText>
        </w:r>
      </w:del>
      <w:r w:rsidR="00E478AB">
        <w:rPr>
          <w:color w:val="000000"/>
        </w:rPr>
        <w:t xml:space="preserve">, </w:t>
      </w:r>
      <w:r>
        <w:rPr>
          <w:color w:val="000000"/>
        </w:rPr>
        <w:t>the morphological identification of prey hard parts and the DNA metabarcoding technique</w:t>
      </w:r>
      <w:r w:rsidR="00E478AB">
        <w:rPr>
          <w:color w:val="000000"/>
        </w:rPr>
        <w:t>,</w:t>
      </w:r>
      <w:r>
        <w:rPr>
          <w:color w:val="000000"/>
        </w:rPr>
        <w:t xml:space="preserve"> </w:t>
      </w:r>
      <w:del w:id="845" w:author="Rebecca McIntosh" w:date="2021-10-29T12:15:00Z">
        <w:r w:rsidDel="00DB228B">
          <w:rPr>
            <w:color w:val="000000"/>
          </w:rPr>
          <w:delText xml:space="preserve">for </w:delText>
        </w:r>
      </w:del>
      <w:ins w:id="846" w:author="Rebecca McIntosh" w:date="2021-10-29T12:15:00Z">
        <w:r w:rsidR="00DB228B">
          <w:rPr>
            <w:color w:val="000000"/>
          </w:rPr>
          <w:t>examinin</w:t>
        </w:r>
      </w:ins>
      <w:ins w:id="847" w:author="Rebecca McIntosh" w:date="2021-10-29T12:16:00Z">
        <w:r w:rsidR="00DB228B">
          <w:rPr>
            <w:color w:val="000000"/>
          </w:rPr>
          <w:t>g</w:t>
        </w:r>
      </w:ins>
      <w:ins w:id="848" w:author="Rebecca McIntosh" w:date="2021-10-29T12:15:00Z">
        <w:r w:rsidR="00DB228B">
          <w:rPr>
            <w:color w:val="000000"/>
          </w:rPr>
          <w:t xml:space="preserve"> </w:t>
        </w:r>
      </w:ins>
      <w:r>
        <w:rPr>
          <w:color w:val="000000"/>
        </w:rPr>
        <w:t>predator diet analysis from scat samples (n = 99; Fig. 3</w:t>
      </w:r>
      <w:del w:id="849" w:author="Natasha Hardy" w:date="2021-11-13T11:49:00Z">
        <w:r w:rsidR="00E478AB" w:rsidDel="00491733">
          <w:rPr>
            <w:color w:val="000000"/>
          </w:rPr>
          <w:delText xml:space="preserve"> </w:delText>
        </w:r>
        <w:r w:rsidR="0086178D" w:rsidDel="00491733">
          <w:rPr>
            <w:color w:val="000000"/>
          </w:rPr>
          <w:delText>&amp;</w:delText>
        </w:r>
        <w:r w:rsidR="00E478AB" w:rsidDel="00491733">
          <w:rPr>
            <w:color w:val="000000"/>
          </w:rPr>
          <w:delText xml:space="preserve"> S1</w:delText>
        </w:r>
      </w:del>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ins w:id="850" w:author="Natasha Hardy" w:date="2021-11-13T11:49:00Z">
        <w:r w:rsidR="00491733">
          <w:rPr>
            <w:color w:val="000000"/>
          </w:rPr>
          <w:t xml:space="preserve">S1 &amp; </w:t>
        </w:r>
      </w:ins>
      <w:r w:rsidR="00E478AB">
        <w:rPr>
          <w:color w:val="000000"/>
        </w:rPr>
        <w:t>S2</w:t>
      </w:r>
      <w:del w:id="851" w:author="Natasha Hardy" w:date="2021-11-13T11:49:00Z">
        <w:r w:rsidDel="00491733">
          <w:rPr>
            <w:color w:val="000000"/>
          </w:rPr>
          <w:delText xml:space="preserve"> </w:delText>
        </w:r>
        <w:r w:rsidR="0086178D" w:rsidDel="00491733">
          <w:rPr>
            <w:color w:val="000000"/>
          </w:rPr>
          <w:delText>&amp;</w:delText>
        </w:r>
        <w:r w:rsidDel="00491733">
          <w:rPr>
            <w:color w:val="000000"/>
          </w:rPr>
          <w:delText xml:space="preserve"> S</w:delText>
        </w:r>
        <w:r w:rsidR="00E478AB" w:rsidDel="00491733">
          <w:rPr>
            <w:color w:val="000000"/>
          </w:rPr>
          <w:delText>3</w:delText>
        </w:r>
      </w:del>
      <w:r w:rsidR="00E478AB">
        <w:rPr>
          <w:color w:val="000000"/>
        </w:rPr>
        <w:t>,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25804C7C" w:rsidR="00C65F08" w:rsidRDefault="008445EE">
      <w:pPr>
        <w:pStyle w:val="Heading3"/>
      </w:pPr>
      <w:bookmarkStart w:id="852" w:name="_3rdcrjn" w:colFirst="0" w:colLast="0"/>
      <w:bookmarkEnd w:id="852"/>
      <w:r>
        <w:t xml:space="preserve">Comparing </w:t>
      </w:r>
      <w:del w:id="853" w:author="Natasha Hardy" w:date="2021-11-11T14:55:00Z">
        <w:r w:rsidDel="007769CD">
          <w:delText xml:space="preserve">seabird detections using </w:delText>
        </w:r>
      </w:del>
      <w:r>
        <w:t xml:space="preserve">diagnostic hard part and genetic </w:t>
      </w:r>
      <w:del w:id="854" w:author="Natasha Hardy" w:date="2021-11-11T14:55:00Z">
        <w:r w:rsidDel="007769CD">
          <w:delText xml:space="preserve">analyses </w:delText>
        </w:r>
      </w:del>
      <w:ins w:id="855" w:author="Natasha Hardy" w:date="2021-11-11T14:55:00Z">
        <w:r w:rsidR="007769CD">
          <w:t>assays</w:t>
        </w:r>
      </w:ins>
    </w:p>
    <w:p w14:paraId="6F025EB4" w14:textId="77777777" w:rsidR="00C65F08" w:rsidRDefault="00C65F08">
      <w:pPr>
        <w:pBdr>
          <w:top w:val="nil"/>
          <w:left w:val="nil"/>
          <w:bottom w:val="nil"/>
          <w:right w:val="nil"/>
          <w:between w:val="nil"/>
        </w:pBdr>
        <w:rPr>
          <w:color w:val="000000"/>
        </w:rPr>
      </w:pPr>
    </w:p>
    <w:p w14:paraId="48F7FFAC" w14:textId="69ED226F" w:rsidR="00C65F08" w:rsidRDefault="008445EE" w:rsidP="00493CE1">
      <w:pPr>
        <w:pBdr>
          <w:top w:val="nil"/>
          <w:left w:val="nil"/>
          <w:bottom w:val="nil"/>
          <w:right w:val="nil"/>
          <w:between w:val="nil"/>
        </w:pBdr>
        <w:rPr>
          <w:ins w:id="856" w:author="Natasha Hardy" w:date="2021-11-11T15:45:00Z"/>
          <w:color w:val="000000"/>
        </w:rPr>
      </w:pPr>
      <w:r>
        <w:rPr>
          <w:color w:val="000000"/>
        </w:rPr>
        <w:t xml:space="preserve">Seabirds were detected in 29.3% (n = 29) of samples using diagnostic hard-parts, and 21.2% (n = 21) of samples </w:t>
      </w:r>
      <w:r>
        <w:t>using DNA</w:t>
      </w:r>
      <w:ins w:id="857" w:author="Rebecca McIntosh" w:date="2021-10-29T12:17:00Z">
        <w:r w:rsidR="0034436C">
          <w:rPr>
            <w:rPrChange w:id="858" w:author="Natasha Hardy" w:date="2021-11-11T10:06:00Z">
              <w:rPr>
                <w:color w:val="000000"/>
              </w:rPr>
            </w:rPrChange>
          </w:rPr>
          <w:t xml:space="preserve"> </w:t>
        </w:r>
        <w:r w:rsidR="0034436C">
          <w:rPr>
            <w:color w:val="000000"/>
          </w:rPr>
          <w:t>metabarcoding</w:t>
        </w:r>
      </w:ins>
      <w:ins w:id="859" w:author="Natasha Hardy" w:date="2021-11-11T10:06:00Z">
        <w:r>
          <w:rPr>
            <w:color w:val="000000"/>
          </w:rPr>
          <w:t xml:space="preserve"> </w:t>
        </w:r>
      </w:ins>
      <w:r>
        <w:rPr>
          <w:color w:val="000000"/>
        </w:rPr>
        <w:t>(Fig. 3a). The majority (&gt; 99%) of DNA sequences for each seabird taxon</w:t>
      </w:r>
      <w:ins w:id="860" w:author="Natasha Hardy" w:date="2021-11-11T15:00:00Z">
        <w:r w:rsidR="00493CE1">
          <w:rPr>
            <w:color w:val="000000"/>
          </w:rPr>
          <w:t>, obtained after quality control and filtering,</w:t>
        </w:r>
      </w:ins>
      <w:r>
        <w:rPr>
          <w:color w:val="000000"/>
        </w:rPr>
        <w:t xml:space="preserve"> were identified in just 9% (n = 9) of </w:t>
      </w:r>
      <w:del w:id="861" w:author="Natasha Hardy" w:date="2021-11-11T15:00:00Z">
        <w:r w:rsidDel="00493CE1">
          <w:rPr>
            <w:color w:val="000000"/>
          </w:rPr>
          <w:delText xml:space="preserve">those </w:delText>
        </w:r>
      </w:del>
      <w:r>
        <w:rPr>
          <w:color w:val="000000"/>
        </w:rPr>
        <w:t>samples (Fig. 3</w:t>
      </w:r>
      <w:r w:rsidR="00E478AB">
        <w:rPr>
          <w:color w:val="000000"/>
        </w:rPr>
        <w:t>a</w:t>
      </w:r>
      <w:r>
        <w:rPr>
          <w:color w:val="000000"/>
        </w:rPr>
        <w:t>)</w:t>
      </w:r>
      <w:del w:id="862" w:author="Natasha Hardy" w:date="2021-11-11T14:58:00Z">
        <w:r w:rsidDel="00493CE1">
          <w:rPr>
            <w:color w:val="000000"/>
          </w:rPr>
          <w:delText xml:space="preserve"> </w:delText>
        </w:r>
        <w:r w:rsidDel="00493CE1">
          <w:delText>using both a conventional and stringent standard of quality filtering and cleaning protocols (</w:delText>
        </w:r>
        <w:r w:rsidR="0034344F" w:rsidDel="00493CE1">
          <w:delText>Appendix</w:delText>
        </w:r>
        <w:r w:rsidDel="00493CE1">
          <w:delText xml:space="preserve"> S1.3)</w:delText>
        </w:r>
      </w:del>
      <w:r>
        <w:rPr>
          <w:color w:val="000000"/>
        </w:rPr>
        <w:t xml:space="preserve">. The </w:t>
      </w:r>
      <w:del w:id="863" w:author="Natasha Hardy" w:date="2021-11-11T14:59:00Z">
        <w:r w:rsidDel="00493CE1">
          <w:rPr>
            <w:color w:val="000000"/>
          </w:rPr>
          <w:delText>other 1</w:delText>
        </w:r>
        <w:r w:rsidDel="00493CE1">
          <w:delText>2</w:delText>
        </w:r>
      </w:del>
      <w:ins w:id="864" w:author="Natasha Hardy" w:date="2021-11-11T14:59:00Z">
        <w:r w:rsidR="00493CE1">
          <w:rPr>
            <w:color w:val="000000"/>
          </w:rPr>
          <w:t>remaining</w:t>
        </w:r>
      </w:ins>
      <w:r>
        <w:rPr>
          <w:color w:val="000000"/>
        </w:rPr>
        <w:t xml:space="preserve"> samples</w:t>
      </w:r>
      <w:ins w:id="865" w:author="Natasha Hardy" w:date="2021-11-11T14:59:00Z">
        <w:r w:rsidR="00493CE1">
          <w:rPr>
            <w:color w:val="000000"/>
          </w:rPr>
          <w:t xml:space="preserve"> (n = 12)</w:t>
        </w:r>
      </w:ins>
      <w:r>
        <w:t xml:space="preserve"> </w:t>
      </w:r>
      <w:r>
        <w:rPr>
          <w:color w:val="000000"/>
        </w:rPr>
        <w:t xml:space="preserve">contained low </w:t>
      </w:r>
      <w:r>
        <w:rPr>
          <w:color w:val="000000"/>
        </w:rPr>
        <w:lastRenderedPageBreak/>
        <w:t>amounts (&lt; 1%) of DNA</w:t>
      </w:r>
      <w:ins w:id="866" w:author="Natasha Hardy" w:date="2021-11-11T15:00:00Z">
        <w:r w:rsidR="00493CE1">
          <w:rPr>
            <w:color w:val="000000"/>
          </w:rPr>
          <w:t xml:space="preserve">, </w:t>
        </w:r>
      </w:ins>
      <w:del w:id="867" w:author="Natasha Hardy" w:date="2021-11-11T15:00:00Z">
        <w:r w:rsidDel="00493CE1">
          <w:rPr>
            <w:color w:val="000000"/>
          </w:rPr>
          <w:delText xml:space="preserve"> calculated </w:delText>
        </w:r>
      </w:del>
      <w:r>
        <w:rPr>
          <w:color w:val="000000"/>
        </w:rPr>
        <w:t xml:space="preserve">relative to the total </w:t>
      </w:r>
      <w:del w:id="868" w:author="Natasha Hardy" w:date="2021-11-11T15:01:00Z">
        <w:r w:rsidDel="00493CE1">
          <w:rPr>
            <w:color w:val="000000"/>
          </w:rPr>
          <w:delText xml:space="preserve">abundance of </w:delText>
        </w:r>
      </w:del>
      <w:r>
        <w:rPr>
          <w:color w:val="000000"/>
        </w:rPr>
        <w:t>DNA obtained for each taxon</w:t>
      </w:r>
      <w:r w:rsidR="00E478AB">
        <w:rPr>
          <w:color w:val="000000"/>
        </w:rPr>
        <w:t xml:space="preserve"> (Table S5)</w:t>
      </w:r>
      <w:r>
        <w:rPr>
          <w:color w:val="000000"/>
        </w:rPr>
        <w:t xml:space="preserve">. </w:t>
      </w:r>
      <w:ins w:id="869" w:author="Natasha Hardy" w:date="2021-11-11T15:01:00Z">
        <w:r w:rsidR="00493CE1">
          <w:rPr>
            <w:color w:val="000000"/>
          </w:rPr>
          <w:t xml:space="preserve">The same </w:t>
        </w:r>
      </w:ins>
      <w:del w:id="870" w:author="Natasha Hardy" w:date="2021-11-11T15:01:00Z">
        <w:r w:rsidDel="00493CE1">
          <w:rPr>
            <w:color w:val="000000"/>
          </w:rPr>
          <w:delText xml:space="preserve">Seabirds </w:delText>
        </w:r>
      </w:del>
      <w:ins w:id="871" w:author="Natasha Hardy" w:date="2021-11-11T15:01:00Z">
        <w:r w:rsidR="00493CE1">
          <w:rPr>
            <w:color w:val="000000"/>
          </w:rPr>
          <w:t xml:space="preserve">seabird taxa </w:t>
        </w:r>
      </w:ins>
      <w:r>
        <w:rPr>
          <w:color w:val="000000"/>
        </w:rPr>
        <w:t xml:space="preserve">were detected by both methods simultaneously in only </w:t>
      </w:r>
      <w:del w:id="872" w:author="Natasha Hardy" w:date="2021-11-11T15:01:00Z">
        <w:r w:rsidDel="00493CE1">
          <w:delText>10</w:delText>
        </w:r>
        <w:r w:rsidDel="00493CE1">
          <w:rPr>
            <w:color w:val="000000"/>
          </w:rPr>
          <w:delText>%</w:delText>
        </w:r>
      </w:del>
      <w:ins w:id="873" w:author="Natasha Hardy" w:date="2021-11-11T15:01:00Z">
        <w:r w:rsidR="00493CE1">
          <w:t xml:space="preserve">half the </w:t>
        </w:r>
      </w:ins>
      <w:ins w:id="874" w:author="Natasha Hardy" w:date="2021-11-11T15:02:00Z">
        <w:r w:rsidR="00493CE1">
          <w:t xml:space="preserve">positive </w:t>
        </w:r>
      </w:ins>
      <w:ins w:id="875" w:author="Natasha Hardy" w:date="2021-11-11T15:01:00Z">
        <w:r w:rsidR="00493CE1">
          <w:t>samples</w:t>
        </w:r>
      </w:ins>
      <w:r>
        <w:rPr>
          <w:color w:val="000000"/>
        </w:rPr>
        <w:t xml:space="preserve"> (n = 10) </w:t>
      </w:r>
      <w:del w:id="876" w:author="Natasha Hardy" w:date="2021-11-11T15:02:00Z">
        <w:r w:rsidDel="00493CE1">
          <w:rPr>
            <w:color w:val="000000"/>
          </w:rPr>
          <w:delText>of samples</w:delText>
        </w:r>
        <w:r w:rsidR="00E478AB" w:rsidDel="00493CE1">
          <w:rPr>
            <w:color w:val="000000"/>
          </w:rPr>
          <w:delText xml:space="preserve"> </w:delText>
        </w:r>
      </w:del>
      <w:r w:rsidR="00E478AB">
        <w:rPr>
          <w:color w:val="000000"/>
        </w:rPr>
        <w:t>(Fig. 3a)</w:t>
      </w:r>
      <w:r>
        <w:t>, and</w:t>
      </w:r>
      <w:r>
        <w:rPr>
          <w:color w:val="000000"/>
        </w:rPr>
        <w:t xml:space="preserve"> </w:t>
      </w:r>
      <w:del w:id="877" w:author="Natasha Hardy" w:date="2021-11-11T15:02:00Z">
        <w:r w:rsidDel="00493CE1">
          <w:delText>5% (n = 5)</w:delText>
        </w:r>
        <w:r w:rsidDel="00493CE1">
          <w:rPr>
            <w:color w:val="000000"/>
          </w:rPr>
          <w:delText xml:space="preserve"> samples</w:delText>
        </w:r>
      </w:del>
      <w:ins w:id="878" w:author="Natasha Hardy" w:date="2021-11-11T15:02:00Z">
        <w:r w:rsidR="00493CE1">
          <w:t>half of these</w:t>
        </w:r>
      </w:ins>
      <w:r>
        <w:rPr>
          <w:color w:val="000000"/>
        </w:rPr>
        <w:t xml:space="preserve"> </w:t>
      </w:r>
      <w:ins w:id="879" w:author="Natasha Hardy" w:date="2021-11-11T15:02:00Z">
        <w:r w:rsidR="00493CE1">
          <w:t>(n = 5)</w:t>
        </w:r>
        <w:r w:rsidR="00493CE1">
          <w:rPr>
            <w:color w:val="000000"/>
          </w:rPr>
          <w:t xml:space="preserve"> </w:t>
        </w:r>
      </w:ins>
      <w:r>
        <w:rPr>
          <w:color w:val="000000"/>
        </w:rPr>
        <w:t xml:space="preserve">contained </w:t>
      </w:r>
      <w:del w:id="880" w:author="Natasha Hardy" w:date="2021-11-11T15:02:00Z">
        <w:r w:rsidDel="00493CE1">
          <w:rPr>
            <w:color w:val="000000"/>
          </w:rPr>
          <w:delText xml:space="preserve">both </w:delText>
        </w:r>
      </w:del>
      <w:r>
        <w:rPr>
          <w:color w:val="000000"/>
        </w:rPr>
        <w:t xml:space="preserve">little penguin hard-parts and DNA (Fig. 3b). </w:t>
      </w:r>
      <w:del w:id="881" w:author="Natasha Hardy" w:date="2021-11-11T15:03:00Z">
        <w:r w:rsidDel="00493CE1">
          <w:delText>The other</w:delText>
        </w:r>
      </w:del>
      <w:ins w:id="882" w:author="Natasha Hardy" w:date="2021-11-11T15:03:00Z">
        <w:r w:rsidR="00493CE1">
          <w:t>An additional</w:t>
        </w:r>
      </w:ins>
      <w:r>
        <w:rPr>
          <w:color w:val="000000"/>
        </w:rPr>
        <w:t xml:space="preserve"> </w:t>
      </w:r>
      <w:r>
        <w:t>5</w:t>
      </w:r>
      <w:r>
        <w:rPr>
          <w:color w:val="000000"/>
        </w:rPr>
        <w:t xml:space="preserve"> samples contained DNA and hard-parts that did not belong to the same seabird taxon</w:t>
      </w:r>
      <w:del w:id="883" w:author="Natasha Hardy" w:date="2021-11-11T15:03:00Z">
        <w:r w:rsidDel="00493CE1">
          <w:rPr>
            <w:color w:val="000000"/>
          </w:rPr>
          <w:delText>,</w:delText>
        </w:r>
      </w:del>
      <w:r>
        <w:rPr>
          <w:color w:val="000000"/>
        </w:rPr>
        <w:t xml:space="preserve"> </w:t>
      </w:r>
      <w:del w:id="884" w:author="Natasha Hardy" w:date="2021-11-11T15:03:00Z">
        <w:r w:rsidDel="00493CE1">
          <w:rPr>
            <w:color w:val="000000"/>
          </w:rPr>
          <w:delText xml:space="preserve">likely because these methods measure occurrences based on completely different tissues with different passage times </w:delText>
        </w:r>
      </w:del>
      <w:r>
        <w:rPr>
          <w:color w:val="000000"/>
        </w:rPr>
        <w:t>(Figs. 3 &amp; 4). While the combined proportion of samples containing either diagnostic hard-parts or DNA from seabirds, or both, amounted to 4</w:t>
      </w:r>
      <w:r>
        <w:t>0</w:t>
      </w:r>
      <w:r>
        <w:rPr>
          <w:color w:val="000000"/>
        </w:rPr>
        <w:t>% (n = 40)</w:t>
      </w:r>
      <w:del w:id="885" w:author="Natasha Hardy" w:date="2021-11-11T15:47:00Z">
        <w:r w:rsidDel="00966061">
          <w:rPr>
            <w:color w:val="000000"/>
          </w:rPr>
          <w:delText xml:space="preserve"> (Figs. </w:delText>
        </w:r>
        <w:r w:rsidR="00E478AB" w:rsidDel="00966061">
          <w:rPr>
            <w:color w:val="000000"/>
          </w:rPr>
          <w:delText>S1</w:delText>
        </w:r>
        <w:r w:rsidDel="00966061">
          <w:rPr>
            <w:color w:val="000000"/>
          </w:rPr>
          <w:delText>a)</w:delText>
        </w:r>
      </w:del>
      <w:r>
        <w:rPr>
          <w:color w:val="000000"/>
        </w:rPr>
        <w:t xml:space="preserve">, </w:t>
      </w:r>
      <w:del w:id="886" w:author="Natasha Hardy" w:date="2021-11-11T15:47:00Z">
        <w:r w:rsidDel="00966061">
          <w:rPr>
            <w:color w:val="000000"/>
          </w:rPr>
          <w:delText>these dietary</w:delText>
        </w:r>
      </w:del>
      <w:ins w:id="887" w:author="Natasha Hardy" w:date="2021-11-11T15:47:00Z">
        <w:r w:rsidR="00966061">
          <w:rPr>
            <w:color w:val="000000"/>
          </w:rPr>
          <w:t>both</w:t>
        </w:r>
      </w:ins>
      <w:r>
        <w:rPr>
          <w:color w:val="000000"/>
        </w:rPr>
        <w:t xml:space="preserve"> </w:t>
      </w:r>
      <w:del w:id="888" w:author="Natasha Hardy" w:date="2021-11-11T15:47:00Z">
        <w:r w:rsidDel="00966061">
          <w:rPr>
            <w:color w:val="000000"/>
          </w:rPr>
          <w:delText xml:space="preserve">analysis </w:delText>
        </w:r>
      </w:del>
      <w:r>
        <w:rPr>
          <w:color w:val="000000"/>
        </w:rPr>
        <w:t>methods represent two quasi-independent assays and we argue, are therefore not additive.</w:t>
      </w:r>
    </w:p>
    <w:p w14:paraId="2442BC55" w14:textId="35370BA6" w:rsidR="00966061" w:rsidRDefault="00966061" w:rsidP="00966061">
      <w:pPr>
        <w:pBdr>
          <w:top w:val="nil"/>
          <w:left w:val="nil"/>
          <w:bottom w:val="nil"/>
          <w:right w:val="nil"/>
          <w:between w:val="nil"/>
        </w:pBdr>
        <w:ind w:firstLine="720"/>
        <w:rPr>
          <w:color w:val="000000"/>
        </w:rPr>
      </w:pPr>
      <w:ins w:id="889" w:author="Natasha Hardy" w:date="2021-11-11T15:45:00Z">
        <w:r>
          <w:rPr>
            <w:color w:val="000000"/>
          </w:rPr>
          <w:t xml:space="preserve">Mean detection rates were statistically similar for hard parts compared to DNA methods for seabirds overall and penguins (Table S3). </w:t>
        </w:r>
        <w:r>
          <w:t>There was greater variability in d</w:t>
        </w:r>
        <w:r>
          <w:rPr>
            <w:color w:val="000000"/>
          </w:rPr>
          <w:t xml:space="preserve">etection rates across locations using </w:t>
        </w:r>
        <w:proofErr w:type="gramStart"/>
        <w:r>
          <w:rPr>
            <w:color w:val="000000"/>
          </w:rPr>
          <w:t>hard-parts</w:t>
        </w:r>
        <w:proofErr w:type="gramEnd"/>
        <w:r>
          <w:rPr>
            <w:color w:val="000000"/>
          </w:rPr>
          <w:t xml:space="preserve"> </w:t>
        </w:r>
        <w:r>
          <w:t>compared to DNA (Fig. S</w:t>
        </w:r>
      </w:ins>
      <w:ins w:id="890" w:author="Natasha Hardy" w:date="2021-11-13T11:50:00Z">
        <w:r w:rsidR="00491733">
          <w:t>3</w:t>
        </w:r>
      </w:ins>
      <w:ins w:id="891" w:author="Natasha Hardy" w:date="2021-11-11T15:45:00Z">
        <w:r>
          <w:t>)</w:t>
        </w:r>
        <w:r>
          <w:rPr>
            <w:color w:val="000000"/>
          </w:rPr>
          <w:t>. Minor, albeit statistically significant, differences were observed across sampling groups for seabird detection rates (Fig. S</w:t>
        </w:r>
      </w:ins>
      <w:ins w:id="892" w:author="Natasha Hardy" w:date="2021-11-13T11:50:00Z">
        <w:r w:rsidR="00491733">
          <w:rPr>
            <w:color w:val="000000"/>
          </w:rPr>
          <w:t>3</w:t>
        </w:r>
      </w:ins>
      <w:ins w:id="893" w:author="Natasha Hardy" w:date="2021-11-11T15:45:00Z">
        <w:r>
          <w:rPr>
            <w:color w:val="000000"/>
          </w:rPr>
          <w:t>a, Table S3), but not for penguins (Fig. S4b) (GLM binomial seabird detection ~ location: p-value = 0.017; Table S3) and this was likely driven by the high variability in detections across sampling locations, times and methods used (Fig. S</w:t>
        </w:r>
      </w:ins>
      <w:ins w:id="894" w:author="Natasha Hardy" w:date="2021-11-13T11:50:00Z">
        <w:r w:rsidR="00491733">
          <w:rPr>
            <w:color w:val="000000"/>
          </w:rPr>
          <w:t>3</w:t>
        </w:r>
      </w:ins>
      <w:ins w:id="895" w:author="Natasha Hardy" w:date="2021-11-11T15:45:00Z">
        <w:r>
          <w:rPr>
            <w:color w:val="000000"/>
          </w:rPr>
          <w:t>a).</w:t>
        </w:r>
      </w:ins>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896" w:name="_26in1rg" w:colFirst="0" w:colLast="0"/>
      <w:bookmarkEnd w:id="896"/>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08E3B8DA" w:rsidR="00C65F08" w:rsidDel="00BD5E77" w:rsidRDefault="008445EE">
      <w:pPr>
        <w:pBdr>
          <w:top w:val="nil"/>
          <w:left w:val="nil"/>
          <w:bottom w:val="nil"/>
          <w:right w:val="nil"/>
          <w:between w:val="nil"/>
        </w:pBdr>
        <w:rPr>
          <w:del w:id="897" w:author="Natasha Hardy" w:date="2021-11-11T15:07:00Z"/>
          <w:color w:val="000000"/>
        </w:rPr>
      </w:pPr>
      <w:del w:id="898" w:author="Natasha Hardy" w:date="2021-11-11T14:54:00Z">
        <w:r w:rsidDel="007769CD">
          <w:rPr>
            <w:color w:val="000000"/>
          </w:rPr>
          <w:delText xml:space="preserve">The </w:delText>
        </w:r>
      </w:del>
      <w:r>
        <w:rPr>
          <w:color w:val="000000"/>
        </w:rPr>
        <w:t xml:space="preserve">DNA-based metabarcoding </w:t>
      </w:r>
      <w:del w:id="899" w:author="Natasha Hardy" w:date="2021-11-11T14:54:00Z">
        <w:r w:rsidDel="007769CD">
          <w:rPr>
            <w:color w:val="000000"/>
          </w:rPr>
          <w:delText xml:space="preserve">technique </w:delText>
        </w:r>
      </w:del>
      <w:r>
        <w:rPr>
          <w:color w:val="000000"/>
        </w:rPr>
        <w:t xml:space="preserve">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 xml:space="preserve">2 distinct </w:t>
      </w:r>
      <w:del w:id="900" w:author="Rebecca McIntosh" w:date="2021-10-29T12:19:00Z">
        <w:r w:rsidDel="0034436C">
          <w:delText xml:space="preserve">prey </w:delText>
        </w:r>
      </w:del>
      <w:ins w:id="901" w:author="Rebecca McIntosh" w:date="2021-10-29T12:19:00Z">
        <w:r w:rsidR="0034436C">
          <w:t xml:space="preserve">seabird </w:t>
        </w:r>
      </w:ins>
      <w:r>
        <w:t xml:space="preserve">taxa detected in 5 samples and a single </w:t>
      </w:r>
      <w:del w:id="902" w:author="Rebecca McIntosh" w:date="2021-10-29T12:19:00Z">
        <w:r w:rsidDel="0034436C">
          <w:delText xml:space="preserve">prey </w:delText>
        </w:r>
      </w:del>
      <w:ins w:id="903" w:author="Rebecca McIntosh" w:date="2021-10-29T12:19:00Z">
        <w:r w:rsidR="0034436C">
          <w:t xml:space="preserve">seabird </w:t>
        </w:r>
      </w:ins>
      <w:r>
        <w:t>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w:t>
      </w:r>
      <w:del w:id="904" w:author="Rebecca McIntosh" w:date="2021-10-29T12:19:00Z">
        <w:r w:rsidDel="0034436C">
          <w:rPr>
            <w:color w:val="000000"/>
          </w:rPr>
          <w:delText xml:space="preserve">prey </w:delText>
        </w:r>
      </w:del>
      <w:ins w:id="905" w:author="Rebecca McIntosh" w:date="2021-10-29T12:19:00Z">
        <w:r w:rsidR="0034436C">
          <w:rPr>
            <w:color w:val="000000"/>
          </w:rPr>
          <w:t xml:space="preserve">seabird </w:t>
        </w:r>
      </w:ins>
      <w:r>
        <w:rPr>
          <w:color w:val="000000"/>
        </w:rPr>
        <w:t xml:space="preserve">species within samples and no samples contained more than one identified bird taxon using this method (Fig. 4a). </w:t>
      </w:r>
    </w:p>
    <w:p w14:paraId="400A55F3" w14:textId="17A58773" w:rsidR="00C65F08" w:rsidDel="00966061" w:rsidRDefault="008445EE">
      <w:pPr>
        <w:pBdr>
          <w:top w:val="nil"/>
          <w:left w:val="nil"/>
          <w:bottom w:val="nil"/>
          <w:right w:val="nil"/>
          <w:between w:val="nil"/>
        </w:pBdr>
        <w:rPr>
          <w:del w:id="906" w:author="Natasha Hardy" w:date="2021-11-11T15:08:00Z"/>
          <w:color w:val="000000"/>
        </w:rPr>
      </w:pPr>
      <w:r>
        <w:rPr>
          <w:color w:val="000000"/>
        </w:rPr>
        <w:t xml:space="preserve">Little penguins </w:t>
      </w:r>
      <w:del w:id="907" w:author="Rebecca McIntosh" w:date="2021-10-28T11:27:00Z">
        <w:r w:rsidDel="00403656">
          <w:rPr>
            <w:color w:val="000000"/>
          </w:rPr>
          <w:delText>(</w:delText>
        </w:r>
        <w:r w:rsidDel="00403656">
          <w:rPr>
            <w:i/>
            <w:color w:val="000000"/>
          </w:rPr>
          <w:delText>Eudyptula minor</w:delText>
        </w:r>
        <w:r w:rsidDel="00403656">
          <w:rPr>
            <w:color w:val="000000"/>
          </w:rPr>
          <w:delText xml:space="preserve">) </w:delText>
        </w:r>
      </w:del>
      <w:r>
        <w:rPr>
          <w:color w:val="000000"/>
        </w:rPr>
        <w:t xml:space="preserve">were the main seabird prey species detected using both morphological </w:t>
      </w:r>
      <w:del w:id="908" w:author="Natasha Hardy" w:date="2021-11-11T15:05:00Z">
        <w:r w:rsidDel="00493CE1">
          <w:rPr>
            <w:color w:val="000000"/>
          </w:rPr>
          <w:delText xml:space="preserve">(Fig. 4a) </w:delText>
        </w:r>
      </w:del>
      <w:r>
        <w:rPr>
          <w:color w:val="000000"/>
        </w:rPr>
        <w:t>and DNA-based analyses (Fig. 4</w:t>
      </w:r>
      <w:del w:id="909" w:author="Natasha Hardy" w:date="2021-11-11T15:05:00Z">
        <w:r w:rsidDel="00493CE1">
          <w:rPr>
            <w:color w:val="000000"/>
          </w:rPr>
          <w:delText>b</w:delText>
        </w:r>
      </w:del>
      <w:r>
        <w:rPr>
          <w:color w:val="000000"/>
        </w:rPr>
        <w:t>)</w:t>
      </w:r>
      <w:del w:id="910" w:author="Natasha Hardy" w:date="2021-11-11T15:06:00Z">
        <w:r w:rsidDel="00493CE1">
          <w:rPr>
            <w:color w:val="000000"/>
          </w:rPr>
          <w:delText>,</w:delText>
        </w:r>
      </w:del>
      <w:r>
        <w:rPr>
          <w:color w:val="000000"/>
        </w:rPr>
        <w:t xml:space="preserve"> </w:t>
      </w:r>
      <w:del w:id="911" w:author="Natasha Hardy" w:date="2021-11-11T15:06:00Z">
        <w:r w:rsidDel="00493CE1">
          <w:rPr>
            <w:color w:val="000000"/>
          </w:rPr>
          <w:delText xml:space="preserve">both </w:delText>
        </w:r>
      </w:del>
      <w:ins w:id="912" w:author="Natasha Hardy" w:date="2021-11-11T15:06:00Z">
        <w:r w:rsidR="00493CE1">
          <w:rPr>
            <w:color w:val="000000"/>
          </w:rPr>
          <w:t xml:space="preserve">– </w:t>
        </w:r>
      </w:ins>
      <w:r>
        <w:rPr>
          <w:color w:val="000000"/>
        </w:rPr>
        <w:t xml:space="preserve">in </w:t>
      </w:r>
      <w:del w:id="913" w:author="Natasha Hardy" w:date="2021-11-11T15:06:00Z">
        <w:r w:rsidDel="00493CE1">
          <w:rPr>
            <w:color w:val="000000"/>
          </w:rPr>
          <w:delText xml:space="preserve">terms of </w:delText>
        </w:r>
      </w:del>
      <w:r>
        <w:rPr>
          <w:color w:val="000000"/>
        </w:rPr>
        <w:t xml:space="preserve">frequency of occurrence (Fig. 4b), </w:t>
      </w:r>
      <w:del w:id="914" w:author="Natasha Hardy" w:date="2021-11-11T15:06:00Z">
        <w:r w:rsidDel="00493CE1">
          <w:rPr>
            <w:color w:val="000000"/>
          </w:rPr>
          <w:delText xml:space="preserve">in </w:delText>
        </w:r>
      </w:del>
      <w:r>
        <w:rPr>
          <w:color w:val="000000"/>
        </w:rPr>
        <w:t>total abundance of sequences (Fig. S</w:t>
      </w:r>
      <w:r w:rsidR="00E478AB">
        <w:rPr>
          <w:color w:val="000000"/>
        </w:rPr>
        <w:t>2</w:t>
      </w:r>
      <w:r>
        <w:rPr>
          <w:color w:val="000000"/>
        </w:rPr>
        <w:t xml:space="preserve">), and </w:t>
      </w:r>
      <w:del w:id="915" w:author="Natasha Hardy" w:date="2021-11-11T15:06:00Z">
        <w:r w:rsidDel="00493CE1">
          <w:rPr>
            <w:color w:val="000000"/>
          </w:rPr>
          <w:delText xml:space="preserve">in </w:delText>
        </w:r>
      </w:del>
      <w:r>
        <w:rPr>
          <w:color w:val="000000"/>
        </w:rPr>
        <w:t xml:space="preserve">relative </w:t>
      </w:r>
      <w:ins w:id="916" w:author="Natasha Hardy" w:date="2021-11-11T15:06:00Z">
        <w:r w:rsidR="00493CE1">
          <w:rPr>
            <w:color w:val="000000"/>
          </w:rPr>
          <w:t xml:space="preserve">sequence </w:t>
        </w:r>
      </w:ins>
      <w:r>
        <w:rPr>
          <w:color w:val="000000"/>
        </w:rPr>
        <w:t xml:space="preserve">abundance </w:t>
      </w:r>
      <w:del w:id="917" w:author="Natasha Hardy" w:date="2021-11-11T15:06:00Z">
        <w:r w:rsidDel="00493CE1">
          <w:rPr>
            <w:color w:val="000000"/>
          </w:rPr>
          <w:delText xml:space="preserve">of sequences </w:delText>
        </w:r>
      </w:del>
      <w:r>
        <w:rPr>
          <w:color w:val="000000"/>
        </w:rPr>
        <w:t>(Fig. S</w:t>
      </w:r>
      <w:r w:rsidR="00E478AB">
        <w:rPr>
          <w:color w:val="000000"/>
        </w:rPr>
        <w:t>3</w:t>
      </w:r>
      <w:r>
        <w:rPr>
          <w:color w:val="000000"/>
        </w:rPr>
        <w:t xml:space="preserve">). Across all samples in this study, 25.3% (n = </w:t>
      </w:r>
      <w:r>
        <w:rPr>
          <w:color w:val="000000"/>
        </w:rPr>
        <w:lastRenderedPageBreak/>
        <w:t xml:space="preserve">25) contained penguin hard-parts and </w:t>
      </w:r>
      <w:r>
        <w:t>10.1</w:t>
      </w:r>
      <w:r>
        <w:rPr>
          <w:color w:val="000000"/>
        </w:rPr>
        <w:t>% (n = 10) had DNA detection for little penguins (Figs. 3b &amp; 4b</w:t>
      </w:r>
      <w:del w:id="918" w:author="Natasha Hardy" w:date="2021-11-11T10:06:00Z">
        <w:r>
          <w:rPr>
            <w:color w:val="000000"/>
          </w:rPr>
          <w:delText>).</w:delText>
        </w:r>
      </w:del>
      <w:ins w:id="919" w:author="Natasha Hardy" w:date="2021-11-11T10:06:00Z">
        <w:r>
          <w:rPr>
            <w:color w:val="000000"/>
          </w:rPr>
          <w:t>)</w:t>
        </w:r>
      </w:ins>
      <w:ins w:id="920" w:author="Rebecca McIntosh" w:date="2021-10-28T11:28:00Z">
        <w:r w:rsidR="00403656">
          <w:rPr>
            <w:color w:val="000000"/>
          </w:rPr>
          <w:t xml:space="preserve"> and</w:t>
        </w:r>
      </w:ins>
      <w:ins w:id="921" w:author="Rebecca McIntosh" w:date="2021-10-29T12:20:00Z">
        <w:r w:rsidR="0034436C">
          <w:rPr>
            <w:color w:val="000000"/>
          </w:rPr>
          <w:t xml:space="preserve"> </w:t>
        </w:r>
      </w:ins>
      <w:del w:id="922" w:author="Rebecca McIntosh" w:date="2021-10-28T11:28:00Z">
        <w:r w:rsidDel="00403656">
          <w:rPr>
            <w:color w:val="000000"/>
          </w:rPr>
          <w:delText>. Whilst</w:delText>
        </w:r>
        <w:r w:rsidDel="00403656">
          <w:delText xml:space="preserve">, </w:delText>
        </w:r>
      </w:del>
      <w:r>
        <w:t>t</w:t>
      </w:r>
      <w:r>
        <w:rPr>
          <w:color w:val="000000"/>
        </w:rPr>
        <w:t xml:space="preserve">he majority (&gt; 99%) of little penguin DNA was obtained from 6% of samples (n = 6) (Fig. 3b &amp; </w:t>
      </w:r>
      <w:del w:id="923" w:author="Natasha Hardy" w:date="2021-11-13T11:50:00Z">
        <w:r w:rsidR="00E478AB" w:rsidDel="00491733">
          <w:rPr>
            <w:color w:val="000000"/>
          </w:rPr>
          <w:delText>S2</w:delText>
        </w:r>
      </w:del>
      <w:ins w:id="924" w:author="Natasha Hardy" w:date="2021-11-13T11:50:00Z">
        <w:r w:rsidR="00491733">
          <w:rPr>
            <w:color w:val="000000"/>
          </w:rPr>
          <w:t>S1</w:t>
        </w:r>
      </w:ins>
      <w:r>
        <w:rPr>
          <w:color w:val="000000"/>
        </w:rPr>
        <w:t>).</w:t>
      </w:r>
      <w:ins w:id="925" w:author="Natasha Hardy" w:date="2021-11-11T15:08:00Z">
        <w:r w:rsidR="00BD5E77">
          <w:rPr>
            <w:color w:val="000000"/>
          </w:rPr>
          <w:t xml:space="preserve"> </w:t>
        </w:r>
      </w:ins>
    </w:p>
    <w:p w14:paraId="6298040D" w14:textId="684C3DD7" w:rsidR="00966061" w:rsidRDefault="00966061">
      <w:pPr>
        <w:pBdr>
          <w:top w:val="nil"/>
          <w:left w:val="nil"/>
          <w:bottom w:val="nil"/>
          <w:right w:val="nil"/>
          <w:between w:val="nil"/>
        </w:pBdr>
        <w:rPr>
          <w:ins w:id="926" w:author="Natasha Hardy" w:date="2021-11-11T15:50:00Z"/>
          <w:color w:val="000000"/>
          <w:highlight w:val="cyan"/>
        </w:rPr>
        <w:pPrChange w:id="927" w:author="Natasha Hardy" w:date="2021-11-11T15:07:00Z">
          <w:pPr>
            <w:pBdr>
              <w:top w:val="nil"/>
              <w:left w:val="nil"/>
              <w:bottom w:val="nil"/>
              <w:right w:val="nil"/>
              <w:between w:val="nil"/>
            </w:pBdr>
            <w:ind w:firstLine="720"/>
          </w:pPr>
        </w:pPrChange>
      </w:pPr>
    </w:p>
    <w:p w14:paraId="67901F33" w14:textId="4CEA3C55" w:rsidR="00C65F08" w:rsidDel="00966061" w:rsidRDefault="008445EE">
      <w:pPr>
        <w:pBdr>
          <w:top w:val="nil"/>
          <w:left w:val="nil"/>
          <w:bottom w:val="nil"/>
          <w:right w:val="nil"/>
          <w:between w:val="nil"/>
        </w:pBdr>
        <w:ind w:firstLine="720"/>
        <w:rPr>
          <w:del w:id="928" w:author="Natasha Hardy" w:date="2021-11-11T15:44:00Z"/>
          <w:color w:val="000000"/>
        </w:rPr>
      </w:pPr>
      <w:del w:id="929" w:author="Natasha Hardy" w:date="2021-11-11T15:08:00Z">
        <w:r w:rsidDel="00BD5E77">
          <w:rPr>
            <w:color w:val="000000"/>
          </w:rPr>
          <w:delText xml:space="preserve">This study identified three other distinct seabird taxa using both dietary analysis methods. </w:delText>
        </w:r>
      </w:del>
      <w:r>
        <w:rPr>
          <w:color w:val="000000"/>
        </w:rPr>
        <w:t>Morphological analysis revealed two additional taxa: shearwaters at family level (</w:t>
      </w:r>
      <w:proofErr w:type="spellStart"/>
      <w:r>
        <w:rPr>
          <w:color w:val="000000"/>
        </w:rPr>
        <w:t>Procellaridae</w:t>
      </w:r>
      <w:proofErr w:type="spellEnd"/>
      <w:r>
        <w:rPr>
          <w:color w:val="000000"/>
        </w:rPr>
        <w:t xml:space="preserve"> spp.) (n = 2 samples), and</w:t>
      </w:r>
      <w:del w:id="930" w:author="Natasha Hardy" w:date="2021-11-11T15:42:00Z">
        <w:r w:rsidDel="00966061">
          <w:rPr>
            <w:color w:val="000000"/>
          </w:rPr>
          <w:delText xml:space="preserve"> the</w:delText>
        </w:r>
      </w:del>
      <w:r>
        <w:rPr>
          <w:color w:val="000000"/>
        </w:rPr>
        <w:t xml:space="preserv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w:t>
      </w:r>
      <w:ins w:id="931" w:author="Natasha Hardy" w:date="2021-11-11T15:49:00Z">
        <w:r w:rsidR="00966061">
          <w:rPr>
            <w:color w:val="000000"/>
          </w:rPr>
          <w:t xml:space="preserve">abundant DNA from </w:t>
        </w:r>
      </w:ins>
      <w:r>
        <w:rPr>
          <w:color w:val="000000"/>
        </w:rPr>
        <w:t xml:space="preserve">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t>
      </w:r>
      <w:del w:id="932" w:author="Natasha Hardy" w:date="2021-11-11T15:08:00Z">
        <w:r w:rsidDel="00BD5E77">
          <w:delText xml:space="preserve">We also identified </w:delText>
        </w:r>
        <w:r w:rsidDel="00BD5E77">
          <w:rPr>
            <w:color w:val="000000"/>
          </w:rPr>
          <w:delText>t</w:delText>
        </w:r>
      </w:del>
      <w:ins w:id="933" w:author="Natasha Hardy" w:date="2021-11-11T15:43:00Z">
        <w:r w:rsidR="00966061">
          <w:t>B</w:t>
        </w:r>
      </w:ins>
      <w:del w:id="934" w:author="Natasha Hardy" w:date="2021-11-11T15:43:00Z">
        <w:r w:rsidDel="00966061">
          <w:rPr>
            <w:color w:val="000000"/>
          </w:rPr>
          <w:delText>he b</w:delText>
        </w:r>
      </w:del>
      <w:r>
        <w:rPr>
          <w:color w:val="000000"/>
        </w:rPr>
        <w:t>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del w:id="935" w:author="Natasha Hardy" w:date="2021-11-11T15:08:00Z">
        <w:r w:rsidDel="00BD5E77">
          <w:rPr>
            <w:color w:val="000000"/>
          </w:rPr>
          <w:delText xml:space="preserve">), </w:delText>
        </w:r>
      </w:del>
      <w:ins w:id="936" w:author="Natasha Hardy" w:date="2021-11-11T15:08:00Z">
        <w:r w:rsidR="00BD5E77">
          <w:rPr>
            <w:color w:val="000000"/>
          </w:rPr>
          <w:t xml:space="preserve">) occurred </w:t>
        </w:r>
      </w:ins>
      <w:r>
        <w:rPr>
          <w:color w:val="000000"/>
        </w:rPr>
        <w:t xml:space="preserve">in </w:t>
      </w:r>
      <w:del w:id="937" w:author="Natasha Hardy" w:date="2021-11-11T15:09:00Z">
        <w:r w:rsidDel="00BD5E77">
          <w:delText>1</w:delText>
        </w:r>
        <w:r w:rsidDel="00BD5E77">
          <w:rPr>
            <w:color w:val="000000"/>
          </w:rPr>
          <w:delText xml:space="preserve"> </w:delText>
        </w:r>
      </w:del>
      <w:ins w:id="938" w:author="Natasha Hardy" w:date="2021-11-11T15:09:00Z">
        <w:r w:rsidR="00BD5E77">
          <w:t>one</w:t>
        </w:r>
        <w:r w:rsidR="00BD5E77">
          <w:rPr>
            <w:color w:val="000000"/>
          </w:rPr>
          <w:t xml:space="preserve"> </w:t>
        </w:r>
      </w:ins>
      <w:r>
        <w:rPr>
          <w:color w:val="000000"/>
        </w:rPr>
        <w:t>sample apiece (Fig. 4</w:t>
      </w:r>
      <w:r w:rsidR="00E478AB">
        <w:rPr>
          <w:color w:val="000000"/>
        </w:rPr>
        <w:t>, Table S5</w:t>
      </w:r>
      <w:r>
        <w:rPr>
          <w:color w:val="000000"/>
        </w:rPr>
        <w:t xml:space="preserve">). </w:t>
      </w:r>
      <w:del w:id="939" w:author="Natasha Hardy" w:date="2021-11-11T15:09:00Z">
        <w:r w:rsidDel="00BD5E77">
          <w:rPr>
            <w:color w:val="000000"/>
          </w:rPr>
          <w:delText xml:space="preserve">The combined </w:delText>
        </w:r>
      </w:del>
      <w:ins w:id="940" w:author="Rebecca McIntosh" w:date="2021-10-29T12:21:00Z">
        <w:del w:id="941" w:author="Natasha Hardy" w:date="2021-11-11T15:09:00Z">
          <w:r w:rsidR="0034436C" w:rsidDel="00BD5E77">
            <w:rPr>
              <w:color w:val="000000"/>
            </w:rPr>
            <w:delText>p</w:delText>
          </w:r>
        </w:del>
      </w:ins>
      <w:ins w:id="942" w:author="Natasha Hardy" w:date="2021-11-11T15:09:00Z">
        <w:r w:rsidR="00BD5E77">
          <w:rPr>
            <w:color w:val="000000"/>
          </w:rPr>
          <w:t>P</w:t>
        </w:r>
      </w:ins>
      <w:ins w:id="943" w:author="Rebecca McIntosh" w:date="2021-10-29T12:21:00Z">
        <w:r w:rsidR="0034436C">
          <w:rPr>
            <w:color w:val="000000"/>
          </w:rPr>
          <w:t xml:space="preserve">arallel </w:t>
        </w:r>
      </w:ins>
      <w:r>
        <w:rPr>
          <w:color w:val="000000"/>
        </w:rPr>
        <w:t xml:space="preserve">use of both DNA metabarcoding and hard-part analysis revealed a greater diversity of taxa than would </w:t>
      </w:r>
      <w:del w:id="944" w:author="Natasha Hardy" w:date="2021-11-11T15:09:00Z">
        <w:r w:rsidDel="00BD5E77">
          <w:rPr>
            <w:color w:val="000000"/>
          </w:rPr>
          <w:delText xml:space="preserve">have been identified by </w:delText>
        </w:r>
      </w:del>
      <w:r>
        <w:rPr>
          <w:color w:val="000000"/>
        </w:rPr>
        <w:t>either method alone.</w:t>
      </w:r>
    </w:p>
    <w:p w14:paraId="1F09C2CB" w14:textId="77777777" w:rsidR="00C65F08" w:rsidDel="00966061" w:rsidRDefault="00C65F08">
      <w:pPr>
        <w:pBdr>
          <w:top w:val="nil"/>
          <w:left w:val="nil"/>
          <w:bottom w:val="nil"/>
          <w:right w:val="nil"/>
          <w:between w:val="nil"/>
        </w:pBdr>
        <w:ind w:firstLine="720"/>
        <w:rPr>
          <w:del w:id="945" w:author="Natasha Hardy" w:date="2021-11-11T15:44:00Z"/>
          <w:color w:val="000000"/>
        </w:rPr>
      </w:pPr>
    </w:p>
    <w:p w14:paraId="5482A25D" w14:textId="35357CA2" w:rsidR="00C65F08" w:rsidDel="00966061" w:rsidRDefault="008445EE">
      <w:pPr>
        <w:pStyle w:val="Heading3"/>
        <w:ind w:firstLine="720"/>
        <w:rPr>
          <w:del w:id="946" w:author="Natasha Hardy" w:date="2021-11-11T15:44:00Z"/>
        </w:rPr>
        <w:pPrChange w:id="947" w:author="Natasha Hardy" w:date="2021-11-11T15:50:00Z">
          <w:pPr>
            <w:pStyle w:val="Heading3"/>
          </w:pPr>
        </w:pPrChange>
      </w:pPr>
      <w:bookmarkStart w:id="948" w:name="_lnxbz9" w:colFirst="0" w:colLast="0"/>
      <w:bookmarkEnd w:id="948"/>
      <w:del w:id="949" w:author="Natasha Hardy" w:date="2021-11-11T15:44:00Z">
        <w:r w:rsidDel="00966061">
          <w:delText xml:space="preserve">Occurrence </w:delText>
        </w:r>
      </w:del>
      <w:del w:id="950" w:author="Natasha Hardy" w:date="2021-11-11T15:10:00Z">
        <w:r w:rsidDel="00BD5E77">
          <w:delText xml:space="preserve">of seabird prey </w:delText>
        </w:r>
      </w:del>
      <w:del w:id="951" w:author="Natasha Hardy" w:date="2021-11-11T15:44:00Z">
        <w:r w:rsidDel="00966061">
          <w:delText>across southeastern Australia</w:delText>
        </w:r>
      </w:del>
    </w:p>
    <w:p w14:paraId="329BA19A" w14:textId="51729E09" w:rsidR="00C65F08" w:rsidDel="00966061" w:rsidRDefault="00966061">
      <w:pPr>
        <w:pBdr>
          <w:top w:val="nil"/>
          <w:left w:val="nil"/>
          <w:bottom w:val="nil"/>
          <w:right w:val="nil"/>
          <w:between w:val="nil"/>
        </w:pBdr>
        <w:ind w:firstLine="720"/>
        <w:rPr>
          <w:del w:id="952" w:author="Natasha Hardy" w:date="2021-11-11T15:50:00Z"/>
          <w:i/>
          <w:color w:val="000000"/>
        </w:rPr>
        <w:pPrChange w:id="953" w:author="Natasha Hardy" w:date="2021-11-11T15:50:00Z">
          <w:pPr>
            <w:pBdr>
              <w:top w:val="nil"/>
              <w:left w:val="nil"/>
              <w:bottom w:val="nil"/>
              <w:right w:val="nil"/>
              <w:between w:val="nil"/>
            </w:pBdr>
          </w:pPr>
        </w:pPrChange>
      </w:pPr>
      <w:ins w:id="954" w:author="Natasha Hardy" w:date="2021-11-11T15:50:00Z">
        <w:r>
          <w:rPr>
            <w:color w:val="000000"/>
          </w:rPr>
          <w:t xml:space="preserve"> </w:t>
        </w:r>
      </w:ins>
    </w:p>
    <w:p w14:paraId="1793664B" w14:textId="4B4810A5" w:rsidR="00C65F08" w:rsidDel="001B5384" w:rsidRDefault="008445EE">
      <w:pPr>
        <w:pBdr>
          <w:top w:val="nil"/>
          <w:left w:val="nil"/>
          <w:bottom w:val="nil"/>
          <w:right w:val="nil"/>
          <w:between w:val="nil"/>
        </w:pBdr>
        <w:ind w:firstLine="720"/>
        <w:rPr>
          <w:del w:id="955" w:author="Natasha Hardy" w:date="2021-11-11T15:12:00Z"/>
          <w:color w:val="000000"/>
        </w:rPr>
        <w:pPrChange w:id="956" w:author="Natasha Hardy" w:date="2021-11-11T15:50:00Z">
          <w:pPr>
            <w:pBdr>
              <w:top w:val="nil"/>
              <w:left w:val="nil"/>
              <w:bottom w:val="nil"/>
              <w:right w:val="nil"/>
              <w:between w:val="nil"/>
            </w:pBdr>
          </w:pPr>
        </w:pPrChange>
      </w:pPr>
      <w:bookmarkStart w:id="957" w:name="_35nkun2" w:colFirst="0" w:colLast="0"/>
      <w:bookmarkEnd w:id="957"/>
      <w:del w:id="958" w:author="Natasha Hardy" w:date="2021-11-11T15:45:00Z">
        <w:r w:rsidDel="00966061">
          <w:rPr>
            <w:color w:val="000000"/>
          </w:rPr>
          <w:delText xml:space="preserve">Seabirds were detected at all </w:delText>
        </w:r>
      </w:del>
      <w:commentRangeStart w:id="959"/>
      <w:del w:id="960" w:author="Natasha Hardy" w:date="2021-11-11T15:10:00Z">
        <w:r w:rsidR="00E478AB" w:rsidDel="00BD5E77">
          <w:rPr>
            <w:color w:val="000000"/>
          </w:rPr>
          <w:delText>main</w:delText>
        </w:r>
        <w:commentRangeEnd w:id="959"/>
        <w:r w:rsidR="00C53F52" w:rsidDel="00BD5E77">
          <w:rPr>
            <w:rStyle w:val="CommentReference"/>
          </w:rPr>
          <w:commentReference w:id="959"/>
        </w:r>
        <w:r w:rsidR="00E478AB" w:rsidDel="00BD5E77">
          <w:rPr>
            <w:color w:val="000000"/>
          </w:rPr>
          <w:delText xml:space="preserve"> </w:delText>
        </w:r>
      </w:del>
      <w:del w:id="961" w:author="Natasha Hardy" w:date="2021-11-11T15:45:00Z">
        <w:r w:rsidDel="00966061">
          <w:rPr>
            <w:color w:val="000000"/>
          </w:rPr>
          <w:delText>sampling locations and time points</w:delText>
        </w:r>
        <w:commentRangeStart w:id="962"/>
        <w:r w:rsidR="002C7D22" w:rsidDel="00966061">
          <w:rPr>
            <w:color w:val="000000"/>
          </w:rPr>
          <w:delText>, regardless of the predator samples’ coming from a range edge or more geographically central fur seal colony</w:delText>
        </w:r>
        <w:r w:rsidDel="00966061">
          <w:rPr>
            <w:color w:val="000000"/>
          </w:rPr>
          <w:delText xml:space="preserve"> </w:delText>
        </w:r>
        <w:commentRangeEnd w:id="962"/>
        <w:r w:rsidR="00C53F52" w:rsidDel="00966061">
          <w:rPr>
            <w:rStyle w:val="CommentReference"/>
          </w:rPr>
          <w:commentReference w:id="962"/>
        </w:r>
        <w:r w:rsidDel="00966061">
          <w:rPr>
            <w:color w:val="000000"/>
          </w:rPr>
          <w:delText xml:space="preserve">(Fig. </w:delText>
        </w:r>
        <w:r w:rsidR="00E478AB" w:rsidDel="00966061">
          <w:rPr>
            <w:color w:val="000000"/>
          </w:rPr>
          <w:delText xml:space="preserve">S4 </w:delText>
        </w:r>
        <w:r w:rsidR="0086178D" w:rsidDel="00966061">
          <w:rPr>
            <w:color w:val="000000"/>
          </w:rPr>
          <w:delText>&amp;</w:delText>
        </w:r>
        <w:r w:rsidR="00E478AB" w:rsidDel="00966061">
          <w:rPr>
            <w:color w:val="000000"/>
          </w:rPr>
          <w:delText xml:space="preserve"> S5</w:delText>
        </w:r>
        <w:r w:rsidDel="00966061">
          <w:rPr>
            <w:color w:val="000000"/>
          </w:rPr>
          <w:delText xml:space="preserve">). Mean detection rates were statistically similar for hard parts compared to DNA methods for </w:delText>
        </w:r>
      </w:del>
      <w:del w:id="963" w:author="Natasha Hardy" w:date="2021-11-11T15:11:00Z">
        <w:r w:rsidDel="001B5384">
          <w:rPr>
            <w:color w:val="000000"/>
          </w:rPr>
          <w:delText xml:space="preserve">both </w:delText>
        </w:r>
      </w:del>
      <w:del w:id="964" w:author="Natasha Hardy" w:date="2021-11-11T15:45:00Z">
        <w:r w:rsidDel="00966061">
          <w:rPr>
            <w:color w:val="000000"/>
          </w:rPr>
          <w:delText xml:space="preserve">seabirds </w:delText>
        </w:r>
      </w:del>
      <w:del w:id="965" w:author="Natasha Hardy" w:date="2021-11-11T15:11:00Z">
        <w:r w:rsidDel="001B5384">
          <w:rPr>
            <w:color w:val="000000"/>
          </w:rPr>
          <w:delText>in general</w:delText>
        </w:r>
      </w:del>
      <w:del w:id="966" w:author="Natasha Hardy" w:date="2021-11-11T15:13:00Z">
        <w:r w:rsidDel="001B5384">
          <w:rPr>
            <w:color w:val="000000"/>
          </w:rPr>
          <w:delText xml:space="preserve"> (GLM seabird detection ~ metric: p-value = 0.648),</w:delText>
        </w:r>
      </w:del>
      <w:del w:id="967" w:author="Natasha Hardy" w:date="2021-11-11T15:45:00Z">
        <w:r w:rsidDel="00966061">
          <w:rPr>
            <w:color w:val="000000"/>
          </w:rPr>
          <w:delText xml:space="preserve"> and penguins </w:delText>
        </w:r>
      </w:del>
      <w:del w:id="968" w:author="Natasha Hardy" w:date="2021-11-11T15:13:00Z">
        <w:r w:rsidDel="001B5384">
          <w:rPr>
            <w:color w:val="000000"/>
          </w:rPr>
          <w:delText xml:space="preserve">(GLM penguin detection ~ metric: p-value = 0.200) </w:delText>
        </w:r>
      </w:del>
      <w:del w:id="969" w:author="Natasha Hardy" w:date="2021-11-11T15:45:00Z">
        <w:r w:rsidDel="00966061">
          <w:rPr>
            <w:color w:val="000000"/>
          </w:rPr>
          <w:delText xml:space="preserve">(Table </w:delText>
        </w:r>
        <w:r w:rsidR="00E478AB" w:rsidDel="00966061">
          <w:rPr>
            <w:color w:val="000000"/>
          </w:rPr>
          <w:delText>S3</w:delText>
        </w:r>
        <w:r w:rsidDel="00966061">
          <w:rPr>
            <w:color w:val="000000"/>
          </w:rPr>
          <w:delText xml:space="preserve">). </w:delText>
        </w:r>
      </w:del>
      <w:del w:id="970" w:author="Natasha Hardy" w:date="2021-11-11T15:12:00Z">
        <w:r w:rsidDel="001B5384">
          <w:delText>D</w:delText>
        </w:r>
      </w:del>
      <w:del w:id="971" w:author="Natasha Hardy" w:date="2021-11-11T15:45:00Z">
        <w:r w:rsidDel="00966061">
          <w:rPr>
            <w:color w:val="000000"/>
          </w:rPr>
          <w:delText xml:space="preserve">etection rates across locations </w:delText>
        </w:r>
      </w:del>
      <w:del w:id="972" w:author="Natasha Hardy" w:date="2021-11-11T15:12:00Z">
        <w:r w:rsidDel="001B5384">
          <w:rPr>
            <w:color w:val="000000"/>
          </w:rPr>
          <w:delText xml:space="preserve">were more variable </w:delText>
        </w:r>
      </w:del>
      <w:del w:id="973" w:author="Natasha Hardy" w:date="2021-11-11T15:45:00Z">
        <w:r w:rsidDel="00966061">
          <w:rPr>
            <w:color w:val="000000"/>
          </w:rPr>
          <w:delText>using hard-parts</w:delText>
        </w:r>
      </w:del>
      <w:del w:id="974" w:author="Natasha Hardy" w:date="2021-11-11T15:12:00Z">
        <w:r w:rsidDel="001B5384">
          <w:rPr>
            <w:color w:val="000000"/>
          </w:rPr>
          <w:delText>,</w:delText>
        </w:r>
      </w:del>
      <w:del w:id="975" w:author="Natasha Hardy" w:date="2021-11-11T15:45:00Z">
        <w:r w:rsidDel="00966061">
          <w:rPr>
            <w:color w:val="000000"/>
          </w:rPr>
          <w:delText xml:space="preserve"> </w:delText>
        </w:r>
      </w:del>
      <w:del w:id="976" w:author="Natasha Hardy" w:date="2021-11-11T15:12:00Z">
        <w:r w:rsidDel="001B5384">
          <w:rPr>
            <w:color w:val="000000"/>
          </w:rPr>
          <w:delText xml:space="preserve">with a greater range in proportion of samples with seabird or penguin detection, </w:delText>
        </w:r>
      </w:del>
      <w:del w:id="977" w:author="Natasha Hardy" w:date="2021-11-11T15:45:00Z">
        <w:r w:rsidDel="00966061">
          <w:delText xml:space="preserve">compared to DNA (Fig. </w:delText>
        </w:r>
        <w:r w:rsidR="00E478AB" w:rsidDel="00966061">
          <w:delText>S4</w:delText>
        </w:r>
        <w:r w:rsidDel="00966061">
          <w:delText>)</w:delText>
        </w:r>
        <w:r w:rsidDel="00966061">
          <w:rPr>
            <w:color w:val="000000"/>
          </w:rPr>
          <w:delText>.</w:delText>
        </w:r>
      </w:del>
    </w:p>
    <w:p w14:paraId="0CC7FA74" w14:textId="15212417" w:rsidR="00C65F08" w:rsidDel="00AA6F46" w:rsidRDefault="008445EE">
      <w:pPr>
        <w:pBdr>
          <w:top w:val="nil"/>
          <w:left w:val="nil"/>
          <w:bottom w:val="nil"/>
          <w:right w:val="nil"/>
          <w:between w:val="nil"/>
        </w:pBdr>
        <w:ind w:firstLine="720"/>
        <w:rPr>
          <w:del w:id="978" w:author="Natasha Hardy" w:date="2021-11-11T15:35:00Z"/>
          <w:color w:val="000000"/>
        </w:rPr>
        <w:pPrChange w:id="979" w:author="Natasha Hardy" w:date="2021-11-11T15:50:00Z">
          <w:pPr>
            <w:pBdr>
              <w:top w:val="nil"/>
              <w:left w:val="nil"/>
              <w:bottom w:val="nil"/>
              <w:right w:val="nil"/>
              <w:between w:val="nil"/>
            </w:pBdr>
          </w:pPr>
        </w:pPrChange>
      </w:pPr>
      <w:del w:id="980" w:author="Natasha Hardy" w:date="2021-11-11T15:12:00Z">
        <w:r w:rsidDel="001B5384">
          <w:rPr>
            <w:color w:val="000000"/>
          </w:rPr>
          <w:delText>There was a m</w:delText>
        </w:r>
      </w:del>
      <w:del w:id="981" w:author="Natasha Hardy" w:date="2021-11-11T15:45:00Z">
        <w:r w:rsidDel="00966061">
          <w:rPr>
            <w:color w:val="000000"/>
          </w:rPr>
          <w:delText xml:space="preserve">inor, albeit statistically significant, difference across sampling groups </w:delText>
        </w:r>
      </w:del>
      <w:del w:id="982" w:author="Natasha Hardy" w:date="2021-11-11T15:13:00Z">
        <w:r w:rsidDel="001B5384">
          <w:rPr>
            <w:color w:val="000000"/>
          </w:rPr>
          <w:delText>in the</w:delText>
        </w:r>
      </w:del>
      <w:del w:id="983" w:author="Natasha Hardy" w:date="2021-11-11T15:45:00Z">
        <w:r w:rsidDel="00966061">
          <w:rPr>
            <w:color w:val="000000"/>
          </w:rPr>
          <w:delText xml:space="preserve"> detection rates </w:delText>
        </w:r>
      </w:del>
      <w:del w:id="984" w:author="Natasha Hardy" w:date="2021-11-11T15:13:00Z">
        <w:r w:rsidDel="001B5384">
          <w:rPr>
            <w:color w:val="000000"/>
          </w:rPr>
          <w:delText xml:space="preserve">of seabirds </w:delText>
        </w:r>
      </w:del>
      <w:del w:id="985" w:author="Natasha Hardy" w:date="2021-11-11T15:45:00Z">
        <w:r w:rsidDel="00966061">
          <w:rPr>
            <w:color w:val="000000"/>
          </w:rPr>
          <w:delText xml:space="preserve">(Fig. </w:delText>
        </w:r>
        <w:r w:rsidR="00E478AB" w:rsidDel="00966061">
          <w:rPr>
            <w:color w:val="000000"/>
          </w:rPr>
          <w:delText>S4a, Table S3</w:delText>
        </w:r>
        <w:r w:rsidDel="00966061">
          <w:rPr>
            <w:color w:val="000000"/>
          </w:rPr>
          <w:delText>), but not for penguins (</w:delText>
        </w:r>
        <w:r w:rsidR="00E478AB" w:rsidDel="00966061">
          <w:rPr>
            <w:color w:val="000000"/>
          </w:rPr>
          <w:delText>Fig. S4b</w:delText>
        </w:r>
        <w:r w:rsidDel="00966061">
          <w:rPr>
            <w:color w:val="000000"/>
          </w:rPr>
          <w:delText xml:space="preserve">) (GLM binomial seabird detection ~ location: p-value = 0.017; Table </w:delText>
        </w:r>
        <w:r w:rsidR="00E478AB" w:rsidDel="00966061">
          <w:rPr>
            <w:color w:val="000000"/>
          </w:rPr>
          <w:delText>S3</w:delText>
        </w:r>
      </w:del>
      <w:del w:id="986" w:author="Natasha Hardy" w:date="2021-11-11T15:33:00Z">
        <w:r w:rsidDel="00AA6F46">
          <w:rPr>
            <w:color w:val="000000"/>
          </w:rPr>
          <w:delText xml:space="preserve">). This </w:delText>
        </w:r>
      </w:del>
      <w:del w:id="987" w:author="Natasha Hardy" w:date="2021-11-11T15:14:00Z">
        <w:r w:rsidDel="001B5384">
          <w:rPr>
            <w:color w:val="000000"/>
          </w:rPr>
          <w:delText xml:space="preserve">result </w:delText>
        </w:r>
      </w:del>
      <w:del w:id="988" w:author="Natasha Hardy" w:date="2021-11-11T15:33:00Z">
        <w:r w:rsidDel="00AA6F46">
          <w:rPr>
            <w:color w:val="000000"/>
          </w:rPr>
          <w:delText>was</w:delText>
        </w:r>
      </w:del>
      <w:del w:id="989" w:author="Natasha Hardy" w:date="2021-11-11T15:45:00Z">
        <w:r w:rsidDel="00966061">
          <w:rPr>
            <w:color w:val="000000"/>
          </w:rPr>
          <w:delText xml:space="preserve"> </w:delText>
        </w:r>
      </w:del>
      <w:del w:id="990" w:author="Natasha Hardy" w:date="2021-11-11T15:14:00Z">
        <w:r w:rsidDel="001B5384">
          <w:rPr>
            <w:color w:val="000000"/>
          </w:rPr>
          <w:delText xml:space="preserve">largely </w:delText>
        </w:r>
      </w:del>
      <w:del w:id="991" w:author="Natasha Hardy" w:date="2021-11-11T15:45:00Z">
        <w:r w:rsidDel="00966061">
          <w:rPr>
            <w:color w:val="000000"/>
          </w:rPr>
          <w:delText xml:space="preserve">driven by </w:delText>
        </w:r>
      </w:del>
      <w:del w:id="992" w:author="Natasha Hardy" w:date="2021-11-11T15:34:00Z">
        <w:r w:rsidDel="00AA6F46">
          <w:rPr>
            <w:color w:val="000000"/>
          </w:rPr>
          <w:delText xml:space="preserve">higher seabird detection rates at Cape Bridgewater </w:delText>
        </w:r>
      </w:del>
      <w:del w:id="993" w:author="Natasha Hardy" w:date="2021-11-11T15:16:00Z">
        <w:r w:rsidDel="001B5384">
          <w:rPr>
            <w:color w:val="000000"/>
          </w:rPr>
          <w:delText>for most sampling groups and</w:delText>
        </w:r>
      </w:del>
      <w:del w:id="994" w:author="Natasha Hardy" w:date="2021-11-11T15:31:00Z">
        <w:r w:rsidDel="00DE669B">
          <w:rPr>
            <w:color w:val="000000"/>
          </w:rPr>
          <w:delText xml:space="preserve"> </w:delText>
        </w:r>
      </w:del>
      <w:del w:id="995" w:author="Natasha Hardy" w:date="2021-11-11T15:34:00Z">
        <w:r w:rsidDel="00AA6F46">
          <w:rPr>
            <w:color w:val="000000"/>
          </w:rPr>
          <w:delText>methods used</w:delText>
        </w:r>
      </w:del>
      <w:del w:id="996" w:author="Natasha Hardy" w:date="2021-11-11T15:16:00Z">
        <w:r w:rsidDel="001B5384">
          <w:rPr>
            <w:color w:val="000000"/>
          </w:rPr>
          <w:delText xml:space="preserve">, as well as for Barunguba </w:delText>
        </w:r>
      </w:del>
      <w:del w:id="997" w:author="Natasha Hardy" w:date="2021-11-11T15:14:00Z">
        <w:r w:rsidDel="001B5384">
          <w:rPr>
            <w:color w:val="000000"/>
          </w:rPr>
          <w:delText xml:space="preserve">for the </w:delText>
        </w:r>
      </w:del>
      <w:del w:id="998" w:author="Natasha Hardy" w:date="2021-11-11T15:16:00Z">
        <w:r w:rsidDel="001B5384">
          <w:rPr>
            <w:color w:val="000000"/>
          </w:rPr>
          <w:delText xml:space="preserve">summer </w:delText>
        </w:r>
      </w:del>
      <w:del w:id="999" w:author="Natasha Hardy" w:date="2021-11-11T15:14:00Z">
        <w:r w:rsidDel="001B5384">
          <w:rPr>
            <w:color w:val="000000"/>
          </w:rPr>
          <w:delText xml:space="preserve">of January </w:delText>
        </w:r>
      </w:del>
      <w:del w:id="1000" w:author="Natasha Hardy" w:date="2021-11-11T15:16:00Z">
        <w:r w:rsidDel="001B5384">
          <w:rPr>
            <w:color w:val="000000"/>
          </w:rPr>
          <w:delText>2017</w:delText>
        </w:r>
      </w:del>
      <w:del w:id="1001" w:author="Natasha Hardy" w:date="2021-11-11T15:34:00Z">
        <w:r w:rsidDel="00AA6F46">
          <w:rPr>
            <w:color w:val="000000"/>
          </w:rPr>
          <w:delText xml:space="preserve">, compared to lower seabird detection rates for Barunguba </w:delText>
        </w:r>
      </w:del>
      <w:del w:id="1002" w:author="Natasha Hardy" w:date="2021-11-11T15:16:00Z">
        <w:r w:rsidDel="001B5384">
          <w:rPr>
            <w:color w:val="000000"/>
          </w:rPr>
          <w:delText>in the spring of September</w:delText>
        </w:r>
      </w:del>
      <w:del w:id="1003" w:author="Natasha Hardy" w:date="2021-11-11T15:34:00Z">
        <w:r w:rsidDel="00AA6F46">
          <w:rPr>
            <w:color w:val="000000"/>
          </w:rPr>
          <w:delText xml:space="preserve"> 2016</w:delText>
        </w:r>
      </w:del>
      <w:del w:id="1004" w:author="Natasha Hardy" w:date="2021-11-11T15:17:00Z">
        <w:r w:rsidDel="00DE669B">
          <w:rPr>
            <w:color w:val="000000"/>
          </w:rPr>
          <w:delText>,</w:delText>
        </w:r>
      </w:del>
      <w:del w:id="1005" w:author="Natasha Hardy" w:date="2021-11-11T15:34:00Z">
        <w:r w:rsidDel="00AA6F46">
          <w:rPr>
            <w:color w:val="000000"/>
          </w:rPr>
          <w:delText xml:space="preserve"> and</w:delText>
        </w:r>
      </w:del>
      <w:del w:id="1006" w:author="Natasha Hardy" w:date="2021-11-11T15:17:00Z">
        <w:r w:rsidDel="00DE669B">
          <w:rPr>
            <w:color w:val="000000"/>
          </w:rPr>
          <w:delText xml:space="preserve"> for</w:delText>
        </w:r>
      </w:del>
      <w:del w:id="1007" w:author="Natasha Hardy" w:date="2021-11-11T15:34:00Z">
        <w:r w:rsidDel="00AA6F46">
          <w:rPr>
            <w:color w:val="000000"/>
          </w:rPr>
          <w:delText xml:space="preserve"> Gabo Island </w:delText>
        </w:r>
      </w:del>
      <w:del w:id="1008" w:author="Natasha Hardy" w:date="2021-11-11T15:17:00Z">
        <w:r w:rsidDel="00DE669B">
          <w:rPr>
            <w:color w:val="000000"/>
          </w:rPr>
          <w:delText xml:space="preserve">in </w:delText>
        </w:r>
      </w:del>
      <w:del w:id="1009" w:author="Natasha Hardy" w:date="2021-11-11T15:15:00Z">
        <w:r w:rsidDel="001B5384">
          <w:rPr>
            <w:color w:val="000000"/>
          </w:rPr>
          <w:delText xml:space="preserve">the </w:delText>
        </w:r>
      </w:del>
      <w:del w:id="1010" w:author="Natasha Hardy" w:date="2021-11-11T15:34:00Z">
        <w:r w:rsidDel="00AA6F46">
          <w:rPr>
            <w:color w:val="000000"/>
          </w:rPr>
          <w:delText xml:space="preserve">summer </w:delText>
        </w:r>
      </w:del>
      <w:del w:id="1011" w:author="Natasha Hardy" w:date="2021-11-11T15:15:00Z">
        <w:r w:rsidDel="001B5384">
          <w:rPr>
            <w:color w:val="000000"/>
          </w:rPr>
          <w:delText xml:space="preserve">of January </w:delText>
        </w:r>
      </w:del>
      <w:del w:id="1012" w:author="Natasha Hardy" w:date="2021-11-11T15:34:00Z">
        <w:r w:rsidDel="00AA6F46">
          <w:rPr>
            <w:color w:val="000000"/>
          </w:rPr>
          <w:delText xml:space="preserve">2017 </w:delText>
        </w:r>
      </w:del>
      <w:del w:id="1013" w:author="Natasha Hardy" w:date="2021-11-11T15:45:00Z">
        <w:r w:rsidDel="00966061">
          <w:rPr>
            <w:color w:val="000000"/>
          </w:rPr>
          <w:delText xml:space="preserve">(Fig. </w:delText>
        </w:r>
        <w:r w:rsidR="00E478AB" w:rsidDel="00966061">
          <w:rPr>
            <w:color w:val="000000"/>
          </w:rPr>
          <w:delText>S4a</w:delText>
        </w:r>
        <w:r w:rsidDel="00966061">
          <w:rPr>
            <w:color w:val="000000"/>
          </w:rPr>
          <w:delText xml:space="preserve">). </w:delText>
        </w:r>
      </w:del>
    </w:p>
    <w:p w14:paraId="6EDFF83F" w14:textId="5262C5AA" w:rsidR="00C65F08" w:rsidRDefault="008445EE">
      <w:pPr>
        <w:pBdr>
          <w:top w:val="nil"/>
          <w:left w:val="nil"/>
          <w:bottom w:val="nil"/>
          <w:right w:val="nil"/>
          <w:between w:val="nil"/>
        </w:pBdr>
        <w:ind w:firstLine="720"/>
        <w:rPr>
          <w:color w:val="000000"/>
        </w:rPr>
        <w:pPrChange w:id="1014" w:author="Natasha Hardy" w:date="2021-11-11T15:50:00Z">
          <w:pPr>
            <w:pBdr>
              <w:top w:val="nil"/>
              <w:left w:val="nil"/>
              <w:bottom w:val="nil"/>
              <w:right w:val="nil"/>
              <w:between w:val="nil"/>
            </w:pBdr>
          </w:pPr>
        </w:pPrChange>
      </w:pPr>
      <w:del w:id="1015" w:author="Natasha Hardy" w:date="2021-11-11T15:35:00Z">
        <w:r w:rsidDel="00AA6F46">
          <w:rPr>
            <w:color w:val="000000"/>
          </w:rPr>
          <w:delText xml:space="preserve">Whilst little penguins account for most of the seabird detections across time and </w:delText>
        </w:r>
        <w:r w:rsidDel="00AA6F46">
          <w:delText>location</w:delText>
        </w:r>
        <w:r w:rsidDel="00AA6F46">
          <w:rPr>
            <w:color w:val="000000"/>
          </w:rPr>
          <w:delText xml:space="preserve"> sampled</w:delText>
        </w:r>
      </w:del>
      <w:del w:id="1016" w:author="Natasha Hardy" w:date="2021-11-11T15:49:00Z">
        <w:r w:rsidDel="00966061">
          <w:rPr>
            <w:color w:val="000000"/>
          </w:rPr>
          <w:delText xml:space="preserve">, </w:delText>
        </w:r>
      </w:del>
      <w:del w:id="1017" w:author="Natasha Hardy" w:date="2021-11-11T15:35:00Z">
        <w:r w:rsidDel="00AA6F46">
          <w:rPr>
            <w:color w:val="000000"/>
          </w:rPr>
          <w:delText>large amounts of</w:delText>
        </w:r>
      </w:del>
      <w:del w:id="1018" w:author="Natasha Hardy" w:date="2021-11-11T15:49:00Z">
        <w:r w:rsidDel="00966061">
          <w:rPr>
            <w:color w:val="000000"/>
          </w:rPr>
          <w:delText xml:space="preserve"> DNA from both Procellarid </w:delText>
        </w:r>
      </w:del>
      <w:del w:id="1019" w:author="Natasha Hardy" w:date="2021-11-11T15:35:00Z">
        <w:r w:rsidDel="00AA6F46">
          <w:rPr>
            <w:color w:val="000000"/>
          </w:rPr>
          <w:delText>spp.</w:delText>
        </w:r>
      </w:del>
      <w:del w:id="1020" w:author="Natasha Hardy" w:date="2021-11-11T15:49:00Z">
        <w:r w:rsidDel="00966061">
          <w:rPr>
            <w:color w:val="000000"/>
          </w:rPr>
          <w:delText xml:space="preserve"> (sp1 </w:delText>
        </w:r>
        <w:r w:rsidR="0086178D" w:rsidDel="00966061">
          <w:rPr>
            <w:color w:val="000000"/>
          </w:rPr>
          <w:delText>&amp;</w:delText>
        </w:r>
        <w:r w:rsidDel="00966061">
          <w:rPr>
            <w:color w:val="000000"/>
          </w:rPr>
          <w:delText xml:space="preserve"> sp2) and the black-browed albatross were detected alongside abundant little penguin DNA at Cape Bridgewater and Barunguba (Fig. S2). </w:delText>
        </w:r>
      </w:del>
      <w:r>
        <w:rPr>
          <w:color w:val="000000"/>
        </w:rPr>
        <w:t xml:space="preserve">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6C0388FD" w:rsidR="00C65F08" w:rsidRDefault="008445EE">
      <w:pPr>
        <w:pBdr>
          <w:top w:val="nil"/>
          <w:left w:val="nil"/>
          <w:bottom w:val="nil"/>
          <w:right w:val="nil"/>
          <w:between w:val="nil"/>
        </w:pBdr>
        <w:rPr>
          <w:color w:val="000000"/>
        </w:rPr>
        <w:pPrChange w:id="1021" w:author="Natasha Hardy" w:date="2021-11-11T15:36:00Z">
          <w:pPr>
            <w:pBdr>
              <w:top w:val="nil"/>
              <w:left w:val="nil"/>
              <w:bottom w:val="nil"/>
              <w:right w:val="nil"/>
              <w:between w:val="nil"/>
            </w:pBdr>
            <w:ind w:firstLine="720"/>
          </w:pPr>
        </w:pPrChange>
      </w:pPr>
      <w:del w:id="1022" w:author="Natasha Hardy" w:date="2021-11-11T10:06:00Z">
        <w:r>
          <w:rPr>
            <w:color w:val="000000"/>
          </w:rPr>
          <w:delText>A</w:delText>
        </w:r>
      </w:del>
      <w:ins w:id="1023" w:author="Rebecca McIntosh" w:date="2021-10-29T12:32:00Z">
        <w:r w:rsidR="00225EFD">
          <w:rPr>
            <w:color w:val="000000"/>
          </w:rPr>
          <w:t xml:space="preserve">From the </w:t>
        </w:r>
        <w:del w:id="1024" w:author="Natasha Hardy" w:date="2021-11-13T11:51:00Z">
          <w:r w:rsidR="00225EFD" w:rsidDel="00122265">
            <w:rPr>
              <w:color w:val="000000"/>
            </w:rPr>
            <w:delText>10</w:delText>
          </w:r>
        </w:del>
      </w:ins>
      <w:ins w:id="1025" w:author="Natasha Hardy" w:date="2021-11-13T11:51:00Z">
        <w:r w:rsidR="00122265">
          <w:rPr>
            <w:color w:val="000000"/>
          </w:rPr>
          <w:t>6</w:t>
        </w:r>
      </w:ins>
      <w:ins w:id="1026" w:author="Rebecca McIntosh" w:date="2021-10-29T12:32:00Z">
        <w:r w:rsidR="00225EFD">
          <w:rPr>
            <w:color w:val="000000"/>
          </w:rPr>
          <w:t xml:space="preserve"> long-nosed fur seal scat samples</w:t>
        </w:r>
        <w:r w:rsidR="00225EFD" w:rsidRPr="00225EFD">
          <w:rPr>
            <w:color w:val="000000"/>
          </w:rPr>
          <w:t xml:space="preserve"> </w:t>
        </w:r>
        <w:del w:id="1027" w:author="Natasha Hardy" w:date="2021-11-11T15:37:00Z">
          <w:r w:rsidR="00225EFD" w:rsidDel="00AA6F46">
            <w:rPr>
              <w:color w:val="000000"/>
            </w:rPr>
            <w:delText>that contained suitable levels of</w:delText>
          </w:r>
        </w:del>
      </w:ins>
      <w:ins w:id="1028" w:author="Natasha Hardy" w:date="2021-11-13T11:51:00Z">
        <w:r w:rsidR="00122265">
          <w:rPr>
            <w:color w:val="000000"/>
          </w:rPr>
          <w:t>containing abundant</w:t>
        </w:r>
      </w:ins>
      <w:ins w:id="1029" w:author="Rebecca McIntosh" w:date="2021-10-29T12:32:00Z">
        <w:r w:rsidR="00225EFD">
          <w:rPr>
            <w:color w:val="000000"/>
          </w:rPr>
          <w:t xml:space="preserve"> penguin DNA</w:t>
        </w:r>
        <w:del w:id="1030" w:author="Natasha Hardy" w:date="2021-11-11T15:37:00Z">
          <w:r w:rsidR="00225EFD" w:rsidDel="00AA6F46">
            <w:rPr>
              <w:color w:val="000000"/>
            </w:rPr>
            <w:delText xml:space="preserve"> </w:delText>
          </w:r>
        </w:del>
        <w:r w:rsidR="00225EFD">
          <w:rPr>
            <w:color w:val="000000"/>
          </w:rPr>
          <w:t>,</w:t>
        </w:r>
      </w:ins>
      <w:del w:id="1031" w:author="Rebecca McIntosh" w:date="2021-10-29T12:32:00Z">
        <w:r w:rsidDel="00225EFD">
          <w:rPr>
            <w:color w:val="000000"/>
          </w:rPr>
          <w:delText>A</w:delText>
        </w:r>
      </w:del>
      <w:ins w:id="1032" w:author="Natasha Hardy" w:date="2021-11-11T10:06:00Z">
        <w:r>
          <w:rPr>
            <w:color w:val="000000"/>
          </w:rPr>
          <w:t xml:space="preserve"> </w:t>
        </w:r>
      </w:ins>
      <w:ins w:id="1033" w:author="Rebecca McIntosh" w:date="2021-10-29T12:32:00Z">
        <w:r w:rsidR="00225EFD">
          <w:rPr>
            <w:color w:val="000000"/>
          </w:rPr>
          <w:t xml:space="preserve">a </w:t>
        </w:r>
      </w:ins>
      <w:r>
        <w:rPr>
          <w:color w:val="000000"/>
        </w:rPr>
        <w:t xml:space="preserve">total of 7 </w:t>
      </w:r>
      <w:del w:id="1034" w:author="Natasha Hardy" w:date="2021-11-13T11:51:00Z">
        <w:r w:rsidDel="00122265">
          <w:rPr>
            <w:color w:val="000000"/>
          </w:rPr>
          <w:delText xml:space="preserve">little penguin </w:delText>
        </w:r>
      </w:del>
      <w:proofErr w:type="spellStart"/>
      <w:r>
        <w:rPr>
          <w:color w:val="000000"/>
        </w:rPr>
        <w:t>mtDNA</w:t>
      </w:r>
      <w:proofErr w:type="spellEnd"/>
      <w:r>
        <w:rPr>
          <w:color w:val="000000"/>
        </w:rPr>
        <w:t xml:space="preserve"> haplotypes were identified </w:t>
      </w:r>
      <w:del w:id="1035" w:author="Rebecca McIntosh" w:date="2021-10-29T12:35:00Z">
        <w:r w:rsidDel="00225EFD">
          <w:rPr>
            <w:color w:val="000000"/>
          </w:rPr>
          <w:delText xml:space="preserve">in </w:delText>
        </w:r>
      </w:del>
      <w:ins w:id="1036" w:author="Rebecca McIntosh" w:date="2021-10-29T12:28:00Z">
        <w:r w:rsidR="00C53F52">
          <w:rPr>
            <w:color w:val="000000"/>
          </w:rPr>
          <w:t xml:space="preserve">from Cape Bridgewater </w:t>
        </w:r>
      </w:ins>
      <w:ins w:id="1037" w:author="Rebecca McIntosh" w:date="2021-10-29T12:31:00Z">
        <w:r w:rsidR="00C53F52">
          <w:rPr>
            <w:color w:val="000000"/>
          </w:rPr>
          <w:t>(</w:t>
        </w:r>
        <w:del w:id="1038" w:author="Natasha Hardy" w:date="2021-11-11T15:37:00Z">
          <w:r w:rsidR="00C53F52" w:rsidDel="00AA6F46">
            <w:rPr>
              <w:color w:val="000000"/>
            </w:rPr>
            <w:delText>H</w:delText>
          </w:r>
        </w:del>
      </w:ins>
      <w:ins w:id="1039" w:author="Natasha Hardy" w:date="2021-11-11T15:37:00Z">
        <w:r w:rsidR="00AA6F46">
          <w:rPr>
            <w:color w:val="000000"/>
          </w:rPr>
          <w:t>h</w:t>
        </w:r>
      </w:ins>
      <w:ins w:id="1040" w:author="Rebecca McIntosh" w:date="2021-10-29T12:31:00Z">
        <w:r w:rsidR="00C53F52">
          <w:rPr>
            <w:color w:val="000000"/>
          </w:rPr>
          <w:t xml:space="preserve">aplotypes 2-4, 6 &amp; 7) </w:t>
        </w:r>
      </w:ins>
      <w:ins w:id="1041" w:author="Rebecca McIntosh" w:date="2021-10-29T12:28:00Z">
        <w:r w:rsidR="00C53F52">
          <w:rPr>
            <w:color w:val="000000"/>
          </w:rPr>
          <w:t xml:space="preserve">and </w:t>
        </w:r>
        <w:proofErr w:type="spellStart"/>
        <w:r w:rsidR="00C53F52">
          <w:rPr>
            <w:color w:val="000000"/>
          </w:rPr>
          <w:t>Barunguba</w:t>
        </w:r>
        <w:proofErr w:type="spellEnd"/>
        <w:r w:rsidR="00C53F52">
          <w:rPr>
            <w:color w:val="000000"/>
          </w:rPr>
          <w:t xml:space="preserve"> </w:t>
        </w:r>
      </w:ins>
      <w:ins w:id="1042" w:author="Rebecca McIntosh" w:date="2021-10-29T12:31:00Z">
        <w:r w:rsidR="00C53F52">
          <w:rPr>
            <w:color w:val="000000"/>
          </w:rPr>
          <w:t>(</w:t>
        </w:r>
        <w:del w:id="1043" w:author="Natasha Hardy" w:date="2021-11-11T15:37:00Z">
          <w:r w:rsidR="00C53F52" w:rsidDel="00AA6F46">
            <w:rPr>
              <w:color w:val="000000"/>
            </w:rPr>
            <w:delText>H</w:delText>
          </w:r>
        </w:del>
      </w:ins>
      <w:ins w:id="1044" w:author="Natasha Hardy" w:date="2021-11-11T15:37:00Z">
        <w:r w:rsidR="00AA6F46">
          <w:rPr>
            <w:color w:val="000000"/>
          </w:rPr>
          <w:t>h</w:t>
        </w:r>
      </w:ins>
      <w:ins w:id="1045" w:author="Rebecca McIntosh" w:date="2021-10-29T12:31:00Z">
        <w:r w:rsidR="00C53F52">
          <w:rPr>
            <w:color w:val="000000"/>
          </w:rPr>
          <w:t>aplotypes 1 &amp; 5)</w:t>
        </w:r>
      </w:ins>
      <w:ins w:id="1046" w:author="Rebecca McIntosh" w:date="2021-10-29T12:35:00Z">
        <w:r w:rsidR="00225EFD">
          <w:rPr>
            <w:color w:val="000000"/>
          </w:rPr>
          <w:t xml:space="preserve"> </w:t>
        </w:r>
      </w:ins>
      <w:ins w:id="1047" w:author="Rebecca McIntosh" w:date="2021-10-29T12:25:00Z">
        <w:r w:rsidR="00C53F52">
          <w:rPr>
            <w:color w:val="000000"/>
          </w:rPr>
          <w:t xml:space="preserve"> </w:t>
        </w:r>
      </w:ins>
      <w:del w:id="1048" w:author="Rebecca McIntosh" w:date="2021-10-29T12:25:00Z">
        <w:r w:rsidDel="00C53F52">
          <w:rPr>
            <w:color w:val="000000"/>
          </w:rPr>
          <w:delText xml:space="preserve">long-nosed fur seal diets </w:delText>
        </w:r>
      </w:del>
      <w:r>
        <w:rPr>
          <w:color w:val="000000"/>
        </w:rPr>
        <w:t xml:space="preserve">(Fig. </w:t>
      </w:r>
      <w:r>
        <w:t>5</w:t>
      </w:r>
      <w:r w:rsidR="00E478AB">
        <w:t>a</w:t>
      </w:r>
      <w:del w:id="1049" w:author="Natasha Hardy" w:date="2021-11-11T10:06:00Z">
        <w:r>
          <w:rPr>
            <w:color w:val="000000"/>
          </w:rPr>
          <w:delText>),</w:delText>
        </w:r>
      </w:del>
      <w:ins w:id="1050" w:author="Natasha Hardy" w:date="2021-11-11T10:06:00Z">
        <w:r>
          <w:rPr>
            <w:color w:val="000000"/>
          </w:rPr>
          <w:t>)</w:t>
        </w:r>
      </w:ins>
      <w:ins w:id="1051" w:author="Rebecca McIntosh" w:date="2021-10-29T12:26:00Z">
        <w:r w:rsidR="00C53F52">
          <w:rPr>
            <w:color w:val="000000"/>
          </w:rPr>
          <w:t xml:space="preserve">. </w:t>
        </w:r>
        <w:del w:id="1052" w:author="Natasha Hardy" w:date="2021-11-11T15:38:00Z">
          <w:r w:rsidR="00C53F52" w:rsidDel="00AA6F46">
            <w:rPr>
              <w:color w:val="000000"/>
            </w:rPr>
            <w:delText>This was</w:delText>
          </w:r>
        </w:del>
      </w:ins>
      <w:del w:id="1053" w:author="Natasha Hardy" w:date="2021-11-11T15:38:00Z">
        <w:r w:rsidDel="00AA6F46">
          <w:rPr>
            <w:color w:val="000000"/>
          </w:rPr>
          <w:delText xml:space="preserve">, based on selection of the </w:delText>
        </w:r>
      </w:del>
      <w:ins w:id="1054" w:author="Microsoft Office User" w:date="2021-10-14T07:25:00Z">
        <w:del w:id="1055" w:author="Natasha Hardy" w:date="2021-11-11T15:38:00Z">
          <w:r w:rsidR="007F4B46" w:rsidDel="00AA6F46">
            <w:rPr>
              <w:color w:val="000000"/>
            </w:rPr>
            <w:delText xml:space="preserve">12 </w:delText>
          </w:r>
        </w:del>
      </w:ins>
      <w:del w:id="1056" w:author="Natasha Hardy" w:date="2021-11-11T15:38:00Z">
        <w:r w:rsidDel="00AA6F46">
          <w:rPr>
            <w:color w:val="000000"/>
          </w:rPr>
          <w:delText xml:space="preserve">most abundant unique sequences of penguin DNA within samples. </w:delText>
        </w:r>
      </w:del>
      <w:del w:id="1057" w:author="Natasha Hardy" w:date="2021-11-11T10:06:00Z">
        <w:r>
          <w:rPr>
            <w:color w:val="000000"/>
          </w:rPr>
          <w:delText>All 10 samples</w:delText>
        </w:r>
      </w:del>
      <w:del w:id="1058" w:author="Rebecca McIntosh" w:date="2021-10-29T12:26:00Z">
        <w:r w:rsidDel="00C53F52">
          <w:rPr>
            <w:color w:val="000000"/>
          </w:rPr>
          <w:delText xml:space="preserve">All </w:delText>
        </w:r>
      </w:del>
      <w:ins w:id="1059" w:author="Rebecca McIntosh" w:date="2021-10-29T12:35:00Z">
        <w:del w:id="1060" w:author="Natasha Hardy" w:date="2021-11-11T15:38:00Z">
          <w:r w:rsidR="00225EFD" w:rsidDel="00AA6F46">
            <w:rPr>
              <w:color w:val="000000"/>
            </w:rPr>
            <w:delText xml:space="preserve">After testing for the unique 7 </w:delText>
          </w:r>
        </w:del>
      </w:ins>
      <w:ins w:id="1061" w:author="Rebecca McIntosh" w:date="2021-10-29T12:36:00Z">
        <w:del w:id="1062" w:author="Natasha Hardy" w:date="2021-11-11T15:38:00Z">
          <w:r w:rsidR="00225EFD" w:rsidDel="00AA6F46">
            <w:rPr>
              <w:color w:val="000000"/>
            </w:rPr>
            <w:delText xml:space="preserve">mtDNA </w:delText>
          </w:r>
        </w:del>
      </w:ins>
      <w:ins w:id="1063" w:author="Rebecca McIntosh" w:date="2021-10-29T12:35:00Z">
        <w:del w:id="1064" w:author="Natasha Hardy" w:date="2021-11-11T15:38:00Z">
          <w:r w:rsidR="00225EFD" w:rsidDel="00AA6F46">
            <w:rPr>
              <w:color w:val="000000"/>
            </w:rPr>
            <w:delText xml:space="preserve">haplotypes across the </w:delText>
          </w:r>
        </w:del>
      </w:ins>
      <w:ins w:id="1065" w:author="Rebecca McIntosh" w:date="2021-10-29T12:40:00Z">
        <w:del w:id="1066" w:author="Natasha Hardy" w:date="2021-11-11T15:38:00Z">
          <w:r w:rsidR="00225EFD" w:rsidDel="00AA6F46">
            <w:rPr>
              <w:color w:val="000000"/>
            </w:rPr>
            <w:delText>, o</w:delText>
          </w:r>
        </w:del>
      </w:ins>
      <w:ins w:id="1067" w:author="Natasha Hardy" w:date="2021-11-11T15:38:00Z">
        <w:r w:rsidR="00AA6F46">
          <w:rPr>
            <w:color w:val="000000"/>
          </w:rPr>
          <w:t>O</w:t>
        </w:r>
      </w:ins>
      <w:ins w:id="1068" w:author="Rebecca McIntosh" w:date="2021-10-29T12:40:00Z">
        <w:r w:rsidR="00225EFD">
          <w:rPr>
            <w:color w:val="000000"/>
          </w:rPr>
          <w:t xml:space="preserve">nly </w:t>
        </w:r>
        <w:del w:id="1069" w:author="Natasha Hardy" w:date="2021-11-11T15:38:00Z">
          <w:r w:rsidR="00225EFD" w:rsidDel="00AA6F46">
            <w:rPr>
              <w:color w:val="000000"/>
            </w:rPr>
            <w:delText>H</w:delText>
          </w:r>
        </w:del>
      </w:ins>
      <w:ins w:id="1070" w:author="Natasha Hardy" w:date="2021-11-11T15:38:00Z">
        <w:r w:rsidR="00AA6F46">
          <w:rPr>
            <w:color w:val="000000"/>
          </w:rPr>
          <w:t>h</w:t>
        </w:r>
      </w:ins>
      <w:ins w:id="1071" w:author="Rebecca McIntosh" w:date="2021-10-29T12:40:00Z">
        <w:r w:rsidR="00225EFD">
          <w:rPr>
            <w:color w:val="000000"/>
          </w:rPr>
          <w:t xml:space="preserve">aplotype 5 was unique to </w:t>
        </w:r>
        <w:proofErr w:type="spellStart"/>
        <w:r w:rsidR="00225EFD">
          <w:rPr>
            <w:color w:val="000000"/>
          </w:rPr>
          <w:t>Barungub</w:t>
        </w:r>
      </w:ins>
      <w:ins w:id="1072" w:author="Natasha Hardy" w:date="2021-11-11T15:38:00Z">
        <w:r w:rsidR="00AA6F46">
          <w:rPr>
            <w:color w:val="000000"/>
          </w:rPr>
          <w:t>a</w:t>
        </w:r>
      </w:ins>
      <w:proofErr w:type="spellEnd"/>
      <w:ins w:id="1073" w:author="Rebecca McIntosh" w:date="2021-10-29T12:40:00Z">
        <w:del w:id="1074" w:author="Natasha Hardy" w:date="2021-11-11T15:38:00Z">
          <w:r w:rsidR="00225EFD" w:rsidDel="00AA6F46">
            <w:rPr>
              <w:color w:val="000000"/>
            </w:rPr>
            <w:delText>u</w:delText>
          </w:r>
        </w:del>
        <w:r w:rsidR="00225EFD">
          <w:rPr>
            <w:color w:val="000000"/>
          </w:rPr>
          <w:t xml:space="preserve">, the remaining six haplotypes were </w:t>
        </w:r>
      </w:ins>
      <w:ins w:id="1075" w:author="Rebecca McIntosh" w:date="2021-10-29T12:41:00Z">
        <w:r w:rsidR="00225EFD">
          <w:rPr>
            <w:color w:val="000000"/>
          </w:rPr>
          <w:t xml:space="preserve">detected at both sites </w:t>
        </w:r>
        <w:r w:rsidR="00225EFD">
          <w:t>(Figs. 5b)</w:t>
        </w:r>
      </w:ins>
      <w:ins w:id="1076" w:author="Natasha Hardy" w:date="2021-11-13T12:22:00Z">
        <w:r w:rsidR="00B93A7F">
          <w:t xml:space="preserve">, </w:t>
        </w:r>
        <w:r w:rsidR="00B93A7F" w:rsidRPr="00B93A7F">
          <w:rPr>
            <w:highlight w:val="yellow"/>
            <w:rPrChange w:id="1077" w:author="Natasha Hardy" w:date="2021-11-13T12:24:00Z">
              <w:rPr/>
            </w:rPrChange>
          </w:rPr>
          <w:t xml:space="preserve">and haplotype 1 was also identified from DNA extracted from </w:t>
        </w:r>
      </w:ins>
      <w:ins w:id="1078" w:author="Natasha Hardy" w:date="2021-11-13T12:24:00Z">
        <w:r w:rsidR="00B93A7F" w:rsidRPr="00B93A7F">
          <w:rPr>
            <w:highlight w:val="yellow"/>
            <w:rPrChange w:id="1079" w:author="Natasha Hardy" w:date="2021-11-13T12:24:00Z">
              <w:rPr/>
            </w:rPrChange>
          </w:rPr>
          <w:t xml:space="preserve">a </w:t>
        </w:r>
      </w:ins>
      <w:ins w:id="1080" w:author="Natasha Hardy" w:date="2021-11-13T12:22:00Z">
        <w:r w:rsidR="00B93A7F" w:rsidRPr="00B93A7F">
          <w:rPr>
            <w:highlight w:val="yellow"/>
            <w:rPrChange w:id="1081" w:author="Natasha Hardy" w:date="2021-11-13T12:24:00Z">
              <w:rPr/>
            </w:rPrChange>
          </w:rPr>
          <w:t xml:space="preserve">little penguin carcass </w:t>
        </w:r>
      </w:ins>
      <w:ins w:id="1082" w:author="Natasha Hardy" w:date="2021-11-13T12:23:00Z">
        <w:r w:rsidR="00B93A7F" w:rsidRPr="00B93A7F">
          <w:rPr>
            <w:highlight w:val="yellow"/>
            <w:rPrChange w:id="1083" w:author="Natasha Hardy" w:date="2021-11-13T12:24:00Z">
              <w:rPr/>
            </w:rPrChange>
          </w:rPr>
          <w:t>from Philip Island Nature Parks</w:t>
        </w:r>
      </w:ins>
      <w:ins w:id="1084" w:author="Rebecca McIntosh" w:date="2021-10-29T12:41:00Z">
        <w:r w:rsidR="00225EFD">
          <w:rPr>
            <w:color w:val="000000"/>
          </w:rPr>
          <w:t>.</w:t>
        </w:r>
      </w:ins>
      <w:r>
        <w:rPr>
          <w:color w:val="000000"/>
        </w:rPr>
        <w:t xml:space="preserve"> </w:t>
      </w:r>
      <w:del w:id="1085" w:author="Rebecca McIntosh" w:date="2021-10-29T12:26:00Z">
        <w:r w:rsidDel="00C53F52">
          <w:rPr>
            <w:color w:val="000000"/>
          </w:rPr>
          <w:delText xml:space="preserve">containing little penguin DNA </w:delText>
        </w:r>
      </w:del>
      <w:del w:id="1086" w:author="Rebecca McIntosh" w:date="2021-10-29T12:36:00Z">
        <w:r w:rsidDel="00225EFD">
          <w:rPr>
            <w:color w:val="000000"/>
          </w:rPr>
          <w:delText>were subsequently searched for the presence of the</w:delText>
        </w:r>
      </w:del>
      <w:del w:id="1087" w:author="Rebecca McIntosh" w:date="2021-10-29T12:27:00Z">
        <w:r w:rsidDel="00C53F52">
          <w:rPr>
            <w:color w:val="000000"/>
          </w:rPr>
          <w:delText>se</w:delText>
        </w:r>
      </w:del>
      <w:del w:id="1088" w:author="Rebecca McIntosh" w:date="2021-10-29T12:36:00Z">
        <w:r w:rsidDel="00225EFD">
          <w:rPr>
            <w:color w:val="000000"/>
          </w:rPr>
          <w:delText xml:space="preserve"> 7 mtDNA haplotypes. Thus whilst </w:delText>
        </w:r>
        <w:r w:rsidDel="00225EFD">
          <w:delText xml:space="preserve">2 haplotypes were detected as being from Barunguba samples, we </w:delText>
        </w:r>
      </w:del>
      <w:del w:id="1089" w:author="Rebecca McIntosh" w:date="2021-10-28T11:31:00Z">
        <w:r w:rsidDel="00403656">
          <w:delText>d</w:delText>
        </w:r>
      </w:del>
      <w:ins w:id="1090" w:author="Microsoft Office User" w:date="2021-10-14T07:25:00Z">
        <w:del w:id="1091" w:author="Rebecca McIntosh" w:date="2021-10-28T11:31:00Z">
          <w:r w:rsidR="007F4B46" w:rsidDel="00403656">
            <w:delText>id</w:delText>
          </w:r>
        </w:del>
      </w:ins>
      <w:del w:id="1092" w:author="Rebecca McIntosh" w:date="2021-10-28T11:31:00Z">
        <w:r w:rsidDel="00403656">
          <w:delText xml:space="preserve">o </w:delText>
        </w:r>
      </w:del>
      <w:del w:id="1093" w:author="Rebecca McIntosh" w:date="2021-10-29T12:36:00Z">
        <w:r w:rsidDel="00225EFD">
          <w:delText xml:space="preserve">detect additional haplotypes when searching those </w:delText>
        </w:r>
        <w:r w:rsidR="009943B4" w:rsidDel="00225EFD">
          <w:delText xml:space="preserve">same </w:delText>
        </w:r>
        <w:r w:rsidDel="00225EFD">
          <w:delText xml:space="preserve">samples for haplotypes </w:delText>
        </w:r>
        <w:r w:rsidR="009943B4" w:rsidDel="00225EFD">
          <w:delText>that could come from elsewhere</w:delText>
        </w:r>
      </w:del>
      <w:ins w:id="1094" w:author="Microsoft Office User" w:date="2021-10-14T07:26:00Z">
        <w:del w:id="1095" w:author="Rebecca McIntosh" w:date="2021-10-29T12:36:00Z">
          <w:r w:rsidR="007F4B46" w:rsidDel="00225EFD">
            <w:delText>identified in other samples</w:delText>
          </w:r>
        </w:del>
      </w:ins>
      <w:del w:id="1096" w:author="Rebecca McIntosh" w:date="2021-10-29T12:36:00Z">
        <w:r w:rsidDel="00225EFD">
          <w:delText xml:space="preserve"> </w:delText>
        </w:r>
      </w:del>
      <w:del w:id="1097" w:author="Rebecca McIntosh" w:date="2021-10-29T12:41:00Z">
        <w:r w:rsidDel="00225EFD">
          <w:delText xml:space="preserve">(Figs. </w:delText>
        </w:r>
        <w:r w:rsidR="00E478AB" w:rsidDel="00225EFD">
          <w:delText>5b</w:delText>
        </w:r>
        <w:r w:rsidDel="00225EFD">
          <w:delText>)</w:delText>
        </w:r>
      </w:del>
      <w:del w:id="1098" w:author="Natasha Hardy" w:date="2021-11-11T15:40:00Z">
        <w:r w:rsidDel="00AA6F46">
          <w:delText>.</w:delText>
        </w:r>
      </w:del>
      <w:ins w:id="1099" w:author="Rebecca McIntosh" w:date="2021-10-29T12:28:00Z">
        <w:del w:id="1100" w:author="Natasha Hardy" w:date="2021-11-11T15:40:00Z">
          <w:r w:rsidR="00C53F52" w:rsidDel="00AA6F46">
            <w:delText xml:space="preserve"> </w:delText>
          </w:r>
        </w:del>
      </w:ins>
      <w:del w:id="1101" w:author="Natasha Hardy" w:date="2021-11-13T11:51:00Z">
        <w:r w:rsidDel="00122265">
          <w:rPr>
            <w:color w:val="000000"/>
          </w:rPr>
          <w:delText>Of these</w:delText>
        </w:r>
      </w:del>
      <w:ins w:id="1102" w:author="Natasha Hardy" w:date="2021-11-13T11:52:00Z">
        <w:r w:rsidR="00122265">
          <w:rPr>
            <w:color w:val="000000"/>
          </w:rPr>
          <w:t>We subsequently searched</w:t>
        </w:r>
      </w:ins>
      <w:ins w:id="1103" w:author="Natasha Hardy" w:date="2021-11-13T11:51:00Z">
        <w:r w:rsidR="00122265">
          <w:rPr>
            <w:color w:val="000000"/>
          </w:rPr>
          <w:t xml:space="preserve"> all</w:t>
        </w:r>
      </w:ins>
      <w:r>
        <w:rPr>
          <w:color w:val="000000"/>
        </w:rPr>
        <w:t xml:space="preserve"> 10</w:t>
      </w:r>
      <w:ins w:id="1104" w:author="Natasha Hardy" w:date="2021-11-13T11:52:00Z">
        <w:r w:rsidR="00122265">
          <w:rPr>
            <w:color w:val="000000"/>
          </w:rPr>
          <w:t xml:space="preserve"> penguin positive</w:t>
        </w:r>
      </w:ins>
      <w:ins w:id="1105" w:author="Natasha Hardy" w:date="2021-11-11T10:06:00Z">
        <w:r>
          <w:rPr>
            <w:color w:val="000000"/>
          </w:rPr>
          <w:t xml:space="preserve"> </w:t>
        </w:r>
      </w:ins>
      <w:ins w:id="1106" w:author="Rebecca McIntosh" w:date="2021-10-29T12:43:00Z">
        <w:r w:rsidR="00F8224C">
          <w:rPr>
            <w:color w:val="000000"/>
          </w:rPr>
          <w:t xml:space="preserve">scat </w:t>
        </w:r>
      </w:ins>
      <w:r>
        <w:rPr>
          <w:color w:val="000000"/>
        </w:rPr>
        <w:t>samples</w:t>
      </w:r>
      <w:ins w:id="1107" w:author="Natasha Hardy" w:date="2021-11-13T11:52:00Z">
        <w:r w:rsidR="00122265">
          <w:rPr>
            <w:color w:val="000000"/>
          </w:rPr>
          <w:t xml:space="preserve"> for the presence of these haplotypes</w:t>
        </w:r>
      </w:ins>
      <w:r>
        <w:rPr>
          <w:color w:val="000000"/>
        </w:rPr>
        <w:t xml:space="preserve">, 5 contained a single haplotype, whilst 5 contained between 2–6 individual </w:t>
      </w:r>
      <w:proofErr w:type="spellStart"/>
      <w:r>
        <w:rPr>
          <w:color w:val="000000"/>
        </w:rPr>
        <w:lastRenderedPageBreak/>
        <w:t>mtDNA</w:t>
      </w:r>
      <w:proofErr w:type="spellEnd"/>
      <w:r>
        <w:rPr>
          <w:color w:val="000000"/>
        </w:rPr>
        <w:t xml:space="preserve"> haplotypes </w:t>
      </w:r>
      <w:del w:id="1108" w:author="Natasha Hardy" w:date="2021-11-11T15:40:00Z">
        <w:r w:rsidR="009943B4" w:rsidDel="00AA6F46">
          <w:rPr>
            <w:color w:val="000000"/>
          </w:rPr>
          <w:delText xml:space="preserve">or individual penguins </w:delText>
        </w:r>
      </w:del>
      <w:r>
        <w:rPr>
          <w:color w:val="000000"/>
        </w:rPr>
        <w:t xml:space="preserve">(Fig. </w:t>
      </w:r>
      <w:r w:rsidR="00E478AB">
        <w:t>5b</w:t>
      </w:r>
      <w:r>
        <w:rPr>
          <w:color w:val="000000"/>
        </w:rPr>
        <w:t>).</w:t>
      </w:r>
      <w:r w:rsidR="00A23418">
        <w:rPr>
          <w:color w:val="000000"/>
        </w:rPr>
        <w:t xml:space="preserve"> </w:t>
      </w:r>
      <w:del w:id="1109" w:author="Natasha Hardy" w:date="2021-11-11T15:41:00Z">
        <w:r w:rsidR="00A23418" w:rsidDel="00AA6F46">
          <w:rPr>
            <w:rFonts w:ascii="Times New Roman" w:eastAsia="Times New Roman" w:hAnsi="Times New Roman" w:cs="Times New Roman"/>
          </w:rPr>
          <w:delText>Logically,</w:delText>
        </w:r>
      </w:del>
      <w:ins w:id="1110" w:author="Natasha Hardy" w:date="2021-11-11T15:41:00Z">
        <w:r w:rsidR="00AA6F46">
          <w:rPr>
            <w:rFonts w:ascii="Times New Roman" w:eastAsia="Times New Roman" w:hAnsi="Times New Roman" w:cs="Times New Roman"/>
          </w:rPr>
          <w:t>Taking</w:t>
        </w:r>
      </w:ins>
      <w:r w:rsidR="00A23418">
        <w:rPr>
          <w:rFonts w:ascii="Times New Roman" w:eastAsia="Times New Roman" w:hAnsi="Times New Roman" w:cs="Times New Roman"/>
        </w:rPr>
        <w:t xml:space="preserve"> two distinct genetic haplotypes present within a sample</w:t>
      </w:r>
      <w:del w:id="1111" w:author="Natasha Hardy" w:date="2021-11-11T15:41:00Z">
        <w:r w:rsidR="00A23418" w:rsidDel="00AA6F46">
          <w:rPr>
            <w:rFonts w:ascii="Times New Roman" w:eastAsia="Times New Roman" w:hAnsi="Times New Roman" w:cs="Times New Roman"/>
          </w:rPr>
          <w:delText xml:space="preserve">, </w:delText>
        </w:r>
      </w:del>
      <w:ins w:id="1112" w:author="Natasha Hardy" w:date="2021-11-11T15:41:00Z">
        <w:r w:rsidR="00AA6F46">
          <w:rPr>
            <w:rFonts w:ascii="Times New Roman" w:eastAsia="Times New Roman" w:hAnsi="Times New Roman" w:cs="Times New Roman"/>
          </w:rPr>
          <w:t xml:space="preserve"> to </w:t>
        </w:r>
      </w:ins>
      <w:r w:rsidR="00A23418">
        <w:rPr>
          <w:rFonts w:ascii="Times New Roman" w:eastAsia="Times New Roman" w:hAnsi="Times New Roman" w:cs="Times New Roman"/>
        </w:rPr>
        <w:t>represent at least two distinct individual birds consumed</w:t>
      </w:r>
      <w:del w:id="1113" w:author="Natasha Hardy" w:date="2021-11-11T15:41:00Z">
        <w:r w:rsidR="00A23418" w:rsidDel="00AA6F46">
          <w:rPr>
            <w:rFonts w:ascii="Times New Roman" w:eastAsia="Times New Roman" w:hAnsi="Times New Roman" w:cs="Times New Roman"/>
          </w:rPr>
          <w:delText xml:space="preserve">. </w:delText>
        </w:r>
        <w:r w:rsidR="00867C1C" w:rsidDel="00AA6F46">
          <w:rPr>
            <w:rFonts w:ascii="Times New Roman" w:eastAsia="Times New Roman" w:hAnsi="Times New Roman" w:cs="Times New Roman"/>
          </w:rPr>
          <w:delText>Thus</w:delText>
        </w:r>
      </w:del>
      <w:r w:rsidR="00867C1C">
        <w:rPr>
          <w:rFonts w:ascii="Times New Roman" w:eastAsia="Times New Roman" w:hAnsi="Times New Roman" w:cs="Times New Roman"/>
        </w:rPr>
        <w:t>,</w:t>
      </w:r>
      <w:r w:rsidR="00A23418">
        <w:rPr>
          <w:rFonts w:ascii="Times New Roman" w:eastAsia="Times New Roman" w:hAnsi="Times New Roman" w:cs="Times New Roman"/>
          <w:color w:val="000000"/>
        </w:rPr>
        <w:t xml:space="preserve"> we posit at least 21 individual penguins were consumed across </w:t>
      </w:r>
      <w:ins w:id="1114" w:author="Natasha Hardy" w:date="2021-11-11T15:41:00Z">
        <w:r w:rsidR="00AA6F46">
          <w:rPr>
            <w:rFonts w:ascii="Times New Roman" w:eastAsia="Times New Roman" w:hAnsi="Times New Roman" w:cs="Times New Roman"/>
            <w:color w:val="000000"/>
          </w:rPr>
          <w:t xml:space="preserve">the </w:t>
        </w:r>
      </w:ins>
      <w:del w:id="1115" w:author="Rebecca McIntosh" w:date="2021-10-29T12:43:00Z">
        <w:r w:rsidR="00A23418" w:rsidDel="00F8224C">
          <w:rPr>
            <w:rFonts w:ascii="Times New Roman" w:eastAsia="Times New Roman" w:hAnsi="Times New Roman" w:cs="Times New Roman"/>
            <w:color w:val="000000"/>
          </w:rPr>
          <w:delText xml:space="preserve">all </w:delText>
        </w:r>
      </w:del>
      <w:ins w:id="1116" w:author="Rebecca McIntosh" w:date="2021-10-29T12:43:00Z">
        <w:r w:rsidR="00F8224C">
          <w:rPr>
            <w:rFonts w:ascii="Times New Roman" w:eastAsia="Times New Roman" w:hAnsi="Times New Roman" w:cs="Times New Roman"/>
            <w:color w:val="000000"/>
          </w:rPr>
          <w:t xml:space="preserve">99 </w:t>
        </w:r>
      </w:ins>
      <w:ins w:id="1117" w:author="Natasha Hardy" w:date="2021-11-11T15:41:00Z">
        <w:r w:rsidR="00AA6F46">
          <w:rPr>
            <w:rFonts w:ascii="Times New Roman" w:eastAsia="Times New Roman" w:hAnsi="Times New Roman" w:cs="Times New Roman"/>
            <w:color w:val="000000"/>
          </w:rPr>
          <w:t xml:space="preserve">scat </w:t>
        </w:r>
      </w:ins>
      <w:r w:rsidR="00A23418">
        <w:rPr>
          <w:rFonts w:ascii="Times New Roman" w:eastAsia="Times New Roman" w:hAnsi="Times New Roman" w:cs="Times New Roman"/>
          <w:color w:val="000000"/>
        </w:rPr>
        <w:t xml:space="preserve">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7E30F3AD" w:rsidR="00C65F08" w:rsidRDefault="008445EE">
      <w:pPr>
        <w:pStyle w:val="Heading2"/>
      </w:pPr>
      <w:bookmarkStart w:id="1118" w:name="_1ksv4uv" w:colFirst="0" w:colLast="0"/>
      <w:bookmarkEnd w:id="1118"/>
      <w:r>
        <w:t xml:space="preserve">Discussion </w:t>
      </w:r>
      <w:ins w:id="1119" w:author="Natasha Hardy" w:date="2021-11-11T15:50:00Z">
        <w:r w:rsidR="00923CB7">
          <w:t>(</w:t>
        </w:r>
      </w:ins>
      <w:ins w:id="1120" w:author="Rebecca McIntosh" w:date="2021-10-28T12:21:00Z">
        <w:del w:id="1121" w:author="Natasha Hardy" w:date="2021-11-13T12:17:00Z">
          <w:r w:rsidR="00515F6D" w:rsidDel="006136C1">
            <w:delText>1</w:delText>
          </w:r>
        </w:del>
      </w:ins>
      <w:ins w:id="1122" w:author="Rebecca McIntosh" w:date="2021-10-29T13:32:00Z">
        <w:del w:id="1123" w:author="Natasha Hardy" w:date="2021-11-12T15:59:00Z">
          <w:r w:rsidR="00AC506F" w:rsidDel="006879F9">
            <w:delText>746</w:delText>
          </w:r>
        </w:del>
      </w:ins>
      <w:ins w:id="1124" w:author="Natasha Hardy" w:date="2021-11-13T12:17:00Z">
        <w:r w:rsidR="006136C1">
          <w:t>1142</w:t>
        </w:r>
      </w:ins>
      <w:ins w:id="1125" w:author="Rebecca McIntosh" w:date="2021-10-28T12:21:00Z">
        <w:del w:id="1126" w:author="Natasha Hardy" w:date="2021-11-12T16:57:00Z">
          <w:r w:rsidR="00515F6D" w:rsidDel="00B1351A">
            <w:delText xml:space="preserve"> </w:delText>
          </w:r>
        </w:del>
        <w:del w:id="1127" w:author="Natasha Hardy" w:date="2021-11-11T15:51:00Z">
          <w:r w:rsidR="00515F6D" w:rsidDel="00923CB7">
            <w:delText>words</w:delText>
          </w:r>
        </w:del>
      </w:ins>
      <w:ins w:id="1128" w:author="Natasha Hardy" w:date="2021-11-11T15:51:00Z">
        <w:r w:rsidR="00923CB7">
          <w:t xml:space="preserve"> </w:t>
        </w:r>
      </w:ins>
      <w:ins w:id="1129" w:author="Natasha Hardy" w:date="2021-11-12T16:57:00Z">
        <w:r w:rsidR="00B1351A">
          <w:t xml:space="preserve">&lt; </w:t>
        </w:r>
      </w:ins>
      <w:ins w:id="1130" w:author="Natasha Hardy" w:date="2021-11-13T12:01:00Z">
        <w:r w:rsidR="0087754D">
          <w:t>850</w:t>
        </w:r>
      </w:ins>
      <w:ins w:id="1131" w:author="Natasha Hardy" w:date="2021-11-11T15:51:00Z">
        <w:r w:rsidR="00923CB7">
          <w:t xml:space="preserve"> goal)</w:t>
        </w:r>
      </w:ins>
    </w:p>
    <w:p w14:paraId="6BE68EE2" w14:textId="77777777" w:rsidR="00897458" w:rsidRDefault="00897458">
      <w:pPr>
        <w:pBdr>
          <w:top w:val="nil"/>
          <w:left w:val="nil"/>
          <w:bottom w:val="nil"/>
          <w:right w:val="nil"/>
          <w:between w:val="nil"/>
        </w:pBdr>
        <w:rPr>
          <w:ins w:id="1132" w:author="Natasha Hardy" w:date="2021-11-12T10:21:00Z"/>
        </w:rPr>
      </w:pPr>
      <w:bookmarkStart w:id="1133" w:name="_44sinio" w:colFirst="0" w:colLast="0"/>
      <w:bookmarkEnd w:id="1133"/>
    </w:p>
    <w:p w14:paraId="016C1576" w14:textId="3E5518CA" w:rsidR="00897458" w:rsidDel="00897458" w:rsidRDefault="00897458">
      <w:pPr>
        <w:rPr>
          <w:del w:id="1134" w:author="Natasha Hardy" w:date="2021-11-12T10:23:00Z"/>
          <w:moveTo w:id="1135" w:author="Natasha Hardy" w:date="2021-11-12T10:21:00Z"/>
        </w:rPr>
        <w:pPrChange w:id="1136" w:author="Natasha Hardy" w:date="2021-11-13T12:09:00Z">
          <w:pPr>
            <w:ind w:firstLine="720"/>
          </w:pPr>
        </w:pPrChange>
      </w:pPr>
      <w:moveToRangeStart w:id="1137" w:author="Natasha Hardy" w:date="2021-11-12T10:21:00Z" w:name="move87604880"/>
      <w:moveTo w:id="1138" w:author="Natasha Hardy" w:date="2021-11-12T10:21:00Z">
        <w:r>
          <w:t xml:space="preserve">Conflicts between iconic species </w:t>
        </w:r>
        <w:del w:id="1139" w:author="Natasha Hardy" w:date="2021-11-12T10:21:00Z">
          <w:r w:rsidDel="00897458">
            <w:delText>are</w:delText>
          </w:r>
        </w:del>
      </w:moveTo>
      <w:ins w:id="1140" w:author="Natasha Hardy" w:date="2021-11-12T10:21:00Z">
        <w:r>
          <w:t>will</w:t>
        </w:r>
      </w:ins>
      <w:moveTo w:id="1141" w:author="Natasha Hardy" w:date="2021-11-12T10:21:00Z">
        <w:r>
          <w:t xml:space="preserve"> likely</w:t>
        </w:r>
        <w:del w:id="1142" w:author="Natasha Hardy" w:date="2021-11-12T10:21:00Z">
          <w:r w:rsidDel="00897458">
            <w:delText xml:space="preserve"> to</w:delText>
          </w:r>
        </w:del>
        <w:r>
          <w:t xml:space="preserve"> increase with mounting human pressures on wildlife</w:t>
        </w:r>
      </w:moveTo>
      <w:ins w:id="1143" w:author="Natasha Hardy" w:date="2021-11-12T10:21:00Z">
        <w:r>
          <w:t xml:space="preserve"> and wild spaces</w:t>
        </w:r>
      </w:ins>
      <w:moveTo w:id="1144" w:author="Natasha Hardy" w:date="2021-11-12T10:21:00Z">
        <w:r>
          <w:t xml:space="preserve"> during the Anthropocene</w:t>
        </w:r>
        <w:del w:id="1145" w:author="Natasha Hardy" w:date="2021-11-12T10:21:00Z">
          <w:r w:rsidDel="00897458">
            <w:delText xml:space="preserve"> and</w:delText>
          </w:r>
        </w:del>
      </w:moveTo>
      <w:ins w:id="1146" w:author="Natasha Hardy" w:date="2021-11-12T10:21:00Z">
        <w:r>
          <w:t xml:space="preserve">. </w:t>
        </w:r>
      </w:ins>
      <w:ins w:id="1147" w:author="Natasha Hardy" w:date="2021-11-12T14:03:00Z">
        <w:r w:rsidR="004754AF">
          <w:t>Validating and a</w:t>
        </w:r>
      </w:ins>
      <w:ins w:id="1148" w:author="Natasha Hardy" w:date="2021-11-12T10:22:00Z">
        <w:r>
          <w:t>pplying modern</w:t>
        </w:r>
      </w:ins>
      <w:moveTo w:id="1149" w:author="Natasha Hardy" w:date="2021-11-12T10:21:00Z">
        <w:r>
          <w:t xml:space="preserve"> surveillance tools</w:t>
        </w:r>
      </w:moveTo>
      <w:ins w:id="1150" w:author="Natasha Hardy" w:date="2021-11-12T10:26:00Z">
        <w:r w:rsidR="00E147F6">
          <w:t>,</w:t>
        </w:r>
      </w:ins>
      <w:moveTo w:id="1151" w:author="Natasha Hardy" w:date="2021-11-12T10:21:00Z">
        <w:r>
          <w:t xml:space="preserve"> such as </w:t>
        </w:r>
        <w:del w:id="1152" w:author="Natasha Hardy" w:date="2021-11-12T10:22:00Z">
          <w:r w:rsidDel="00897458">
            <w:delText xml:space="preserve">using </w:delText>
          </w:r>
        </w:del>
        <w:r>
          <w:t>DNA screening</w:t>
        </w:r>
      </w:moveTo>
      <w:ins w:id="1153" w:author="Natasha Hardy" w:date="2021-11-12T10:26:00Z">
        <w:r w:rsidR="00E147F6">
          <w:t>,</w:t>
        </w:r>
      </w:ins>
      <w:moveTo w:id="1154" w:author="Natasha Hardy" w:date="2021-11-12T10:21:00Z">
        <w:r>
          <w:t xml:space="preserve"> </w:t>
        </w:r>
      </w:moveTo>
      <w:ins w:id="1155" w:author="Natasha Hardy" w:date="2021-11-12T10:26:00Z">
        <w:r w:rsidR="00E147F6">
          <w:t>to</w:t>
        </w:r>
      </w:ins>
      <w:moveTo w:id="1156" w:author="Natasha Hardy" w:date="2021-11-12T10:21:00Z">
        <w:del w:id="1157" w:author="Natasha Hardy" w:date="2021-11-12T10:26:00Z">
          <w:r w:rsidDel="00E147F6">
            <w:delText>can inform</w:delText>
          </w:r>
          <w:r w:rsidDel="00E147F6">
            <w:rPr>
              <w:rFonts w:ascii="Times New Roman" w:eastAsia="Times New Roman" w:hAnsi="Times New Roman" w:cs="Times New Roman"/>
              <w:color w:val="000000"/>
            </w:rPr>
            <w:delText xml:space="preserve"> decision making as</w:delText>
          </w:r>
        </w:del>
        <w:r>
          <w:rPr>
            <w:rFonts w:ascii="Times New Roman" w:eastAsia="Times New Roman" w:hAnsi="Times New Roman" w:cs="Times New Roman"/>
            <w:color w:val="000000"/>
          </w:rPr>
          <w:t xml:space="preserve"> </w:t>
        </w:r>
        <w:del w:id="1158" w:author="Natasha Hardy" w:date="2021-11-12T14:03:00Z">
          <w:r w:rsidDel="004754AF">
            <w:rPr>
              <w:rFonts w:ascii="Times New Roman" w:eastAsia="Times New Roman" w:hAnsi="Times New Roman" w:cs="Times New Roman"/>
              <w:color w:val="000000"/>
            </w:rPr>
            <w:delText xml:space="preserve">increasingly </w:delText>
          </w:r>
        </w:del>
        <w:r>
          <w:rPr>
            <w:rFonts w:ascii="Times New Roman" w:eastAsia="Times New Roman" w:hAnsi="Times New Roman" w:cs="Times New Roman"/>
            <w:color w:val="000000"/>
          </w:rPr>
          <w:t>complex conservation scenarios</w:t>
        </w:r>
      </w:moveTo>
      <w:ins w:id="1159" w:author="Natasha Hardy" w:date="2021-11-12T10:27:00Z">
        <w:r w:rsidR="00E147F6">
          <w:t xml:space="preserve"> can better </w:t>
        </w:r>
      </w:ins>
      <w:moveTo w:id="1160" w:author="Natasha Hardy" w:date="2021-11-12T10:21:00Z">
        <w:del w:id="1161" w:author="Natasha Hardy" w:date="2021-11-12T10:27:00Z">
          <w:r w:rsidDel="00E147F6">
            <w:rPr>
              <w:rFonts w:ascii="Times New Roman" w:eastAsia="Times New Roman" w:hAnsi="Times New Roman" w:cs="Times New Roman"/>
              <w:color w:val="000000"/>
            </w:rPr>
            <w:delText xml:space="preserve"> </w:delText>
          </w:r>
        </w:del>
      </w:moveTo>
      <w:ins w:id="1162" w:author="Natasha Hardy" w:date="2021-11-12T10:26:00Z">
        <w:r w:rsidR="00E147F6">
          <w:t>inform</w:t>
        </w:r>
        <w:r w:rsidR="00E147F6">
          <w:rPr>
            <w:rFonts w:ascii="Times New Roman" w:eastAsia="Times New Roman" w:hAnsi="Times New Roman" w:cs="Times New Roman"/>
            <w:color w:val="000000"/>
          </w:rPr>
          <w:t xml:space="preserve"> decision making</w:t>
        </w:r>
      </w:ins>
      <w:moveTo w:id="1163" w:author="Natasha Hardy" w:date="2021-11-12T10:21:00Z">
        <w:del w:id="1164" w:author="Natasha Hardy" w:date="2021-11-12T10:26:00Z">
          <w:r w:rsidDel="00E147F6">
            <w:rPr>
              <w:rFonts w:ascii="Times New Roman" w:eastAsia="Times New Roman" w:hAnsi="Times New Roman" w:cs="Times New Roman"/>
              <w:color w:val="000000"/>
            </w:rPr>
            <w:delText>arise</w:delText>
          </w:r>
        </w:del>
        <w:r>
          <w:rPr>
            <w:rFonts w:ascii="Times New Roman" w:eastAsia="Times New Roman" w:hAnsi="Times New Roman" w:cs="Times New Roman"/>
            <w:color w:val="000000"/>
          </w:rPr>
          <w:t>.</w:t>
        </w:r>
      </w:moveTo>
      <w:ins w:id="1165" w:author="Natasha Hardy" w:date="2021-11-12T10:23:00Z">
        <w:r>
          <w:rPr>
            <w:rFonts w:ascii="Times New Roman" w:eastAsia="Times New Roman" w:hAnsi="Times New Roman" w:cs="Times New Roman"/>
            <w:color w:val="000000"/>
          </w:rPr>
          <w:t xml:space="preserve"> </w:t>
        </w:r>
      </w:ins>
    </w:p>
    <w:moveToRangeEnd w:id="1137"/>
    <w:p w14:paraId="4B298B01" w14:textId="3D556916" w:rsidR="00897458" w:rsidRPr="00897458" w:rsidDel="00897458" w:rsidRDefault="00897458">
      <w:pPr>
        <w:rPr>
          <w:del w:id="1166" w:author="Natasha Hardy" w:date="2021-11-12T10:23:00Z"/>
          <w:color w:val="000000"/>
          <w:rPrChange w:id="1167" w:author="Natasha Hardy" w:date="2021-11-12T10:16:00Z">
            <w:rPr>
              <w:del w:id="1168" w:author="Natasha Hardy" w:date="2021-11-12T10:23:00Z"/>
            </w:rPr>
          </w:rPrChange>
        </w:rPr>
        <w:pPrChange w:id="1169" w:author="Natasha Hardy" w:date="2021-11-13T12:09:00Z">
          <w:pPr>
            <w:pBdr>
              <w:top w:val="nil"/>
              <w:left w:val="nil"/>
              <w:bottom w:val="nil"/>
              <w:right w:val="nil"/>
              <w:between w:val="nil"/>
            </w:pBdr>
          </w:pPr>
        </w:pPrChange>
      </w:pPr>
    </w:p>
    <w:p w14:paraId="17F7FD26" w14:textId="5C4B4E47" w:rsidR="00D73F8E" w:rsidRPr="004F60F0" w:rsidDel="0028688C" w:rsidRDefault="00124902">
      <w:pPr>
        <w:rPr>
          <w:del w:id="1170" w:author="Natasha Hardy" w:date="2021-11-12T14:34:00Z"/>
          <w:rPrChange w:id="1171" w:author="Natasha Hardy" w:date="2021-11-12T14:46:00Z">
            <w:rPr>
              <w:del w:id="1172" w:author="Natasha Hardy" w:date="2021-11-12T14:34:00Z"/>
              <w:color w:val="000000"/>
            </w:rPr>
          </w:rPrChange>
        </w:rPr>
      </w:pPr>
      <w:bookmarkStart w:id="1173" w:name="_ggasvmie5cpp" w:colFirst="0" w:colLast="0"/>
      <w:bookmarkStart w:id="1174" w:name="_gjdgxs" w:colFirst="0" w:colLast="0"/>
      <w:bookmarkEnd w:id="1173"/>
      <w:bookmarkEnd w:id="1174"/>
      <w:r w:rsidRPr="004754AF">
        <w:t>W</w:t>
      </w:r>
      <w:r w:rsidR="001E4EA0" w:rsidRPr="004754AF">
        <w:t>e leveraged</w:t>
      </w:r>
      <w:r w:rsidR="001E4EA0">
        <w:t xml:space="preserve"> </w:t>
      </w:r>
      <w:r w:rsidR="00FE26ED">
        <w:t xml:space="preserve">recent </w:t>
      </w:r>
      <w:r w:rsidR="001E4EA0">
        <w:t xml:space="preserve">advances in </w:t>
      </w:r>
      <w:del w:id="1175" w:author="Natasha Hardy" w:date="2021-11-12T14:03:00Z">
        <w:r w:rsidR="001E4EA0" w:rsidDel="004754AF">
          <w:delText xml:space="preserve">cost-effective </w:delText>
        </w:r>
      </w:del>
      <w:r w:rsidR="001E4EA0">
        <w:t>genetic assaying tools</w:t>
      </w:r>
      <w:ins w:id="1176" w:author="Natasha Hardy" w:date="2021-11-12T14:03:00Z">
        <w:r w:rsidR="004754AF">
          <w:t>,</w:t>
        </w:r>
      </w:ins>
      <w:r w:rsidR="001E4EA0">
        <w:t xml:space="preserve"> </w:t>
      </w:r>
      <w:del w:id="1177" w:author="Natasha Hardy" w:date="2021-11-12T10:24:00Z">
        <w:r w:rsidDel="00897458">
          <w:delText>combined</w:delText>
        </w:r>
        <w:r w:rsidR="001E4EA0" w:rsidDel="00897458">
          <w:delText xml:space="preserve"> </w:delText>
        </w:r>
      </w:del>
      <w:ins w:id="1178" w:author="Natasha Hardy" w:date="2021-11-12T10:28:00Z">
        <w:r w:rsidR="00E147F6">
          <w:t>applied alongside</w:t>
        </w:r>
      </w:ins>
      <w:del w:id="1179" w:author="Natasha Hardy" w:date="2021-11-12T10:28:00Z">
        <w:r w:rsidR="001E4EA0" w:rsidDel="00E147F6">
          <w:delText>with</w:delText>
        </w:r>
      </w:del>
      <w:r w:rsidR="001E4EA0">
        <w:t xml:space="preserve"> traditional diet analysis methods</w:t>
      </w:r>
      <w:ins w:id="1180" w:author="Natasha Hardy" w:date="2021-11-12T14:03:00Z">
        <w:r w:rsidR="004754AF">
          <w:t>,</w:t>
        </w:r>
      </w:ins>
      <w:del w:id="1181" w:author="Rebecca McIntosh" w:date="2021-10-28T11:34:00Z">
        <w:r w:rsidR="00FE26ED" w:rsidDel="00E26CD2">
          <w:delText xml:space="preserve">. </w:delText>
        </w:r>
        <w:r w:rsidR="00FE26ED" w:rsidRPr="00E26CD2" w:rsidDel="00E26CD2">
          <w:rPr>
            <w:highlight w:val="yellow"/>
            <w:rPrChange w:id="1182" w:author="Rebecca McIntosh" w:date="2021-11-11T10:06:00Z">
              <w:rPr/>
            </w:rPrChange>
          </w:rPr>
          <w:delText>We</w:delText>
        </w:r>
        <w:r w:rsidRPr="00E26CD2" w:rsidDel="00E26CD2">
          <w:rPr>
            <w:highlight w:val="yellow"/>
            <w:rPrChange w:id="1183" w:author="Rebecca McIntosh" w:date="2021-11-11T10:06:00Z">
              <w:rPr/>
            </w:rPrChange>
          </w:rPr>
          <w:delText xml:space="preserve"> </w:delText>
        </w:r>
        <w:r w:rsidR="001E4EA0" w:rsidRPr="00E26CD2" w:rsidDel="00E26CD2">
          <w:rPr>
            <w:highlight w:val="yellow"/>
            <w:rPrChange w:id="1184" w:author="Rebecca McIntosh" w:date="2021-11-11T10:06:00Z">
              <w:rPr/>
            </w:rPrChange>
          </w:rPr>
          <w:delText>contribute</w:delText>
        </w:r>
        <w:r w:rsidRPr="00E26CD2" w:rsidDel="00E26CD2">
          <w:rPr>
            <w:highlight w:val="yellow"/>
            <w:rPrChange w:id="1185" w:author="Rebecca McIntosh" w:date="2021-11-11T10:06:00Z">
              <w:rPr/>
            </w:rPrChange>
          </w:rPr>
          <w:delText>d</w:delText>
        </w:r>
        <w:r w:rsidR="001E4EA0" w:rsidRPr="001E4EA0" w:rsidDel="00E26CD2">
          <w:delText xml:space="preserve"> the following</w:delText>
        </w:r>
      </w:del>
      <w:ins w:id="1186" w:author="Rebecca McIntosh" w:date="2021-10-28T11:34:00Z">
        <w:r w:rsidR="00E26CD2">
          <w:t xml:space="preserve"> </w:t>
        </w:r>
      </w:ins>
      <w:ins w:id="1187" w:author="Natasha Hardy" w:date="2021-11-12T10:28:00Z">
        <w:r w:rsidR="00E147F6">
          <w:t>to</w:t>
        </w:r>
      </w:ins>
      <w:ins w:id="1188" w:author="Natasha Hardy" w:date="2021-11-12T10:29:00Z">
        <w:r w:rsidR="00E147F6">
          <w:t xml:space="preserve"> </w:t>
        </w:r>
      </w:ins>
      <w:ins w:id="1189" w:author="Natasha Hardy" w:date="2021-11-12T14:04:00Z">
        <w:r w:rsidR="004754AF">
          <w:t>investigate</w:t>
        </w:r>
      </w:ins>
      <w:ins w:id="1190" w:author="Natasha Hardy" w:date="2021-11-12T10:31:00Z">
        <w:r w:rsidR="00E147F6">
          <w:t xml:space="preserve"> </w:t>
        </w:r>
      </w:ins>
      <w:ins w:id="1191" w:author="Natasha Hardy" w:date="2021-11-12T10:30:00Z">
        <w:r w:rsidR="00E147F6">
          <w:t>a growing wildlife conflict in southeastern Australia</w:t>
        </w:r>
      </w:ins>
      <w:ins w:id="1192" w:author="Natasha Hardy" w:date="2021-11-12T14:34:00Z">
        <w:r w:rsidR="0028688C">
          <w:t>.</w:t>
        </w:r>
      </w:ins>
      <w:ins w:id="1193" w:author="Natasha Hardy" w:date="2021-11-12T14:46:00Z">
        <w:r w:rsidR="004F60F0">
          <w:t xml:space="preserve"> </w:t>
        </w:r>
      </w:ins>
      <w:ins w:id="1194" w:author="Rebecca McIntosh" w:date="2021-10-28T11:34:00Z">
        <w:del w:id="1195" w:author="Natasha Hardy" w:date="2021-11-12T14:04:00Z">
          <w:r w:rsidR="00E26CD2" w:rsidDel="004754AF">
            <w:delText>to</w:delText>
          </w:r>
        </w:del>
      </w:ins>
      <w:ins w:id="1196" w:author="Rebecca McIntosh" w:date="2021-10-29T12:53:00Z">
        <w:del w:id="1197" w:author="Natasha Hardy" w:date="2021-11-12T14:04:00Z">
          <w:r w:rsidR="0037468C" w:rsidDel="004754AF">
            <w:delText>wards</w:delText>
          </w:r>
        </w:del>
      </w:ins>
      <w:del w:id="1198" w:author="Natasha Hardy" w:date="2021-11-12T14:04:00Z">
        <w:r w:rsidR="001E4EA0" w:rsidRPr="006F45F2" w:rsidDel="004754AF">
          <w:rPr>
            <w:highlight w:val="green"/>
            <w:rPrChange w:id="1199" w:author="Rebecca McIntosh" w:date="2021-11-11T10:06:00Z">
              <w:rPr/>
            </w:rPrChange>
          </w:rPr>
          <w:delText>significant advances</w:delText>
        </w:r>
        <w:r w:rsidR="001E4EA0" w:rsidRPr="001E4EA0" w:rsidDel="004754AF">
          <w:delText xml:space="preserve"> </w:delText>
        </w:r>
      </w:del>
      <w:ins w:id="1200" w:author="Rebecca McIntosh" w:date="2021-10-29T12:55:00Z">
        <w:del w:id="1201" w:author="Natasha Hardy" w:date="2021-11-12T14:04:00Z">
          <w:r w:rsidR="0037468C" w:rsidDel="004754AF">
            <w:delText xml:space="preserve"> in understanding complex predator-prey dynamics </w:delText>
          </w:r>
        </w:del>
      </w:ins>
      <w:del w:id="1202" w:author="Natasha Hardy" w:date="2021-11-12T14:04:00Z">
        <w:r w:rsidR="001E4EA0" w:rsidRPr="001E4EA0" w:rsidDel="004754AF">
          <w:delText xml:space="preserve">both </w:delText>
        </w:r>
        <w:r w:rsidR="00FF19DD" w:rsidDel="004754AF">
          <w:delText>within</w:delText>
        </w:r>
        <w:r w:rsidR="001E4EA0" w:rsidRPr="001E4EA0" w:rsidDel="004754AF">
          <w:delText xml:space="preserve"> our local context and to </w:delText>
        </w:r>
      </w:del>
      <w:ins w:id="1203" w:author="Rebecca McIntosh" w:date="2021-10-29T12:55:00Z">
        <w:del w:id="1204" w:author="Natasha Hardy" w:date="2021-11-12T14:04:00Z">
          <w:r w:rsidR="0037468C" w:rsidDel="004754AF">
            <w:delText>for</w:delText>
          </w:r>
          <w:r w:rsidR="0037468C" w:rsidRPr="001E4EA0" w:rsidDel="004754AF">
            <w:delText xml:space="preserve"> </w:delText>
          </w:r>
        </w:del>
      </w:ins>
      <w:del w:id="1205" w:author="Natasha Hardy" w:date="2021-11-12T14:04:00Z">
        <w:r w:rsidR="001E4EA0" w:rsidRPr="001E4EA0" w:rsidDel="004754AF">
          <w:delText xml:space="preserve">the broader conservation biology community: </w:delText>
        </w:r>
      </w:del>
      <w:ins w:id="1206" w:author="Rebecca McIntosh" w:date="2021-10-28T12:39:00Z">
        <w:del w:id="1207" w:author="Natasha Hardy" w:date="2021-11-12T14:04:00Z">
          <w:r w:rsidR="008F08E5" w:rsidDel="004754AF">
            <w:delText xml:space="preserve">. </w:delText>
          </w:r>
        </w:del>
        <w:del w:id="1208" w:author="Natasha Hardy" w:date="2021-11-12T14:32:00Z">
          <w:r w:rsidR="008F08E5" w:rsidDel="0028688C">
            <w:delText xml:space="preserve">Using the little penguin and long-nosed fur seal predator-prey model, we </w:delText>
          </w:r>
        </w:del>
      </w:ins>
      <w:bookmarkStart w:id="1209" w:name="_Hlk86326399"/>
      <w:ins w:id="1210" w:author="Rebecca McIntosh" w:date="2021-10-28T12:40:00Z">
        <w:del w:id="1211" w:author="Natasha Hardy" w:date="2021-11-12T10:31:00Z">
          <w:r w:rsidR="008F08E5" w:rsidDel="00E147F6">
            <w:delText>developed</w:delText>
          </w:r>
        </w:del>
      </w:ins>
      <w:ins w:id="1212" w:author="Rebecca McIntosh" w:date="2021-10-28T12:39:00Z">
        <w:del w:id="1213" w:author="Natasha Hardy" w:date="2021-11-12T14:32:00Z">
          <w:r w:rsidR="008F08E5" w:rsidRPr="001E4EA0" w:rsidDel="0028688C">
            <w:delText xml:space="preserve"> </w:delText>
          </w:r>
        </w:del>
      </w:ins>
      <w:del w:id="1214" w:author="Natasha Hardy" w:date="2021-11-12T14:32:00Z">
        <w:r w:rsidR="001E4EA0" w:rsidRPr="001E4EA0" w:rsidDel="0028688C">
          <w:delText>(i) a multi-assay method for comparison of target species identification</w:delText>
        </w:r>
        <w:r w:rsidR="00D73F8E" w:rsidDel="0028688C">
          <w:delText xml:space="preserve"> – </w:delText>
        </w:r>
      </w:del>
      <w:ins w:id="1215" w:author="Rebecca McIntosh" w:date="2021-10-28T15:12:00Z">
        <w:del w:id="1216" w:author="Natasha Hardy" w:date="2021-11-12T14:32:00Z">
          <w:r w:rsidR="008E1CF5" w:rsidDel="0028688C">
            <w:delText xml:space="preserve">to </w:delText>
          </w:r>
        </w:del>
      </w:ins>
      <w:del w:id="1217" w:author="Natasha Hardy" w:date="2021-11-12T14:32:00Z">
        <w:r w:rsidR="00D73F8E" w:rsidDel="0028688C">
          <w:delText xml:space="preserve">producing </w:delText>
        </w:r>
      </w:del>
      <w:ins w:id="1218" w:author="Rebecca McIntosh" w:date="2021-10-28T15:12:00Z">
        <w:del w:id="1219" w:author="Natasha Hardy" w:date="2021-11-12T14:32:00Z">
          <w:r w:rsidR="008E1CF5" w:rsidDel="0028688C">
            <w:delText xml:space="preserve">produce </w:delText>
          </w:r>
        </w:del>
      </w:ins>
      <w:del w:id="1220" w:author="Natasha Hardy" w:date="2021-11-12T14:32:00Z">
        <w:r w:rsidR="00D73F8E" w:rsidDel="0028688C">
          <w:delText>a more reliable prevalence than that offered by the traditional assay alone</w:delText>
        </w:r>
        <w:r w:rsidR="00FE26ED" w:rsidDel="0028688C">
          <w:delText>;</w:delText>
        </w:r>
        <w:r w:rsidR="001E4EA0" w:rsidRPr="001E4EA0" w:rsidDel="0028688C">
          <w:delText xml:space="preserve"> (ii) a reproducible protocol for DNA metabarcoding analyses for identifying target prey species from predator scat samples</w:delText>
        </w:r>
        <w:r w:rsidR="00FE26ED" w:rsidDel="0028688C">
          <w:delText>;</w:delText>
        </w:r>
        <w:r w:rsidR="001E4EA0" w:rsidRPr="001E4EA0" w:rsidDel="0028688C">
          <w:delText xml:space="preserve"> </w:delText>
        </w:r>
        <w:r w:rsidR="00FE26ED" w:rsidDel="0028688C">
          <w:delText>and,</w:delText>
        </w:r>
        <w:r w:rsidR="001E4EA0" w:rsidRPr="001E4EA0" w:rsidDel="0028688C">
          <w:delText xml:space="preserve"> (iii) </w:delText>
        </w:r>
        <w:r w:rsidR="00065E05" w:rsidDel="0028688C">
          <w:delText xml:space="preserve">an applied </w:delText>
        </w:r>
        <w:r w:rsidR="001E4EA0" w:rsidRPr="001E4EA0" w:rsidDel="0028688C">
          <w:delText>haplotype</w:delText>
        </w:r>
        <w:r w:rsidR="00FE26ED" w:rsidDel="0028688C">
          <w:delText xml:space="preserve"> polymorphism</w:delText>
        </w:r>
        <w:r w:rsidR="001E4EA0" w:rsidRPr="001E4EA0" w:rsidDel="0028688C">
          <w:delText xml:space="preserve"> analys</w:delText>
        </w:r>
        <w:r w:rsidR="00FE26ED" w:rsidDel="0028688C">
          <w:delText>i</w:delText>
        </w:r>
        <w:r w:rsidR="001E4EA0" w:rsidRPr="001E4EA0" w:rsidDel="0028688C">
          <w:delText>s for genetic diversity and probable abundances of target species within and between samples using shorter base-pair target DNA.</w:delText>
        </w:r>
        <w:r w:rsidR="001E4EA0" w:rsidDel="0028688C">
          <w:delText xml:space="preserve"> </w:delText>
        </w:r>
        <w:bookmarkEnd w:id="1209"/>
        <w:r w:rsidR="00FE26ED" w:rsidDel="0028688C">
          <w:delText xml:space="preserve">Our analytical framework is reproducible and can be tailored to </w:delText>
        </w:r>
        <w:r w:rsidR="00065E05" w:rsidDel="0028688C">
          <w:delText>a broad range of</w:delText>
        </w:r>
        <w:r w:rsidR="00A23418" w:rsidDel="0028688C">
          <w:delText xml:space="preserve"> </w:delText>
        </w:r>
        <w:r w:rsidR="00065E05" w:rsidDel="0028688C">
          <w:delText xml:space="preserve">wildlife interaction </w:delText>
        </w:r>
        <w:r w:rsidR="00A23418" w:rsidDel="0028688C">
          <w:delText>surveillance efforts.</w:delText>
        </w:r>
      </w:del>
      <w:del w:id="1221" w:author="Natasha Hardy" w:date="2021-11-12T14:34:00Z">
        <w:r w:rsidR="00221CB8" w:rsidDel="0028688C">
          <w:delText xml:space="preserve"> </w:delText>
        </w:r>
      </w:del>
      <w:del w:id="1222" w:author="Natasha Hardy" w:date="2021-11-12T14:06:00Z">
        <w:r w:rsidR="00221CB8" w:rsidDel="001725D3">
          <w:delText>In our study system, this analysis provided key information to conservation practitioners for assessing an</w:delText>
        </w:r>
        <w:r w:rsidR="00221CB8" w:rsidDel="001725D3">
          <w:rPr>
            <w:color w:val="000000"/>
          </w:rPr>
          <w:delText xml:space="preserve"> emerging wildlife conflict in Australian waters and to determine the next steps in monitoring and managing this conflict.</w:delText>
        </w:r>
      </w:del>
    </w:p>
    <w:p w14:paraId="594D75DA" w14:textId="08359B06" w:rsidR="004F60F0" w:rsidRDefault="001E4EA0" w:rsidP="004F60F0">
      <w:pPr>
        <w:rPr>
          <w:ins w:id="1223" w:author="Natasha Hardy" w:date="2021-11-12T14:47:00Z"/>
        </w:rPr>
      </w:pPr>
      <w:del w:id="1224" w:author="Natasha Hardy" w:date="2021-11-12T14:40:00Z">
        <w:r w:rsidDel="002A4604">
          <w:delText xml:space="preserve">Specifically, </w:delText>
        </w:r>
        <w:r w:rsidRPr="002253CC" w:rsidDel="002A4604">
          <w:rPr>
            <w:highlight w:val="green"/>
            <w:rPrChange w:id="1225" w:author="Rebecca McIntosh" w:date="2021-11-11T10:06:00Z">
              <w:rPr/>
            </w:rPrChange>
          </w:rPr>
          <w:delText>w</w:delText>
        </w:r>
      </w:del>
      <w:ins w:id="1226" w:author="Natasha Hardy" w:date="2021-11-12T14:40:00Z">
        <w:r w:rsidR="002A4604">
          <w:t>W</w:t>
        </w:r>
      </w:ins>
      <w:r w:rsidR="008445EE" w:rsidRPr="00D10C18">
        <w:t xml:space="preserve">e </w:t>
      </w:r>
      <w:r w:rsidR="00FE26ED" w:rsidRPr="00D10C18">
        <w:t xml:space="preserve">provide conservation practitioners with </w:t>
      </w:r>
      <w:del w:id="1227" w:author="Natasha Hardy" w:date="2021-11-11T10:06:00Z">
        <w:r w:rsidR="00FE26ED">
          <w:delText>a</w:delText>
        </w:r>
      </w:del>
      <w:ins w:id="1228" w:author="Rebecca McIntosh" w:date="2021-11-11T10:06:00Z">
        <w:r w:rsidR="00FE26ED" w:rsidRPr="00D10C18">
          <w:t>a</w:t>
        </w:r>
      </w:ins>
      <w:ins w:id="1229" w:author="Rebecca McIntosh" w:date="2021-10-28T13:29:00Z">
        <w:r w:rsidR="002253CC" w:rsidRPr="00D10C18">
          <w:t xml:space="preserve">n </w:t>
        </w:r>
      </w:ins>
      <w:ins w:id="1230" w:author="Rebecca McIntosh" w:date="2021-10-28T15:16:00Z">
        <w:r w:rsidR="008E1CF5" w:rsidRPr="00D10C18">
          <w:t>updated and improved</w:t>
        </w:r>
      </w:ins>
      <w:r w:rsidR="00FE26ED" w:rsidRPr="00D10C18">
        <w:t xml:space="preserve"> predation prevalence range</w:t>
      </w:r>
      <w:r w:rsidR="00FE26ED">
        <w:t xml:space="preserve"> for</w:t>
      </w:r>
      <w:r w:rsidR="008445EE">
        <w:rPr>
          <w:color w:val="000000"/>
        </w:rPr>
        <w:t xml:space="preserve"> seabirds </w:t>
      </w:r>
      <w:ins w:id="1231" w:author="Natasha Hardy" w:date="2021-11-12T10:52:00Z">
        <w:r w:rsidR="00926EAC">
          <w:rPr>
            <w:color w:val="000000"/>
          </w:rPr>
          <w:t xml:space="preserve">overall </w:t>
        </w:r>
      </w:ins>
      <w:r w:rsidR="00FE26ED">
        <w:rPr>
          <w:color w:val="000000"/>
        </w:rPr>
        <w:t xml:space="preserve">(9–29%) </w:t>
      </w:r>
      <w:r w:rsidR="008445EE">
        <w:rPr>
          <w:color w:val="000000"/>
        </w:rPr>
        <w:t>and little penguins</w:t>
      </w:r>
      <w:r w:rsidR="00FE26ED">
        <w:rPr>
          <w:color w:val="000000"/>
        </w:rPr>
        <w:t xml:space="preserve"> (6–25%) </w:t>
      </w:r>
      <w:r w:rsidR="008445EE">
        <w:rPr>
          <w:color w:val="000000"/>
        </w:rPr>
        <w:t xml:space="preserve">in </w:t>
      </w:r>
      <w:del w:id="1232" w:author="Natasha Hardy" w:date="2021-11-13T11:48:00Z">
        <w:r w:rsidR="008445EE" w:rsidDel="00491733">
          <w:rPr>
            <w:color w:val="000000"/>
          </w:rPr>
          <w:delText xml:space="preserve">the diets of </w:delText>
        </w:r>
      </w:del>
      <w:r w:rsidR="008445EE">
        <w:rPr>
          <w:color w:val="000000"/>
        </w:rPr>
        <w:t>long-nosed fur seal</w:t>
      </w:r>
      <w:ins w:id="1233" w:author="Natasha Hardy" w:date="2021-11-13T11:48:00Z">
        <w:r w:rsidR="00491733">
          <w:rPr>
            <w:color w:val="000000"/>
          </w:rPr>
          <w:t xml:space="preserve"> diets</w:t>
        </w:r>
      </w:ins>
      <w:del w:id="1234" w:author="Natasha Hardy" w:date="2021-11-13T11:48:00Z">
        <w:r w:rsidR="008445EE" w:rsidDel="00491733">
          <w:rPr>
            <w:color w:val="000000"/>
          </w:rPr>
          <w:delText>s</w:delText>
        </w:r>
      </w:del>
      <w:r w:rsidR="008445EE">
        <w:rPr>
          <w:color w:val="000000"/>
        </w:rPr>
        <w:t xml:space="preserve"> in southeastern Australia</w:t>
      </w:r>
      <w:ins w:id="1235" w:author="Natasha Hardy" w:date="2021-10-25T15:21:00Z">
        <w:r w:rsidR="00673DC2">
          <w:rPr>
            <w:color w:val="000000"/>
          </w:rPr>
          <w:t xml:space="preserve">, </w:t>
        </w:r>
        <w:del w:id="1236" w:author="Rebecca McIntosh" w:date="2021-10-28T13:30:00Z">
          <w:r w:rsidR="00673DC2" w:rsidDel="002253CC">
            <w:rPr>
              <w:color w:val="000000"/>
            </w:rPr>
            <w:delText>based on</w:delText>
          </w:r>
        </w:del>
      </w:ins>
      <w:ins w:id="1237" w:author="Rebecca McIntosh" w:date="2021-10-28T13:30:00Z">
        <w:r w:rsidR="002253CC">
          <w:rPr>
            <w:color w:val="000000"/>
          </w:rPr>
          <w:t>using</w:t>
        </w:r>
      </w:ins>
      <w:ins w:id="1238" w:author="Natasha Hardy" w:date="2021-10-25T15:21:00Z">
        <w:r w:rsidR="00673DC2">
          <w:rPr>
            <w:color w:val="000000"/>
          </w:rPr>
          <w:t xml:space="preserve"> two widely applied </w:t>
        </w:r>
      </w:ins>
      <w:ins w:id="1239" w:author="Natasha Hardy" w:date="2021-10-25T15:22:00Z">
        <w:r w:rsidR="00673DC2">
          <w:rPr>
            <w:color w:val="000000"/>
          </w:rPr>
          <w:t>diet assay</w:t>
        </w:r>
      </w:ins>
      <w:ins w:id="1240" w:author="Natasha Hardy" w:date="2021-10-25T15:21:00Z">
        <w:r w:rsidR="00673DC2">
          <w:rPr>
            <w:color w:val="000000"/>
          </w:rPr>
          <w:t xml:space="preserve"> techniques</w:t>
        </w:r>
      </w:ins>
      <w:r w:rsidR="00065E05">
        <w:rPr>
          <w:color w:val="000000"/>
        </w:rPr>
        <w:t xml:space="preserve">. </w:t>
      </w:r>
      <w:r w:rsidR="00D73F8E">
        <w:rPr>
          <w:color w:val="000000"/>
        </w:rPr>
        <w:t>We</w:t>
      </w:r>
      <w:ins w:id="1241" w:author="Natasha Hardy" w:date="2021-11-11T10:06:00Z">
        <w:r w:rsidR="00D73F8E">
          <w:rPr>
            <w:color w:val="000000"/>
          </w:rPr>
          <w:t xml:space="preserve"> </w:t>
        </w:r>
      </w:ins>
      <w:ins w:id="1242" w:author="Rebecca McIntosh" w:date="2021-10-28T12:41:00Z">
        <w:del w:id="1243" w:author="Natasha Hardy" w:date="2021-11-12T14:48:00Z">
          <w:r w:rsidR="00EA5D92" w:rsidDel="004F60F0">
            <w:rPr>
              <w:color w:val="000000"/>
            </w:rPr>
            <w:delText xml:space="preserve">also </w:delText>
          </w:r>
        </w:del>
      </w:ins>
      <w:r w:rsidR="00D73F8E" w:rsidRPr="00D10C18">
        <w:rPr>
          <w:color w:val="000000"/>
        </w:rPr>
        <w:t xml:space="preserve">confirm that little penguins </w:t>
      </w:r>
      <w:del w:id="1244" w:author="Natasha Hardy" w:date="2021-11-13T11:48:00Z">
        <w:r w:rsidR="00D73F8E" w:rsidRPr="00D10C18" w:rsidDel="00491733">
          <w:rPr>
            <w:color w:val="000000"/>
          </w:rPr>
          <w:delText>are currently</w:delText>
        </w:r>
      </w:del>
      <w:ins w:id="1245" w:author="Natasha Hardy" w:date="2021-11-13T11:48:00Z">
        <w:r w:rsidR="00491733">
          <w:rPr>
            <w:color w:val="000000"/>
          </w:rPr>
          <w:t>remain</w:t>
        </w:r>
      </w:ins>
      <w:r w:rsidR="00D73F8E" w:rsidRPr="00D10C18">
        <w:rPr>
          <w:color w:val="000000"/>
        </w:rPr>
        <w:t xml:space="preserve"> the </w:t>
      </w:r>
      <w:del w:id="1246" w:author="Natasha Hardy" w:date="2021-10-21T10:26:00Z">
        <w:r w:rsidR="00D73F8E" w:rsidRPr="00D10C18" w:rsidDel="00DB7067">
          <w:rPr>
            <w:color w:val="000000"/>
          </w:rPr>
          <w:delText>most commonly consumed</w:delText>
        </w:r>
      </w:del>
      <w:ins w:id="1247" w:author="Natasha Hardy" w:date="2021-10-21T10:26:00Z">
        <w:r w:rsidR="00DB7067" w:rsidRPr="00D10C18">
          <w:rPr>
            <w:color w:val="000000"/>
          </w:rPr>
          <w:t>most consumed</w:t>
        </w:r>
      </w:ins>
      <w:r w:rsidR="00D73F8E" w:rsidRPr="00D10C18">
        <w:rPr>
          <w:color w:val="000000"/>
        </w:rPr>
        <w:t xml:space="preserve"> seabird</w:t>
      </w:r>
      <w:r w:rsidR="00D73F8E">
        <w:rPr>
          <w:color w:val="000000"/>
        </w:rPr>
        <w:t xml:space="preserve"> by </w:t>
      </w:r>
      <w:r w:rsidR="00D73F8E">
        <w:t>long-nosed fur seals</w:t>
      </w:r>
      <w:r w:rsidR="00D73F8E">
        <w:rPr>
          <w:color w:val="000000"/>
        </w:rPr>
        <w:t xml:space="preserve"> </w:t>
      </w:r>
      <w:r w:rsidR="00D73F8E">
        <w:t xml:space="preserve">in comparison to other seabirds (e.g., procellarids, black-browed albatross, greater crested tern, and Australasian gannet). </w:t>
      </w:r>
      <w:ins w:id="1248" w:author="Natasha Hardy" w:date="2021-11-12T14:47:00Z">
        <w:r w:rsidR="004F60F0" w:rsidRPr="00D57AEF">
          <w:rPr>
            <w:color w:val="000000"/>
            <w:highlight w:val="lightGray"/>
            <w:rPrChange w:id="1249" w:author="Natasha Hardy" w:date="2021-11-13T12:08:00Z">
              <w:rPr>
                <w:color w:val="000000"/>
              </w:rPr>
            </w:rPrChange>
          </w:rPr>
          <w:t xml:space="preserve">DNA metabarcoding </w:t>
        </w:r>
      </w:ins>
      <w:ins w:id="1250" w:author="Natasha Hardy" w:date="2021-11-12T14:48:00Z">
        <w:r w:rsidR="004F60F0" w:rsidRPr="00D57AEF">
          <w:rPr>
            <w:color w:val="000000"/>
            <w:highlight w:val="lightGray"/>
            <w:rPrChange w:id="1251" w:author="Natasha Hardy" w:date="2021-11-13T12:08:00Z">
              <w:rPr>
                <w:color w:val="000000"/>
              </w:rPr>
            </w:rPrChange>
          </w:rPr>
          <w:t xml:space="preserve">also </w:t>
        </w:r>
      </w:ins>
      <w:ins w:id="1252" w:author="Natasha Hardy" w:date="2021-11-12T14:47:00Z">
        <w:r w:rsidR="004F60F0" w:rsidRPr="00D57AEF">
          <w:rPr>
            <w:color w:val="000000"/>
            <w:highlight w:val="lightGray"/>
            <w:rPrChange w:id="1253" w:author="Natasha Hardy" w:date="2021-11-13T12:08:00Z">
              <w:rPr>
                <w:color w:val="000000"/>
              </w:rPr>
            </w:rPrChange>
          </w:rPr>
          <w:t xml:space="preserve">offered </w:t>
        </w:r>
      </w:ins>
      <w:ins w:id="1254" w:author="Natasha Hardy" w:date="2021-11-12T14:48:00Z">
        <w:r w:rsidR="004F60F0" w:rsidRPr="00D57AEF">
          <w:rPr>
            <w:color w:val="000000"/>
            <w:highlight w:val="lightGray"/>
            <w:rPrChange w:id="1255" w:author="Natasha Hardy" w:date="2021-11-13T12:08:00Z">
              <w:rPr>
                <w:color w:val="000000"/>
              </w:rPr>
            </w:rPrChange>
          </w:rPr>
          <w:t>key quantitative</w:t>
        </w:r>
      </w:ins>
      <w:ins w:id="1256" w:author="Natasha Hardy" w:date="2021-11-12T14:47:00Z">
        <w:r w:rsidR="004F60F0" w:rsidRPr="00D57AEF">
          <w:rPr>
            <w:color w:val="000000"/>
            <w:highlight w:val="lightGray"/>
            <w:rPrChange w:id="1257" w:author="Natasha Hardy" w:date="2021-11-13T12:08:00Z">
              <w:rPr>
                <w:color w:val="000000"/>
              </w:rPr>
            </w:rPrChange>
          </w:rPr>
          <w:t xml:space="preserve"> information</w:t>
        </w:r>
      </w:ins>
      <w:ins w:id="1258" w:author="Natasha Hardy" w:date="2021-11-12T14:48:00Z">
        <w:r w:rsidR="004F60F0" w:rsidRPr="00D57AEF">
          <w:rPr>
            <w:color w:val="000000"/>
            <w:highlight w:val="lightGray"/>
            <w:rPrChange w:id="1259" w:author="Natasha Hardy" w:date="2021-11-13T12:08:00Z">
              <w:rPr>
                <w:color w:val="000000"/>
              </w:rPr>
            </w:rPrChange>
          </w:rPr>
          <w:t xml:space="preserve"> on</w:t>
        </w:r>
      </w:ins>
      <w:ins w:id="1260" w:author="Natasha Hardy" w:date="2021-11-12T14:47:00Z">
        <w:r w:rsidR="004F60F0" w:rsidRPr="00D57AEF">
          <w:rPr>
            <w:color w:val="000000"/>
            <w:highlight w:val="lightGray"/>
            <w:rPrChange w:id="1261" w:author="Natasha Hardy" w:date="2021-11-13T12:08:00Z">
              <w:rPr>
                <w:color w:val="000000"/>
              </w:rPr>
            </w:rPrChange>
          </w:rPr>
          <w:t>: (</w:t>
        </w:r>
        <w:proofErr w:type="spellStart"/>
        <w:r w:rsidR="004F60F0" w:rsidRPr="00D57AEF">
          <w:rPr>
            <w:color w:val="000000"/>
            <w:highlight w:val="lightGray"/>
            <w:rPrChange w:id="1262" w:author="Natasha Hardy" w:date="2021-11-13T12:08:00Z">
              <w:rPr>
                <w:color w:val="000000"/>
              </w:rPr>
            </w:rPrChange>
          </w:rPr>
          <w:t>i</w:t>
        </w:r>
        <w:proofErr w:type="spellEnd"/>
        <w:r w:rsidR="004F60F0" w:rsidRPr="00D57AEF">
          <w:rPr>
            <w:color w:val="000000"/>
            <w:highlight w:val="lightGray"/>
            <w:rPrChange w:id="1263" w:author="Natasha Hardy" w:date="2021-11-13T12:08:00Z">
              <w:rPr>
                <w:color w:val="000000"/>
              </w:rPr>
            </w:rPrChange>
          </w:rPr>
          <w:t>) absolute and relative abundance</w:t>
        </w:r>
      </w:ins>
      <w:ins w:id="1264" w:author="Natasha Hardy" w:date="2021-11-12T14:49:00Z">
        <w:r w:rsidR="004F60F0" w:rsidRPr="00D57AEF">
          <w:rPr>
            <w:color w:val="000000"/>
            <w:highlight w:val="lightGray"/>
            <w:rPrChange w:id="1265" w:author="Natasha Hardy" w:date="2021-11-13T12:08:00Z">
              <w:rPr>
                <w:color w:val="000000"/>
              </w:rPr>
            </w:rPrChange>
          </w:rPr>
          <w:t>s</w:t>
        </w:r>
      </w:ins>
      <w:ins w:id="1266" w:author="Natasha Hardy" w:date="2021-11-12T14:47:00Z">
        <w:r w:rsidR="004F60F0" w:rsidRPr="00D57AEF">
          <w:rPr>
            <w:color w:val="000000"/>
            <w:highlight w:val="lightGray"/>
            <w:rPrChange w:id="1267" w:author="Natasha Hardy" w:date="2021-11-13T12:08:00Z">
              <w:rPr>
                <w:color w:val="000000"/>
              </w:rPr>
            </w:rPrChange>
          </w:rPr>
          <w:t xml:space="preserve"> of DNA recovered, (ii) </w:t>
        </w:r>
      </w:ins>
      <w:ins w:id="1268" w:author="Natasha Hardy" w:date="2021-11-12T14:49:00Z">
        <w:r w:rsidR="004F60F0" w:rsidRPr="00D57AEF">
          <w:rPr>
            <w:color w:val="000000"/>
            <w:highlight w:val="lightGray"/>
            <w:rPrChange w:id="1269" w:author="Natasha Hardy" w:date="2021-11-13T12:08:00Z">
              <w:rPr>
                <w:color w:val="000000"/>
              </w:rPr>
            </w:rPrChange>
          </w:rPr>
          <w:t>detection of</w:t>
        </w:r>
      </w:ins>
      <w:ins w:id="1270" w:author="Natasha Hardy" w:date="2021-11-12T14:47:00Z">
        <w:r w:rsidR="004F60F0" w:rsidRPr="00D57AEF">
          <w:rPr>
            <w:color w:val="000000"/>
            <w:highlight w:val="lightGray"/>
            <w:rPrChange w:id="1271" w:author="Natasha Hardy" w:date="2021-11-13T12:08:00Z">
              <w:rPr>
                <w:color w:val="000000"/>
              </w:rPr>
            </w:rPrChange>
          </w:rPr>
          <w:t xml:space="preserve"> multiple prey taxa within a single</w:t>
        </w:r>
        <w:r w:rsidR="004F60F0" w:rsidRPr="00D57AEF">
          <w:rPr>
            <w:highlight w:val="lightGray"/>
            <w:rPrChange w:id="1272" w:author="Natasha Hardy" w:date="2021-11-13T12:08:00Z">
              <w:rPr/>
            </w:rPrChange>
          </w:rPr>
          <w:t xml:space="preserve"> scat</w:t>
        </w:r>
        <w:r w:rsidR="004F60F0" w:rsidRPr="00D57AEF">
          <w:rPr>
            <w:color w:val="000000"/>
            <w:highlight w:val="lightGray"/>
            <w:rPrChange w:id="1273" w:author="Natasha Hardy" w:date="2021-11-13T12:08:00Z">
              <w:rPr>
                <w:color w:val="000000"/>
              </w:rPr>
            </w:rPrChange>
          </w:rPr>
          <w:t xml:space="preserve"> sample, and (iii) genetic diversity enabling estimation of penguin abundances consumed</w:t>
        </w:r>
      </w:ins>
      <w:ins w:id="1274" w:author="Natasha Hardy" w:date="2021-11-12T14:48:00Z">
        <w:r w:rsidR="004F60F0" w:rsidRPr="00D57AEF">
          <w:rPr>
            <w:color w:val="000000"/>
            <w:highlight w:val="lightGray"/>
            <w:rPrChange w:id="1275" w:author="Natasha Hardy" w:date="2021-11-13T12:08:00Z">
              <w:rPr>
                <w:color w:val="000000"/>
              </w:rPr>
            </w:rPrChange>
          </w:rPr>
          <w:t>.</w:t>
        </w:r>
      </w:ins>
      <w:ins w:id="1276" w:author="Natasha Hardy" w:date="2021-11-13T12:06:00Z">
        <w:r w:rsidR="00D57AEF" w:rsidRPr="00D57AEF">
          <w:rPr>
            <w:color w:val="000000"/>
            <w:highlight w:val="lightGray"/>
            <w:rPrChange w:id="1277" w:author="Natasha Hardy" w:date="2021-11-13T12:08:00Z">
              <w:rPr>
                <w:color w:val="000000"/>
              </w:rPr>
            </w:rPrChange>
          </w:rPr>
          <w:t xml:space="preserve"> </w:t>
        </w:r>
      </w:ins>
    </w:p>
    <w:p w14:paraId="2146DECE" w14:textId="5264ED65" w:rsidR="00065E05" w:rsidRDefault="00065E05" w:rsidP="004F60F0">
      <w:pPr>
        <w:ind w:firstLine="720"/>
        <w:rPr>
          <w:ins w:id="1278" w:author="Natasha Hardy" w:date="2021-11-12T14:40:00Z"/>
          <w:color w:val="000000"/>
        </w:rPr>
      </w:pPr>
      <w:del w:id="1279" w:author="Natasha Hardy" w:date="2021-11-12T10:54:00Z">
        <w:r w:rsidDel="00926EAC">
          <w:rPr>
            <w:color w:val="000000"/>
          </w:rPr>
          <w:delText>Whilst p</w:delText>
        </w:r>
      </w:del>
      <w:ins w:id="1280" w:author="Natasha Hardy" w:date="2021-11-12T10:54:00Z">
        <w:r w:rsidR="00926EAC">
          <w:rPr>
            <w:color w:val="000000"/>
          </w:rPr>
          <w:t>P</w:t>
        </w:r>
      </w:ins>
      <w:r>
        <w:rPr>
          <w:color w:val="000000"/>
        </w:rPr>
        <w:t>revious studies</w:t>
      </w:r>
      <w:ins w:id="1281" w:author="Rebecca McIntosh" w:date="2021-10-28T15:16:00Z">
        <w:r w:rsidR="008E1CF5">
          <w:rPr>
            <w:color w:val="000000"/>
          </w:rPr>
          <w:t xml:space="preserve"> using </w:t>
        </w:r>
      </w:ins>
      <w:ins w:id="1282" w:author="Rebecca McIntosh" w:date="2021-10-28T15:17:00Z">
        <w:del w:id="1283" w:author="Natasha Hardy" w:date="2021-11-12T10:34:00Z">
          <w:r w:rsidR="008E1CF5" w:rsidDel="00E147F6">
            <w:rPr>
              <w:color w:val="000000"/>
            </w:rPr>
            <w:delText>both</w:delText>
          </w:r>
        </w:del>
      </w:ins>
      <w:ins w:id="1284" w:author="Natasha Hardy" w:date="2021-11-12T10:34:00Z">
        <w:r w:rsidR="00E147F6">
          <w:rPr>
            <w:color w:val="000000"/>
          </w:rPr>
          <w:t>either</w:t>
        </w:r>
      </w:ins>
      <w:ins w:id="1285" w:author="Rebecca McIntosh" w:date="2021-10-28T15:17:00Z">
        <w:r w:rsidR="008E1CF5">
          <w:rPr>
            <w:color w:val="000000"/>
          </w:rPr>
          <w:t xml:space="preserve"> assay techniques</w:t>
        </w:r>
      </w:ins>
      <w:ins w:id="1286" w:author="Natasha Hardy" w:date="2021-11-11T10:06:00Z">
        <w:r>
          <w:rPr>
            <w:color w:val="000000"/>
          </w:rPr>
          <w:t xml:space="preserve"> </w:t>
        </w:r>
      </w:ins>
      <w:r>
        <w:rPr>
          <w:color w:val="000000"/>
        </w:rPr>
        <w:t xml:space="preserve">have identified little penguin remains at relatively low frequencies </w:t>
      </w:r>
      <w:ins w:id="1287" w:author="Rebecca McIntosh" w:date="2021-10-29T12:58:00Z">
        <w:r w:rsidR="0037468C">
          <w:rPr>
            <w:color w:val="000000"/>
          </w:rPr>
          <w:t xml:space="preserve">in </w:t>
        </w:r>
        <w:del w:id="1288" w:author="Natasha Hardy" w:date="2021-11-12T14:36:00Z">
          <w:r w:rsidR="0037468C" w:rsidDel="0028688C">
            <w:rPr>
              <w:color w:val="000000"/>
            </w:rPr>
            <w:delText xml:space="preserve">samples </w:delText>
          </w:r>
        </w:del>
      </w:ins>
      <w:del w:id="1289" w:author="Natasha Hardy" w:date="2021-11-12T14:36:00Z">
        <w:r w:rsidDel="0028688C">
          <w:rPr>
            <w:color w:val="000000"/>
          </w:rPr>
          <w:delText>overall</w:delText>
        </w:r>
      </w:del>
      <w:ins w:id="1290" w:author="Natasha Hardy" w:date="2021-11-12T14:36:00Z">
        <w:r w:rsidR="0028688C">
          <w:rPr>
            <w:color w:val="000000"/>
          </w:rPr>
          <w:t>relation to seals’ total diets</w:t>
        </w:r>
      </w:ins>
      <w:r>
        <w:rPr>
          <w:color w:val="000000"/>
        </w:rPr>
        <w:t xml:space="preserve"> (</w:t>
      </w:r>
      <w:r>
        <w:t>5.9</w:t>
      </w:r>
      <w:r>
        <w:rPr>
          <w:color w:val="000000"/>
        </w:rPr>
        <w:t xml:space="preserve">% </w:t>
      </w:r>
      <w:del w:id="1291" w:author="Rebecca McIntosh" w:date="2021-10-29T12:58:00Z">
        <w:r w:rsidDel="0037468C">
          <w:rPr>
            <w:color w:val="000000"/>
          </w:rPr>
          <w:delText>of samp</w:delText>
        </w:r>
        <w:r w:rsidDel="0037468C">
          <w:delText xml:space="preserve">les </w:delText>
        </w:r>
      </w:del>
      <w:r>
        <w:t>in</w:t>
      </w:r>
      <w:r>
        <w:rPr>
          <w:color w:val="000000"/>
        </w:rPr>
        <w:t xml:space="preserve"> Page et al. 2005, </w:t>
      </w:r>
      <w:r>
        <w:t>&lt;2</w:t>
      </w:r>
      <w:r>
        <w:rPr>
          <w:color w:val="000000"/>
        </w:rPr>
        <w:t xml:space="preserve">% in Hardy et al. 2017, ~13% </w:t>
      </w:r>
      <w:del w:id="1292" w:author="Rebecca McIntosh" w:date="2021-10-29T12:58:00Z">
        <w:r w:rsidDel="0037468C">
          <w:rPr>
            <w:color w:val="000000"/>
          </w:rPr>
          <w:delText xml:space="preserve">of samples </w:delText>
        </w:r>
      </w:del>
      <w:r>
        <w:rPr>
          <w:color w:val="000000"/>
        </w:rPr>
        <w:t>in Goldsworthy et al. 2019)</w:t>
      </w:r>
      <w:ins w:id="1293" w:author="Natasha Hardy" w:date="2021-11-12T10:54:00Z">
        <w:r w:rsidR="00926EAC">
          <w:rPr>
            <w:color w:val="000000"/>
          </w:rPr>
          <w:t xml:space="preserve">. </w:t>
        </w:r>
      </w:ins>
      <w:ins w:id="1294" w:author="Natasha Hardy" w:date="2021-11-12T15:07:00Z">
        <w:r w:rsidR="0092214A">
          <w:rPr>
            <w:color w:val="000000"/>
          </w:rPr>
          <w:t xml:space="preserve">The lower range of estimates observed here (9% </w:t>
        </w:r>
      </w:ins>
      <w:ins w:id="1295" w:author="Natasha Hardy" w:date="2021-11-12T15:08:00Z">
        <w:r w:rsidR="0092214A">
          <w:rPr>
            <w:color w:val="000000"/>
          </w:rPr>
          <w:t xml:space="preserve">of samples </w:t>
        </w:r>
      </w:ins>
      <w:ins w:id="1296" w:author="Natasha Hardy" w:date="2021-11-12T15:07:00Z">
        <w:r w:rsidR="0092214A">
          <w:rPr>
            <w:color w:val="000000"/>
          </w:rPr>
          <w:t xml:space="preserve">for seabirds, 6% for penguins) </w:t>
        </w:r>
      </w:ins>
      <w:ins w:id="1297" w:author="Natasha Hardy" w:date="2021-11-12T15:08:00Z">
        <w:r w:rsidR="0092214A">
          <w:rPr>
            <w:color w:val="000000"/>
          </w:rPr>
          <w:t xml:space="preserve">and based on sampled containing large </w:t>
        </w:r>
        <w:r w:rsidR="0092214A">
          <w:rPr>
            <w:color w:val="000000"/>
          </w:rPr>
          <w:lastRenderedPageBreak/>
          <w:t xml:space="preserve">quantities of prey DNA </w:t>
        </w:r>
      </w:ins>
      <w:ins w:id="1298" w:author="Natasha Hardy" w:date="2021-11-12T15:09:00Z">
        <w:r w:rsidR="0092214A">
          <w:rPr>
            <w:color w:val="000000"/>
          </w:rPr>
          <w:t xml:space="preserve">corroborate these previously reported predation rates for the region. </w:t>
        </w:r>
      </w:ins>
      <w:del w:id="1299" w:author="Natasha Hardy" w:date="2021-11-12T10:54:00Z">
        <w:r w:rsidDel="00926EAC">
          <w:rPr>
            <w:color w:val="000000"/>
          </w:rPr>
          <w:delText xml:space="preserve">, </w:delText>
        </w:r>
        <w:r w:rsidDel="00926EAC">
          <w:delText>t</w:delText>
        </w:r>
      </w:del>
      <w:ins w:id="1300" w:author="Natasha Hardy" w:date="2021-11-12T15:09:00Z">
        <w:r w:rsidR="0092214A">
          <w:rPr>
            <w:color w:val="000000"/>
          </w:rPr>
          <w:t>However, t</w:t>
        </w:r>
      </w:ins>
      <w:r>
        <w:rPr>
          <w:color w:val="000000"/>
        </w:rPr>
        <w:t>he upper range of estimates observed in this study (</w:t>
      </w:r>
      <w:ins w:id="1301" w:author="Natasha Hardy" w:date="2021-11-12T14:37:00Z">
        <w:r w:rsidR="0028688C">
          <w:rPr>
            <w:color w:val="000000"/>
          </w:rPr>
          <w:t>10% and 25% of samples, respectively for DNA and hard-parts</w:t>
        </w:r>
      </w:ins>
      <w:del w:id="1302" w:author="Natasha Hardy" w:date="2021-11-12T14:37:00Z">
        <w:r w:rsidDel="0028688C">
          <w:delText>25% of samples</w:delText>
        </w:r>
      </w:del>
      <w:r>
        <w:rPr>
          <w:color w:val="000000"/>
        </w:rPr>
        <w:t>) signal</w:t>
      </w:r>
      <w:del w:id="1303" w:author="Natasha Hardy" w:date="2021-11-12T15:09:00Z">
        <w:r w:rsidDel="0092214A">
          <w:rPr>
            <w:color w:val="000000"/>
          </w:rPr>
          <w:delText>s</w:delText>
        </w:r>
      </w:del>
      <w:r>
        <w:rPr>
          <w:color w:val="000000"/>
        </w:rPr>
        <w:t xml:space="preserve"> a need for increased monitoring</w:t>
      </w:r>
      <w:ins w:id="1304" w:author="Natasha Hardy" w:date="2021-11-12T14:39:00Z">
        <w:r w:rsidR="0028688C">
          <w:rPr>
            <w:color w:val="000000"/>
          </w:rPr>
          <w:t xml:space="preserve"> across larger </w:t>
        </w:r>
        <w:proofErr w:type="spellStart"/>
        <w:r w:rsidR="0028688C">
          <w:rPr>
            <w:color w:val="000000"/>
          </w:rPr>
          <w:t>spatio</w:t>
        </w:r>
        <w:proofErr w:type="spellEnd"/>
        <w:r w:rsidR="0028688C">
          <w:rPr>
            <w:color w:val="000000"/>
          </w:rPr>
          <w:t>-temporal scales</w:t>
        </w:r>
      </w:ins>
      <w:del w:id="1305" w:author="Natasha Hardy" w:date="2021-11-12T14:39:00Z">
        <w:r w:rsidDel="0028688C">
          <w:rPr>
            <w:color w:val="000000"/>
          </w:rPr>
          <w:delText>. Specifically, longer-term and comprehensive sampling programs are needed to further quantify</w:delText>
        </w:r>
      </w:del>
      <w:del w:id="1306" w:author="Natasha Hardy" w:date="2021-11-12T10:34:00Z">
        <w:r w:rsidDel="0023212B">
          <w:rPr>
            <w:color w:val="000000"/>
          </w:rPr>
          <w:delText xml:space="preserve"> and update the</w:delText>
        </w:r>
      </w:del>
      <w:del w:id="1307" w:author="Natasha Hardy" w:date="2021-11-12T14:39:00Z">
        <w:r w:rsidDel="0028688C">
          <w:rPr>
            <w:color w:val="000000"/>
          </w:rPr>
          <w:delText xml:space="preserve"> spatiotemporal patterns in consumption by </w:delText>
        </w:r>
        <w:r w:rsidDel="0028688C">
          <w:delText>long-nosed fur seals</w:delText>
        </w:r>
      </w:del>
      <w:ins w:id="1308" w:author="Nathan Bott" w:date="2021-11-08T09:30:00Z">
        <w:del w:id="1309" w:author="Natasha Hardy" w:date="2021-11-12T14:39:00Z">
          <w:r w:rsidR="007D4061" w:rsidDel="0028688C">
            <w:delText xml:space="preserve"> consumption</w:delText>
          </w:r>
        </w:del>
      </w:ins>
      <w:del w:id="1310" w:author="Rebecca McIntosh" w:date="2021-10-28T15:27:00Z">
        <w:r w:rsidDel="008C069F">
          <w:rPr>
            <w:color w:val="000000"/>
          </w:rPr>
          <w:delText xml:space="preserve">. Little penguin consumption may </w:delText>
        </w:r>
      </w:del>
      <w:del w:id="1311" w:author="Rebecca McIntosh" w:date="2021-10-28T15:22:00Z">
        <w:r w:rsidDel="00BB29CA">
          <w:rPr>
            <w:color w:val="000000"/>
          </w:rPr>
          <w:delText>be more prevalent at certain locations</w:delText>
        </w:r>
      </w:del>
      <w:del w:id="1312" w:author="Rebecca McIntosh" w:date="2021-10-28T15:27:00Z">
        <w:r w:rsidDel="008C069F">
          <w:rPr>
            <w:color w:val="000000"/>
          </w:rPr>
          <w:delText xml:space="preserve"> </w:delText>
        </w:r>
      </w:del>
      <w:del w:id="1313" w:author="Rebecca McIntosh" w:date="2021-10-28T15:19:00Z">
        <w:r w:rsidDel="008E1CF5">
          <w:delText>near the centre of their range</w:delText>
        </w:r>
        <w:r w:rsidDel="008E1CF5">
          <w:rPr>
            <w:color w:val="000000"/>
          </w:rPr>
          <w:delText xml:space="preserve"> and patterns in seabird and little penguin</w:delText>
        </w:r>
      </w:del>
      <w:del w:id="1314" w:author="Rebecca McIntosh" w:date="2021-10-28T15:27:00Z">
        <w:r w:rsidDel="008C069F">
          <w:rPr>
            <w:color w:val="000000"/>
          </w:rPr>
          <w:delText xml:space="preserve"> consumption may </w:delText>
        </w:r>
      </w:del>
      <w:del w:id="1315" w:author="Rebecca McIntosh" w:date="2021-10-28T11:37:00Z">
        <w:r w:rsidDel="00E26CD2">
          <w:rPr>
            <w:color w:val="000000"/>
          </w:rPr>
          <w:delText xml:space="preserve">change </w:delText>
        </w:r>
      </w:del>
      <w:ins w:id="1316" w:author="Rebecca McIntosh" w:date="2021-10-28T16:03:00Z">
        <w:r w:rsidR="00BF5437">
          <w:rPr>
            <w:color w:val="000000"/>
          </w:rPr>
          <w:t xml:space="preserve">, </w:t>
        </w:r>
        <w:del w:id="1317" w:author="Natasha Hardy" w:date="2021-11-12T10:35:00Z">
          <w:r w:rsidR="00BF5437" w:rsidDel="0023212B">
            <w:rPr>
              <w:color w:val="000000"/>
            </w:rPr>
            <w:delText xml:space="preserve">particularly </w:delText>
          </w:r>
        </w:del>
      </w:ins>
      <w:ins w:id="1318" w:author="Rebecca McIntosh" w:date="2021-10-28T16:04:00Z">
        <w:del w:id="1319" w:author="Natasha Hardy" w:date="2021-11-12T10:35:00Z">
          <w:r w:rsidR="00BF5437" w:rsidDel="0023212B">
            <w:rPr>
              <w:color w:val="000000"/>
            </w:rPr>
            <w:delText>since</w:delText>
          </w:r>
        </w:del>
      </w:ins>
      <w:ins w:id="1320" w:author="Rebecca McIntosh" w:date="2021-10-28T15:27:00Z">
        <w:del w:id="1321" w:author="Natasha Hardy" w:date="2021-11-12T10:35:00Z">
          <w:r w:rsidR="008C069F" w:rsidDel="0023212B">
            <w:rPr>
              <w:color w:val="000000"/>
            </w:rPr>
            <w:delText xml:space="preserve"> </w:delText>
          </w:r>
        </w:del>
      </w:ins>
      <w:ins w:id="1322" w:author="Natasha Hardy" w:date="2021-11-12T10:35:00Z">
        <w:r w:rsidR="0023212B">
          <w:rPr>
            <w:color w:val="000000"/>
          </w:rPr>
          <w:t xml:space="preserve">as </w:t>
        </w:r>
      </w:ins>
      <w:ins w:id="1323" w:author="Rebecca McIntosh" w:date="2021-10-28T15:28:00Z">
        <w:r w:rsidR="008C069F">
          <w:rPr>
            <w:color w:val="000000"/>
          </w:rPr>
          <w:t>long-nosed fur seal</w:t>
        </w:r>
      </w:ins>
      <w:ins w:id="1324" w:author="Rebecca McIntosh" w:date="2021-10-28T16:04:00Z">
        <w:r w:rsidR="00BF5437">
          <w:rPr>
            <w:color w:val="000000"/>
          </w:rPr>
          <w:t xml:space="preserve"> abundance</w:t>
        </w:r>
      </w:ins>
      <w:ins w:id="1325" w:author="Natasha Hardy" w:date="2021-11-12T14:39:00Z">
        <w:r w:rsidR="0028688C">
          <w:rPr>
            <w:color w:val="000000"/>
          </w:rPr>
          <w:t>s</w:t>
        </w:r>
      </w:ins>
      <w:ins w:id="1326" w:author="Rebecca McIntosh" w:date="2021-10-28T16:04:00Z">
        <w:r w:rsidR="00BF5437">
          <w:rPr>
            <w:color w:val="000000"/>
          </w:rPr>
          <w:t xml:space="preserve"> </w:t>
        </w:r>
      </w:ins>
      <w:ins w:id="1327" w:author="Natasha Hardy" w:date="2021-11-12T14:39:00Z">
        <w:r w:rsidR="0028688C">
          <w:rPr>
            <w:color w:val="000000"/>
          </w:rPr>
          <w:t>are</w:t>
        </w:r>
      </w:ins>
      <w:ins w:id="1328" w:author="Rebecca McIntosh" w:date="2021-10-28T16:04:00Z">
        <w:del w:id="1329" w:author="Natasha Hardy" w:date="2021-11-12T14:39:00Z">
          <w:r w:rsidR="00BF5437" w:rsidDel="0028688C">
            <w:rPr>
              <w:color w:val="000000"/>
            </w:rPr>
            <w:delText>is</w:delText>
          </w:r>
        </w:del>
        <w:r w:rsidR="00BF5437">
          <w:rPr>
            <w:color w:val="000000"/>
          </w:rPr>
          <w:t xml:space="preserve"> expected to increase </w:t>
        </w:r>
      </w:ins>
      <w:ins w:id="1330" w:author="Rebecca McIntosh" w:date="2021-10-28T16:05:00Z">
        <w:r w:rsidR="00BF5437">
          <w:rPr>
            <w:color w:val="000000"/>
          </w:rPr>
          <w:t>across south-east</w:t>
        </w:r>
      </w:ins>
      <w:ins w:id="1331" w:author="Rebecca McIntosh" w:date="2021-10-29T12:58:00Z">
        <w:r w:rsidR="0037468C">
          <w:rPr>
            <w:color w:val="000000"/>
          </w:rPr>
          <w:t>ern</w:t>
        </w:r>
      </w:ins>
      <w:ins w:id="1332" w:author="Rebecca McIntosh" w:date="2021-10-28T16:05:00Z">
        <w:r w:rsidR="00BF5437">
          <w:rPr>
            <w:color w:val="000000"/>
          </w:rPr>
          <w:t xml:space="preserve"> Australia</w:t>
        </w:r>
      </w:ins>
      <w:ins w:id="1333" w:author="Rebecca McIntosh" w:date="2021-10-28T18:06:00Z">
        <w:r w:rsidR="001478AB">
          <w:rPr>
            <w:color w:val="000000"/>
          </w:rPr>
          <w:t xml:space="preserve"> (Shaughnessy et al. 2015)</w:t>
        </w:r>
      </w:ins>
      <w:del w:id="1334" w:author="Rebecca McIntosh" w:date="2021-10-28T15:19:00Z">
        <w:r w:rsidDel="008E1CF5">
          <w:rPr>
            <w:color w:val="000000"/>
          </w:rPr>
          <w:delText>over time</w:delText>
        </w:r>
        <w:r w:rsidDel="008E1CF5">
          <w:delText xml:space="preserve">, </w:delText>
        </w:r>
      </w:del>
      <w:del w:id="1335" w:author="Rebecca McIntosh" w:date="2021-10-28T11:37:00Z">
        <w:r w:rsidDel="00E26CD2">
          <w:delText xml:space="preserve">with </w:delText>
        </w:r>
        <w:r w:rsidDel="00E26CD2">
          <w:rPr>
            <w:color w:val="000000"/>
          </w:rPr>
          <w:delText xml:space="preserve">changing predator </w:delText>
        </w:r>
        <w:r w:rsidDel="00E26CD2">
          <w:delText>demography through</w:delText>
        </w:r>
      </w:del>
      <w:del w:id="1336" w:author="Rebecca McIntosh" w:date="2021-10-28T11:38:00Z">
        <w:r w:rsidDel="00E26CD2">
          <w:delText xml:space="preserve"> population recovery and </w:delText>
        </w:r>
        <w:commentRangeStart w:id="1337"/>
        <w:r w:rsidDel="00E26CD2">
          <w:delText>through climate change</w:delText>
        </w:r>
      </w:del>
      <w:commentRangeEnd w:id="1337"/>
      <w:ins w:id="1338" w:author="Nathan Bott" w:date="2021-11-11T10:06:00Z">
        <w:r w:rsidR="007D4061">
          <w:rPr>
            <w:rStyle w:val="CommentReference"/>
          </w:rPr>
          <w:commentReference w:id="1337"/>
        </w:r>
        <w:r>
          <w:rPr>
            <w:color w:val="000000"/>
          </w:rPr>
          <w:t xml:space="preserve">. </w:t>
        </w:r>
        <w:del w:id="1339" w:author="Natasha Hardy" w:date="2021-11-12T10:35:00Z">
          <w:r w:rsidDel="0023212B">
            <w:rPr>
              <w:color w:val="000000"/>
            </w:rPr>
            <w:delText>Further</w:delText>
          </w:r>
        </w:del>
      </w:ins>
      <w:ins w:id="1340" w:author="Natasha Hardy" w:date="2021-11-11T10:06:00Z">
        <w:r>
          <w:rPr>
            <w:color w:val="000000"/>
          </w:rPr>
          <w:t>Further</w:t>
        </w:r>
      </w:ins>
      <w:ins w:id="1341" w:author="Rebecca McIntosh" w:date="2021-10-28T12:42:00Z">
        <w:r w:rsidR="00EA5D92">
          <w:rPr>
            <w:color w:val="000000"/>
          </w:rPr>
          <w:t>more</w:t>
        </w:r>
      </w:ins>
      <w:r>
        <w:rPr>
          <w:color w:val="000000"/>
        </w:rPr>
        <w:t xml:space="preserve">, </w:t>
      </w:r>
      <w:del w:id="1342" w:author="Rebecca McIntosh" w:date="2021-10-28T15:22:00Z">
        <w:r w:rsidDel="00BB29CA">
          <w:rPr>
            <w:color w:val="000000"/>
          </w:rPr>
          <w:delText>it may be that a learned behaviour becomes advantageous to a sub-population and is</w:delText>
        </w:r>
      </w:del>
      <w:ins w:id="1343" w:author="Rebecca McIntosh" w:date="2021-10-28T15:22:00Z">
        <w:del w:id="1344" w:author="Natasha Hardy" w:date="2021-11-12T14:53:00Z">
          <w:r w:rsidR="00BB29CA" w:rsidDel="00D10C18">
            <w:rPr>
              <w:color w:val="000000"/>
            </w:rPr>
            <w:delText>this</w:delText>
          </w:r>
        </w:del>
        <w:r w:rsidR="00BB29CA">
          <w:rPr>
            <w:color w:val="000000"/>
          </w:rPr>
          <w:t xml:space="preserve"> predatory </w:t>
        </w:r>
        <w:proofErr w:type="spellStart"/>
        <w:r w:rsidR="00BB29CA">
          <w:rPr>
            <w:color w:val="000000"/>
          </w:rPr>
          <w:t>behaviour</w:t>
        </w:r>
      </w:ins>
      <w:ins w:id="1345" w:author="Natasha Hardy" w:date="2021-11-12T14:53:00Z">
        <w:r w:rsidR="00D10C18">
          <w:rPr>
            <w:color w:val="000000"/>
          </w:rPr>
          <w:t>s</w:t>
        </w:r>
      </w:ins>
      <w:proofErr w:type="spellEnd"/>
      <w:ins w:id="1346" w:author="Rebecca McIntosh" w:date="2021-10-28T15:22:00Z">
        <w:r w:rsidR="00BB29CA">
          <w:rPr>
            <w:color w:val="000000"/>
          </w:rPr>
          <w:t xml:space="preserve"> could be</w:t>
        </w:r>
      </w:ins>
      <w:r>
        <w:rPr>
          <w:color w:val="000000"/>
        </w:rPr>
        <w:t xml:space="preserve"> transmitted to other predator populations, particularly in response to </w:t>
      </w:r>
      <w:del w:id="1347" w:author="Rebecca McIntosh" w:date="2021-10-28T11:39:00Z">
        <w:r w:rsidDel="00E26CD2">
          <w:rPr>
            <w:color w:val="000000"/>
          </w:rPr>
          <w:delText>environmental changes</w:delText>
        </w:r>
      </w:del>
      <w:del w:id="1348" w:author="Natasha Hardy" w:date="2021-11-11T10:06:00Z">
        <w:r>
          <w:rPr>
            <w:color w:val="000000"/>
          </w:rPr>
          <w:delText xml:space="preserve"> and </w:delText>
        </w:r>
      </w:del>
      <w:ins w:id="1349" w:author="Rebecca McIntosh" w:date="2021-10-28T11:39:00Z">
        <w:r w:rsidR="00E26CD2">
          <w:rPr>
            <w:color w:val="000000"/>
          </w:rPr>
          <w:t>food web disruption under ocean warming</w:t>
        </w:r>
      </w:ins>
      <w:ins w:id="1350" w:author="Natasha Hardy" w:date="2021-11-11T10:06:00Z">
        <w:r>
          <w:rPr>
            <w:color w:val="000000"/>
          </w:rPr>
          <w:t xml:space="preserve"> and </w:t>
        </w:r>
      </w:ins>
      <w:ins w:id="1351" w:author="Rebecca McIntosh" w:date="2021-10-28T12:42:00Z">
        <w:r w:rsidR="00EA5D92">
          <w:rPr>
            <w:color w:val="000000"/>
          </w:rPr>
          <w:t xml:space="preserve">changes in </w:t>
        </w:r>
      </w:ins>
      <w:r>
        <w:rPr>
          <w:color w:val="000000"/>
        </w:rPr>
        <w:t>prey availability</w:t>
      </w:r>
      <w:ins w:id="1352" w:author="Natasha Hardy" w:date="2021-11-12T14:53:00Z">
        <w:r w:rsidR="00D10C18">
          <w:rPr>
            <w:color w:val="000000"/>
          </w:rPr>
          <w:t xml:space="preserve"> and this could have cascading effects on </w:t>
        </w:r>
        <w:proofErr w:type="spellStart"/>
        <w:r w:rsidR="00D10C18">
          <w:rPr>
            <w:color w:val="000000"/>
          </w:rPr>
          <w:t>pegnguin</w:t>
        </w:r>
        <w:proofErr w:type="spellEnd"/>
        <w:r w:rsidR="00D10C18">
          <w:rPr>
            <w:color w:val="000000"/>
          </w:rPr>
          <w:t xml:space="preserve"> populations</w:t>
        </w:r>
      </w:ins>
      <w:r>
        <w:rPr>
          <w:color w:val="000000"/>
        </w:rPr>
        <w:t xml:space="preserve">. Analysis of the predator’s total diet </w:t>
      </w:r>
      <w:del w:id="1353" w:author="Rebecca McIntosh" w:date="2021-10-28T15:23:00Z">
        <w:r w:rsidDel="00BB29CA">
          <w:rPr>
            <w:color w:val="000000"/>
          </w:rPr>
          <w:delText xml:space="preserve">consumed </w:delText>
        </w:r>
      </w:del>
      <w:r>
        <w:rPr>
          <w:color w:val="000000"/>
        </w:rPr>
        <w:t>is also warranted to gauge the relative importance of</w:t>
      </w:r>
      <w:ins w:id="1354" w:author="Natasha Hardy" w:date="2021-11-12T10:35:00Z">
        <w:r w:rsidR="0023212B">
          <w:rPr>
            <w:color w:val="000000"/>
          </w:rPr>
          <w:t xml:space="preserve"> </w:t>
        </w:r>
      </w:ins>
      <w:del w:id="1355" w:author="Natasha Hardy" w:date="2021-11-12T10:35:00Z">
        <w:r w:rsidDel="0023212B">
          <w:rPr>
            <w:color w:val="000000"/>
          </w:rPr>
          <w:delText xml:space="preserve"> </w:delText>
        </w:r>
      </w:del>
      <w:ins w:id="1356" w:author="Rebecca McIntosh" w:date="2021-10-28T15:23:00Z">
        <w:del w:id="1357" w:author="Natasha Hardy" w:date="2021-11-12T10:35:00Z">
          <w:r w:rsidR="00BB29CA" w:rsidDel="0023212B">
            <w:rPr>
              <w:color w:val="000000"/>
            </w:rPr>
            <w:delText xml:space="preserve">the </w:delText>
          </w:r>
        </w:del>
      </w:ins>
      <w:r>
        <w:rPr>
          <w:color w:val="000000"/>
        </w:rPr>
        <w:t>different prey items</w:t>
      </w:r>
      <w:ins w:id="1358" w:author="Rebecca McIntosh" w:date="2021-10-28T16:05:00Z">
        <w:r w:rsidR="0033119F">
          <w:rPr>
            <w:color w:val="000000"/>
          </w:rPr>
          <w:t>,</w:t>
        </w:r>
      </w:ins>
      <w:ins w:id="1359" w:author="Rebecca McIntosh" w:date="2021-10-28T15:23:00Z">
        <w:r w:rsidR="00BB29CA">
          <w:rPr>
            <w:color w:val="000000"/>
          </w:rPr>
          <w:t xml:space="preserve"> </w:t>
        </w:r>
      </w:ins>
      <w:del w:id="1360" w:author="Rebecca McIntosh" w:date="2021-10-28T15:23:00Z">
        <w:r w:rsidDel="00BB29CA">
          <w:rPr>
            <w:color w:val="000000"/>
          </w:rPr>
          <w:delText xml:space="preserve">, in addition to or in combination with </w:delText>
        </w:r>
      </w:del>
      <w:del w:id="1361" w:author="Rebecca McIntosh" w:date="2021-10-28T11:40:00Z">
        <w:r w:rsidDel="00E26CD2">
          <w:rPr>
            <w:color w:val="000000"/>
          </w:rPr>
          <w:delText xml:space="preserve">focusing </w:delText>
        </w:r>
      </w:del>
      <w:del w:id="1362" w:author="Rebecca McIntosh" w:date="2021-10-28T15:23:00Z">
        <w:r w:rsidDel="00BB29CA">
          <w:rPr>
            <w:color w:val="000000"/>
          </w:rPr>
          <w:delText>on a specific taxonomic group such as</w:delText>
        </w:r>
      </w:del>
      <w:ins w:id="1363" w:author="Rebecca McIntosh" w:date="2021-10-28T15:23:00Z">
        <w:del w:id="1364" w:author="Natasha Hardy" w:date="2021-11-12T10:36:00Z">
          <w:r w:rsidR="00BB29CA" w:rsidDel="0023212B">
            <w:rPr>
              <w:color w:val="000000"/>
            </w:rPr>
            <w:delText>including</w:delText>
          </w:r>
        </w:del>
      </w:ins>
      <w:ins w:id="1365" w:author="Natasha Hardy" w:date="2021-11-12T10:36:00Z">
        <w:r w:rsidR="0023212B">
          <w:rPr>
            <w:color w:val="000000"/>
          </w:rPr>
          <w:t>besides</w:t>
        </w:r>
      </w:ins>
      <w:r>
        <w:rPr>
          <w:color w:val="000000"/>
        </w:rPr>
        <w:t xml:space="preserve"> seabirds.</w:t>
      </w:r>
      <w:del w:id="1366" w:author="Rebecca McIntosh" w:date="2021-10-28T11:40:00Z">
        <w:r w:rsidDel="00E26CD2">
          <w:rPr>
            <w:color w:val="000000"/>
          </w:rPr>
          <w:delText xml:space="preserve">  </w:delText>
        </w:r>
      </w:del>
    </w:p>
    <w:p w14:paraId="6EE42036" w14:textId="726F5D34" w:rsidR="00185FAC" w:rsidRPr="00F61043" w:rsidRDefault="002A4604" w:rsidP="00241FDB">
      <w:pPr>
        <w:ind w:firstLine="720"/>
        <w:rPr>
          <w:ins w:id="1367" w:author="Natasha Hardy" w:date="2021-11-12T15:20:00Z"/>
          <w:rFonts w:ascii="Times New Roman" w:eastAsia="Times New Roman" w:hAnsi="Times New Roman" w:cs="Times New Roman"/>
          <w:color w:val="000000"/>
          <w:highlight w:val="yellow"/>
          <w:rPrChange w:id="1368" w:author="Natasha Hardy" w:date="2021-11-29T18:33:00Z">
            <w:rPr>
              <w:ins w:id="1369" w:author="Natasha Hardy" w:date="2021-11-12T15:20:00Z"/>
              <w:rFonts w:ascii="Times New Roman" w:eastAsia="Times New Roman" w:hAnsi="Times New Roman" w:cs="Times New Roman"/>
              <w:color w:val="000000"/>
            </w:rPr>
          </w:rPrChange>
        </w:rPr>
      </w:pPr>
      <w:ins w:id="1370" w:author="Natasha Hardy" w:date="2021-11-12T14:40:00Z">
        <w:r w:rsidRPr="00F61043">
          <w:rPr>
            <w:rFonts w:ascii="Times New Roman" w:eastAsia="Times New Roman" w:hAnsi="Times New Roman" w:cs="Times New Roman"/>
            <w:highlight w:val="yellow"/>
            <w:rPrChange w:id="1371" w:author="Natasha Hardy" w:date="2021-11-29T18:33:00Z">
              <w:rPr>
                <w:rFonts w:ascii="Times New Roman" w:eastAsia="Times New Roman" w:hAnsi="Times New Roman" w:cs="Times New Roman"/>
              </w:rPr>
            </w:rPrChange>
          </w:rPr>
          <w:t xml:space="preserve">Based on </w:t>
        </w:r>
        <w:r w:rsidRPr="00F61043">
          <w:rPr>
            <w:rFonts w:ascii="Times New Roman" w:hAnsi="Times New Roman"/>
            <w:highlight w:val="yellow"/>
            <w:rPrChange w:id="1372" w:author="Natasha Hardy" w:date="2021-11-29T18:33:00Z">
              <w:rPr>
                <w:rFonts w:ascii="Times New Roman" w:hAnsi="Times New Roman"/>
                <w:highlight w:val="green"/>
              </w:rPr>
            </w:rPrChange>
          </w:rPr>
          <w:t xml:space="preserve">haplotype polymorphism, we </w:t>
        </w:r>
      </w:ins>
      <w:ins w:id="1373" w:author="Natasha Hardy" w:date="2021-11-29T18:29:00Z">
        <w:r w:rsidR="00147EC2" w:rsidRPr="00F61043">
          <w:rPr>
            <w:rFonts w:ascii="Times New Roman" w:hAnsi="Times New Roman"/>
            <w:highlight w:val="yellow"/>
            <w:rPrChange w:id="1374" w:author="Natasha Hardy" w:date="2021-11-29T18:33:00Z">
              <w:rPr>
                <w:rFonts w:ascii="Times New Roman" w:hAnsi="Times New Roman"/>
              </w:rPr>
            </w:rPrChange>
          </w:rPr>
          <w:t xml:space="preserve">identified 7 haplotypes consumed and </w:t>
        </w:r>
      </w:ins>
      <w:ins w:id="1375" w:author="Natasha Hardy" w:date="2021-11-12T14:40:00Z">
        <w:r w:rsidRPr="00F61043">
          <w:rPr>
            <w:rFonts w:ascii="Times New Roman" w:eastAsia="Times New Roman" w:hAnsi="Times New Roman" w:cs="Times New Roman"/>
            <w:highlight w:val="yellow"/>
            <w:rPrChange w:id="1376" w:author="Natasha Hardy" w:date="2021-11-29T18:33:00Z">
              <w:rPr>
                <w:rFonts w:ascii="Times New Roman" w:eastAsia="Times New Roman" w:hAnsi="Times New Roman" w:cs="Times New Roman"/>
                <w:highlight w:val="green"/>
              </w:rPr>
            </w:rPrChange>
          </w:rPr>
          <w:t xml:space="preserve">determined that </w:t>
        </w:r>
        <w:r w:rsidRPr="00F61043">
          <w:rPr>
            <w:rFonts w:ascii="Times New Roman" w:hAnsi="Times New Roman"/>
            <w:color w:val="000000"/>
            <w:highlight w:val="yellow"/>
            <w:rPrChange w:id="1377" w:author="Natasha Hardy" w:date="2021-11-29T18:33:00Z">
              <w:rPr>
                <w:rFonts w:ascii="Times New Roman" w:hAnsi="Times New Roman"/>
                <w:color w:val="000000"/>
                <w:highlight w:val="green"/>
              </w:rPr>
            </w:rPrChange>
          </w:rPr>
          <w:t>at least 21 penguins were consumed</w:t>
        </w:r>
      </w:ins>
      <w:ins w:id="1378" w:author="Natasha Hardy" w:date="2021-11-12T14:41:00Z">
        <w:r w:rsidR="004F60F0" w:rsidRPr="00F61043">
          <w:rPr>
            <w:rFonts w:ascii="Times New Roman" w:hAnsi="Times New Roman"/>
            <w:color w:val="000000"/>
            <w:highlight w:val="yellow"/>
            <w:rPrChange w:id="1379" w:author="Natasha Hardy" w:date="2021-11-29T18:33:00Z">
              <w:rPr>
                <w:rFonts w:ascii="Times New Roman" w:hAnsi="Times New Roman"/>
                <w:color w:val="000000"/>
              </w:rPr>
            </w:rPrChange>
          </w:rPr>
          <w:t>, present in 10</w:t>
        </w:r>
      </w:ins>
      <w:ins w:id="1380" w:author="Natasha Hardy" w:date="2021-11-12T14:40:00Z">
        <w:r w:rsidRPr="00F61043">
          <w:rPr>
            <w:rFonts w:ascii="Times New Roman" w:eastAsia="Times New Roman" w:hAnsi="Times New Roman" w:cs="Times New Roman"/>
            <w:color w:val="000000"/>
            <w:highlight w:val="yellow"/>
            <w:rPrChange w:id="1381" w:author="Natasha Hardy" w:date="2021-11-29T18:33:00Z">
              <w:rPr>
                <w:rFonts w:ascii="Times New Roman" w:eastAsia="Times New Roman" w:hAnsi="Times New Roman" w:cs="Times New Roman"/>
                <w:color w:val="000000"/>
              </w:rPr>
            </w:rPrChange>
          </w:rPr>
          <w:t xml:space="preserve"> of the 99 long-nosed fur seal scat samples that </w:t>
        </w:r>
      </w:ins>
      <w:ins w:id="1382" w:author="Natasha Hardy" w:date="2021-11-12T14:42:00Z">
        <w:r w:rsidR="004F60F0" w:rsidRPr="00F61043">
          <w:rPr>
            <w:rFonts w:ascii="Times New Roman" w:eastAsia="Times New Roman" w:hAnsi="Times New Roman" w:cs="Times New Roman"/>
            <w:color w:val="000000"/>
            <w:highlight w:val="yellow"/>
            <w:rPrChange w:id="1383" w:author="Natasha Hardy" w:date="2021-11-29T18:33:00Z">
              <w:rPr>
                <w:rFonts w:ascii="Times New Roman" w:eastAsia="Times New Roman" w:hAnsi="Times New Roman" w:cs="Times New Roman"/>
                <w:color w:val="000000"/>
              </w:rPr>
            </w:rPrChange>
          </w:rPr>
          <w:t>were positive</w:t>
        </w:r>
      </w:ins>
      <w:ins w:id="1384" w:author="Natasha Hardy" w:date="2021-11-12T14:40:00Z">
        <w:r w:rsidRPr="00F61043">
          <w:rPr>
            <w:rFonts w:ascii="Times New Roman" w:eastAsia="Times New Roman" w:hAnsi="Times New Roman" w:cs="Times New Roman"/>
            <w:color w:val="000000"/>
            <w:highlight w:val="yellow"/>
            <w:rPrChange w:id="1385" w:author="Natasha Hardy" w:date="2021-11-29T18:33:00Z">
              <w:rPr>
                <w:rFonts w:ascii="Times New Roman" w:eastAsia="Times New Roman" w:hAnsi="Times New Roman" w:cs="Times New Roman"/>
                <w:color w:val="000000"/>
              </w:rPr>
            </w:rPrChange>
          </w:rPr>
          <w:t xml:space="preserve"> </w:t>
        </w:r>
      </w:ins>
      <w:ins w:id="1386" w:author="Natasha Hardy" w:date="2021-11-12T15:20:00Z">
        <w:r w:rsidR="00185FAC" w:rsidRPr="00F61043">
          <w:rPr>
            <w:rFonts w:ascii="Times New Roman" w:eastAsia="Times New Roman" w:hAnsi="Times New Roman" w:cs="Times New Roman"/>
            <w:color w:val="000000"/>
            <w:highlight w:val="yellow"/>
            <w:rPrChange w:id="1387" w:author="Natasha Hardy" w:date="2021-11-29T18:33:00Z">
              <w:rPr>
                <w:rFonts w:ascii="Times New Roman" w:eastAsia="Times New Roman" w:hAnsi="Times New Roman" w:cs="Times New Roman"/>
                <w:color w:val="000000"/>
              </w:rPr>
            </w:rPrChange>
          </w:rPr>
          <w:t xml:space="preserve">for </w:t>
        </w:r>
      </w:ins>
      <w:ins w:id="1388" w:author="Natasha Hardy" w:date="2021-11-12T14:40:00Z">
        <w:r w:rsidRPr="00F61043">
          <w:rPr>
            <w:rFonts w:ascii="Times New Roman" w:eastAsia="Times New Roman" w:hAnsi="Times New Roman" w:cs="Times New Roman"/>
            <w:color w:val="000000"/>
            <w:highlight w:val="yellow"/>
            <w:rPrChange w:id="1389" w:author="Natasha Hardy" w:date="2021-11-29T18:33:00Z">
              <w:rPr>
                <w:rFonts w:ascii="Times New Roman" w:eastAsia="Times New Roman" w:hAnsi="Times New Roman" w:cs="Times New Roman"/>
                <w:color w:val="000000"/>
              </w:rPr>
            </w:rPrChange>
          </w:rPr>
          <w:t>penguin DNA</w:t>
        </w:r>
      </w:ins>
      <w:ins w:id="1390" w:author="Natasha Hardy" w:date="2021-11-12T14:43:00Z">
        <w:r w:rsidR="004F60F0" w:rsidRPr="00F61043">
          <w:rPr>
            <w:rFonts w:ascii="Times New Roman" w:eastAsia="Times New Roman" w:hAnsi="Times New Roman" w:cs="Times New Roman"/>
            <w:color w:val="000000"/>
            <w:highlight w:val="yellow"/>
            <w:rPrChange w:id="1391" w:author="Natasha Hardy" w:date="2021-11-29T18:33:00Z">
              <w:rPr>
                <w:rFonts w:ascii="Times New Roman" w:eastAsia="Times New Roman" w:hAnsi="Times New Roman" w:cs="Times New Roman"/>
                <w:color w:val="000000"/>
              </w:rPr>
            </w:rPrChange>
          </w:rPr>
          <w:t xml:space="preserve"> and passed stringent sequence filtering procedures. </w:t>
        </w:r>
      </w:ins>
      <w:ins w:id="1392" w:author="Natasha Hardy" w:date="2021-11-12T15:21:00Z">
        <w:r w:rsidR="00185FAC" w:rsidRPr="00F61043">
          <w:rPr>
            <w:rFonts w:ascii="Times New Roman" w:eastAsia="Times New Roman" w:hAnsi="Times New Roman" w:cs="Times New Roman"/>
            <w:color w:val="000000"/>
            <w:highlight w:val="yellow"/>
            <w:rPrChange w:id="1393" w:author="Natasha Hardy" w:date="2021-11-29T18:33:00Z">
              <w:rPr>
                <w:rFonts w:ascii="Times New Roman" w:eastAsia="Times New Roman" w:hAnsi="Times New Roman" w:cs="Times New Roman"/>
                <w:color w:val="000000"/>
              </w:rPr>
            </w:rPrChange>
          </w:rPr>
          <w:t xml:space="preserve">This is </w:t>
        </w:r>
      </w:ins>
      <w:ins w:id="1394" w:author="Natasha Hardy" w:date="2021-11-12T15:22:00Z">
        <w:r w:rsidR="005D5E66" w:rsidRPr="00F61043">
          <w:rPr>
            <w:rFonts w:ascii="Times New Roman" w:eastAsia="Times New Roman" w:hAnsi="Times New Roman" w:cs="Times New Roman"/>
            <w:color w:val="000000"/>
            <w:highlight w:val="yellow"/>
            <w:rPrChange w:id="1395" w:author="Natasha Hardy" w:date="2021-11-29T18:33:00Z">
              <w:rPr>
                <w:rFonts w:ascii="Times New Roman" w:eastAsia="Times New Roman" w:hAnsi="Times New Roman" w:cs="Times New Roman"/>
                <w:color w:val="000000"/>
              </w:rPr>
            </w:rPrChange>
          </w:rPr>
          <w:t xml:space="preserve">very </w:t>
        </w:r>
      </w:ins>
      <w:ins w:id="1396" w:author="Natasha Hardy" w:date="2021-11-12T15:21:00Z">
        <w:r w:rsidR="00185FAC" w:rsidRPr="00F61043">
          <w:rPr>
            <w:rFonts w:ascii="Times New Roman" w:eastAsia="Times New Roman" w:hAnsi="Times New Roman" w:cs="Times New Roman"/>
            <w:color w:val="000000"/>
            <w:highlight w:val="yellow"/>
            <w:rPrChange w:id="1397" w:author="Natasha Hardy" w:date="2021-11-29T18:33:00Z">
              <w:rPr>
                <w:rFonts w:ascii="Times New Roman" w:eastAsia="Times New Roman" w:hAnsi="Times New Roman" w:cs="Times New Roman"/>
                <w:color w:val="000000"/>
              </w:rPr>
            </w:rPrChange>
          </w:rPr>
          <w:t xml:space="preserve">likely an </w:t>
        </w:r>
        <w:r w:rsidR="005D5E66" w:rsidRPr="00F61043">
          <w:rPr>
            <w:rFonts w:ascii="Times New Roman" w:eastAsia="Times New Roman" w:hAnsi="Times New Roman" w:cs="Times New Roman"/>
            <w:color w:val="000000"/>
            <w:highlight w:val="yellow"/>
            <w:rPrChange w:id="1398" w:author="Natasha Hardy" w:date="2021-11-29T18:33:00Z">
              <w:rPr>
                <w:rFonts w:ascii="Times New Roman" w:eastAsia="Times New Roman" w:hAnsi="Times New Roman" w:cs="Times New Roman"/>
                <w:color w:val="000000"/>
              </w:rPr>
            </w:rPrChange>
          </w:rPr>
          <w:t>underestimate</w:t>
        </w:r>
        <w:r w:rsidR="00185FAC" w:rsidRPr="00F61043">
          <w:rPr>
            <w:rFonts w:ascii="Times New Roman" w:eastAsia="Times New Roman" w:hAnsi="Times New Roman" w:cs="Times New Roman"/>
            <w:color w:val="000000"/>
            <w:highlight w:val="yellow"/>
            <w:rPrChange w:id="1399" w:author="Natasha Hardy" w:date="2021-11-29T18:33:00Z">
              <w:rPr>
                <w:rFonts w:ascii="Times New Roman" w:eastAsia="Times New Roman" w:hAnsi="Times New Roman" w:cs="Times New Roman"/>
                <w:color w:val="000000"/>
              </w:rPr>
            </w:rPrChange>
          </w:rPr>
          <w:t xml:space="preserve"> </w:t>
        </w:r>
      </w:ins>
      <w:ins w:id="1400" w:author="Natasha Hardy" w:date="2021-11-12T15:22:00Z">
        <w:r w:rsidR="005D5E66" w:rsidRPr="00F61043">
          <w:rPr>
            <w:rFonts w:ascii="Times New Roman" w:eastAsia="Times New Roman" w:hAnsi="Times New Roman" w:cs="Times New Roman"/>
            <w:color w:val="000000"/>
            <w:highlight w:val="yellow"/>
            <w:rPrChange w:id="1401" w:author="Natasha Hardy" w:date="2021-11-29T18:33:00Z">
              <w:rPr>
                <w:rFonts w:ascii="Times New Roman" w:eastAsia="Times New Roman" w:hAnsi="Times New Roman" w:cs="Times New Roman"/>
                <w:color w:val="000000"/>
              </w:rPr>
            </w:rPrChange>
          </w:rPr>
          <w:t>of preda</w:t>
        </w:r>
      </w:ins>
      <w:ins w:id="1402" w:author="Natasha Hardy" w:date="2021-11-12T15:32:00Z">
        <w:r w:rsidR="005D5E66" w:rsidRPr="00F61043">
          <w:rPr>
            <w:rFonts w:ascii="Times New Roman" w:eastAsia="Times New Roman" w:hAnsi="Times New Roman" w:cs="Times New Roman"/>
            <w:color w:val="000000"/>
            <w:highlight w:val="yellow"/>
            <w:rPrChange w:id="1403" w:author="Natasha Hardy" w:date="2021-11-29T18:33:00Z">
              <w:rPr>
                <w:rFonts w:ascii="Times New Roman" w:eastAsia="Times New Roman" w:hAnsi="Times New Roman" w:cs="Times New Roman"/>
                <w:color w:val="000000"/>
              </w:rPr>
            </w:rPrChange>
          </w:rPr>
          <w:t>tion</w:t>
        </w:r>
      </w:ins>
      <w:ins w:id="1404" w:author="Natasha Hardy" w:date="2021-11-12T16:01:00Z">
        <w:r w:rsidR="0032778E" w:rsidRPr="00F61043">
          <w:rPr>
            <w:rFonts w:ascii="Times New Roman" w:eastAsia="Times New Roman" w:hAnsi="Times New Roman" w:cs="Times New Roman"/>
            <w:color w:val="000000"/>
            <w:highlight w:val="yellow"/>
            <w:rPrChange w:id="1405" w:author="Natasha Hardy" w:date="2021-11-29T18:33:00Z">
              <w:rPr>
                <w:rFonts w:ascii="Times New Roman" w:eastAsia="Times New Roman" w:hAnsi="Times New Roman" w:cs="Times New Roman"/>
                <w:color w:val="000000"/>
              </w:rPr>
            </w:rPrChange>
          </w:rPr>
          <w:t>,</w:t>
        </w:r>
      </w:ins>
      <w:ins w:id="1406" w:author="Natasha Hardy" w:date="2021-11-12T15:32:00Z">
        <w:r w:rsidR="005D5E66" w:rsidRPr="00F61043">
          <w:rPr>
            <w:rFonts w:ascii="Times New Roman" w:eastAsia="Times New Roman" w:hAnsi="Times New Roman" w:cs="Times New Roman"/>
            <w:color w:val="000000"/>
            <w:highlight w:val="yellow"/>
            <w:rPrChange w:id="1407" w:author="Natasha Hardy" w:date="2021-11-29T18:33:00Z">
              <w:rPr>
                <w:rFonts w:ascii="Times New Roman" w:eastAsia="Times New Roman" w:hAnsi="Times New Roman" w:cs="Times New Roman"/>
                <w:color w:val="000000"/>
              </w:rPr>
            </w:rPrChange>
          </w:rPr>
          <w:t xml:space="preserve"> </w:t>
        </w:r>
      </w:ins>
      <w:ins w:id="1408" w:author="Natasha Hardy" w:date="2021-11-12T16:01:00Z">
        <w:r w:rsidR="0032778E" w:rsidRPr="00F61043">
          <w:rPr>
            <w:rFonts w:ascii="Times New Roman" w:eastAsia="Times New Roman" w:hAnsi="Times New Roman" w:cs="Times New Roman"/>
            <w:color w:val="000000"/>
            <w:highlight w:val="yellow"/>
            <w:rPrChange w:id="1409" w:author="Natasha Hardy" w:date="2021-11-29T18:33:00Z">
              <w:rPr>
                <w:rFonts w:ascii="Times New Roman" w:eastAsia="Times New Roman" w:hAnsi="Times New Roman" w:cs="Times New Roman"/>
                <w:color w:val="000000"/>
              </w:rPr>
            </w:rPrChange>
          </w:rPr>
          <w:t xml:space="preserve">firstly, </w:t>
        </w:r>
      </w:ins>
      <w:ins w:id="1410" w:author="Natasha Hardy" w:date="2021-11-12T15:21:00Z">
        <w:r w:rsidR="005D5E66" w:rsidRPr="00F61043">
          <w:rPr>
            <w:rFonts w:ascii="Times New Roman" w:eastAsia="Times New Roman" w:hAnsi="Times New Roman" w:cs="Times New Roman"/>
            <w:color w:val="000000"/>
            <w:highlight w:val="yellow"/>
            <w:rPrChange w:id="1411" w:author="Natasha Hardy" w:date="2021-11-29T18:33:00Z">
              <w:rPr>
                <w:rFonts w:ascii="Times New Roman" w:eastAsia="Times New Roman" w:hAnsi="Times New Roman" w:cs="Times New Roman"/>
                <w:color w:val="000000"/>
              </w:rPr>
            </w:rPrChange>
          </w:rPr>
          <w:t xml:space="preserve">because </w:t>
        </w:r>
      </w:ins>
      <w:ins w:id="1412" w:author="Natasha Hardy" w:date="2021-11-12T15:33:00Z">
        <w:r w:rsidR="00241FDB" w:rsidRPr="00F61043">
          <w:rPr>
            <w:rFonts w:ascii="Times New Roman" w:eastAsia="Times New Roman" w:hAnsi="Times New Roman" w:cs="Times New Roman"/>
            <w:color w:val="000000"/>
            <w:highlight w:val="yellow"/>
            <w:rPrChange w:id="1413" w:author="Natasha Hardy" w:date="2021-11-29T18:33:00Z">
              <w:rPr>
                <w:rFonts w:ascii="Times New Roman" w:eastAsia="Times New Roman" w:hAnsi="Times New Roman" w:cs="Times New Roman"/>
                <w:color w:val="000000"/>
              </w:rPr>
            </w:rPrChange>
          </w:rPr>
          <w:t xml:space="preserve">we used a conserved mitochondrial gene, </w:t>
        </w:r>
        <w:r w:rsidR="00241FDB" w:rsidRPr="00F61043">
          <w:rPr>
            <w:color w:val="000000"/>
            <w:highlight w:val="yellow"/>
            <w:rPrChange w:id="1414" w:author="Natasha Hardy" w:date="2021-11-29T18:33:00Z">
              <w:rPr>
                <w:color w:val="000000"/>
              </w:rPr>
            </w:rPrChange>
          </w:rPr>
          <w:t>12S ribosomal RNA</w:t>
        </w:r>
      </w:ins>
      <w:ins w:id="1415" w:author="Natasha Hardy" w:date="2021-11-29T18:26:00Z">
        <w:r w:rsidR="00147EC2" w:rsidRPr="00F61043">
          <w:rPr>
            <w:color w:val="000000"/>
            <w:highlight w:val="yellow"/>
            <w:rPrChange w:id="1416" w:author="Natasha Hardy" w:date="2021-11-29T18:33:00Z">
              <w:rPr>
                <w:color w:val="000000"/>
              </w:rPr>
            </w:rPrChange>
          </w:rPr>
          <w:t xml:space="preserve"> (Banks et al., 2002)</w:t>
        </w:r>
      </w:ins>
      <w:ins w:id="1417" w:author="Natasha Hardy" w:date="2021-11-12T15:33:00Z">
        <w:r w:rsidR="00241FDB" w:rsidRPr="00F61043">
          <w:rPr>
            <w:color w:val="000000"/>
            <w:highlight w:val="yellow"/>
            <w:rPrChange w:id="1418" w:author="Natasha Hardy" w:date="2021-11-29T18:33:00Z">
              <w:rPr>
                <w:color w:val="000000"/>
              </w:rPr>
            </w:rPrChange>
          </w:rPr>
          <w:t>, and recovered ~230 bp DNA fragments, selected for proven reliability in detecting seabirds (Hardy et al. 2017). It is possible that targeting a</w:t>
        </w:r>
      </w:ins>
      <w:ins w:id="1419" w:author="Natasha Hardy" w:date="2021-11-12T15:34:00Z">
        <w:r w:rsidR="00241FDB" w:rsidRPr="00F61043">
          <w:rPr>
            <w:color w:val="000000"/>
            <w:highlight w:val="yellow"/>
            <w:rPrChange w:id="1420" w:author="Natasha Hardy" w:date="2021-11-29T18:33:00Z">
              <w:rPr>
                <w:color w:val="000000"/>
              </w:rPr>
            </w:rPrChange>
          </w:rPr>
          <w:t xml:space="preserve"> longer barcode could reveal greater genetic diversity, however we </w:t>
        </w:r>
        <w:proofErr w:type="gramStart"/>
        <w:r w:rsidR="00241FDB" w:rsidRPr="00F61043">
          <w:rPr>
            <w:color w:val="000000"/>
            <w:highlight w:val="yellow"/>
            <w:rPrChange w:id="1421" w:author="Natasha Hardy" w:date="2021-11-29T18:33:00Z">
              <w:rPr>
                <w:color w:val="000000"/>
              </w:rPr>
            </w:rPrChange>
          </w:rPr>
          <w:t>did not succeed</w:t>
        </w:r>
        <w:proofErr w:type="gramEnd"/>
        <w:r w:rsidR="00241FDB" w:rsidRPr="00F61043">
          <w:rPr>
            <w:color w:val="000000"/>
            <w:highlight w:val="yellow"/>
            <w:rPrChange w:id="1422" w:author="Natasha Hardy" w:date="2021-11-29T18:33:00Z">
              <w:rPr>
                <w:color w:val="000000"/>
              </w:rPr>
            </w:rPrChange>
          </w:rPr>
          <w:t xml:space="preserve"> in doing so with a COI barcode (Appendix </w:t>
        </w:r>
      </w:ins>
      <w:ins w:id="1423" w:author="Natasha Hardy" w:date="2021-11-12T15:36:00Z">
        <w:r w:rsidR="00241FDB" w:rsidRPr="00F61043">
          <w:rPr>
            <w:color w:val="000000"/>
            <w:highlight w:val="yellow"/>
            <w:rPrChange w:id="1424" w:author="Natasha Hardy" w:date="2021-11-29T18:33:00Z">
              <w:rPr>
                <w:color w:val="000000"/>
              </w:rPr>
            </w:rPrChange>
          </w:rPr>
          <w:t>S1.2).</w:t>
        </w:r>
      </w:ins>
      <w:ins w:id="1425" w:author="Natasha Hardy" w:date="2021-11-12T16:01:00Z">
        <w:r w:rsidR="0032778E" w:rsidRPr="00F61043">
          <w:rPr>
            <w:color w:val="000000"/>
            <w:highlight w:val="yellow"/>
            <w:rPrChange w:id="1426" w:author="Natasha Hardy" w:date="2021-11-29T18:33:00Z">
              <w:rPr>
                <w:color w:val="000000"/>
              </w:rPr>
            </w:rPrChange>
          </w:rPr>
          <w:t xml:space="preserve"> </w:t>
        </w:r>
        <w:r w:rsidR="0032778E" w:rsidRPr="00F61043">
          <w:rPr>
            <w:color w:val="000000"/>
            <w:highlight w:val="yellow"/>
            <w:rPrChange w:id="1427" w:author="Natasha Hardy" w:date="2021-11-29T18:33:00Z">
              <w:rPr>
                <w:color w:val="000000"/>
                <w:highlight w:val="green"/>
              </w:rPr>
            </w:rPrChange>
          </w:rPr>
          <w:t>Secondly, we</w:t>
        </w:r>
        <w:r w:rsidR="0032778E" w:rsidRPr="00F61043" w:rsidDel="00A14B3E">
          <w:rPr>
            <w:color w:val="000000"/>
            <w:highlight w:val="yellow"/>
            <w:rPrChange w:id="1428" w:author="Natasha Hardy" w:date="2021-11-29T18:33:00Z">
              <w:rPr>
                <w:color w:val="000000"/>
                <w:highlight w:val="green"/>
              </w:rPr>
            </w:rPrChange>
          </w:rPr>
          <w:t xml:space="preserve"> follow</w:t>
        </w:r>
        <w:r w:rsidR="0032778E" w:rsidRPr="00F61043">
          <w:rPr>
            <w:color w:val="000000"/>
            <w:highlight w:val="yellow"/>
            <w:rPrChange w:id="1429" w:author="Natasha Hardy" w:date="2021-11-29T18:33:00Z">
              <w:rPr>
                <w:color w:val="000000"/>
              </w:rPr>
            </w:rPrChange>
          </w:rPr>
          <w:t>ed</w:t>
        </w:r>
        <w:r w:rsidR="0032778E" w:rsidRPr="00F61043" w:rsidDel="00A14B3E">
          <w:rPr>
            <w:color w:val="000000"/>
            <w:highlight w:val="yellow"/>
            <w:rPrChange w:id="1430" w:author="Natasha Hardy" w:date="2021-11-29T18:33:00Z">
              <w:rPr>
                <w:color w:val="000000"/>
                <w:highlight w:val="green"/>
              </w:rPr>
            </w:rPrChange>
          </w:rPr>
          <w:t xml:space="preserve"> stringent sequence quality filtering</w:t>
        </w:r>
      </w:ins>
      <w:ins w:id="1431" w:author="Natasha Hardy" w:date="2021-11-13T11:53:00Z">
        <w:r w:rsidR="00530C29" w:rsidRPr="00F61043">
          <w:rPr>
            <w:color w:val="000000"/>
            <w:highlight w:val="yellow"/>
            <w:rPrChange w:id="1432" w:author="Natasha Hardy" w:date="2021-11-29T18:33:00Z">
              <w:rPr>
                <w:color w:val="000000"/>
              </w:rPr>
            </w:rPrChange>
          </w:rPr>
          <w:t xml:space="preserve"> and we were extremely selective for representative </w:t>
        </w:r>
      </w:ins>
      <w:ins w:id="1433" w:author="Natasha Hardy" w:date="2021-11-13T11:54:00Z">
        <w:r w:rsidR="00530C29" w:rsidRPr="00F61043">
          <w:rPr>
            <w:color w:val="000000"/>
            <w:highlight w:val="yellow"/>
            <w:rPrChange w:id="1434" w:author="Natasha Hardy" w:date="2021-11-29T18:33:00Z">
              <w:rPr>
                <w:color w:val="000000"/>
              </w:rPr>
            </w:rPrChange>
          </w:rPr>
          <w:t xml:space="preserve">haplotype </w:t>
        </w:r>
      </w:ins>
      <w:ins w:id="1435" w:author="Natasha Hardy" w:date="2021-11-13T11:53:00Z">
        <w:r w:rsidR="00530C29" w:rsidRPr="00F61043">
          <w:rPr>
            <w:color w:val="000000"/>
            <w:highlight w:val="yellow"/>
            <w:rPrChange w:id="1436" w:author="Natasha Hardy" w:date="2021-11-29T18:33:00Z">
              <w:rPr>
                <w:color w:val="000000"/>
              </w:rPr>
            </w:rPrChange>
          </w:rPr>
          <w:t>sequences within samples</w:t>
        </w:r>
      </w:ins>
      <w:ins w:id="1437" w:author="Natasha Hardy" w:date="2021-11-12T16:01:00Z">
        <w:r w:rsidR="0032778E" w:rsidRPr="00F61043" w:rsidDel="00A14B3E">
          <w:rPr>
            <w:color w:val="000000"/>
            <w:highlight w:val="yellow"/>
            <w:rPrChange w:id="1438" w:author="Natasha Hardy" w:date="2021-11-29T18:33:00Z">
              <w:rPr>
                <w:color w:val="000000"/>
              </w:rPr>
            </w:rPrChange>
          </w:rPr>
          <w:t xml:space="preserve"> to exclude the possibility of false positives beyond</w:t>
        </w:r>
      </w:ins>
      <w:ins w:id="1439" w:author="Natasha Hardy" w:date="2021-11-12T16:02:00Z">
        <w:r w:rsidR="0032778E" w:rsidRPr="00F61043">
          <w:rPr>
            <w:color w:val="000000"/>
            <w:highlight w:val="yellow"/>
            <w:rPrChange w:id="1440" w:author="Natasha Hardy" w:date="2021-11-29T18:33:00Z">
              <w:rPr>
                <w:color w:val="000000"/>
              </w:rPr>
            </w:rPrChange>
          </w:rPr>
          <w:t xml:space="preserve"> sequencing error and</w:t>
        </w:r>
      </w:ins>
      <w:ins w:id="1441" w:author="Natasha Hardy" w:date="2021-11-12T16:01:00Z">
        <w:r w:rsidR="0032778E" w:rsidRPr="00F61043" w:rsidDel="00A14B3E">
          <w:rPr>
            <w:color w:val="000000"/>
            <w:highlight w:val="yellow"/>
            <w:rPrChange w:id="1442" w:author="Natasha Hardy" w:date="2021-11-29T18:33:00Z">
              <w:rPr>
                <w:color w:val="000000"/>
              </w:rPr>
            </w:rPrChange>
          </w:rPr>
          <w:t xml:space="preserve"> reasonable doubt. </w:t>
        </w:r>
        <w:proofErr w:type="spellStart"/>
        <w:r w:rsidR="0032778E" w:rsidRPr="00F61043">
          <w:rPr>
            <w:color w:val="000000"/>
            <w:highlight w:val="yellow"/>
            <w:rPrChange w:id="1443" w:author="Natasha Hardy" w:date="2021-11-29T18:33:00Z">
              <w:rPr>
                <w:color w:val="000000"/>
              </w:rPr>
            </w:rPrChange>
          </w:rPr>
          <w:t>Deagle</w:t>
        </w:r>
        <w:proofErr w:type="spellEnd"/>
        <w:r w:rsidR="0032778E" w:rsidRPr="00F61043">
          <w:rPr>
            <w:color w:val="000000"/>
            <w:highlight w:val="yellow"/>
            <w:rPrChange w:id="1444" w:author="Natasha Hardy" w:date="2021-11-29T18:33:00Z">
              <w:rPr>
                <w:color w:val="000000"/>
              </w:rPr>
            </w:rPrChange>
          </w:rPr>
          <w:t xml:space="preserve"> et al. (2013) </w:t>
        </w:r>
      </w:ins>
      <w:ins w:id="1445" w:author="Natasha Hardy" w:date="2021-11-13T12:18:00Z">
        <w:r w:rsidR="00EC339C" w:rsidRPr="00F61043">
          <w:rPr>
            <w:color w:val="000000"/>
            <w:highlight w:val="yellow"/>
            <w:rPrChange w:id="1446" w:author="Natasha Hardy" w:date="2021-11-29T18:33:00Z">
              <w:rPr>
                <w:color w:val="000000"/>
              </w:rPr>
            </w:rPrChange>
          </w:rPr>
          <w:t xml:space="preserve">cautions that </w:t>
        </w:r>
      </w:ins>
      <w:ins w:id="1447" w:author="Natasha Hardy" w:date="2021-11-12T16:01:00Z">
        <w:r w:rsidR="0032778E" w:rsidRPr="00F61043">
          <w:rPr>
            <w:color w:val="000000"/>
            <w:highlight w:val="yellow"/>
            <w:rPrChange w:id="1448" w:author="Natasha Hardy" w:date="2021-11-29T18:33:00Z">
              <w:rPr>
                <w:color w:val="000000"/>
              </w:rPr>
            </w:rPrChange>
          </w:rPr>
          <w:t xml:space="preserve">stringent DNA processing steps </w:t>
        </w:r>
      </w:ins>
      <w:ins w:id="1449" w:author="Natasha Hardy" w:date="2021-11-13T12:18:00Z">
        <w:r w:rsidR="00EC339C" w:rsidRPr="00F61043">
          <w:rPr>
            <w:color w:val="000000"/>
            <w:highlight w:val="yellow"/>
            <w:rPrChange w:id="1450" w:author="Natasha Hardy" w:date="2021-11-29T18:33:00Z">
              <w:rPr>
                <w:color w:val="000000"/>
              </w:rPr>
            </w:rPrChange>
          </w:rPr>
          <w:t>do</w:t>
        </w:r>
      </w:ins>
      <w:ins w:id="1451" w:author="Natasha Hardy" w:date="2021-11-12T16:01:00Z">
        <w:r w:rsidR="0032778E" w:rsidRPr="00F61043">
          <w:rPr>
            <w:color w:val="000000"/>
            <w:highlight w:val="yellow"/>
            <w:rPrChange w:id="1452" w:author="Natasha Hardy" w:date="2021-11-29T18:33:00Z">
              <w:rPr>
                <w:color w:val="000000"/>
              </w:rPr>
            </w:rPrChange>
          </w:rPr>
          <w:t xml:space="preserve"> exclude true positives </w:t>
        </w:r>
      </w:ins>
      <w:ins w:id="1453" w:author="Natasha Hardy" w:date="2021-11-13T12:18:00Z">
        <w:r w:rsidR="00EC339C" w:rsidRPr="00F61043">
          <w:rPr>
            <w:color w:val="000000"/>
            <w:highlight w:val="yellow"/>
            <w:rPrChange w:id="1454" w:author="Natasha Hardy" w:date="2021-11-29T18:33:00Z">
              <w:rPr>
                <w:color w:val="000000"/>
              </w:rPr>
            </w:rPrChange>
          </w:rPr>
          <w:t>and</w:t>
        </w:r>
      </w:ins>
      <w:ins w:id="1455" w:author="Natasha Hardy" w:date="2021-11-12T16:01:00Z">
        <w:r w:rsidR="0032778E" w:rsidRPr="00F61043">
          <w:rPr>
            <w:color w:val="000000"/>
            <w:highlight w:val="yellow"/>
            <w:rPrChange w:id="1456" w:author="Natasha Hardy" w:date="2021-11-29T18:33:00Z">
              <w:rPr>
                <w:color w:val="000000"/>
              </w:rPr>
            </w:rPrChange>
          </w:rPr>
          <w:t xml:space="preserve"> quantitative information on prey consumption</w:t>
        </w:r>
      </w:ins>
      <w:ins w:id="1457" w:author="Natasha Hardy" w:date="2021-11-13T11:56:00Z">
        <w:r w:rsidR="00530C29" w:rsidRPr="00F61043">
          <w:rPr>
            <w:color w:val="000000"/>
            <w:highlight w:val="yellow"/>
            <w:rPrChange w:id="1458" w:author="Natasha Hardy" w:date="2021-11-29T18:33:00Z">
              <w:rPr>
                <w:color w:val="000000"/>
              </w:rPr>
            </w:rPrChange>
          </w:rPr>
          <w:t>. L</w:t>
        </w:r>
      </w:ins>
      <w:ins w:id="1459" w:author="Natasha Hardy" w:date="2021-11-13T11:54:00Z">
        <w:r w:rsidR="00530C29" w:rsidRPr="00F61043">
          <w:rPr>
            <w:color w:val="000000"/>
            <w:highlight w:val="yellow"/>
            <w:rPrChange w:id="1460" w:author="Natasha Hardy" w:date="2021-11-29T18:33:00Z">
              <w:rPr>
                <w:color w:val="000000"/>
              </w:rPr>
            </w:rPrChange>
          </w:rPr>
          <w:t>ess stringent threshold-</w:t>
        </w:r>
      </w:ins>
      <w:ins w:id="1461" w:author="Natasha Hardy" w:date="2021-11-13T11:56:00Z">
        <w:r w:rsidR="00530C29" w:rsidRPr="00F61043">
          <w:rPr>
            <w:color w:val="000000"/>
            <w:highlight w:val="yellow"/>
            <w:rPrChange w:id="1462" w:author="Natasha Hardy" w:date="2021-11-29T18:33:00Z">
              <w:rPr>
                <w:color w:val="000000"/>
              </w:rPr>
            </w:rPrChange>
          </w:rPr>
          <w:t xml:space="preserve"> and </w:t>
        </w:r>
      </w:ins>
      <w:ins w:id="1463" w:author="Natasha Hardy" w:date="2021-11-13T12:19:00Z">
        <w:r w:rsidR="00EC339C" w:rsidRPr="00F61043">
          <w:rPr>
            <w:color w:val="000000"/>
            <w:highlight w:val="yellow"/>
            <w:rPrChange w:id="1464" w:author="Natasha Hardy" w:date="2021-11-29T18:33:00Z">
              <w:rPr>
                <w:color w:val="000000"/>
              </w:rPr>
            </w:rPrChange>
          </w:rPr>
          <w:t>algorithm-based</w:t>
        </w:r>
      </w:ins>
      <w:ins w:id="1465" w:author="Natasha Hardy" w:date="2021-11-13T11:54:00Z">
        <w:r w:rsidR="00530C29" w:rsidRPr="00F61043">
          <w:rPr>
            <w:color w:val="000000"/>
            <w:highlight w:val="yellow"/>
            <w:rPrChange w:id="1466" w:author="Natasha Hardy" w:date="2021-11-29T18:33:00Z">
              <w:rPr>
                <w:color w:val="000000"/>
              </w:rPr>
            </w:rPrChange>
          </w:rPr>
          <w:t xml:space="preserve"> </w:t>
        </w:r>
      </w:ins>
      <w:ins w:id="1467" w:author="Natasha Hardy" w:date="2021-11-13T11:56:00Z">
        <w:r w:rsidR="00530C29" w:rsidRPr="00F61043">
          <w:rPr>
            <w:color w:val="000000"/>
            <w:highlight w:val="yellow"/>
            <w:rPrChange w:id="1468" w:author="Natasha Hardy" w:date="2021-11-29T18:33:00Z">
              <w:rPr>
                <w:color w:val="000000"/>
              </w:rPr>
            </w:rPrChange>
          </w:rPr>
          <w:t xml:space="preserve">protocols </w:t>
        </w:r>
      </w:ins>
      <w:ins w:id="1469" w:author="Natasha Hardy" w:date="2021-11-13T12:19:00Z">
        <w:r w:rsidR="00EC339C" w:rsidRPr="00F61043">
          <w:rPr>
            <w:color w:val="000000"/>
            <w:highlight w:val="yellow"/>
            <w:rPrChange w:id="1470" w:author="Natasha Hardy" w:date="2021-11-29T18:33:00Z">
              <w:rPr>
                <w:color w:val="000000"/>
              </w:rPr>
            </w:rPrChange>
          </w:rPr>
          <w:t xml:space="preserve">for haplotype selection </w:t>
        </w:r>
      </w:ins>
      <w:ins w:id="1471" w:author="Natasha Hardy" w:date="2021-11-13T11:56:00Z">
        <w:r w:rsidR="00530C29" w:rsidRPr="00F61043">
          <w:rPr>
            <w:color w:val="000000"/>
            <w:highlight w:val="yellow"/>
            <w:rPrChange w:id="1472" w:author="Natasha Hardy" w:date="2021-11-29T18:33:00Z">
              <w:rPr>
                <w:color w:val="000000"/>
              </w:rPr>
            </w:rPrChange>
          </w:rPr>
          <w:t xml:space="preserve">may be warranted to obtain </w:t>
        </w:r>
      </w:ins>
      <w:ins w:id="1473" w:author="Natasha Hardy" w:date="2021-11-13T12:19:00Z">
        <w:r w:rsidR="00EC339C" w:rsidRPr="00F61043">
          <w:rPr>
            <w:color w:val="000000"/>
            <w:highlight w:val="yellow"/>
            <w:rPrChange w:id="1474" w:author="Natasha Hardy" w:date="2021-11-29T18:33:00Z">
              <w:rPr>
                <w:color w:val="000000"/>
              </w:rPr>
            </w:rPrChange>
          </w:rPr>
          <w:t>to better estimate predation impacts to</w:t>
        </w:r>
      </w:ins>
      <w:ins w:id="1475" w:author="Natasha Hardy" w:date="2021-11-13T11:57:00Z">
        <w:r w:rsidR="00530C29" w:rsidRPr="00F61043">
          <w:rPr>
            <w:color w:val="000000"/>
            <w:highlight w:val="yellow"/>
            <w:rPrChange w:id="1476" w:author="Natasha Hardy" w:date="2021-11-29T18:33:00Z">
              <w:rPr>
                <w:color w:val="000000"/>
              </w:rPr>
            </w:rPrChange>
          </w:rPr>
          <w:t xml:space="preserve"> declining prey species</w:t>
        </w:r>
      </w:ins>
      <w:ins w:id="1477" w:author="Natasha Hardy" w:date="2021-11-13T11:56:00Z">
        <w:r w:rsidR="00530C29" w:rsidRPr="00F61043">
          <w:rPr>
            <w:color w:val="000000"/>
            <w:highlight w:val="yellow"/>
            <w:rPrChange w:id="1478" w:author="Natasha Hardy" w:date="2021-11-29T18:33:00Z">
              <w:rPr>
                <w:color w:val="000000"/>
              </w:rPr>
            </w:rPrChange>
          </w:rPr>
          <w:t xml:space="preserve"> </w:t>
        </w:r>
      </w:ins>
      <w:ins w:id="1479" w:author="Natasha Hardy" w:date="2021-11-13T11:58:00Z">
        <w:r w:rsidR="00530C29" w:rsidRPr="00F61043">
          <w:rPr>
            <w:color w:val="000000"/>
            <w:highlight w:val="yellow"/>
            <w:rPrChange w:id="1480" w:author="Natasha Hardy" w:date="2021-11-29T18:33:00Z">
              <w:rPr>
                <w:color w:val="000000"/>
              </w:rPr>
            </w:rPrChange>
          </w:rPr>
          <w:t>and</w:t>
        </w:r>
      </w:ins>
      <w:ins w:id="1481" w:author="Natasha Hardy" w:date="2021-11-13T11:59:00Z">
        <w:r w:rsidR="00530C29" w:rsidRPr="00F61043">
          <w:rPr>
            <w:color w:val="000000"/>
            <w:highlight w:val="yellow"/>
            <w:rPrChange w:id="1482" w:author="Natasha Hardy" w:date="2021-11-29T18:33:00Z">
              <w:rPr>
                <w:color w:val="000000"/>
              </w:rPr>
            </w:rPrChange>
          </w:rPr>
          <w:t xml:space="preserve"> </w:t>
        </w:r>
      </w:ins>
      <w:ins w:id="1483" w:author="Natasha Hardy" w:date="2021-11-13T12:20:00Z">
        <w:r w:rsidR="00EC339C" w:rsidRPr="00F61043">
          <w:rPr>
            <w:color w:val="000000"/>
            <w:highlight w:val="yellow"/>
            <w:rPrChange w:id="1484" w:author="Natasha Hardy" w:date="2021-11-29T18:33:00Z">
              <w:rPr>
                <w:color w:val="000000"/>
              </w:rPr>
            </w:rPrChange>
          </w:rPr>
          <w:t xml:space="preserve">for </w:t>
        </w:r>
      </w:ins>
      <w:ins w:id="1485" w:author="Natasha Hardy" w:date="2021-11-13T11:59:00Z">
        <w:r w:rsidR="00530C29" w:rsidRPr="00F61043">
          <w:rPr>
            <w:color w:val="000000"/>
            <w:highlight w:val="yellow"/>
            <w:rPrChange w:id="1486" w:author="Natasha Hardy" w:date="2021-11-29T18:33:00Z">
              <w:rPr>
                <w:color w:val="000000"/>
              </w:rPr>
            </w:rPrChange>
          </w:rPr>
          <w:t>large sampl</w:t>
        </w:r>
      </w:ins>
      <w:ins w:id="1487" w:author="Natasha Hardy" w:date="2021-11-13T12:20:00Z">
        <w:r w:rsidR="00EC339C" w:rsidRPr="00F61043">
          <w:rPr>
            <w:color w:val="000000"/>
            <w:highlight w:val="yellow"/>
            <w:rPrChange w:id="1488" w:author="Natasha Hardy" w:date="2021-11-29T18:33:00Z">
              <w:rPr>
                <w:color w:val="000000"/>
              </w:rPr>
            </w:rPrChange>
          </w:rPr>
          <w:t>ing efforts</w:t>
        </w:r>
      </w:ins>
      <w:ins w:id="1489" w:author="Natasha Hardy" w:date="2021-11-13T11:59:00Z">
        <w:r w:rsidR="00530C29" w:rsidRPr="00F61043">
          <w:rPr>
            <w:color w:val="000000"/>
            <w:highlight w:val="yellow"/>
            <w:rPrChange w:id="1490" w:author="Natasha Hardy" w:date="2021-11-29T18:33:00Z">
              <w:rPr>
                <w:color w:val="000000"/>
              </w:rPr>
            </w:rPrChange>
          </w:rPr>
          <w:t xml:space="preserve"> </w:t>
        </w:r>
      </w:ins>
      <w:ins w:id="1491" w:author="Natasha Hardy" w:date="2021-11-13T11:57:00Z">
        <w:r w:rsidR="00530C29" w:rsidRPr="00F61043">
          <w:rPr>
            <w:color w:val="000000"/>
            <w:highlight w:val="yellow"/>
            <w:rPrChange w:id="1492" w:author="Natasha Hardy" w:date="2021-11-29T18:33:00Z">
              <w:rPr>
                <w:color w:val="000000"/>
              </w:rPr>
            </w:rPrChange>
          </w:rPr>
          <w:t>(Tsuji et al., 2020)</w:t>
        </w:r>
      </w:ins>
      <w:ins w:id="1493" w:author="Natasha Hardy" w:date="2021-11-12T16:01:00Z">
        <w:r w:rsidR="0032778E" w:rsidRPr="00F61043">
          <w:rPr>
            <w:color w:val="000000"/>
            <w:highlight w:val="yellow"/>
            <w:rPrChange w:id="1494" w:author="Natasha Hardy" w:date="2021-11-29T18:33:00Z">
              <w:rPr>
                <w:color w:val="000000"/>
              </w:rPr>
            </w:rPrChange>
          </w:rPr>
          <w:t>.</w:t>
        </w:r>
      </w:ins>
      <w:ins w:id="1495" w:author="Natasha Hardy" w:date="2021-11-12T15:36:00Z">
        <w:r w:rsidR="00241FDB" w:rsidRPr="00F61043">
          <w:rPr>
            <w:color w:val="000000"/>
            <w:highlight w:val="yellow"/>
            <w:rPrChange w:id="1496" w:author="Natasha Hardy" w:date="2021-11-29T18:33:00Z">
              <w:rPr>
                <w:color w:val="000000"/>
              </w:rPr>
            </w:rPrChange>
          </w:rPr>
          <w:t xml:space="preserve"> A</w:t>
        </w:r>
      </w:ins>
      <w:ins w:id="1497" w:author="Natasha Hardy" w:date="2021-11-12T15:37:00Z">
        <w:r w:rsidR="00241FDB" w:rsidRPr="00F61043">
          <w:rPr>
            <w:color w:val="000000"/>
            <w:highlight w:val="yellow"/>
            <w:rPrChange w:id="1498" w:author="Natasha Hardy" w:date="2021-11-29T18:33:00Z">
              <w:rPr>
                <w:color w:val="000000"/>
              </w:rPr>
            </w:rPrChange>
          </w:rPr>
          <w:t xml:space="preserve">dditionally, little penguin </w:t>
        </w:r>
      </w:ins>
      <w:ins w:id="1499" w:author="Natasha Hardy" w:date="2021-11-12T15:21:00Z">
        <w:r w:rsidR="005D5E66" w:rsidRPr="00F61043">
          <w:rPr>
            <w:rFonts w:ascii="Times New Roman" w:eastAsia="Times New Roman" w:hAnsi="Times New Roman" w:cs="Times New Roman"/>
            <w:color w:val="000000"/>
            <w:highlight w:val="yellow"/>
            <w:rPrChange w:id="1500" w:author="Natasha Hardy" w:date="2021-11-29T18:33:00Z">
              <w:rPr>
                <w:rFonts w:ascii="Times New Roman" w:eastAsia="Times New Roman" w:hAnsi="Times New Roman" w:cs="Times New Roman"/>
                <w:color w:val="000000"/>
              </w:rPr>
            </w:rPrChange>
          </w:rPr>
          <w:t>genetic diversity</w:t>
        </w:r>
      </w:ins>
      <w:ins w:id="1501" w:author="Natasha Hardy" w:date="2021-11-12T15:37:00Z">
        <w:r w:rsidR="00241FDB" w:rsidRPr="00F61043">
          <w:rPr>
            <w:rFonts w:ascii="Times New Roman" w:eastAsia="Times New Roman" w:hAnsi="Times New Roman" w:cs="Times New Roman"/>
            <w:color w:val="000000"/>
            <w:highlight w:val="yellow"/>
            <w:rPrChange w:id="1502" w:author="Natasha Hardy" w:date="2021-11-29T18:33:00Z">
              <w:rPr>
                <w:rFonts w:ascii="Times New Roman" w:eastAsia="Times New Roman" w:hAnsi="Times New Roman" w:cs="Times New Roman"/>
                <w:color w:val="000000"/>
              </w:rPr>
            </w:rPrChange>
          </w:rPr>
          <w:t xml:space="preserve"> is </w:t>
        </w:r>
      </w:ins>
      <w:ins w:id="1503" w:author="Natasha Hardy" w:date="2021-11-29T18:29:00Z">
        <w:r w:rsidR="00147EC2" w:rsidRPr="00F61043">
          <w:rPr>
            <w:rFonts w:ascii="Times New Roman" w:eastAsia="Times New Roman" w:hAnsi="Times New Roman" w:cs="Times New Roman"/>
            <w:color w:val="000000"/>
            <w:highlight w:val="yellow"/>
            <w:rPrChange w:id="1504" w:author="Natasha Hardy" w:date="2021-11-29T18:33:00Z">
              <w:rPr>
                <w:rFonts w:ascii="Times New Roman" w:eastAsia="Times New Roman" w:hAnsi="Times New Roman" w:cs="Times New Roman"/>
                <w:color w:val="000000"/>
              </w:rPr>
            </w:rPrChange>
          </w:rPr>
          <w:t xml:space="preserve">poorly resolved, divergent </w:t>
        </w:r>
      </w:ins>
      <w:ins w:id="1505" w:author="Natasha Hardy" w:date="2021-11-29T18:30:00Z">
        <w:r w:rsidR="00147EC2" w:rsidRPr="00F61043">
          <w:rPr>
            <w:rFonts w:ascii="Times New Roman" w:eastAsia="Times New Roman" w:hAnsi="Times New Roman" w:cs="Times New Roman"/>
            <w:color w:val="000000"/>
            <w:highlight w:val="yellow"/>
            <w:rPrChange w:id="1506" w:author="Natasha Hardy" w:date="2021-11-29T18:33:00Z">
              <w:rPr>
                <w:rFonts w:ascii="Times New Roman" w:eastAsia="Times New Roman" w:hAnsi="Times New Roman" w:cs="Times New Roman"/>
                <w:color w:val="000000"/>
              </w:rPr>
            </w:rPrChange>
          </w:rPr>
          <w:t xml:space="preserve">between Australian and New Zealand populations and thought to </w:t>
        </w:r>
        <w:r w:rsidR="00147EC2" w:rsidRPr="00F61043">
          <w:rPr>
            <w:rFonts w:ascii="Times New Roman" w:eastAsia="Times New Roman" w:hAnsi="Times New Roman" w:cs="Times New Roman"/>
            <w:color w:val="000000"/>
            <w:highlight w:val="yellow"/>
            <w:rPrChange w:id="1507" w:author="Natasha Hardy" w:date="2021-11-29T18:33:00Z">
              <w:rPr>
                <w:rFonts w:ascii="Times New Roman" w:eastAsia="Times New Roman" w:hAnsi="Times New Roman" w:cs="Times New Roman"/>
                <w:color w:val="000000"/>
              </w:rPr>
            </w:rPrChange>
          </w:rPr>
          <w:lastRenderedPageBreak/>
          <w:t>amount to contain up to 6 subspecies (Banks et al. 2002)</w:t>
        </w:r>
      </w:ins>
      <w:ins w:id="1508" w:author="Natasha Hardy" w:date="2021-11-29T18:31:00Z">
        <w:r w:rsidR="00F22C69" w:rsidRPr="00F61043">
          <w:rPr>
            <w:rFonts w:ascii="Times New Roman" w:eastAsia="Times New Roman" w:hAnsi="Times New Roman" w:cs="Times New Roman"/>
            <w:color w:val="000000"/>
            <w:highlight w:val="yellow"/>
            <w:rPrChange w:id="1509" w:author="Natasha Hardy" w:date="2021-11-29T18:33:00Z">
              <w:rPr>
                <w:rFonts w:ascii="Times New Roman" w:eastAsia="Times New Roman" w:hAnsi="Times New Roman" w:cs="Times New Roman"/>
                <w:color w:val="000000"/>
              </w:rPr>
            </w:rPrChange>
          </w:rPr>
          <w:t>.</w:t>
        </w:r>
      </w:ins>
      <w:ins w:id="1510" w:author="Natasha Hardy" w:date="2021-11-29T18:30:00Z">
        <w:r w:rsidR="00147EC2" w:rsidRPr="00F61043">
          <w:rPr>
            <w:rFonts w:ascii="Times New Roman" w:eastAsia="Times New Roman" w:hAnsi="Times New Roman" w:cs="Times New Roman"/>
            <w:color w:val="000000"/>
            <w:highlight w:val="yellow"/>
            <w:rPrChange w:id="1511" w:author="Natasha Hardy" w:date="2021-11-29T18:33:00Z">
              <w:rPr>
                <w:rFonts w:ascii="Times New Roman" w:eastAsia="Times New Roman" w:hAnsi="Times New Roman" w:cs="Times New Roman"/>
                <w:color w:val="000000"/>
              </w:rPr>
            </w:rPrChange>
          </w:rPr>
          <w:t xml:space="preserve"> </w:t>
        </w:r>
      </w:ins>
      <w:ins w:id="1512" w:author="Natasha Hardy" w:date="2021-11-29T18:31:00Z">
        <w:r w:rsidR="00F22C69" w:rsidRPr="00F61043">
          <w:rPr>
            <w:rFonts w:ascii="Times New Roman" w:eastAsia="Times New Roman" w:hAnsi="Times New Roman" w:cs="Times New Roman"/>
            <w:color w:val="000000"/>
            <w:highlight w:val="yellow"/>
            <w:rPrChange w:id="1513" w:author="Natasha Hardy" w:date="2021-11-29T18:33:00Z">
              <w:rPr>
                <w:rFonts w:ascii="Times New Roman" w:eastAsia="Times New Roman" w:hAnsi="Times New Roman" w:cs="Times New Roman"/>
                <w:color w:val="000000"/>
              </w:rPr>
            </w:rPrChange>
          </w:rPr>
          <w:t xml:space="preserve">However, in southeastern Australia, a </w:t>
        </w:r>
        <w:r w:rsidR="00F22C69" w:rsidRPr="00F61043">
          <w:rPr>
            <w:highlight w:val="yellow"/>
            <w:rPrChange w:id="1514" w:author="Natasha Hardy" w:date="2021-11-29T18:33:00Z">
              <w:rPr/>
            </w:rPrChange>
          </w:rPr>
          <w:t xml:space="preserve">large number of penguins share a small number of </w:t>
        </w:r>
        <w:proofErr w:type="gramStart"/>
        <w:r w:rsidR="00F22C69" w:rsidRPr="00F61043">
          <w:rPr>
            <w:highlight w:val="yellow"/>
            <w:rPrChange w:id="1515" w:author="Natasha Hardy" w:date="2021-11-29T18:33:00Z">
              <w:rPr/>
            </w:rPrChange>
          </w:rPr>
          <w:t>haplotypes</w:t>
        </w:r>
        <w:proofErr w:type="gramEnd"/>
        <w:r w:rsidR="00F22C69" w:rsidRPr="00F61043">
          <w:rPr>
            <w:rFonts w:ascii="Times New Roman" w:eastAsia="Times New Roman" w:hAnsi="Times New Roman" w:cs="Times New Roman"/>
            <w:color w:val="000000"/>
            <w:highlight w:val="yellow"/>
            <w:rPrChange w:id="1516" w:author="Natasha Hardy" w:date="2021-11-29T18:33:00Z">
              <w:rPr>
                <w:rFonts w:ascii="Times New Roman" w:eastAsia="Times New Roman" w:hAnsi="Times New Roman" w:cs="Times New Roman"/>
                <w:color w:val="000000"/>
              </w:rPr>
            </w:rPrChange>
          </w:rPr>
          <w:t xml:space="preserve"> </w:t>
        </w:r>
      </w:ins>
      <w:ins w:id="1517" w:author="Natasha Hardy" w:date="2021-11-29T18:32:00Z">
        <w:r w:rsidR="00F22C69" w:rsidRPr="00F61043">
          <w:rPr>
            <w:rFonts w:ascii="Times New Roman" w:eastAsia="Times New Roman" w:hAnsi="Times New Roman" w:cs="Times New Roman"/>
            <w:color w:val="000000"/>
            <w:highlight w:val="yellow"/>
            <w:rPrChange w:id="1518" w:author="Natasha Hardy" w:date="2021-11-29T18:33:00Z">
              <w:rPr>
                <w:rFonts w:ascii="Times New Roman" w:eastAsia="Times New Roman" w:hAnsi="Times New Roman" w:cs="Times New Roman"/>
                <w:color w:val="000000"/>
              </w:rPr>
            </w:rPrChange>
          </w:rPr>
          <w:t>and their diversity is</w:t>
        </w:r>
      </w:ins>
      <w:ins w:id="1519" w:author="Natasha Hardy" w:date="2021-11-29T18:30:00Z">
        <w:r w:rsidR="00147EC2" w:rsidRPr="00F61043">
          <w:rPr>
            <w:rFonts w:ascii="Times New Roman" w:eastAsia="Times New Roman" w:hAnsi="Times New Roman" w:cs="Times New Roman"/>
            <w:color w:val="000000"/>
            <w:highlight w:val="yellow"/>
            <w:rPrChange w:id="1520" w:author="Natasha Hardy" w:date="2021-11-29T18:33:00Z">
              <w:rPr>
                <w:rFonts w:ascii="Times New Roman" w:eastAsia="Times New Roman" w:hAnsi="Times New Roman" w:cs="Times New Roman"/>
                <w:color w:val="000000"/>
              </w:rPr>
            </w:rPrChange>
          </w:rPr>
          <w:t xml:space="preserve"> </w:t>
        </w:r>
      </w:ins>
      <w:ins w:id="1521" w:author="Natasha Hardy" w:date="2021-11-12T15:37:00Z">
        <w:r w:rsidR="00241FDB" w:rsidRPr="00F61043">
          <w:rPr>
            <w:rFonts w:ascii="Times New Roman" w:eastAsia="Times New Roman" w:hAnsi="Times New Roman" w:cs="Times New Roman"/>
            <w:color w:val="000000"/>
            <w:highlight w:val="yellow"/>
            <w:rPrChange w:id="1522" w:author="Natasha Hardy" w:date="2021-11-29T18:33:00Z">
              <w:rPr>
                <w:rFonts w:ascii="Times New Roman" w:eastAsia="Times New Roman" w:hAnsi="Times New Roman" w:cs="Times New Roman"/>
                <w:color w:val="000000"/>
              </w:rPr>
            </w:rPrChange>
          </w:rPr>
          <w:t>highly conserved</w:t>
        </w:r>
      </w:ins>
      <w:ins w:id="1523" w:author="Natasha Hardy" w:date="2021-11-12T16:03:00Z">
        <w:r w:rsidR="0032778E" w:rsidRPr="00F61043">
          <w:rPr>
            <w:rFonts w:ascii="Times New Roman" w:eastAsia="Times New Roman" w:hAnsi="Times New Roman" w:cs="Times New Roman"/>
            <w:color w:val="000000"/>
            <w:highlight w:val="yellow"/>
            <w:rPrChange w:id="1524" w:author="Natasha Hardy" w:date="2021-11-29T18:33:00Z">
              <w:rPr>
                <w:rFonts w:ascii="Times New Roman" w:eastAsia="Times New Roman" w:hAnsi="Times New Roman" w:cs="Times New Roman"/>
                <w:color w:val="000000"/>
              </w:rPr>
            </w:rPrChange>
          </w:rPr>
          <w:t xml:space="preserve"> and </w:t>
        </w:r>
      </w:ins>
      <w:ins w:id="1525" w:author="Natasha Hardy" w:date="2021-11-12T15:21:00Z">
        <w:r w:rsidR="005D5E66" w:rsidRPr="00F61043">
          <w:rPr>
            <w:highlight w:val="yellow"/>
            <w:rPrChange w:id="1526" w:author="Natasha Hardy" w:date="2021-11-29T18:33:00Z">
              <w:rPr/>
            </w:rPrChange>
          </w:rPr>
          <w:t xml:space="preserve">limited </w:t>
        </w:r>
      </w:ins>
      <w:ins w:id="1527" w:author="Natasha Hardy" w:date="2021-11-12T16:02:00Z">
        <w:r w:rsidR="0032778E" w:rsidRPr="00F61043">
          <w:rPr>
            <w:highlight w:val="yellow"/>
            <w:rPrChange w:id="1528" w:author="Natasha Hardy" w:date="2021-11-29T18:33:00Z">
              <w:rPr/>
            </w:rPrChange>
          </w:rPr>
          <w:t xml:space="preserve">in </w:t>
        </w:r>
      </w:ins>
      <w:ins w:id="1529" w:author="Natasha Hardy" w:date="2021-11-12T15:21:00Z">
        <w:r w:rsidR="005D5E66" w:rsidRPr="00F61043">
          <w:rPr>
            <w:highlight w:val="yellow"/>
            <w:rPrChange w:id="1530" w:author="Natasha Hardy" w:date="2021-11-29T18:33:00Z">
              <w:rPr/>
            </w:rPrChange>
          </w:rPr>
          <w:t>spatial variability</w:t>
        </w:r>
      </w:ins>
      <w:ins w:id="1531" w:author="Natasha Hardy" w:date="2021-11-29T18:30:00Z">
        <w:r w:rsidR="00F22C69" w:rsidRPr="00F61043">
          <w:rPr>
            <w:highlight w:val="yellow"/>
            <w:rPrChange w:id="1532" w:author="Natasha Hardy" w:date="2021-11-29T18:33:00Z">
              <w:rPr/>
            </w:rPrChange>
          </w:rPr>
          <w:t xml:space="preserve"> </w:t>
        </w:r>
      </w:ins>
      <w:ins w:id="1533" w:author="Natasha Hardy" w:date="2021-11-13T12:20:00Z">
        <w:r w:rsidR="00EC339C" w:rsidRPr="00F61043">
          <w:rPr>
            <w:highlight w:val="yellow"/>
            <w:rPrChange w:id="1534" w:author="Natasha Hardy" w:date="2021-11-29T18:33:00Z">
              <w:rPr/>
            </w:rPrChange>
          </w:rPr>
          <w:t>(</w:t>
        </w:r>
        <w:proofErr w:type="spellStart"/>
        <w:r w:rsidR="00EC339C" w:rsidRPr="00F61043">
          <w:rPr>
            <w:highlight w:val="yellow"/>
            <w:rPrChange w:id="1535" w:author="Natasha Hardy" w:date="2021-11-29T18:33:00Z">
              <w:rPr/>
            </w:rPrChange>
          </w:rPr>
          <w:t>Peucker</w:t>
        </w:r>
        <w:proofErr w:type="spellEnd"/>
        <w:r w:rsidR="00EC339C" w:rsidRPr="00F61043">
          <w:rPr>
            <w:highlight w:val="yellow"/>
            <w:rPrChange w:id="1536" w:author="Natasha Hardy" w:date="2021-11-29T18:33:00Z">
              <w:rPr/>
            </w:rPrChange>
          </w:rPr>
          <w:t xml:space="preserve"> et al., 2009; Burridge et al., 2015; </w:t>
        </w:r>
        <w:proofErr w:type="spellStart"/>
        <w:r w:rsidR="00EC339C" w:rsidRPr="00F61043">
          <w:rPr>
            <w:highlight w:val="yellow"/>
            <w:rPrChange w:id="1537" w:author="Natasha Hardy" w:date="2021-11-29T18:33:00Z">
              <w:rPr/>
            </w:rPrChange>
          </w:rPr>
          <w:t>Vardeh</w:t>
        </w:r>
        <w:proofErr w:type="spellEnd"/>
        <w:r w:rsidR="00EC339C" w:rsidRPr="00F61043">
          <w:rPr>
            <w:highlight w:val="yellow"/>
            <w:rPrChange w:id="1538" w:author="Natasha Hardy" w:date="2021-11-29T18:33:00Z">
              <w:rPr/>
            </w:rPrChange>
          </w:rPr>
          <w:t>, 2015)</w:t>
        </w:r>
        <w:r w:rsidR="00EC339C" w:rsidRPr="00F61043">
          <w:rPr>
            <w:highlight w:val="yellow"/>
          </w:rPr>
          <w:t>.</w:t>
        </w:r>
      </w:ins>
      <w:ins w:id="1539" w:author="Natasha Hardy" w:date="2021-11-29T18:32:00Z">
        <w:r w:rsidR="00F22C69" w:rsidRPr="00F61043">
          <w:rPr>
            <w:highlight w:val="yellow"/>
            <w:rPrChange w:id="1540" w:author="Natasha Hardy" w:date="2021-11-29T18:33:00Z">
              <w:rPr/>
            </w:rPrChange>
          </w:rPr>
          <w:t xml:space="preserve"> </w:t>
        </w:r>
      </w:ins>
    </w:p>
    <w:p w14:paraId="6E98BFCC" w14:textId="13C2BEB1" w:rsidR="00926EAC" w:rsidRPr="00F61043" w:rsidDel="006879F9" w:rsidRDefault="003F3FBC">
      <w:pPr>
        <w:ind w:firstLine="720"/>
        <w:rPr>
          <w:del w:id="1541" w:author="Natasha Hardy" w:date="2021-11-12T15:57:00Z"/>
          <w:color w:val="000000"/>
          <w:highlight w:val="yellow"/>
          <w:rPrChange w:id="1542" w:author="Natasha Hardy" w:date="2021-11-29T18:33:00Z">
            <w:rPr>
              <w:del w:id="1543" w:author="Natasha Hardy" w:date="2021-11-12T15:57:00Z"/>
              <w:color w:val="000000"/>
            </w:rPr>
          </w:rPrChange>
        </w:rPr>
      </w:pPr>
      <w:ins w:id="1544" w:author="Natasha Hardy" w:date="2021-11-12T16:44:00Z">
        <w:r w:rsidRPr="00F61043">
          <w:rPr>
            <w:rFonts w:ascii="Times New Roman" w:eastAsia="Times New Roman" w:hAnsi="Times New Roman" w:cs="Times New Roman"/>
            <w:color w:val="000000"/>
            <w:highlight w:val="yellow"/>
            <w:rPrChange w:id="1545" w:author="Natasha Hardy" w:date="2021-11-29T18:33:00Z">
              <w:rPr>
                <w:rFonts w:ascii="Times New Roman" w:eastAsia="Times New Roman" w:hAnsi="Times New Roman" w:cs="Times New Roman"/>
                <w:color w:val="000000"/>
              </w:rPr>
            </w:rPrChange>
          </w:rPr>
          <w:t>Here,</w:t>
        </w:r>
      </w:ins>
      <w:ins w:id="1546" w:author="Natasha Hardy" w:date="2021-11-12T15:38:00Z">
        <w:r w:rsidR="00241FDB" w:rsidRPr="00F61043">
          <w:rPr>
            <w:rFonts w:ascii="Times New Roman" w:eastAsia="Times New Roman" w:hAnsi="Times New Roman" w:cs="Times New Roman"/>
            <w:color w:val="000000"/>
            <w:highlight w:val="yellow"/>
            <w:rPrChange w:id="1547" w:author="Natasha Hardy" w:date="2021-11-29T18:33:00Z">
              <w:rPr>
                <w:rFonts w:ascii="Times New Roman" w:eastAsia="Times New Roman" w:hAnsi="Times New Roman" w:cs="Times New Roman"/>
                <w:color w:val="000000"/>
              </w:rPr>
            </w:rPrChange>
          </w:rPr>
          <w:t xml:space="preserve"> s</w:t>
        </w:r>
      </w:ins>
      <w:ins w:id="1548" w:author="Natasha Hardy" w:date="2021-11-12T14:54:00Z">
        <w:r w:rsidR="00D10C18" w:rsidRPr="00F61043">
          <w:rPr>
            <w:rFonts w:ascii="Times New Roman" w:eastAsia="Times New Roman" w:hAnsi="Times New Roman" w:cs="Times New Roman"/>
            <w:color w:val="000000"/>
            <w:highlight w:val="yellow"/>
            <w:rPrChange w:id="1549" w:author="Natasha Hardy" w:date="2021-11-29T18:33:00Z">
              <w:rPr>
                <w:rFonts w:ascii="Times New Roman" w:eastAsia="Times New Roman" w:hAnsi="Times New Roman" w:cs="Times New Roman"/>
                <w:color w:val="000000"/>
              </w:rPr>
            </w:rPrChange>
          </w:rPr>
          <w:t xml:space="preserve">cats could contain </w:t>
        </w:r>
      </w:ins>
      <w:ins w:id="1550" w:author="Natasha Hardy" w:date="2021-11-12T14:55:00Z">
        <w:r w:rsidR="00D10C18" w:rsidRPr="00F61043">
          <w:rPr>
            <w:rFonts w:ascii="Times New Roman" w:eastAsia="Times New Roman" w:hAnsi="Times New Roman" w:cs="Times New Roman"/>
            <w:color w:val="000000"/>
            <w:highlight w:val="yellow"/>
            <w:rPrChange w:id="1551" w:author="Natasha Hardy" w:date="2021-11-29T18:33:00Z">
              <w:rPr>
                <w:rFonts w:ascii="Times New Roman" w:eastAsia="Times New Roman" w:hAnsi="Times New Roman" w:cs="Times New Roman"/>
                <w:color w:val="000000"/>
              </w:rPr>
            </w:rPrChange>
          </w:rPr>
          <w:t xml:space="preserve">between 1–6 </w:t>
        </w:r>
      </w:ins>
      <w:ins w:id="1552" w:author="Natasha Hardy" w:date="2021-11-12T14:54:00Z">
        <w:r w:rsidR="00D10C18" w:rsidRPr="00F61043">
          <w:rPr>
            <w:rFonts w:ascii="Times New Roman" w:eastAsia="Times New Roman" w:hAnsi="Times New Roman" w:cs="Times New Roman"/>
            <w:color w:val="000000"/>
            <w:highlight w:val="yellow"/>
            <w:rPrChange w:id="1553" w:author="Natasha Hardy" w:date="2021-11-29T18:33:00Z">
              <w:rPr>
                <w:rFonts w:ascii="Times New Roman" w:eastAsia="Times New Roman" w:hAnsi="Times New Roman" w:cs="Times New Roman"/>
                <w:color w:val="000000"/>
              </w:rPr>
            </w:rPrChange>
          </w:rPr>
          <w:t>distinct genetic haplotypes</w:t>
        </w:r>
      </w:ins>
      <w:ins w:id="1554" w:author="Natasha Hardy" w:date="2021-11-12T14:55:00Z">
        <w:r w:rsidR="00D10C18" w:rsidRPr="00F61043">
          <w:rPr>
            <w:rFonts w:ascii="Times New Roman" w:eastAsia="Times New Roman" w:hAnsi="Times New Roman" w:cs="Times New Roman"/>
            <w:color w:val="000000"/>
            <w:highlight w:val="yellow"/>
            <w:rPrChange w:id="1555" w:author="Natasha Hardy" w:date="2021-11-29T18:33:00Z">
              <w:rPr>
                <w:rFonts w:ascii="Times New Roman" w:eastAsia="Times New Roman" w:hAnsi="Times New Roman" w:cs="Times New Roman"/>
                <w:color w:val="000000"/>
              </w:rPr>
            </w:rPrChange>
          </w:rPr>
          <w:t>, indicating that long-nosed fur seals can consume multiple penguins in a single foraging</w:t>
        </w:r>
      </w:ins>
      <w:ins w:id="1556" w:author="Natasha Hardy" w:date="2021-11-12T14:58:00Z">
        <w:r w:rsidR="00D10C18" w:rsidRPr="00F61043">
          <w:rPr>
            <w:rFonts w:ascii="Times New Roman" w:eastAsia="Times New Roman" w:hAnsi="Times New Roman" w:cs="Times New Roman"/>
            <w:color w:val="000000"/>
            <w:highlight w:val="yellow"/>
            <w:rPrChange w:id="1557" w:author="Natasha Hardy" w:date="2021-11-29T18:33:00Z">
              <w:rPr>
                <w:rFonts w:ascii="Times New Roman" w:eastAsia="Times New Roman" w:hAnsi="Times New Roman" w:cs="Times New Roman"/>
                <w:color w:val="000000"/>
              </w:rPr>
            </w:rPrChange>
          </w:rPr>
          <w:t xml:space="preserve"> trip. </w:t>
        </w:r>
      </w:ins>
      <w:ins w:id="1558" w:author="Natasha Hardy" w:date="2021-11-12T14:59:00Z">
        <w:r w:rsidR="00D10C18" w:rsidRPr="00F61043">
          <w:rPr>
            <w:rFonts w:ascii="Times New Roman" w:eastAsia="Times New Roman" w:hAnsi="Times New Roman" w:cs="Times New Roman"/>
            <w:color w:val="000000"/>
            <w:highlight w:val="yellow"/>
            <w:rPrChange w:id="1559" w:author="Natasha Hardy" w:date="2021-11-29T18:33:00Z">
              <w:rPr>
                <w:rFonts w:ascii="Times New Roman" w:eastAsia="Times New Roman" w:hAnsi="Times New Roman" w:cs="Times New Roman"/>
                <w:color w:val="000000"/>
              </w:rPr>
            </w:rPrChange>
          </w:rPr>
          <w:t xml:space="preserve">This result provides practitioners with a significantly more reliable method of estimating predation incidence and </w:t>
        </w:r>
      </w:ins>
      <w:ins w:id="1560" w:author="Natasha Hardy" w:date="2021-11-12T15:00:00Z">
        <w:r w:rsidR="00D10C18" w:rsidRPr="00F61043">
          <w:rPr>
            <w:rFonts w:ascii="Times New Roman" w:eastAsia="Times New Roman" w:hAnsi="Times New Roman" w:cs="Times New Roman"/>
            <w:color w:val="000000"/>
            <w:highlight w:val="yellow"/>
            <w:rPrChange w:id="1561" w:author="Natasha Hardy" w:date="2021-11-29T18:33:00Z">
              <w:rPr>
                <w:rFonts w:ascii="Times New Roman" w:eastAsia="Times New Roman" w:hAnsi="Times New Roman" w:cs="Times New Roman"/>
                <w:color w:val="000000"/>
              </w:rPr>
            </w:rPrChange>
          </w:rPr>
          <w:t xml:space="preserve">impact than previous </w:t>
        </w:r>
      </w:ins>
      <w:ins w:id="1562" w:author="Natasha Hardy" w:date="2021-11-12T15:01:00Z">
        <w:r w:rsidR="0092214A" w:rsidRPr="00F61043">
          <w:rPr>
            <w:rFonts w:ascii="Times New Roman" w:eastAsia="Times New Roman" w:hAnsi="Times New Roman" w:cs="Times New Roman"/>
            <w:color w:val="000000"/>
            <w:highlight w:val="yellow"/>
            <w:rPrChange w:id="1563" w:author="Natasha Hardy" w:date="2021-11-29T18:33:00Z">
              <w:rPr>
                <w:rFonts w:ascii="Times New Roman" w:eastAsia="Times New Roman" w:hAnsi="Times New Roman" w:cs="Times New Roman"/>
                <w:color w:val="000000"/>
              </w:rPr>
            </w:rPrChange>
          </w:rPr>
          <w:t>methods constrained to</w:t>
        </w:r>
      </w:ins>
      <w:ins w:id="1564" w:author="Natasha Hardy" w:date="2021-11-12T15:00:00Z">
        <w:r w:rsidR="00D10C18" w:rsidRPr="00F61043">
          <w:rPr>
            <w:rFonts w:ascii="Times New Roman" w:eastAsia="Times New Roman" w:hAnsi="Times New Roman" w:cs="Times New Roman"/>
            <w:color w:val="000000"/>
            <w:highlight w:val="yellow"/>
            <w:rPrChange w:id="1565" w:author="Natasha Hardy" w:date="2021-11-29T18:33:00Z">
              <w:rPr>
                <w:rFonts w:ascii="Times New Roman" w:eastAsia="Times New Roman" w:hAnsi="Times New Roman" w:cs="Times New Roman"/>
                <w:color w:val="000000"/>
              </w:rPr>
            </w:rPrChange>
          </w:rPr>
          <w:t xml:space="preserve"> assuming that each scat containing feathers </w:t>
        </w:r>
      </w:ins>
      <w:ins w:id="1566" w:author="Natasha Hardy" w:date="2021-11-12T15:01:00Z">
        <w:r w:rsidR="0092214A" w:rsidRPr="00F61043">
          <w:rPr>
            <w:rFonts w:ascii="Times New Roman" w:eastAsia="Times New Roman" w:hAnsi="Times New Roman" w:cs="Times New Roman"/>
            <w:color w:val="000000"/>
            <w:highlight w:val="yellow"/>
            <w:rPrChange w:id="1567" w:author="Natasha Hardy" w:date="2021-11-29T18:33:00Z">
              <w:rPr>
                <w:rFonts w:ascii="Times New Roman" w:eastAsia="Times New Roman" w:hAnsi="Times New Roman" w:cs="Times New Roman"/>
                <w:color w:val="000000"/>
              </w:rPr>
            </w:rPrChange>
          </w:rPr>
          <w:t>corresponded to a single</w:t>
        </w:r>
      </w:ins>
      <w:ins w:id="1568" w:author="Natasha Hardy" w:date="2021-11-12T15:10:00Z">
        <w:r w:rsidR="0092214A" w:rsidRPr="00F61043">
          <w:rPr>
            <w:rFonts w:ascii="Times New Roman" w:eastAsia="Times New Roman" w:hAnsi="Times New Roman" w:cs="Times New Roman"/>
            <w:color w:val="000000"/>
            <w:highlight w:val="yellow"/>
            <w:rPrChange w:id="1569" w:author="Natasha Hardy" w:date="2021-11-29T18:33:00Z">
              <w:rPr>
                <w:rFonts w:ascii="Times New Roman" w:eastAsia="Times New Roman" w:hAnsi="Times New Roman" w:cs="Times New Roman"/>
                <w:color w:val="000000"/>
              </w:rPr>
            </w:rPrChange>
          </w:rPr>
          <w:t xml:space="preserve"> consumed</w:t>
        </w:r>
      </w:ins>
      <w:ins w:id="1570" w:author="Natasha Hardy" w:date="2021-11-12T15:01:00Z">
        <w:r w:rsidR="0092214A" w:rsidRPr="00F61043">
          <w:rPr>
            <w:rFonts w:ascii="Times New Roman" w:eastAsia="Times New Roman" w:hAnsi="Times New Roman" w:cs="Times New Roman"/>
            <w:color w:val="000000"/>
            <w:highlight w:val="yellow"/>
            <w:rPrChange w:id="1571" w:author="Natasha Hardy" w:date="2021-11-29T18:33:00Z">
              <w:rPr>
                <w:rFonts w:ascii="Times New Roman" w:eastAsia="Times New Roman" w:hAnsi="Times New Roman" w:cs="Times New Roman"/>
                <w:color w:val="000000"/>
              </w:rPr>
            </w:rPrChange>
          </w:rPr>
          <w:t xml:space="preserve"> bird</w:t>
        </w:r>
      </w:ins>
      <w:ins w:id="1572" w:author="Natasha Hardy" w:date="2021-11-12T15:02:00Z">
        <w:r w:rsidR="0092214A" w:rsidRPr="00F61043">
          <w:rPr>
            <w:rFonts w:ascii="Times New Roman" w:eastAsia="Times New Roman" w:hAnsi="Times New Roman" w:cs="Times New Roman"/>
            <w:color w:val="000000"/>
            <w:highlight w:val="yellow"/>
            <w:rPrChange w:id="1573" w:author="Natasha Hardy" w:date="2021-11-29T18:33:00Z">
              <w:rPr>
                <w:rFonts w:ascii="Times New Roman" w:eastAsia="Times New Roman" w:hAnsi="Times New Roman" w:cs="Times New Roman"/>
                <w:color w:val="000000"/>
              </w:rPr>
            </w:rPrChange>
          </w:rPr>
          <w:t xml:space="preserve"> </w:t>
        </w:r>
        <w:r w:rsidR="0092214A" w:rsidRPr="00F61043">
          <w:rPr>
            <w:highlight w:val="yellow"/>
            <w:rPrChange w:id="1574" w:author="Natasha Hardy" w:date="2021-11-29T18:33:00Z">
              <w:rPr/>
            </w:rPrChange>
          </w:rPr>
          <w:t>(Page et al., 2005, Mumma et al. 2016)</w:t>
        </w:r>
      </w:ins>
      <w:ins w:id="1575" w:author="Natasha Hardy" w:date="2021-11-12T15:01:00Z">
        <w:r w:rsidR="0092214A" w:rsidRPr="00F61043">
          <w:rPr>
            <w:rFonts w:ascii="Times New Roman" w:eastAsia="Times New Roman" w:hAnsi="Times New Roman" w:cs="Times New Roman"/>
            <w:color w:val="000000"/>
            <w:highlight w:val="yellow"/>
            <w:rPrChange w:id="1576" w:author="Natasha Hardy" w:date="2021-11-29T18:33:00Z">
              <w:rPr>
                <w:rFonts w:ascii="Times New Roman" w:eastAsia="Times New Roman" w:hAnsi="Times New Roman" w:cs="Times New Roman"/>
                <w:color w:val="000000"/>
              </w:rPr>
            </w:rPrChange>
          </w:rPr>
          <w:t xml:space="preserve">. </w:t>
        </w:r>
      </w:ins>
      <w:ins w:id="1577" w:author="Natasha Hardy" w:date="2021-11-12T15:10:00Z">
        <w:r w:rsidR="0092214A" w:rsidRPr="00F61043">
          <w:rPr>
            <w:rFonts w:ascii="Times New Roman" w:eastAsia="Times New Roman" w:hAnsi="Times New Roman" w:cs="Times New Roman"/>
            <w:color w:val="000000"/>
            <w:highlight w:val="yellow"/>
            <w:rPrChange w:id="1578" w:author="Natasha Hardy" w:date="2021-11-29T18:33:00Z">
              <w:rPr>
                <w:rFonts w:ascii="Times New Roman" w:eastAsia="Times New Roman" w:hAnsi="Times New Roman" w:cs="Times New Roman"/>
                <w:color w:val="000000"/>
              </w:rPr>
            </w:rPrChange>
          </w:rPr>
          <w:t>W</w:t>
        </w:r>
      </w:ins>
      <w:ins w:id="1579" w:author="Natasha Hardy" w:date="2021-11-12T15:01:00Z">
        <w:r w:rsidR="0092214A" w:rsidRPr="00F61043">
          <w:rPr>
            <w:rFonts w:ascii="Times New Roman" w:eastAsia="Times New Roman" w:hAnsi="Times New Roman" w:cs="Times New Roman"/>
            <w:color w:val="000000"/>
            <w:highlight w:val="yellow"/>
            <w:rPrChange w:id="1580" w:author="Natasha Hardy" w:date="2021-11-29T18:33:00Z">
              <w:rPr>
                <w:rFonts w:ascii="Times New Roman" w:eastAsia="Times New Roman" w:hAnsi="Times New Roman" w:cs="Times New Roman"/>
                <w:color w:val="000000"/>
              </w:rPr>
            </w:rPrChange>
          </w:rPr>
          <w:t xml:space="preserve">e highly recommend </w:t>
        </w:r>
      </w:ins>
      <w:ins w:id="1581" w:author="Natasha Hardy" w:date="2021-11-12T15:03:00Z">
        <w:r w:rsidR="0092214A" w:rsidRPr="00F61043">
          <w:rPr>
            <w:rFonts w:ascii="Times New Roman" w:eastAsia="Times New Roman" w:hAnsi="Times New Roman" w:cs="Times New Roman"/>
            <w:color w:val="000000"/>
            <w:highlight w:val="yellow"/>
            <w:rPrChange w:id="1582" w:author="Natasha Hardy" w:date="2021-11-29T18:33:00Z">
              <w:rPr>
                <w:rFonts w:ascii="Times New Roman" w:eastAsia="Times New Roman" w:hAnsi="Times New Roman" w:cs="Times New Roman"/>
                <w:color w:val="000000"/>
              </w:rPr>
            </w:rPrChange>
          </w:rPr>
          <w:t>future studies also</w:t>
        </w:r>
      </w:ins>
      <w:ins w:id="1583" w:author="Natasha Hardy" w:date="2021-11-12T15:01:00Z">
        <w:r w:rsidR="0092214A" w:rsidRPr="00F61043">
          <w:rPr>
            <w:rFonts w:ascii="Times New Roman" w:eastAsia="Times New Roman" w:hAnsi="Times New Roman" w:cs="Times New Roman"/>
            <w:color w:val="000000"/>
            <w:highlight w:val="yellow"/>
            <w:rPrChange w:id="1584" w:author="Natasha Hardy" w:date="2021-11-29T18:33:00Z">
              <w:rPr>
                <w:rFonts w:ascii="Times New Roman" w:eastAsia="Times New Roman" w:hAnsi="Times New Roman" w:cs="Times New Roman"/>
                <w:color w:val="000000"/>
              </w:rPr>
            </w:rPrChange>
          </w:rPr>
          <w:t xml:space="preserve"> screen for predator genetic diversity </w:t>
        </w:r>
      </w:ins>
      <w:ins w:id="1585" w:author="Natasha Hardy" w:date="2021-11-12T15:38:00Z">
        <w:r w:rsidR="00241FDB" w:rsidRPr="00F61043">
          <w:rPr>
            <w:rFonts w:ascii="Times New Roman" w:eastAsia="Times New Roman" w:hAnsi="Times New Roman" w:cs="Times New Roman"/>
            <w:color w:val="000000"/>
            <w:highlight w:val="yellow"/>
            <w:rPrChange w:id="1586" w:author="Natasha Hardy" w:date="2021-11-29T18:33:00Z">
              <w:rPr>
                <w:rFonts w:ascii="Times New Roman" w:eastAsia="Times New Roman" w:hAnsi="Times New Roman" w:cs="Times New Roman"/>
                <w:color w:val="000000"/>
              </w:rPr>
            </w:rPrChange>
          </w:rPr>
          <w:t>to</w:t>
        </w:r>
      </w:ins>
      <w:ins w:id="1587" w:author="Natasha Hardy" w:date="2021-11-12T15:01:00Z">
        <w:r w:rsidR="0092214A" w:rsidRPr="00F61043">
          <w:rPr>
            <w:rFonts w:ascii="Times New Roman" w:eastAsia="Times New Roman" w:hAnsi="Times New Roman" w:cs="Times New Roman"/>
            <w:color w:val="000000"/>
            <w:highlight w:val="yellow"/>
            <w:rPrChange w:id="1588" w:author="Natasha Hardy" w:date="2021-11-29T18:33:00Z">
              <w:rPr>
                <w:rFonts w:ascii="Times New Roman" w:eastAsia="Times New Roman" w:hAnsi="Times New Roman" w:cs="Times New Roman"/>
                <w:color w:val="000000"/>
              </w:rPr>
            </w:rPrChange>
          </w:rPr>
          <w:t xml:space="preserve"> </w:t>
        </w:r>
      </w:ins>
      <w:proofErr w:type="gramStart"/>
      <w:ins w:id="1589" w:author="Natasha Hardy" w:date="2021-11-12T15:04:00Z">
        <w:r w:rsidR="0092214A" w:rsidRPr="00F61043">
          <w:rPr>
            <w:rFonts w:ascii="Times New Roman" w:eastAsia="Times New Roman" w:hAnsi="Times New Roman" w:cs="Times New Roman"/>
            <w:color w:val="000000"/>
            <w:highlight w:val="yellow"/>
            <w:rPrChange w:id="1590" w:author="Natasha Hardy" w:date="2021-11-29T18:33:00Z">
              <w:rPr>
                <w:rFonts w:ascii="Times New Roman" w:eastAsia="Times New Roman" w:hAnsi="Times New Roman" w:cs="Times New Roman"/>
                <w:color w:val="000000"/>
              </w:rPr>
            </w:rPrChange>
          </w:rPr>
          <w:t>more accurately investigate how many predators</w:t>
        </w:r>
        <w:proofErr w:type="gramEnd"/>
        <w:r w:rsidR="0092214A" w:rsidRPr="00F61043">
          <w:rPr>
            <w:rFonts w:ascii="Times New Roman" w:eastAsia="Times New Roman" w:hAnsi="Times New Roman" w:cs="Times New Roman"/>
            <w:color w:val="000000"/>
            <w:highlight w:val="yellow"/>
            <w:rPrChange w:id="1591" w:author="Natasha Hardy" w:date="2021-11-29T18:33:00Z">
              <w:rPr>
                <w:rFonts w:ascii="Times New Roman" w:eastAsia="Times New Roman" w:hAnsi="Times New Roman" w:cs="Times New Roman"/>
                <w:color w:val="000000"/>
              </w:rPr>
            </w:rPrChange>
          </w:rPr>
          <w:t xml:space="preserve"> in a population contribute to predation of a sensitive or valuable species</w:t>
        </w:r>
      </w:ins>
      <w:ins w:id="1592" w:author="Natasha Hardy" w:date="2021-11-12T15:05:00Z">
        <w:r w:rsidR="0092214A" w:rsidRPr="00F61043">
          <w:rPr>
            <w:rFonts w:ascii="Times New Roman" w:eastAsia="Times New Roman" w:hAnsi="Times New Roman" w:cs="Times New Roman"/>
            <w:color w:val="000000"/>
            <w:highlight w:val="yellow"/>
            <w:rPrChange w:id="1593" w:author="Natasha Hardy" w:date="2021-11-29T18:33:00Z">
              <w:rPr>
                <w:rFonts w:ascii="Times New Roman" w:eastAsia="Times New Roman" w:hAnsi="Times New Roman" w:cs="Times New Roman"/>
                <w:color w:val="000000"/>
              </w:rPr>
            </w:rPrChange>
          </w:rPr>
          <w:t xml:space="preserve"> </w:t>
        </w:r>
      </w:ins>
      <w:ins w:id="1594" w:author="Natasha Hardy" w:date="2021-11-12T15:11:00Z">
        <w:r w:rsidR="0092214A" w:rsidRPr="00F61043">
          <w:rPr>
            <w:highlight w:val="yellow"/>
            <w:rPrChange w:id="1595" w:author="Natasha Hardy" w:date="2021-11-29T18:33:00Z">
              <w:rPr/>
            </w:rPrChange>
          </w:rPr>
          <w:t xml:space="preserve">(similar to </w:t>
        </w:r>
        <w:proofErr w:type="spellStart"/>
        <w:r w:rsidR="0092214A" w:rsidRPr="00F61043">
          <w:rPr>
            <w:highlight w:val="yellow"/>
            <w:rPrChange w:id="1596" w:author="Natasha Hardy" w:date="2021-11-29T18:33:00Z">
              <w:rPr/>
            </w:rPrChange>
          </w:rPr>
          <w:t>Wegge</w:t>
        </w:r>
        <w:proofErr w:type="spellEnd"/>
        <w:r w:rsidR="0092214A" w:rsidRPr="00F61043">
          <w:rPr>
            <w:highlight w:val="yellow"/>
            <w:rPrChange w:id="1597" w:author="Natasha Hardy" w:date="2021-11-29T18:33:00Z">
              <w:rPr/>
            </w:rPrChange>
          </w:rPr>
          <w:t xml:space="preserve"> et al., 2012</w:t>
        </w:r>
      </w:ins>
      <w:ins w:id="1598" w:author="Natasha Hardy" w:date="2021-11-12T15:19:00Z">
        <w:r w:rsidR="00185FAC" w:rsidRPr="00F61043">
          <w:rPr>
            <w:highlight w:val="yellow"/>
            <w:rPrChange w:id="1599" w:author="Natasha Hardy" w:date="2021-11-29T18:33:00Z">
              <w:rPr/>
            </w:rPrChange>
          </w:rPr>
          <w:t>)</w:t>
        </w:r>
      </w:ins>
      <w:ins w:id="1600" w:author="Natasha Hardy" w:date="2021-11-12T16:09:00Z">
        <w:r w:rsidR="00F50503" w:rsidRPr="00F61043">
          <w:rPr>
            <w:highlight w:val="yellow"/>
            <w:rPrChange w:id="1601" w:author="Natasha Hardy" w:date="2021-11-29T18:33:00Z">
              <w:rPr/>
            </w:rPrChange>
          </w:rPr>
          <w:t xml:space="preserve">, particularly when considering controversial </w:t>
        </w:r>
      </w:ins>
      <w:ins w:id="1602" w:author="Natasha Hardy" w:date="2021-11-12T16:10:00Z">
        <w:r w:rsidR="00F50503" w:rsidRPr="00F61043">
          <w:rPr>
            <w:highlight w:val="yellow"/>
            <w:rPrChange w:id="1603" w:author="Natasha Hardy" w:date="2021-11-29T18:33:00Z">
              <w:rPr/>
            </w:rPrChange>
          </w:rPr>
          <w:t xml:space="preserve">predator population </w:t>
        </w:r>
      </w:ins>
      <w:ins w:id="1604" w:author="Natasha Hardy" w:date="2021-11-12T16:09:00Z">
        <w:r w:rsidR="00F50503" w:rsidRPr="00F61043">
          <w:rPr>
            <w:highlight w:val="yellow"/>
            <w:rPrChange w:id="1605" w:author="Natasha Hardy" w:date="2021-11-29T18:33:00Z">
              <w:rPr/>
            </w:rPrChange>
          </w:rPr>
          <w:t>control strategies</w:t>
        </w:r>
      </w:ins>
      <w:ins w:id="1606" w:author="Natasha Hardy" w:date="2021-11-12T15:19:00Z">
        <w:r w:rsidR="00185FAC" w:rsidRPr="00F61043">
          <w:rPr>
            <w:highlight w:val="yellow"/>
            <w:rPrChange w:id="1607" w:author="Natasha Hardy" w:date="2021-11-29T18:33:00Z">
              <w:rPr/>
            </w:rPrChange>
          </w:rPr>
          <w:t xml:space="preserve">. </w:t>
        </w:r>
      </w:ins>
    </w:p>
    <w:p w14:paraId="581E6649" w14:textId="21EEA633" w:rsidR="00065E05" w:rsidRPr="00F61043" w:rsidDel="006879F9" w:rsidRDefault="004911EF">
      <w:pPr>
        <w:ind w:firstLine="720"/>
        <w:rPr>
          <w:ins w:id="1608" w:author="Microsoft Office User" w:date="2021-10-14T07:32:00Z"/>
          <w:del w:id="1609" w:author="Natasha Hardy" w:date="2021-11-12T15:57:00Z"/>
          <w:highlight w:val="yellow"/>
          <w:rPrChange w:id="1610" w:author="Natasha Hardy" w:date="2021-11-29T18:33:00Z">
            <w:rPr>
              <w:ins w:id="1611" w:author="Microsoft Office User" w:date="2021-10-14T07:32:00Z"/>
              <w:del w:id="1612" w:author="Natasha Hardy" w:date="2021-11-12T15:57:00Z"/>
            </w:rPr>
          </w:rPrChange>
        </w:rPr>
      </w:pPr>
      <w:del w:id="1613" w:author="Natasha Hardy" w:date="2021-11-12T15:57:00Z">
        <w:r w:rsidRPr="00F61043" w:rsidDel="006879F9">
          <w:rPr>
            <w:rFonts w:ascii="Times New Roman" w:eastAsia="Times New Roman" w:hAnsi="Times New Roman" w:cs="Times New Roman"/>
            <w:color w:val="000000"/>
            <w:highlight w:val="yellow"/>
            <w:rPrChange w:id="1614" w:author="Natasha Hardy" w:date="2021-11-29T18:33:00Z">
              <w:rPr>
                <w:rFonts w:ascii="Times New Roman" w:eastAsia="Times New Roman" w:hAnsi="Times New Roman" w:cs="Times New Roman"/>
                <w:color w:val="000000"/>
              </w:rPr>
            </w:rPrChange>
          </w:rPr>
          <w:delText xml:space="preserve">Quantifying predation can be difficult for certain taxa and current </w:delText>
        </w:r>
        <w:r w:rsidRPr="00F61043" w:rsidDel="006879F9">
          <w:rPr>
            <w:rFonts w:ascii="Times New Roman" w:eastAsia="Times New Roman" w:hAnsi="Times New Roman" w:cs="Times New Roman"/>
            <w:highlight w:val="yellow"/>
            <w:rPrChange w:id="1615" w:author="Natasha Hardy" w:date="2021-11-29T18:33:00Z">
              <w:rPr>
                <w:rFonts w:ascii="Times New Roman" w:eastAsia="Times New Roman" w:hAnsi="Times New Roman" w:cs="Times New Roman"/>
              </w:rPr>
            </w:rPrChange>
          </w:rPr>
          <w:delText>DNA-based tools already offer significant advantages over identifications of morphological prey remains</w:delText>
        </w:r>
      </w:del>
      <w:del w:id="1616" w:author="Natasha Hardy" w:date="2021-11-11T10:06:00Z">
        <w:r w:rsidRPr="00F61043">
          <w:rPr>
            <w:color w:val="000000"/>
            <w:highlight w:val="yellow"/>
            <w:rPrChange w:id="1617" w:author="Natasha Hardy" w:date="2021-11-29T18:33:00Z">
              <w:rPr>
                <w:color w:val="000000"/>
              </w:rPr>
            </w:rPrChange>
          </w:rPr>
          <w:delText>.</w:delText>
        </w:r>
      </w:del>
      <w:ins w:id="1618" w:author="Rebecca McIntosh" w:date="2021-10-28T16:07:00Z">
        <w:del w:id="1619" w:author="Natasha Hardy" w:date="2021-11-12T15:57:00Z">
          <w:r w:rsidR="00993CA6" w:rsidRPr="00F61043" w:rsidDel="006879F9">
            <w:rPr>
              <w:rFonts w:ascii="Times New Roman" w:eastAsia="Times New Roman" w:hAnsi="Times New Roman" w:cs="Times New Roman"/>
              <w:highlight w:val="yellow"/>
              <w:rPrChange w:id="1620" w:author="Natasha Hardy" w:date="2021-11-29T18:33:00Z">
                <w:rPr>
                  <w:rFonts w:ascii="Times New Roman" w:eastAsia="Times New Roman" w:hAnsi="Times New Roman" w:cs="Times New Roman"/>
                </w:rPr>
              </w:rPrChange>
            </w:rPr>
            <w:delText xml:space="preserve">, particularly </w:delText>
          </w:r>
        </w:del>
      </w:ins>
      <w:ins w:id="1621" w:author="Rebecca McIntosh" w:date="2021-10-28T16:13:00Z">
        <w:del w:id="1622" w:author="Natasha Hardy" w:date="2021-11-12T15:57:00Z">
          <w:r w:rsidR="00B07307" w:rsidRPr="00F61043" w:rsidDel="006879F9">
            <w:rPr>
              <w:rFonts w:ascii="Times New Roman" w:eastAsia="Times New Roman" w:hAnsi="Times New Roman" w:cs="Times New Roman"/>
              <w:highlight w:val="yellow"/>
              <w:rPrChange w:id="1623" w:author="Natasha Hardy" w:date="2021-11-29T18:33:00Z">
                <w:rPr>
                  <w:rFonts w:ascii="Times New Roman" w:eastAsia="Times New Roman" w:hAnsi="Times New Roman" w:cs="Times New Roman"/>
                </w:rPr>
              </w:rPrChange>
            </w:rPr>
            <w:delText xml:space="preserve">for </w:delText>
          </w:r>
        </w:del>
      </w:ins>
      <w:ins w:id="1624" w:author="Rebecca McIntosh" w:date="2021-10-28T16:07:00Z">
        <w:del w:id="1625" w:author="Natasha Hardy" w:date="2021-11-12T15:57:00Z">
          <w:r w:rsidR="00993CA6" w:rsidRPr="00F61043" w:rsidDel="006879F9">
            <w:rPr>
              <w:rFonts w:ascii="Times New Roman" w:eastAsia="Times New Roman" w:hAnsi="Times New Roman" w:cs="Times New Roman"/>
              <w:highlight w:val="yellow"/>
              <w:rPrChange w:id="1626" w:author="Natasha Hardy" w:date="2021-11-29T18:33:00Z">
                <w:rPr>
                  <w:rFonts w:ascii="Times New Roman" w:eastAsia="Times New Roman" w:hAnsi="Times New Roman" w:cs="Times New Roman"/>
                </w:rPr>
              </w:rPrChange>
            </w:rPr>
            <w:delText>cartilaginous or gelatinous taxa</w:delText>
          </w:r>
        </w:del>
      </w:ins>
      <w:ins w:id="1627" w:author="Rebecca McIntosh" w:date="2021-11-11T10:06:00Z">
        <w:del w:id="1628" w:author="Natasha Hardy" w:date="2021-11-12T15:57:00Z">
          <w:r w:rsidRPr="00F61043" w:rsidDel="006879F9">
            <w:rPr>
              <w:color w:val="000000"/>
              <w:highlight w:val="yellow"/>
              <w:rPrChange w:id="1629" w:author="Natasha Hardy" w:date="2021-11-29T18:33:00Z">
                <w:rPr>
                  <w:color w:val="000000"/>
                </w:rPr>
              </w:rPrChange>
            </w:rPr>
            <w:delText xml:space="preserve">. </w:delText>
          </w:r>
        </w:del>
      </w:ins>
      <w:ins w:id="1630" w:author="Rebecca McIntosh" w:date="2021-10-28T16:09:00Z">
        <w:del w:id="1631" w:author="Natasha Hardy" w:date="2021-11-12T15:57:00Z">
          <w:r w:rsidR="00993CA6" w:rsidRPr="00F61043" w:rsidDel="006879F9">
            <w:rPr>
              <w:color w:val="000000"/>
              <w:highlight w:val="yellow"/>
              <w:rPrChange w:id="1632" w:author="Natasha Hardy" w:date="2021-11-29T18:33:00Z">
                <w:rPr>
                  <w:color w:val="000000"/>
                </w:rPr>
              </w:rPrChange>
            </w:rPr>
            <w:delText>DNA analyses can detect</w:delText>
          </w:r>
        </w:del>
      </w:ins>
      <w:ins w:id="1633" w:author="Rebecca McIntosh" w:date="2021-10-28T12:46:00Z">
        <w:del w:id="1634" w:author="Natasha Hardy" w:date="2021-11-12T15:57:00Z">
          <w:r w:rsidR="00EA5D92" w:rsidRPr="00F61043" w:rsidDel="006879F9">
            <w:rPr>
              <w:color w:val="000000"/>
              <w:highlight w:val="yellow"/>
              <w:rPrChange w:id="1635" w:author="Natasha Hardy" w:date="2021-11-29T18:33:00Z">
                <w:rPr>
                  <w:color w:val="000000"/>
                </w:rPr>
              </w:rPrChange>
            </w:rPr>
            <w:delText xml:space="preserve"> </w:delText>
          </w:r>
        </w:del>
      </w:ins>
      <w:ins w:id="1636" w:author="Rebecca McIntosh" w:date="2021-10-28T13:05:00Z">
        <w:del w:id="1637" w:author="Natasha Hardy" w:date="2021-11-12T15:57:00Z">
          <w:r w:rsidR="003E29B1" w:rsidRPr="00F61043" w:rsidDel="006879F9">
            <w:rPr>
              <w:color w:val="000000"/>
              <w:highlight w:val="yellow"/>
            </w:rPr>
            <w:delText>larger prey</w:delText>
          </w:r>
        </w:del>
      </w:ins>
      <w:ins w:id="1638" w:author="Rebecca McIntosh" w:date="2021-10-28T16:09:00Z">
        <w:del w:id="1639" w:author="Natasha Hardy" w:date="2021-11-12T15:57:00Z">
          <w:r w:rsidR="00993CA6" w:rsidRPr="00F61043" w:rsidDel="006879F9">
            <w:rPr>
              <w:color w:val="000000"/>
              <w:highlight w:val="yellow"/>
              <w:rPrChange w:id="1640" w:author="Natasha Hardy" w:date="2021-11-29T18:33:00Z">
                <w:rPr>
                  <w:color w:val="000000"/>
                  <w:highlight w:val="green"/>
                </w:rPr>
              </w:rPrChange>
            </w:rPr>
            <w:delText xml:space="preserve"> missed in hard-parts analyses</w:delText>
          </w:r>
        </w:del>
      </w:ins>
      <w:ins w:id="1641" w:author="Rebecca McIntosh" w:date="2021-10-29T13:00:00Z">
        <w:del w:id="1642" w:author="Natasha Hardy" w:date="2021-11-12T15:57:00Z">
          <w:r w:rsidR="0037468C" w:rsidRPr="00F61043" w:rsidDel="006879F9">
            <w:rPr>
              <w:color w:val="000000"/>
              <w:highlight w:val="yellow"/>
              <w:rPrChange w:id="1643" w:author="Natasha Hardy" w:date="2021-11-29T18:33:00Z">
                <w:rPr>
                  <w:color w:val="000000"/>
                </w:rPr>
              </w:rPrChange>
            </w:rPr>
            <w:delText>: f</w:delText>
          </w:r>
        </w:del>
      </w:ins>
      <w:ins w:id="1644" w:author="Rebecca McIntosh" w:date="2021-10-28T16:10:00Z">
        <w:del w:id="1645" w:author="Natasha Hardy" w:date="2021-11-12T15:57:00Z">
          <w:r w:rsidR="00993CA6" w:rsidRPr="00F61043" w:rsidDel="006879F9">
            <w:rPr>
              <w:color w:val="000000"/>
              <w:highlight w:val="yellow"/>
              <w:rPrChange w:id="1646" w:author="Natasha Hardy" w:date="2021-11-29T18:33:00Z">
                <w:rPr>
                  <w:color w:val="000000"/>
                </w:rPr>
              </w:rPrChange>
            </w:rPr>
            <w:delText xml:space="preserve">or example, fur seals </w:delText>
          </w:r>
        </w:del>
      </w:ins>
      <w:ins w:id="1647" w:author="Rebecca McIntosh" w:date="2021-10-28T13:05:00Z">
        <w:del w:id="1648" w:author="Natasha Hardy" w:date="2021-11-12T15:57:00Z">
          <w:r w:rsidR="003E29B1" w:rsidRPr="00F61043" w:rsidDel="006879F9">
            <w:rPr>
              <w:color w:val="000000"/>
              <w:highlight w:val="yellow"/>
              <w:rPrChange w:id="1649" w:author="Natasha Hardy" w:date="2021-11-29T18:33:00Z">
                <w:rPr>
                  <w:color w:val="000000"/>
                </w:rPr>
              </w:rPrChange>
            </w:rPr>
            <w:delText xml:space="preserve">may </w:delText>
          </w:r>
        </w:del>
      </w:ins>
      <w:ins w:id="1650" w:author="Rebecca McIntosh" w:date="2021-10-28T16:10:00Z">
        <w:del w:id="1651" w:author="Natasha Hardy" w:date="2021-11-12T15:57:00Z">
          <w:r w:rsidR="00993CA6" w:rsidRPr="00F61043" w:rsidDel="006879F9">
            <w:rPr>
              <w:color w:val="000000"/>
              <w:highlight w:val="yellow"/>
              <w:rPrChange w:id="1652" w:author="Natasha Hardy" w:date="2021-11-29T18:33:00Z">
                <w:rPr>
                  <w:color w:val="000000"/>
                </w:rPr>
              </w:rPrChange>
            </w:rPr>
            <w:delText>break</w:delText>
          </w:r>
        </w:del>
      </w:ins>
      <w:ins w:id="1653" w:author="Rebecca McIntosh" w:date="2021-10-28T13:05:00Z">
        <w:del w:id="1654" w:author="Natasha Hardy" w:date="2021-11-12T15:57:00Z">
          <w:r w:rsidR="003E29B1" w:rsidRPr="00F61043" w:rsidDel="006879F9">
            <w:rPr>
              <w:color w:val="000000"/>
              <w:highlight w:val="yellow"/>
              <w:rPrChange w:id="1655" w:author="Natasha Hardy" w:date="2021-11-29T18:33:00Z">
                <w:rPr>
                  <w:color w:val="000000"/>
                </w:rPr>
              </w:rPrChange>
            </w:rPr>
            <w:delText xml:space="preserve"> apart and selectively eat</w:delText>
          </w:r>
        </w:del>
      </w:ins>
      <w:ins w:id="1656" w:author="Rebecca McIntosh" w:date="2021-10-28T15:38:00Z">
        <w:del w:id="1657" w:author="Natasha Hardy" w:date="2021-11-12T15:57:00Z">
          <w:r w:rsidR="00E90795" w:rsidRPr="00F61043" w:rsidDel="006879F9">
            <w:rPr>
              <w:color w:val="000000"/>
              <w:highlight w:val="yellow"/>
              <w:rPrChange w:id="1658" w:author="Natasha Hardy" w:date="2021-11-29T18:33:00Z">
                <w:rPr>
                  <w:color w:val="000000"/>
                </w:rPr>
              </w:rPrChange>
            </w:rPr>
            <w:delText xml:space="preserve"> </w:delText>
          </w:r>
        </w:del>
      </w:ins>
      <w:ins w:id="1659" w:author="Rebecca McIntosh" w:date="2021-10-28T16:10:00Z">
        <w:del w:id="1660" w:author="Natasha Hardy" w:date="2021-11-12T15:57:00Z">
          <w:r w:rsidR="00993CA6" w:rsidRPr="00F61043" w:rsidDel="006879F9">
            <w:rPr>
              <w:color w:val="000000"/>
              <w:highlight w:val="yellow"/>
              <w:rPrChange w:id="1661" w:author="Natasha Hardy" w:date="2021-11-29T18:33:00Z">
                <w:rPr>
                  <w:color w:val="000000"/>
                </w:rPr>
              </w:rPrChange>
            </w:rPr>
            <w:delText>larger prey</w:delText>
          </w:r>
          <w:r w:rsidR="00993CA6" w:rsidRPr="00F61043" w:rsidDel="006879F9">
            <w:rPr>
              <w:highlight w:val="yellow"/>
              <w:rPrChange w:id="1662" w:author="Natasha Hardy" w:date="2021-11-29T18:33:00Z">
                <w:rPr/>
              </w:rPrChange>
            </w:rPr>
            <w:delText>,</w:delText>
          </w:r>
          <w:r w:rsidR="00993CA6" w:rsidRPr="00F61043" w:rsidDel="006879F9">
            <w:rPr>
              <w:highlight w:val="yellow"/>
              <w:rPrChange w:id="1663" w:author="Natasha Hardy" w:date="2021-11-29T18:33:00Z">
                <w:rPr>
                  <w:color w:val="000000"/>
                </w:rPr>
              </w:rPrChange>
            </w:rPr>
            <w:delText xml:space="preserve"> </w:delText>
          </w:r>
        </w:del>
      </w:ins>
      <w:del w:id="1664" w:author="Natasha Hardy" w:date="2021-11-12T15:57:00Z">
        <w:r w:rsidRPr="00F61043" w:rsidDel="006879F9">
          <w:rPr>
            <w:color w:val="000000"/>
            <w:highlight w:val="yellow"/>
            <w:rPrChange w:id="1665" w:author="Natasha Hardy" w:date="2021-11-29T18:33:00Z">
              <w:rPr>
                <w:color w:val="000000"/>
              </w:rPr>
            </w:rPrChange>
          </w:rPr>
          <w:delText>Many predators</w:delText>
        </w:r>
        <w:r w:rsidRPr="00F61043" w:rsidDel="006879F9">
          <w:rPr>
            <w:rFonts w:ascii="Times New Roman" w:eastAsia="Times New Roman" w:hAnsi="Times New Roman" w:cs="Times New Roman"/>
            <w:color w:val="000000"/>
            <w:highlight w:val="yellow"/>
            <w:rPrChange w:id="1666" w:author="Natasha Hardy" w:date="2021-11-29T18:33:00Z">
              <w:rPr>
                <w:rFonts w:ascii="Times New Roman" w:eastAsia="Times New Roman" w:hAnsi="Times New Roman" w:cs="Times New Roman"/>
                <w:color w:val="000000"/>
              </w:rPr>
            </w:rPrChange>
          </w:rPr>
          <w:delText xml:space="preserve"> </w:delText>
        </w:r>
        <w:r w:rsidRPr="00F61043" w:rsidDel="006879F9">
          <w:rPr>
            <w:color w:val="000000"/>
            <w:highlight w:val="yellow"/>
            <w:rPrChange w:id="1667" w:author="Natasha Hardy" w:date="2021-11-29T18:33:00Z">
              <w:rPr>
                <w:color w:val="000000"/>
              </w:rPr>
            </w:rPrChange>
          </w:rPr>
          <w:delText>often process large, feathered prey differently than they do smaller prey that can be swallowed whole – fur seals thrash seabirds into pieces or tear</w:delText>
        </w:r>
      </w:del>
      <w:ins w:id="1668" w:author="Rebecca McIntosh" w:date="2021-10-28T15:32:00Z">
        <w:del w:id="1669" w:author="Natasha Hardy" w:date="2021-11-12T15:57:00Z">
          <w:r w:rsidR="00BA74E0" w:rsidRPr="00F61043" w:rsidDel="006879F9">
            <w:rPr>
              <w:color w:val="000000"/>
              <w:highlight w:val="yellow"/>
              <w:rPrChange w:id="1670" w:author="Natasha Hardy" w:date="2021-11-29T18:33:00Z">
                <w:rPr>
                  <w:color w:val="000000"/>
                </w:rPr>
              </w:rPrChange>
            </w:rPr>
            <w:delText>remove</w:delText>
          </w:r>
        </w:del>
      </w:ins>
      <w:ins w:id="1671" w:author="Rebecca McIntosh" w:date="2021-10-28T12:56:00Z">
        <w:del w:id="1672" w:author="Natasha Hardy" w:date="2021-11-12T15:57:00Z">
          <w:r w:rsidR="009A4489" w:rsidRPr="00F61043" w:rsidDel="006879F9">
            <w:rPr>
              <w:color w:val="000000"/>
              <w:highlight w:val="yellow"/>
              <w:rPrChange w:id="1673" w:author="Natasha Hardy" w:date="2021-11-29T18:33:00Z">
                <w:rPr>
                  <w:color w:val="000000"/>
                </w:rPr>
              </w:rPrChange>
            </w:rPr>
            <w:delText xml:space="preserve">seabird </w:delText>
          </w:r>
        </w:del>
      </w:ins>
      <w:del w:id="1674" w:author="Natasha Hardy" w:date="2021-11-12T15:57:00Z">
        <w:r w:rsidRPr="00F61043" w:rsidDel="006879F9">
          <w:rPr>
            <w:color w:val="000000"/>
            <w:highlight w:val="yellow"/>
            <w:rPrChange w:id="1675" w:author="Natasha Hardy" w:date="2021-11-29T18:33:00Z">
              <w:rPr>
                <w:color w:val="000000"/>
              </w:rPr>
            </w:rPrChange>
          </w:rPr>
          <w:delText>their skin and feathers off</w:delText>
        </w:r>
      </w:del>
      <w:ins w:id="1676" w:author="Rebecca McIntosh" w:date="2021-10-28T12:49:00Z">
        <w:del w:id="1677" w:author="Natasha Hardy" w:date="2021-11-12T15:57:00Z">
          <w:r w:rsidR="00EA5D92" w:rsidRPr="00F61043" w:rsidDel="006879F9">
            <w:rPr>
              <w:color w:val="000000"/>
              <w:highlight w:val="yellow"/>
              <w:rPrChange w:id="1678" w:author="Natasha Hardy" w:date="2021-11-29T18:33:00Z">
                <w:rPr>
                  <w:color w:val="000000"/>
                </w:rPr>
              </w:rPrChange>
            </w:rPr>
            <w:delText>pr</w:delText>
          </w:r>
        </w:del>
      </w:ins>
      <w:ins w:id="1679" w:author="Rebecca McIntosh" w:date="2021-10-28T12:50:00Z">
        <w:del w:id="1680" w:author="Natasha Hardy" w:date="2021-11-12T15:57:00Z">
          <w:r w:rsidR="00EA5D92" w:rsidRPr="00F61043" w:rsidDel="006879F9">
            <w:rPr>
              <w:color w:val="000000"/>
              <w:highlight w:val="yellow"/>
              <w:rPrChange w:id="1681" w:author="Natasha Hardy" w:date="2021-11-29T18:33:00Z">
                <w:rPr>
                  <w:color w:val="000000"/>
                </w:rPr>
              </w:rPrChange>
            </w:rPr>
            <w:delText>ior to consumption</w:delText>
          </w:r>
        </w:del>
      </w:ins>
      <w:del w:id="1682" w:author="Natasha Hardy" w:date="2021-11-12T15:57:00Z">
        <w:r w:rsidRPr="00F61043" w:rsidDel="006879F9">
          <w:rPr>
            <w:color w:val="000000"/>
            <w:highlight w:val="yellow"/>
            <w:rPrChange w:id="1683" w:author="Natasha Hardy" w:date="2021-11-29T18:33:00Z">
              <w:rPr>
                <w:color w:val="000000"/>
              </w:rPr>
            </w:rPrChange>
          </w:rPr>
          <w:delText xml:space="preserve"> </w:delText>
        </w:r>
        <w:r w:rsidRPr="00F61043" w:rsidDel="006879F9">
          <w:rPr>
            <w:highlight w:val="yellow"/>
            <w:rPrChange w:id="1684" w:author="Natasha Hardy" w:date="2021-11-29T18:33:00Z">
              <w:rPr/>
            </w:rPrChange>
          </w:rPr>
          <w:delText>(Hocking et al., 2016</w:delText>
        </w:r>
      </w:del>
      <w:del w:id="1685" w:author="Natasha Hardy" w:date="2021-11-11T10:06:00Z">
        <w:r w:rsidRPr="00F61043">
          <w:rPr>
            <w:highlight w:val="yellow"/>
            <w:rPrChange w:id="1686" w:author="Natasha Hardy" w:date="2021-11-29T18:33:00Z">
              <w:rPr/>
            </w:rPrChange>
          </w:rPr>
          <w:delText>)</w:delText>
        </w:r>
      </w:del>
      <w:del w:id="1687" w:author="Natasha Hardy" w:date="2021-11-12T15:57:00Z">
        <w:r w:rsidRPr="00F61043" w:rsidDel="006879F9">
          <w:rPr>
            <w:highlight w:val="yellow"/>
            <w:rPrChange w:id="1688" w:author="Natasha Hardy" w:date="2021-11-29T18:33:00Z">
              <w:rPr/>
            </w:rPrChange>
          </w:rPr>
          <w:delText>)</w:delText>
        </w:r>
      </w:del>
      <w:ins w:id="1689" w:author="Rebecca McIntosh" w:date="2021-10-28T12:56:00Z">
        <w:del w:id="1690" w:author="Natasha Hardy" w:date="2021-11-12T15:57:00Z">
          <w:r w:rsidR="009A4489" w:rsidRPr="00F61043" w:rsidDel="006879F9">
            <w:rPr>
              <w:highlight w:val="yellow"/>
              <w:rPrChange w:id="1691" w:author="Natasha Hardy" w:date="2021-11-29T18:33:00Z">
                <w:rPr/>
              </w:rPrChange>
            </w:rPr>
            <w:delText>and regurgitat</w:delText>
          </w:r>
        </w:del>
      </w:ins>
      <w:ins w:id="1692" w:author="Rebecca McIntosh" w:date="2021-10-28T15:32:00Z">
        <w:del w:id="1693" w:author="Natasha Hardy" w:date="2021-11-12T15:57:00Z">
          <w:r w:rsidR="00BA74E0" w:rsidRPr="00F61043" w:rsidDel="006879F9">
            <w:rPr>
              <w:highlight w:val="yellow"/>
              <w:rPrChange w:id="1694" w:author="Natasha Hardy" w:date="2021-11-29T18:33:00Z">
                <w:rPr/>
              </w:rPrChange>
            </w:rPr>
            <w:delText>e</w:delText>
          </w:r>
        </w:del>
      </w:ins>
      <w:ins w:id="1695" w:author="Rebecca McIntosh" w:date="2021-10-28T12:56:00Z">
        <w:del w:id="1696" w:author="Natasha Hardy" w:date="2021-11-12T15:57:00Z">
          <w:r w:rsidR="009A4489" w:rsidRPr="00F61043" w:rsidDel="006879F9">
            <w:rPr>
              <w:highlight w:val="yellow"/>
              <w:rPrChange w:id="1697" w:author="Natasha Hardy" w:date="2021-11-29T18:33:00Z">
                <w:rPr/>
              </w:rPrChange>
            </w:rPr>
            <w:delText xml:space="preserve"> large prey remains (Hocking et al., 2016</w:delText>
          </w:r>
        </w:del>
      </w:ins>
      <w:ins w:id="1698" w:author="Rebecca McIntosh" w:date="2021-10-28T12:57:00Z">
        <w:del w:id="1699" w:author="Natasha Hardy" w:date="2021-11-12T15:57:00Z">
          <w:r w:rsidR="009A4489" w:rsidRPr="00F61043" w:rsidDel="006879F9">
            <w:rPr>
              <w:color w:val="000000"/>
              <w:highlight w:val="yellow"/>
              <w:rPrChange w:id="1700" w:author="Natasha Hardy" w:date="2021-11-29T18:33:00Z">
                <w:rPr>
                  <w:color w:val="000000"/>
                </w:rPr>
              </w:rPrChange>
            </w:rPr>
            <w:delText>; Page et al. 2005</w:delText>
          </w:r>
        </w:del>
      </w:ins>
      <w:ins w:id="1701" w:author="Rebecca McIntosh" w:date="2021-10-28T16:10:00Z">
        <w:del w:id="1702" w:author="Natasha Hardy" w:date="2021-11-12T15:57:00Z">
          <w:r w:rsidR="00993CA6" w:rsidRPr="00F61043" w:rsidDel="006879F9">
            <w:rPr>
              <w:color w:val="000000"/>
              <w:highlight w:val="yellow"/>
              <w:rPrChange w:id="1703" w:author="Natasha Hardy" w:date="2021-11-29T18:33:00Z">
                <w:rPr>
                  <w:color w:val="000000"/>
                </w:rPr>
              </w:rPrChange>
            </w:rPr>
            <w:delText xml:space="preserve">; </w:delText>
          </w:r>
          <w:r w:rsidR="00993CA6" w:rsidRPr="00F61043" w:rsidDel="006879F9">
            <w:rPr>
              <w:highlight w:val="yellow"/>
              <w:rPrChange w:id="1704" w:author="Natasha Hardy" w:date="2021-11-29T18:33:00Z">
                <w:rPr/>
              </w:rPrChange>
            </w:rPr>
            <w:delText>Mumma et al., 2016</w:delText>
          </w:r>
        </w:del>
      </w:ins>
      <w:ins w:id="1705" w:author="Rebecca McIntosh" w:date="2021-10-28T12:56:00Z">
        <w:del w:id="1706" w:author="Natasha Hardy" w:date="2021-11-12T15:57:00Z">
          <w:r w:rsidR="009A4489" w:rsidRPr="00F61043" w:rsidDel="006879F9">
            <w:rPr>
              <w:highlight w:val="yellow"/>
              <w:rPrChange w:id="1707" w:author="Natasha Hardy" w:date="2021-11-29T18:33:00Z">
                <w:rPr/>
              </w:rPrChange>
            </w:rPr>
            <w:delText>)</w:delText>
          </w:r>
        </w:del>
      </w:ins>
      <w:ins w:id="1708" w:author="Nathan Bott" w:date="2021-11-08T09:41:00Z">
        <w:del w:id="1709" w:author="Natasha Hardy" w:date="2021-11-12T15:57:00Z">
          <w:r w:rsidR="00A37F2A" w:rsidRPr="00F61043" w:rsidDel="006879F9">
            <w:rPr>
              <w:highlight w:val="yellow"/>
              <w:rPrChange w:id="1710" w:author="Natasha Hardy" w:date="2021-11-29T18:33:00Z">
                <w:rPr/>
              </w:rPrChange>
            </w:rPr>
            <w:delText xml:space="preserve">terrestrial have been reported to </w:delText>
          </w:r>
        </w:del>
      </w:ins>
      <w:ins w:id="1711" w:author="Nathan Bott" w:date="2021-11-11T10:06:00Z">
        <w:del w:id="1712" w:author="Natasha Hardy" w:date="2021-11-12T15:57:00Z">
          <w:r w:rsidRPr="00F61043" w:rsidDel="006879F9">
            <w:rPr>
              <w:color w:val="000000"/>
              <w:highlight w:val="yellow"/>
              <w:rPrChange w:id="1713" w:author="Natasha Hardy" w:date="2021-11-29T18:33:00Z">
                <w:rPr>
                  <w:color w:val="000000"/>
                </w:rPr>
              </w:rPrChange>
            </w:rPr>
            <w:delText xml:space="preserve">. </w:delText>
          </w:r>
        </w:del>
      </w:ins>
      <w:ins w:id="1714" w:author="Nathan Bott" w:date="2021-11-08T09:40:00Z">
        <w:del w:id="1715" w:author="Natasha Hardy" w:date="2021-11-12T15:57:00Z">
          <w:r w:rsidR="007D4061" w:rsidRPr="00F61043" w:rsidDel="006879F9">
            <w:rPr>
              <w:color w:val="000000"/>
              <w:highlight w:val="yellow"/>
              <w:rPrChange w:id="1716" w:author="Natasha Hardy" w:date="2021-11-29T18:33:00Z">
                <w:rPr>
                  <w:color w:val="000000"/>
                </w:rPr>
              </w:rPrChange>
            </w:rPr>
            <w:delText xml:space="preserve">Morphological analyses of </w:delText>
          </w:r>
        </w:del>
      </w:ins>
      <w:ins w:id="1717" w:author="Nathan Bott" w:date="2021-11-08T09:41:00Z">
        <w:del w:id="1718" w:author="Natasha Hardy" w:date="2021-11-12T15:57:00Z">
          <w:r w:rsidR="00A37F2A" w:rsidRPr="00F61043" w:rsidDel="006879F9">
            <w:rPr>
              <w:color w:val="000000"/>
              <w:highlight w:val="yellow"/>
              <w:rPrChange w:id="1719" w:author="Natasha Hardy" w:date="2021-11-29T18:33:00Z">
                <w:rPr>
                  <w:color w:val="000000"/>
                </w:rPr>
              </w:rPrChange>
            </w:rPr>
            <w:delText>f</w:delText>
          </w:r>
        </w:del>
      </w:ins>
      <w:ins w:id="1720" w:author="Nathan Bott" w:date="2021-11-08T09:40:00Z">
        <w:del w:id="1721" w:author="Natasha Hardy" w:date="2021-11-12T15:57:00Z">
          <w:r w:rsidR="007D4061" w:rsidRPr="00F61043" w:rsidDel="006879F9">
            <w:rPr>
              <w:color w:val="000000"/>
              <w:highlight w:val="yellow"/>
              <w:rPrChange w:id="1722" w:author="Natasha Hardy" w:date="2021-11-29T18:33:00Z">
                <w:rPr>
                  <w:color w:val="000000"/>
                </w:rPr>
              </w:rPrChange>
            </w:rPr>
            <w:delText xml:space="preserve"> faeces can be problematics they are </w:delText>
          </w:r>
        </w:del>
      </w:ins>
      <w:del w:id="1723" w:author="Natasha Hardy" w:date="2021-11-12T15:57:00Z">
        <w:r w:rsidRPr="00F61043" w:rsidDel="006879F9">
          <w:rPr>
            <w:color w:val="000000"/>
            <w:highlight w:val="yellow"/>
            <w:rPrChange w:id="1724" w:author="Natasha Hardy" w:date="2021-11-29T18:33:00Z">
              <w:rPr>
                <w:color w:val="000000"/>
              </w:rPr>
            </w:rPrChange>
          </w:rPr>
          <w:delText xml:space="preserve">. </w:delText>
        </w:r>
      </w:del>
      <w:ins w:id="1725" w:author="Rebecca McIntosh" w:date="2021-10-28T12:57:00Z">
        <w:del w:id="1726" w:author="Natasha Hardy" w:date="2021-11-12T15:57:00Z">
          <w:r w:rsidR="009A4489" w:rsidRPr="00F61043" w:rsidDel="006879F9">
            <w:rPr>
              <w:color w:val="000000"/>
              <w:highlight w:val="yellow"/>
              <w:rPrChange w:id="1727" w:author="Natasha Hardy" w:date="2021-11-29T18:33:00Z">
                <w:rPr>
                  <w:color w:val="000000"/>
                </w:rPr>
              </w:rPrChange>
            </w:rPr>
            <w:delText xml:space="preserve">Fur seals also to the exclusion of diagnostic </w:delText>
          </w:r>
        </w:del>
      </w:ins>
      <w:ins w:id="1728" w:author="Rebecca McIntosh" w:date="2021-10-28T12:58:00Z">
        <w:del w:id="1729" w:author="Natasha Hardy" w:date="2021-11-12T15:57:00Z">
          <w:r w:rsidR="009A4489" w:rsidRPr="00F61043" w:rsidDel="006879F9">
            <w:rPr>
              <w:color w:val="000000"/>
              <w:highlight w:val="yellow"/>
              <w:rPrChange w:id="1730" w:author="Natasha Hardy" w:date="2021-11-29T18:33:00Z">
                <w:rPr>
                  <w:color w:val="000000"/>
                </w:rPr>
              </w:rPrChange>
            </w:rPr>
            <w:delText>remains</w:delText>
          </w:r>
        </w:del>
      </w:ins>
      <w:ins w:id="1731" w:author="Rebecca McIntosh" w:date="2021-10-28T12:51:00Z">
        <w:del w:id="1732" w:author="Natasha Hardy" w:date="2021-11-12T15:57:00Z">
          <w:r w:rsidR="009A4489" w:rsidRPr="00F61043" w:rsidDel="006879F9">
            <w:rPr>
              <w:color w:val="000000"/>
              <w:highlight w:val="yellow"/>
              <w:rPrChange w:id="1733" w:author="Natasha Hardy" w:date="2021-11-29T18:33:00Z">
                <w:rPr>
                  <w:color w:val="000000"/>
                </w:rPr>
              </w:rPrChange>
            </w:rPr>
            <w:delText xml:space="preserve"> </w:delText>
          </w:r>
        </w:del>
      </w:ins>
      <w:ins w:id="1734" w:author="Rebecca McIntosh" w:date="2021-10-28T12:57:00Z">
        <w:del w:id="1735" w:author="Natasha Hardy" w:date="2021-11-12T15:57:00Z">
          <w:r w:rsidR="009A4489" w:rsidRPr="00F61043" w:rsidDel="006879F9">
            <w:rPr>
              <w:color w:val="000000"/>
              <w:highlight w:val="yellow"/>
              <w:rPrChange w:id="1736" w:author="Natasha Hardy" w:date="2021-11-29T18:33:00Z">
                <w:rPr>
                  <w:color w:val="000000"/>
                </w:rPr>
              </w:rPrChange>
            </w:rPr>
            <w:delText>(</w:delText>
          </w:r>
        </w:del>
      </w:ins>
      <w:ins w:id="1737" w:author="Rebecca McIntosh" w:date="2021-10-29T13:00:00Z">
        <w:del w:id="1738" w:author="Natasha Hardy" w:date="2021-11-12T15:05:00Z">
          <w:r w:rsidR="00826215" w:rsidRPr="00F61043" w:rsidDel="0092214A">
            <w:rPr>
              <w:color w:val="000000"/>
              <w:highlight w:val="yellow"/>
              <w:rPrChange w:id="1739" w:author="Natasha Hardy" w:date="2021-11-29T18:33:00Z">
                <w:rPr>
                  <w:color w:val="000000"/>
                </w:rPr>
              </w:rPrChange>
            </w:rPr>
            <w:delText>-</w:delText>
          </w:r>
        </w:del>
      </w:ins>
      <w:del w:id="1740" w:author="Natasha Hardy" w:date="2021-10-25T15:36:00Z">
        <w:r w:rsidRPr="00F61043" w:rsidDel="00012D34">
          <w:rPr>
            <w:color w:val="000000"/>
            <w:highlight w:val="yellow"/>
            <w:rPrChange w:id="1741" w:author="Natasha Hardy" w:date="2021-11-29T18:33:00Z">
              <w:rPr>
                <w:color w:val="000000"/>
              </w:rPr>
            </w:rPrChange>
          </w:rPr>
          <w:delText>Hard-part analysis</w:delText>
        </w:r>
      </w:del>
      <w:del w:id="1742" w:author="Natasha Hardy" w:date="2021-11-12T15:05:00Z">
        <w:r w:rsidRPr="00F61043" w:rsidDel="0092214A">
          <w:rPr>
            <w:color w:val="000000"/>
            <w:highlight w:val="yellow"/>
            <w:rPrChange w:id="1743" w:author="Natasha Hardy" w:date="2021-11-29T18:33:00Z">
              <w:rPr>
                <w:color w:val="000000"/>
              </w:rPr>
            </w:rPrChange>
          </w:rPr>
          <w:delText xml:space="preserve"> typically assign</w:delText>
        </w:r>
      </w:del>
      <w:del w:id="1744" w:author="Natasha Hardy" w:date="2021-10-25T15:36:00Z">
        <w:r w:rsidRPr="00F61043" w:rsidDel="00012D34">
          <w:rPr>
            <w:color w:val="000000"/>
            <w:highlight w:val="yellow"/>
            <w:rPrChange w:id="1745" w:author="Natasha Hardy" w:date="2021-11-29T18:33:00Z">
              <w:rPr>
                <w:color w:val="000000"/>
              </w:rPr>
            </w:rPrChange>
          </w:rPr>
          <w:delText>s</w:delText>
        </w:r>
      </w:del>
      <w:del w:id="1746" w:author="Natasha Hardy" w:date="2021-11-12T15:05:00Z">
        <w:r w:rsidRPr="00F61043" w:rsidDel="0092214A">
          <w:rPr>
            <w:color w:val="000000"/>
            <w:highlight w:val="yellow"/>
            <w:rPrChange w:id="1747" w:author="Natasha Hardy" w:date="2021-11-29T18:33:00Z">
              <w:rPr>
                <w:color w:val="000000"/>
              </w:rPr>
            </w:rPrChange>
          </w:rPr>
          <w:delText xml:space="preserve"> one individual to remains such as a pair of fish otoliths, a bird skull, paired feet </w:delText>
        </w:r>
      </w:del>
      <w:ins w:id="1748" w:author="Rebecca McIntosh" w:date="2021-10-29T13:02:00Z">
        <w:del w:id="1749" w:author="Natasha Hardy" w:date="2021-11-12T15:05:00Z">
          <w:r w:rsidR="00826215" w:rsidRPr="00F61043" w:rsidDel="0092214A">
            <w:rPr>
              <w:color w:val="000000"/>
              <w:highlight w:val="yellow"/>
              <w:rPrChange w:id="1750" w:author="Natasha Hardy" w:date="2021-11-29T18:33:00Z">
                <w:rPr>
                  <w:color w:val="000000"/>
                </w:rPr>
              </w:rPrChange>
            </w:rPr>
            <w:delText>wings or feet</w:delText>
          </w:r>
        </w:del>
      </w:ins>
      <w:ins w:id="1751" w:author="Rebecca McIntosh" w:date="2021-10-29T13:01:00Z">
        <w:del w:id="1752" w:author="Natasha Hardy" w:date="2021-11-12T15:05:00Z">
          <w:r w:rsidR="00826215" w:rsidRPr="00F61043" w:rsidDel="0092214A">
            <w:rPr>
              <w:color w:val="000000"/>
              <w:highlight w:val="yellow"/>
              <w:rPrChange w:id="1753" w:author="Natasha Hardy" w:date="2021-11-29T18:33:00Z">
                <w:rPr>
                  <w:color w:val="000000"/>
                </w:rPr>
              </w:rPrChange>
            </w:rPr>
            <w:delText xml:space="preserve"> </w:delText>
          </w:r>
        </w:del>
      </w:ins>
      <w:del w:id="1754" w:author="Natasha Hardy" w:date="2021-11-12T15:05:00Z">
        <w:r w:rsidRPr="00F61043" w:rsidDel="0092214A">
          <w:rPr>
            <w:color w:val="000000"/>
            <w:highlight w:val="yellow"/>
            <w:rPrChange w:id="1755" w:author="Natasha Hardy" w:date="2021-11-29T18:33:00Z">
              <w:rPr>
                <w:color w:val="000000"/>
              </w:rPr>
            </w:rPrChange>
          </w:rPr>
          <w:delText xml:space="preserve">or </w:delText>
        </w:r>
      </w:del>
      <w:ins w:id="1756" w:author="Rebecca McIntosh" w:date="2021-10-29T13:02:00Z">
        <w:del w:id="1757" w:author="Natasha Hardy" w:date="2021-11-12T15:05:00Z">
          <w:r w:rsidR="00826215" w:rsidRPr="00F61043" w:rsidDel="0092214A">
            <w:rPr>
              <w:color w:val="000000"/>
              <w:highlight w:val="yellow"/>
              <w:rPrChange w:id="1758" w:author="Natasha Hardy" w:date="2021-11-29T18:33:00Z">
                <w:rPr>
                  <w:color w:val="000000"/>
                </w:rPr>
              </w:rPrChange>
            </w:rPr>
            <w:delText xml:space="preserve">and </w:delText>
          </w:r>
        </w:del>
      </w:ins>
      <w:del w:id="1759" w:author="Natasha Hardy" w:date="2021-11-12T15:05:00Z">
        <w:r w:rsidRPr="00F61043" w:rsidDel="0092214A">
          <w:rPr>
            <w:highlight w:val="yellow"/>
            <w:rPrChange w:id="1760" w:author="Natasha Hardy" w:date="2021-11-29T18:33:00Z">
              <w:rPr/>
            </w:rPrChange>
          </w:rPr>
          <w:delText>paired</w:delText>
        </w:r>
        <w:r w:rsidRPr="00F61043" w:rsidDel="0092214A">
          <w:rPr>
            <w:color w:val="000000"/>
            <w:highlight w:val="yellow"/>
            <w:rPrChange w:id="1761" w:author="Natasha Hardy" w:date="2021-11-29T18:33:00Z">
              <w:rPr>
                <w:color w:val="000000"/>
              </w:rPr>
            </w:rPrChange>
          </w:rPr>
          <w:delText xml:space="preserve"> upper and </w:delText>
        </w:r>
      </w:del>
      <w:ins w:id="1762" w:author="Rebecca McIntosh" w:date="2021-10-29T13:02:00Z">
        <w:del w:id="1763" w:author="Natasha Hardy" w:date="2021-11-12T15:05:00Z">
          <w:r w:rsidR="00826215" w:rsidRPr="00F61043" w:rsidDel="0092214A">
            <w:rPr>
              <w:color w:val="000000"/>
              <w:highlight w:val="yellow"/>
              <w:rPrChange w:id="1764" w:author="Natasha Hardy" w:date="2021-11-29T18:33:00Z">
                <w:rPr>
                  <w:color w:val="000000"/>
                </w:rPr>
              </w:rPrChange>
            </w:rPr>
            <w:delText xml:space="preserve">with </w:delText>
          </w:r>
        </w:del>
      </w:ins>
      <w:del w:id="1765" w:author="Natasha Hardy" w:date="2021-11-12T15:05:00Z">
        <w:r w:rsidRPr="00F61043" w:rsidDel="0092214A">
          <w:rPr>
            <w:color w:val="000000"/>
            <w:highlight w:val="yellow"/>
            <w:rPrChange w:id="1766" w:author="Natasha Hardy" w:date="2021-11-29T18:33:00Z">
              <w:rPr>
                <w:color w:val="000000"/>
              </w:rPr>
            </w:rPrChange>
          </w:rPr>
          <w:delText xml:space="preserve">lower cephalopod beaks, </w:delText>
        </w:r>
      </w:del>
      <w:del w:id="1767" w:author="Natasha Hardy" w:date="2021-11-11T10:06:00Z">
        <w:r w:rsidRPr="00F61043">
          <w:rPr>
            <w:color w:val="000000"/>
            <w:highlight w:val="yellow"/>
            <w:rPrChange w:id="1768" w:author="Natasha Hardy" w:date="2021-11-29T18:33:00Z">
              <w:rPr>
                <w:color w:val="000000"/>
              </w:rPr>
            </w:rPrChange>
          </w:rPr>
          <w:delText>however</w:delText>
        </w:r>
      </w:del>
      <w:ins w:id="1769" w:author="Rebecca McIntosh" w:date="2021-10-28T13:07:00Z">
        <w:del w:id="1770" w:author="Natasha Hardy" w:date="2021-11-12T15:05:00Z">
          <w:r w:rsidR="003E29B1" w:rsidRPr="00F61043" w:rsidDel="0092214A">
            <w:rPr>
              <w:color w:val="000000"/>
              <w:highlight w:val="yellow"/>
              <w:rPrChange w:id="1771" w:author="Natasha Hardy" w:date="2021-11-29T18:33:00Z">
                <w:rPr>
                  <w:color w:val="000000"/>
                </w:rPr>
              </w:rPrChange>
            </w:rPr>
            <w:delText>. H</w:delText>
          </w:r>
        </w:del>
      </w:ins>
      <w:del w:id="1772" w:author="Natasha Hardy" w:date="2021-11-12T15:05:00Z">
        <w:r w:rsidRPr="00F61043" w:rsidDel="0092214A">
          <w:rPr>
            <w:color w:val="000000"/>
            <w:highlight w:val="yellow"/>
            <w:rPrChange w:id="1773" w:author="Natasha Hardy" w:date="2021-11-29T18:33:00Z">
              <w:rPr>
                <w:color w:val="000000"/>
              </w:rPr>
            </w:rPrChange>
          </w:rPr>
          <w:delText>h</w:delText>
        </w:r>
      </w:del>
      <w:ins w:id="1774" w:author="Rebecca McIntosh" w:date="2021-10-28T13:07:00Z">
        <w:del w:id="1775" w:author="Natasha Hardy" w:date="2021-11-12T15:05:00Z">
          <w:r w:rsidR="003E29B1" w:rsidRPr="00F61043" w:rsidDel="0092214A">
            <w:rPr>
              <w:color w:val="000000"/>
              <w:highlight w:val="yellow"/>
              <w:rPrChange w:id="1776" w:author="Natasha Hardy" w:date="2021-11-29T18:33:00Z">
                <w:rPr>
                  <w:color w:val="000000"/>
                </w:rPr>
              </w:rPrChange>
            </w:rPr>
            <w:delText>,</w:delText>
          </w:r>
        </w:del>
      </w:ins>
      <w:del w:id="1777" w:author="Natasha Hardy" w:date="2021-11-12T15:05:00Z">
        <w:r w:rsidRPr="00F61043" w:rsidDel="0092214A">
          <w:rPr>
            <w:color w:val="000000"/>
            <w:highlight w:val="yellow"/>
            <w:rPrChange w:id="1778" w:author="Natasha Hardy" w:date="2021-11-29T18:33:00Z">
              <w:rPr>
                <w:color w:val="000000"/>
              </w:rPr>
            </w:rPrChange>
          </w:rPr>
          <w:delText xml:space="preserve"> assigning the number of individuals to remains such as feathers or fur has been </w:delText>
        </w:r>
        <w:r w:rsidRPr="00F61043" w:rsidDel="0092214A">
          <w:rPr>
            <w:highlight w:val="yellow"/>
            <w:rPrChange w:id="1779" w:author="Natasha Hardy" w:date="2021-11-29T18:33:00Z">
              <w:rPr/>
            </w:rPrChange>
          </w:rPr>
          <w:delText>simplistic</w:delText>
        </w:r>
      </w:del>
      <w:ins w:id="1780" w:author="Rebecca McIntosh" w:date="2021-10-28T13:04:00Z">
        <w:del w:id="1781" w:author="Natasha Hardy" w:date="2021-11-12T15:05:00Z">
          <w:r w:rsidR="003E29B1" w:rsidRPr="00F61043" w:rsidDel="0092214A">
            <w:rPr>
              <w:highlight w:val="yellow"/>
              <w:rPrChange w:id="1782" w:author="Natasha Hardy" w:date="2021-11-29T18:33:00Z">
                <w:rPr/>
              </w:rPrChange>
            </w:rPr>
            <w:delText xml:space="preserve"> and could over-represent predation</w:delText>
          </w:r>
        </w:del>
      </w:ins>
      <w:ins w:id="1783" w:author="Rebecca McIntosh" w:date="2021-10-28T13:06:00Z">
        <w:del w:id="1784" w:author="Natasha Hardy" w:date="2021-11-12T15:05:00Z">
          <w:r w:rsidR="003E29B1" w:rsidRPr="00F61043" w:rsidDel="0092214A">
            <w:rPr>
              <w:highlight w:val="yellow"/>
              <w:rPrChange w:id="1785" w:author="Natasha Hardy" w:date="2021-11-29T18:33:00Z">
                <w:rPr/>
              </w:rPrChange>
            </w:rPr>
            <w:delText xml:space="preserve"> by</w:delText>
          </w:r>
        </w:del>
      </w:ins>
      <w:ins w:id="1786" w:author="Rebecca McIntosh" w:date="2021-10-28T13:07:00Z">
        <w:del w:id="1787" w:author="Natasha Hardy" w:date="2021-11-12T15:05:00Z">
          <w:r w:rsidR="003E29B1" w:rsidRPr="00F61043" w:rsidDel="0092214A">
            <w:rPr>
              <w:highlight w:val="yellow"/>
              <w:rPrChange w:id="1788" w:author="Natasha Hardy" w:date="2021-11-29T18:33:00Z">
                <w:rPr/>
              </w:rPrChange>
            </w:rPr>
            <w:delText>, for example,</w:delText>
          </w:r>
        </w:del>
      </w:ins>
      <w:ins w:id="1789" w:author="Rebecca McIntosh" w:date="2021-10-28T13:06:00Z">
        <w:del w:id="1790" w:author="Natasha Hardy" w:date="2021-11-12T15:05:00Z">
          <w:r w:rsidR="003E29B1" w:rsidRPr="00F61043" w:rsidDel="0092214A">
            <w:rPr>
              <w:highlight w:val="yellow"/>
              <w:rPrChange w:id="1791" w:author="Natasha Hardy" w:date="2021-11-29T18:33:00Z">
                <w:rPr/>
              </w:rPrChange>
            </w:rPr>
            <w:delText xml:space="preserve"> counting the presence of feathers in a single scat as one bird</w:delText>
          </w:r>
        </w:del>
      </w:ins>
      <w:ins w:id="1792" w:author="Rebecca McIntosh" w:date="2021-11-11T10:06:00Z">
        <w:del w:id="1793" w:author="Natasha Hardy" w:date="2021-11-12T15:02:00Z">
          <w:r w:rsidRPr="00F61043" w:rsidDel="0092214A">
            <w:rPr>
              <w:highlight w:val="yellow"/>
              <w:rPrChange w:id="1794" w:author="Natasha Hardy" w:date="2021-11-29T18:33:00Z">
                <w:rPr/>
              </w:rPrChange>
            </w:rPr>
            <w:delText xml:space="preserve"> </w:delText>
          </w:r>
        </w:del>
      </w:ins>
      <w:del w:id="1795" w:author="Natasha Hardy" w:date="2021-11-12T15:02:00Z">
        <w:r w:rsidRPr="00F61043" w:rsidDel="0092214A">
          <w:rPr>
            <w:highlight w:val="yellow"/>
            <w:rPrChange w:id="1796" w:author="Natasha Hardy" w:date="2021-11-29T18:33:00Z">
              <w:rPr/>
            </w:rPrChange>
          </w:rPr>
          <w:delText>(Page et al., 2005)</w:delText>
        </w:r>
      </w:del>
      <w:del w:id="1797" w:author="Natasha Hardy" w:date="2021-11-12T15:05:00Z">
        <w:r w:rsidRPr="00F61043" w:rsidDel="0092214A">
          <w:rPr>
            <w:color w:val="000000"/>
            <w:highlight w:val="yellow"/>
            <w:rPrChange w:id="1798" w:author="Natasha Hardy" w:date="2021-11-29T18:33:00Z">
              <w:rPr>
                <w:color w:val="000000"/>
              </w:rPr>
            </w:rPrChange>
          </w:rPr>
          <w:delText xml:space="preserve">. </w:delText>
        </w:r>
      </w:del>
      <w:del w:id="1799" w:author="Natasha Hardy" w:date="2021-11-11T10:06:00Z">
        <w:r w:rsidRPr="00F61043">
          <w:rPr>
            <w:color w:val="000000"/>
            <w:highlight w:val="yellow"/>
            <w:rPrChange w:id="1800" w:author="Natasha Hardy" w:date="2021-11-29T18:33:00Z">
              <w:rPr>
                <w:color w:val="000000"/>
              </w:rPr>
            </w:rPrChange>
          </w:rPr>
          <w:delText>A</w:delText>
        </w:r>
      </w:del>
      <w:del w:id="1801" w:author="Natasha Hardy" w:date="2021-11-12T15:05:00Z">
        <w:r w:rsidRPr="00F61043" w:rsidDel="0092214A">
          <w:rPr>
            <w:color w:val="000000"/>
            <w:highlight w:val="yellow"/>
            <w:rPrChange w:id="1802" w:author="Natasha Hardy" w:date="2021-11-29T18:33:00Z">
              <w:rPr>
                <w:color w:val="000000"/>
              </w:rPr>
            </w:rPrChange>
          </w:rPr>
          <w:delText xml:space="preserve">A </w:delText>
        </w:r>
      </w:del>
      <w:ins w:id="1803" w:author="Rebecca McIntosh" w:date="2021-10-28T15:33:00Z">
        <w:del w:id="1804" w:author="Natasha Hardy" w:date="2021-11-12T15:05:00Z">
          <w:r w:rsidR="00BA74E0" w:rsidRPr="00F61043" w:rsidDel="0092214A">
            <w:rPr>
              <w:color w:val="000000"/>
              <w:highlight w:val="yellow"/>
              <w:rPrChange w:id="1805" w:author="Natasha Hardy" w:date="2021-11-29T18:33:00Z">
                <w:rPr>
                  <w:color w:val="000000"/>
                </w:rPr>
              </w:rPrChange>
            </w:rPr>
            <w:delText>T</w:delText>
          </w:r>
        </w:del>
      </w:ins>
      <w:ins w:id="1806" w:author="Rebecca McIntosh" w:date="2021-10-28T13:08:00Z">
        <w:del w:id="1807" w:author="Natasha Hardy" w:date="2021-11-12T15:05:00Z">
          <w:r w:rsidR="003E29B1" w:rsidRPr="00F61043" w:rsidDel="0092214A">
            <w:rPr>
              <w:color w:val="000000"/>
              <w:highlight w:val="yellow"/>
              <w:rPrChange w:id="1808" w:author="Natasha Hardy" w:date="2021-11-29T18:33:00Z">
                <w:rPr>
                  <w:color w:val="000000"/>
                </w:rPr>
              </w:rPrChange>
            </w:rPr>
            <w:delText xml:space="preserve">o better quantify seabird predation, a </w:delText>
          </w:r>
        </w:del>
      </w:ins>
      <w:del w:id="1809" w:author="Natasha Hardy" w:date="2021-11-12T15:05:00Z">
        <w:r w:rsidRPr="00F61043" w:rsidDel="0092214A">
          <w:rPr>
            <w:color w:val="000000"/>
            <w:highlight w:val="yellow"/>
            <w:rPrChange w:id="1810" w:author="Natasha Hardy" w:date="2021-11-29T18:33:00Z">
              <w:rPr>
                <w:color w:val="000000"/>
              </w:rPr>
            </w:rPrChange>
          </w:rPr>
          <w:delText xml:space="preserve">recent controlled feeding trial identified that the morphological remains of a single penguin could appear in up to 5 </w:delText>
        </w:r>
      </w:del>
      <w:ins w:id="1811" w:author="Rebecca McIntosh" w:date="2021-10-29T13:03:00Z">
        <w:del w:id="1812" w:author="Natasha Hardy" w:date="2021-11-12T15:05:00Z">
          <w:r w:rsidR="00826215" w:rsidRPr="00F61043" w:rsidDel="0092214A">
            <w:rPr>
              <w:color w:val="000000"/>
              <w:highlight w:val="yellow"/>
              <w:rPrChange w:id="1813" w:author="Natasha Hardy" w:date="2021-11-29T18:33:00Z">
                <w:rPr>
                  <w:color w:val="000000"/>
                </w:rPr>
              </w:rPrChange>
            </w:rPr>
            <w:delText xml:space="preserve">five </w:delText>
          </w:r>
        </w:del>
      </w:ins>
      <w:del w:id="1814" w:author="Natasha Hardy" w:date="2021-11-12T15:05:00Z">
        <w:r w:rsidRPr="00F61043" w:rsidDel="0092214A">
          <w:rPr>
            <w:color w:val="000000"/>
            <w:highlight w:val="yellow"/>
            <w:rPrChange w:id="1815" w:author="Natasha Hardy" w:date="2021-11-29T18:33:00Z">
              <w:rPr>
                <w:color w:val="000000"/>
              </w:rPr>
            </w:rPrChange>
          </w:rPr>
          <w:delText>separate fur seal scats on average (Goldsworthy et al. 2019).</w:delText>
        </w:r>
      </w:del>
      <w:del w:id="1816" w:author="Natasha Hardy" w:date="2021-10-25T15:35:00Z">
        <w:r w:rsidRPr="00F61043" w:rsidDel="00012D34">
          <w:rPr>
            <w:color w:val="000000"/>
            <w:highlight w:val="yellow"/>
            <w:rPrChange w:id="1817" w:author="Natasha Hardy" w:date="2021-11-29T18:33:00Z">
              <w:rPr>
                <w:color w:val="000000"/>
              </w:rPr>
            </w:rPrChange>
          </w:rPr>
          <w:delText xml:space="preserve">Fur seals are also known to regurgitate large prey remains such as beaks, feathers, heads, and flippers highlighting issues with what samples to use for morphological analyses with this predator (R. McIntosh pers. obs.). </w:delText>
        </w:r>
      </w:del>
      <w:del w:id="1818" w:author="Natasha Hardy" w:date="2021-11-12T15:05:00Z">
        <w:r w:rsidRPr="00F61043" w:rsidDel="0092214A">
          <w:rPr>
            <w:rFonts w:eastAsia="Times New Roman" w:cs="Times New Roman"/>
            <w:color w:val="000000"/>
            <w:highlight w:val="yellow"/>
            <w:shd w:val="clear" w:color="auto" w:fill="FFFFFF"/>
            <w:rPrChange w:id="1819" w:author="Natasha Hardy" w:date="2021-11-29T18:33:00Z">
              <w:rPr>
                <w:rFonts w:eastAsia="Times New Roman" w:cs="Times New Roman"/>
                <w:color w:val="000000"/>
                <w:shd w:val="clear" w:color="auto" w:fill="FFFFFF"/>
              </w:rPr>
            </w:rPrChange>
          </w:rPr>
          <w:delText>Additionally, recent scat clearing and re-sampling experiments indicated that penguin feathers, present in fur seal scats,</w:delText>
        </w:r>
      </w:del>
      <w:ins w:id="1820" w:author="Rebecca McIntosh" w:date="2021-10-28T11:42:00Z">
        <w:del w:id="1821" w:author="Natasha Hardy" w:date="2021-11-12T15:05:00Z">
          <w:r w:rsidR="00CA4FDF" w:rsidRPr="00F61043" w:rsidDel="0092214A">
            <w:rPr>
              <w:rFonts w:eastAsia="Times New Roman" w:cs="Times New Roman"/>
              <w:color w:val="000000"/>
              <w:highlight w:val="yellow"/>
              <w:shd w:val="clear" w:color="auto" w:fill="FFFFFF"/>
              <w:rPrChange w:id="1822" w:author="Natasha Hardy" w:date="2021-11-29T18:33:00Z">
                <w:rPr>
                  <w:rFonts w:eastAsia="Times New Roman" w:cs="Times New Roman"/>
                  <w:color w:val="000000"/>
                  <w:shd w:val="clear" w:color="auto" w:fill="FFFFFF"/>
                </w:rPr>
              </w:rPrChange>
            </w:rPr>
            <w:delText xml:space="preserve"> </w:delText>
          </w:r>
        </w:del>
      </w:ins>
      <w:del w:id="1823" w:author="Natasha Hardy" w:date="2021-11-12T15:05:00Z">
        <w:r w:rsidRPr="00F61043" w:rsidDel="0092214A">
          <w:rPr>
            <w:rFonts w:eastAsia="Times New Roman" w:cs="Times New Roman"/>
            <w:color w:val="000000"/>
            <w:highlight w:val="yellow"/>
            <w:shd w:val="clear" w:color="auto" w:fill="FFFFFF"/>
            <w:rPrChange w:id="1824" w:author="Natasha Hardy" w:date="2021-11-29T18:33:00Z">
              <w:rPr>
                <w:rFonts w:eastAsia="Times New Roman" w:cs="Times New Roman"/>
                <w:color w:val="000000"/>
                <w:shd w:val="clear" w:color="auto" w:fill="FFFFFF"/>
              </w:rPr>
            </w:rPrChange>
          </w:rPr>
          <w:delText> may</w:delText>
        </w:r>
      </w:del>
      <w:ins w:id="1825" w:author="Rebecca McIntosh" w:date="2021-10-28T11:42:00Z">
        <w:del w:id="1826" w:author="Natasha Hardy" w:date="2021-11-12T15:05:00Z">
          <w:r w:rsidR="00CA4FDF" w:rsidRPr="00F61043" w:rsidDel="0092214A">
            <w:rPr>
              <w:rFonts w:eastAsia="Times New Roman" w:cs="Times New Roman"/>
              <w:color w:val="000000"/>
              <w:highlight w:val="yellow"/>
              <w:shd w:val="clear" w:color="auto" w:fill="FFFFFF"/>
              <w:rPrChange w:id="1827" w:author="Natasha Hardy" w:date="2021-11-29T18:33:00Z">
                <w:rPr>
                  <w:rFonts w:eastAsia="Times New Roman" w:cs="Times New Roman"/>
                  <w:color w:val="000000"/>
                  <w:shd w:val="clear" w:color="auto" w:fill="FFFFFF"/>
                </w:rPr>
              </w:rPrChange>
            </w:rPr>
            <w:delText xml:space="preserve"> </w:delText>
          </w:r>
        </w:del>
      </w:ins>
      <w:del w:id="1828" w:author="Natasha Hardy" w:date="2021-11-12T15:05:00Z">
        <w:r w:rsidRPr="00F61043" w:rsidDel="0092214A">
          <w:rPr>
            <w:rFonts w:eastAsia="Times New Roman" w:cs="Times New Roman"/>
            <w:color w:val="000000"/>
            <w:highlight w:val="yellow"/>
            <w:shd w:val="clear" w:color="auto" w:fill="FFFFFF"/>
            <w:rPrChange w:id="1829" w:author="Natasha Hardy" w:date="2021-11-29T18:33:00Z">
              <w:rPr>
                <w:rFonts w:eastAsia="Times New Roman" w:cs="Times New Roman"/>
                <w:color w:val="000000"/>
                <w:shd w:val="clear" w:color="auto" w:fill="FFFFFF"/>
              </w:rPr>
            </w:rPrChange>
          </w:rPr>
          <w:delText xml:space="preserve"> persist in the environment longer than finer particles (e.g., fish otoliths) (S-L Reinhold, unpublished data) – </w:delText>
        </w:r>
      </w:del>
      <w:ins w:id="1830" w:author="Rebecca McIntosh" w:date="2021-10-28T13:09:00Z">
        <w:del w:id="1831" w:author="Natasha Hardy" w:date="2021-11-12T15:05:00Z">
          <w:r w:rsidR="003E29B1" w:rsidRPr="00F61043" w:rsidDel="0092214A">
            <w:rPr>
              <w:rFonts w:eastAsia="Times New Roman" w:cs="Times New Roman"/>
              <w:color w:val="000000"/>
              <w:highlight w:val="yellow"/>
              <w:shd w:val="clear" w:color="auto" w:fill="FFFFFF"/>
              <w:rPrChange w:id="1832" w:author="Natasha Hardy" w:date="2021-11-29T18:33:00Z">
                <w:rPr>
                  <w:rFonts w:eastAsia="Times New Roman" w:cs="Times New Roman"/>
                  <w:color w:val="000000"/>
                  <w:shd w:val="clear" w:color="auto" w:fill="FFFFFF"/>
                </w:rPr>
              </w:rPrChange>
            </w:rPr>
            <w:delText xml:space="preserve">, </w:delText>
          </w:r>
        </w:del>
      </w:ins>
      <w:del w:id="1833" w:author="Natasha Hardy" w:date="2021-11-12T15:05:00Z">
        <w:r w:rsidRPr="00F61043" w:rsidDel="0092214A">
          <w:rPr>
            <w:rFonts w:eastAsia="Times New Roman" w:cs="Times New Roman"/>
            <w:color w:val="000000"/>
            <w:highlight w:val="yellow"/>
            <w:shd w:val="clear" w:color="auto" w:fill="FFFFFF"/>
            <w:rPrChange w:id="1834" w:author="Natasha Hardy" w:date="2021-11-29T18:33:00Z">
              <w:rPr>
                <w:rFonts w:eastAsia="Times New Roman" w:cs="Times New Roman"/>
                <w:color w:val="000000"/>
                <w:shd w:val="clear" w:color="auto" w:fill="FFFFFF"/>
              </w:rPr>
            </w:rPrChange>
          </w:rPr>
          <w:delText xml:space="preserve">likely resulting </w:delText>
        </w:r>
      </w:del>
      <w:ins w:id="1835" w:author="Rebecca McIntosh" w:date="2021-10-28T13:09:00Z">
        <w:del w:id="1836" w:author="Natasha Hardy" w:date="2021-11-12T15:05:00Z">
          <w:r w:rsidR="003E29B1" w:rsidRPr="00F61043" w:rsidDel="0092214A">
            <w:rPr>
              <w:rFonts w:eastAsia="Times New Roman" w:cs="Times New Roman"/>
              <w:color w:val="000000"/>
              <w:highlight w:val="yellow"/>
              <w:shd w:val="clear" w:color="auto" w:fill="FFFFFF"/>
              <w:rPrChange w:id="1837" w:author="Natasha Hardy" w:date="2021-11-29T18:33:00Z">
                <w:rPr>
                  <w:rFonts w:eastAsia="Times New Roman" w:cs="Times New Roman"/>
                  <w:color w:val="000000"/>
                  <w:shd w:val="clear" w:color="auto" w:fill="FFFFFF"/>
                </w:rPr>
              </w:rPrChange>
            </w:rPr>
            <w:delText xml:space="preserve">adding to the </w:delText>
          </w:r>
        </w:del>
      </w:ins>
      <w:del w:id="1838" w:author="Natasha Hardy" w:date="2021-11-12T15:05:00Z">
        <w:r w:rsidRPr="00F61043" w:rsidDel="0092214A">
          <w:rPr>
            <w:rFonts w:eastAsia="Times New Roman" w:cs="Times New Roman"/>
            <w:color w:val="000000"/>
            <w:highlight w:val="yellow"/>
            <w:shd w:val="clear" w:color="auto" w:fill="FFFFFF"/>
            <w:rPrChange w:id="1839" w:author="Natasha Hardy" w:date="2021-11-29T18:33:00Z">
              <w:rPr>
                <w:rFonts w:eastAsia="Times New Roman" w:cs="Times New Roman"/>
                <w:color w:val="000000"/>
                <w:shd w:val="clear" w:color="auto" w:fill="FFFFFF"/>
              </w:rPr>
            </w:rPrChange>
          </w:rPr>
          <w:delText>in an overestimation of those taxa</w:delText>
        </w:r>
      </w:del>
      <w:ins w:id="1840" w:author="Rebecca McIntosh" w:date="2021-10-28T15:40:00Z">
        <w:del w:id="1841" w:author="Natasha Hardy" w:date="2021-11-12T15:05:00Z">
          <w:r w:rsidR="00E90795" w:rsidRPr="00F61043" w:rsidDel="0092214A">
            <w:rPr>
              <w:rFonts w:eastAsia="Times New Roman" w:cs="Times New Roman"/>
              <w:color w:val="000000"/>
              <w:highlight w:val="yellow"/>
              <w:shd w:val="clear" w:color="auto" w:fill="FFFFFF"/>
              <w:rPrChange w:id="1842" w:author="Natasha Hardy" w:date="2021-11-29T18:33:00Z">
                <w:rPr>
                  <w:rFonts w:eastAsia="Times New Roman" w:cs="Times New Roman"/>
                  <w:color w:val="000000"/>
                  <w:shd w:val="clear" w:color="auto" w:fill="FFFFFF"/>
                </w:rPr>
              </w:rPrChange>
            </w:rPr>
            <w:delText>pe</w:delText>
          </w:r>
        </w:del>
      </w:ins>
      <w:ins w:id="1843" w:author="Rebecca McIntosh" w:date="2021-10-28T15:48:00Z">
        <w:del w:id="1844" w:author="Natasha Hardy" w:date="2021-11-12T15:05:00Z">
          <w:r w:rsidR="00F373B9" w:rsidRPr="00F61043" w:rsidDel="0092214A">
            <w:rPr>
              <w:rFonts w:eastAsia="Times New Roman" w:cs="Times New Roman"/>
              <w:color w:val="000000"/>
              <w:highlight w:val="yellow"/>
              <w:shd w:val="clear" w:color="auto" w:fill="FFFFFF"/>
              <w:rPrChange w:id="1845" w:author="Natasha Hardy" w:date="2021-11-29T18:33:00Z">
                <w:rPr>
                  <w:rFonts w:eastAsia="Times New Roman" w:cs="Times New Roman"/>
                  <w:color w:val="000000"/>
                  <w:shd w:val="clear" w:color="auto" w:fill="FFFFFF"/>
                </w:rPr>
              </w:rPrChange>
            </w:rPr>
            <w:delText>n</w:delText>
          </w:r>
        </w:del>
      </w:ins>
      <w:ins w:id="1846" w:author="Rebecca McIntosh" w:date="2021-10-28T15:40:00Z">
        <w:del w:id="1847" w:author="Natasha Hardy" w:date="2021-11-12T15:05:00Z">
          <w:r w:rsidR="00E90795" w:rsidRPr="00F61043" w:rsidDel="0092214A">
            <w:rPr>
              <w:rFonts w:eastAsia="Times New Roman" w:cs="Times New Roman"/>
              <w:color w:val="000000"/>
              <w:highlight w:val="yellow"/>
              <w:shd w:val="clear" w:color="auto" w:fill="FFFFFF"/>
              <w:rPrChange w:id="1848" w:author="Natasha Hardy" w:date="2021-11-29T18:33:00Z">
                <w:rPr>
                  <w:rFonts w:eastAsia="Times New Roman" w:cs="Times New Roman"/>
                  <w:color w:val="000000"/>
                  <w:shd w:val="clear" w:color="auto" w:fill="FFFFFF"/>
                </w:rPr>
              </w:rPrChange>
            </w:rPr>
            <w:delText>guins</w:delText>
          </w:r>
        </w:del>
      </w:ins>
      <w:del w:id="1849" w:author="Natasha Hardy" w:date="2021-11-12T15:05:00Z">
        <w:r w:rsidRPr="00F61043" w:rsidDel="0092214A">
          <w:rPr>
            <w:rFonts w:eastAsia="Times New Roman" w:cs="Times New Roman"/>
            <w:color w:val="000000"/>
            <w:highlight w:val="yellow"/>
            <w:shd w:val="clear" w:color="auto" w:fill="FFFFFF"/>
            <w:rPrChange w:id="1850" w:author="Natasha Hardy" w:date="2021-11-29T18:33:00Z">
              <w:rPr>
                <w:rFonts w:eastAsia="Times New Roman" w:cs="Times New Roman"/>
                <w:color w:val="000000"/>
                <w:shd w:val="clear" w:color="auto" w:fill="FFFFFF"/>
              </w:rPr>
            </w:rPrChange>
          </w:rPr>
          <w:delText xml:space="preserve"> in diet analyses and overestimation of their consumption</w:delText>
        </w:r>
      </w:del>
      <w:del w:id="1851" w:author="Natasha Hardy" w:date="2021-11-11T10:06:00Z">
        <w:r w:rsidRPr="00F61043">
          <w:rPr>
            <w:highlight w:val="yellow"/>
            <w:rPrChange w:id="1852" w:author="Natasha Hardy" w:date="2021-11-29T18:33:00Z">
              <w:rPr/>
            </w:rPrChange>
          </w:rPr>
          <w:delText>.</w:delText>
        </w:r>
      </w:del>
      <w:ins w:id="1853" w:author="Rebecca McIntosh" w:date="2021-10-28T11:42:00Z">
        <w:del w:id="1854" w:author="Natasha Hardy" w:date="2021-11-12T15:05:00Z">
          <w:r w:rsidR="00CA4FDF" w:rsidRPr="00F61043" w:rsidDel="0092214A">
            <w:rPr>
              <w:rFonts w:eastAsia="Times New Roman" w:cs="Times New Roman"/>
              <w:color w:val="000000"/>
              <w:highlight w:val="yellow"/>
              <w:shd w:val="clear" w:color="auto" w:fill="FFFFFF"/>
              <w:rPrChange w:id="1855" w:author="Natasha Hardy" w:date="2021-11-29T18:33:00Z">
                <w:rPr>
                  <w:rFonts w:eastAsia="Times New Roman" w:cs="Times New Roman"/>
                  <w:color w:val="000000"/>
                  <w:shd w:val="clear" w:color="auto" w:fill="FFFFFF"/>
                </w:rPr>
              </w:rPrChange>
            </w:rPr>
            <w:delText xml:space="preserve">when using </w:delText>
          </w:r>
        </w:del>
      </w:ins>
      <w:ins w:id="1856" w:author="Rebecca McIntosh" w:date="2021-10-28T13:09:00Z">
        <w:del w:id="1857" w:author="Natasha Hardy" w:date="2021-11-12T15:05:00Z">
          <w:r w:rsidR="003E29B1" w:rsidRPr="00F61043" w:rsidDel="0092214A">
            <w:rPr>
              <w:rFonts w:eastAsia="Times New Roman" w:cs="Times New Roman"/>
              <w:color w:val="000000"/>
              <w:highlight w:val="yellow"/>
              <w:shd w:val="clear" w:color="auto" w:fill="FFFFFF"/>
              <w:rPrChange w:id="1858" w:author="Natasha Hardy" w:date="2021-11-29T18:33:00Z">
                <w:rPr>
                  <w:rFonts w:eastAsia="Times New Roman" w:cs="Times New Roman"/>
                  <w:color w:val="000000"/>
                  <w:shd w:val="clear" w:color="auto" w:fill="FFFFFF"/>
                </w:rPr>
              </w:rPrChange>
            </w:rPr>
            <w:delText>morphological remains</w:delText>
          </w:r>
        </w:del>
      </w:ins>
      <w:ins w:id="1859" w:author="Rebecca McIntosh" w:date="2021-10-28T15:35:00Z">
        <w:del w:id="1860" w:author="Natasha Hardy" w:date="2021-11-12T15:05:00Z">
          <w:r w:rsidR="00BA74E0" w:rsidRPr="00F61043" w:rsidDel="0092214A">
            <w:rPr>
              <w:rFonts w:eastAsia="Times New Roman" w:cs="Times New Roman"/>
              <w:color w:val="000000"/>
              <w:highlight w:val="yellow"/>
              <w:shd w:val="clear" w:color="auto" w:fill="FFFFFF"/>
              <w:rPrChange w:id="1861" w:author="Natasha Hardy" w:date="2021-11-29T18:33:00Z">
                <w:rPr>
                  <w:rFonts w:eastAsia="Times New Roman" w:cs="Times New Roman"/>
                  <w:color w:val="000000"/>
                  <w:shd w:val="clear" w:color="auto" w:fill="FFFFFF"/>
                </w:rPr>
              </w:rPrChange>
            </w:rPr>
            <w:delText xml:space="preserve"> from old and fresh scats</w:delText>
          </w:r>
        </w:del>
      </w:ins>
    </w:p>
    <w:p w14:paraId="46908A1B" w14:textId="1EC93984" w:rsidR="0071092A" w:rsidRPr="00F61043" w:rsidDel="006879F9" w:rsidRDefault="007D4061">
      <w:pPr>
        <w:ind w:firstLine="720"/>
        <w:rPr>
          <w:ins w:id="1862" w:author="Rebecca McIntosh" w:date="2021-10-28T14:02:00Z"/>
          <w:del w:id="1863" w:author="Natasha Hardy" w:date="2021-11-12T15:57:00Z"/>
          <w:color w:val="000000"/>
          <w:highlight w:val="yellow"/>
          <w:rPrChange w:id="1864" w:author="Natasha Hardy" w:date="2021-11-29T18:33:00Z">
            <w:rPr>
              <w:ins w:id="1865" w:author="Rebecca McIntosh" w:date="2021-10-28T14:02:00Z"/>
              <w:del w:id="1866" w:author="Natasha Hardy" w:date="2021-11-12T15:57:00Z"/>
              <w:color w:val="000000"/>
            </w:rPr>
          </w:rPrChange>
        </w:rPr>
      </w:pPr>
      <w:commentRangeStart w:id="1867"/>
      <w:commentRangeEnd w:id="1867"/>
      <w:del w:id="1868" w:author="Natasha Hardy" w:date="2021-11-12T15:57:00Z">
        <w:r w:rsidRPr="00F61043" w:rsidDel="006879F9">
          <w:rPr>
            <w:rStyle w:val="CommentReference"/>
            <w:highlight w:val="yellow"/>
            <w:rPrChange w:id="1869" w:author="Natasha Hardy" w:date="2021-11-29T18:33:00Z">
              <w:rPr>
                <w:rStyle w:val="CommentReference"/>
              </w:rPr>
            </w:rPrChange>
          </w:rPr>
          <w:commentReference w:id="1867"/>
        </w:r>
      </w:del>
      <w:ins w:id="1870" w:author="Microsoft Office User" w:date="2021-10-14T07:35:00Z">
        <w:del w:id="1871" w:author="Natasha Hardy" w:date="2021-10-25T15:50:00Z">
          <w:r w:rsidR="0061142B" w:rsidRPr="00F61043" w:rsidDel="00932D83">
            <w:rPr>
              <w:color w:val="000000"/>
              <w:highlight w:val="yellow"/>
              <w:rPrChange w:id="1872" w:author="Natasha Hardy" w:date="2021-11-29T18:33:00Z">
                <w:rPr>
                  <w:color w:val="000000"/>
                </w:rPr>
              </w:rPrChange>
            </w:rPr>
            <w:delText>The DNA analysis supports this hypothesis</w:delText>
          </w:r>
        </w:del>
      </w:ins>
      <w:ins w:id="1873" w:author="Microsoft Office User" w:date="2021-10-14T10:32:00Z">
        <w:del w:id="1874" w:author="Natasha Hardy" w:date="2021-10-25T15:50:00Z">
          <w:r w:rsidR="00C51B84" w:rsidRPr="00F61043" w:rsidDel="00932D83">
            <w:rPr>
              <w:color w:val="000000"/>
              <w:highlight w:val="yellow"/>
              <w:rPrChange w:id="1875" w:author="Natasha Hardy" w:date="2021-11-29T18:33:00Z">
                <w:rPr>
                  <w:color w:val="000000"/>
                </w:rPr>
              </w:rPrChange>
            </w:rPr>
            <w:delText>.</w:delText>
          </w:r>
        </w:del>
      </w:ins>
      <w:ins w:id="1876" w:author="Microsoft Office User" w:date="2021-10-14T07:36:00Z">
        <w:del w:id="1877" w:author="Natasha Hardy" w:date="2021-10-25T15:50:00Z">
          <w:r w:rsidR="0061142B" w:rsidRPr="00F61043" w:rsidDel="00932D83">
            <w:rPr>
              <w:color w:val="000000"/>
              <w:highlight w:val="yellow"/>
              <w:rPrChange w:id="1878" w:author="Natasha Hardy" w:date="2021-11-29T18:33:00Z">
                <w:rPr>
                  <w:color w:val="000000"/>
                </w:rPr>
              </w:rPrChange>
            </w:rPr>
            <w:delText xml:space="preserve"> </w:delText>
          </w:r>
        </w:del>
      </w:ins>
      <w:ins w:id="1879" w:author="Microsoft Office User" w:date="2021-10-14T10:32:00Z">
        <w:del w:id="1880" w:author="Natasha Hardy" w:date="2021-10-25T15:52:00Z">
          <w:r w:rsidR="00C51B84" w:rsidRPr="00F61043" w:rsidDel="00932D83">
            <w:rPr>
              <w:color w:val="000000"/>
              <w:highlight w:val="yellow"/>
              <w:rPrChange w:id="1881" w:author="Natasha Hardy" w:date="2021-11-29T18:33:00Z">
                <w:rPr>
                  <w:color w:val="000000"/>
                </w:rPr>
              </w:rPrChange>
            </w:rPr>
            <w:delText>W</w:delText>
          </w:r>
        </w:del>
      </w:ins>
      <w:ins w:id="1882" w:author="Microsoft Office User" w:date="2021-10-14T07:37:00Z">
        <w:del w:id="1883" w:author="Natasha Hardy" w:date="2021-10-25T15:52:00Z">
          <w:r w:rsidR="0061142B" w:rsidRPr="00F61043" w:rsidDel="00932D83">
            <w:rPr>
              <w:color w:val="000000"/>
              <w:highlight w:val="yellow"/>
              <w:rPrChange w:id="1884" w:author="Natasha Hardy" w:date="2021-11-29T18:33:00Z">
                <w:rPr>
                  <w:color w:val="000000"/>
                </w:rPr>
              </w:rPrChange>
            </w:rPr>
            <w:delText>hile s</w:delText>
          </w:r>
        </w:del>
        <w:del w:id="1885" w:author="Natasha Hardy" w:date="2021-11-12T15:39:00Z">
          <w:r w:rsidR="0061142B" w:rsidRPr="00F61043" w:rsidDel="00241FDB">
            <w:rPr>
              <w:color w:val="000000"/>
              <w:highlight w:val="yellow"/>
              <w:rPrChange w:id="1886" w:author="Natasha Hardy" w:date="2021-11-29T18:33:00Z">
                <w:rPr>
                  <w:color w:val="000000"/>
                </w:rPr>
              </w:rPrChange>
            </w:rPr>
            <w:delText>eabird</w:delText>
          </w:r>
        </w:del>
      </w:ins>
      <w:ins w:id="1887" w:author="Microsoft Office User" w:date="2021-10-14T07:38:00Z">
        <w:del w:id="1888" w:author="Natasha Hardy" w:date="2021-11-12T15:39:00Z">
          <w:r w:rsidR="0061142B" w:rsidRPr="00F61043" w:rsidDel="00241FDB">
            <w:rPr>
              <w:color w:val="000000"/>
              <w:highlight w:val="yellow"/>
              <w:rPrChange w:id="1889" w:author="Natasha Hardy" w:date="2021-11-29T18:33:00Z">
                <w:rPr>
                  <w:color w:val="000000"/>
                </w:rPr>
              </w:rPrChange>
            </w:rPr>
            <w:delText>s</w:delText>
          </w:r>
        </w:del>
      </w:ins>
      <w:ins w:id="1890" w:author="Microsoft Office User" w:date="2021-10-14T07:37:00Z">
        <w:del w:id="1891" w:author="Natasha Hardy" w:date="2021-11-12T15:39:00Z">
          <w:r w:rsidR="0061142B" w:rsidRPr="00F61043" w:rsidDel="00241FDB">
            <w:rPr>
              <w:color w:val="000000"/>
              <w:highlight w:val="yellow"/>
              <w:rPrChange w:id="1892" w:author="Natasha Hardy" w:date="2021-11-29T18:33:00Z">
                <w:rPr>
                  <w:color w:val="000000"/>
                </w:rPr>
              </w:rPrChange>
            </w:rPr>
            <w:delText xml:space="preserve"> were detected in 29 samples by hard-part analysis, </w:delText>
          </w:r>
        </w:del>
      </w:ins>
      <w:ins w:id="1893" w:author="Rebecca McIntosh" w:date="2021-10-28T13:37:00Z">
        <w:del w:id="1894" w:author="Natasha Hardy" w:date="2021-11-12T15:39:00Z">
          <w:r w:rsidR="0098500D" w:rsidRPr="00F61043" w:rsidDel="00241FDB">
            <w:rPr>
              <w:color w:val="000000"/>
              <w:highlight w:val="yellow"/>
              <w:rPrChange w:id="1895" w:author="Natasha Hardy" w:date="2021-11-29T18:33:00Z">
                <w:rPr>
                  <w:color w:val="000000"/>
                </w:rPr>
              </w:rPrChange>
            </w:rPr>
            <w:delText>while</w:delText>
          </w:r>
        </w:del>
      </w:ins>
      <w:ins w:id="1896" w:author="Microsoft Office User" w:date="2021-10-14T07:38:00Z">
        <w:del w:id="1897" w:author="Natasha Hardy" w:date="2021-11-12T15:39:00Z">
          <w:r w:rsidR="0061142B" w:rsidRPr="00F61043" w:rsidDel="00241FDB">
            <w:rPr>
              <w:color w:val="000000"/>
              <w:highlight w:val="yellow"/>
              <w:rPrChange w:id="1898" w:author="Natasha Hardy" w:date="2021-11-29T18:33:00Z">
                <w:rPr>
                  <w:color w:val="000000"/>
                </w:rPr>
              </w:rPrChange>
            </w:rPr>
            <w:delText>seabird DNA was only detected in 21 samples</w:delText>
          </w:r>
        </w:del>
      </w:ins>
      <w:ins w:id="1899" w:author="Microsoft Office User" w:date="2021-10-14T10:32:00Z">
        <w:del w:id="1900" w:author="Natasha Hardy" w:date="2021-11-12T15:39:00Z">
          <w:r w:rsidR="00C51B84" w:rsidRPr="00F61043" w:rsidDel="00241FDB">
            <w:rPr>
              <w:color w:val="000000"/>
              <w:highlight w:val="yellow"/>
              <w:rPrChange w:id="1901" w:author="Natasha Hardy" w:date="2021-11-29T18:33:00Z">
                <w:rPr>
                  <w:color w:val="000000"/>
                </w:rPr>
              </w:rPrChange>
            </w:rPr>
            <w:delText xml:space="preserve"> and s</w:delText>
          </w:r>
        </w:del>
      </w:ins>
      <w:ins w:id="1902" w:author="Microsoft Office User" w:date="2021-10-14T07:39:00Z">
        <w:del w:id="1903" w:author="Natasha Hardy" w:date="2021-11-12T15:39:00Z">
          <w:r w:rsidR="0061142B" w:rsidRPr="00F61043" w:rsidDel="00241FDB">
            <w:rPr>
              <w:color w:val="000000"/>
              <w:highlight w:val="yellow"/>
              <w:rPrChange w:id="1904" w:author="Natasha Hardy" w:date="2021-11-29T18:33:00Z">
                <w:rPr>
                  <w:color w:val="000000"/>
                </w:rPr>
              </w:rPrChange>
            </w:rPr>
            <w:delText>imultaneous detection occurred in only 10 sample</w:delText>
          </w:r>
        </w:del>
      </w:ins>
      <w:ins w:id="1905" w:author="Rebecca McIntosh" w:date="2021-10-28T15:40:00Z">
        <w:del w:id="1906" w:author="Natasha Hardy" w:date="2021-11-12T15:39:00Z">
          <w:r w:rsidR="00E90795" w:rsidRPr="00F61043" w:rsidDel="00241FDB">
            <w:rPr>
              <w:color w:val="000000"/>
              <w:highlight w:val="yellow"/>
              <w:rPrChange w:id="1907" w:author="Natasha Hardy" w:date="2021-11-29T18:33:00Z">
                <w:rPr>
                  <w:color w:val="000000"/>
                </w:rPr>
              </w:rPrChange>
            </w:rPr>
            <w:delText>s</w:delText>
          </w:r>
        </w:del>
      </w:ins>
      <w:ins w:id="1908" w:author="Microsoft Office User" w:date="2021-10-14T07:39:00Z">
        <w:del w:id="1909" w:author="Natasha Hardy" w:date="2021-11-12T15:39:00Z">
          <w:r w:rsidR="0061142B" w:rsidRPr="00F61043" w:rsidDel="00241FDB">
            <w:rPr>
              <w:color w:val="000000"/>
              <w:highlight w:val="yellow"/>
              <w:rPrChange w:id="1910" w:author="Natasha Hardy" w:date="2021-11-29T18:33:00Z">
                <w:rPr>
                  <w:color w:val="000000"/>
                </w:rPr>
              </w:rPrChange>
            </w:rPr>
            <w:delText>s</w:delText>
          </w:r>
        </w:del>
      </w:ins>
      <w:ins w:id="1911" w:author="Rebecca McIntosh" w:date="2021-10-29T13:04:00Z">
        <w:del w:id="1912" w:author="Natasha Hardy" w:date="2021-11-12T15:39:00Z">
          <w:r w:rsidR="00E91243" w:rsidRPr="00F61043" w:rsidDel="00241FDB">
            <w:rPr>
              <w:color w:val="000000"/>
              <w:highlight w:val="yellow"/>
              <w:rPrChange w:id="1913" w:author="Natasha Hardy" w:date="2021-11-29T18:33:00Z">
                <w:rPr>
                  <w:color w:val="000000"/>
                </w:rPr>
              </w:rPrChange>
            </w:rPr>
            <w:delText>, providing further evidence that the methods applied are paralle</w:delText>
          </w:r>
        </w:del>
      </w:ins>
      <w:ins w:id="1914" w:author="Rebecca McIntosh" w:date="2021-10-29T13:05:00Z">
        <w:del w:id="1915" w:author="Natasha Hardy" w:date="2021-11-12T15:39:00Z">
          <w:r w:rsidR="00E91243" w:rsidRPr="00F61043" w:rsidDel="00241FDB">
            <w:rPr>
              <w:color w:val="000000"/>
              <w:highlight w:val="yellow"/>
              <w:rPrChange w:id="1916" w:author="Natasha Hardy" w:date="2021-11-29T18:33:00Z">
                <w:rPr>
                  <w:color w:val="000000"/>
                </w:rPr>
              </w:rPrChange>
            </w:rPr>
            <w:delText>l and more informative together, but not additive</w:delText>
          </w:r>
        </w:del>
      </w:ins>
      <w:ins w:id="1917" w:author="Microsoft Office User" w:date="2021-10-14T07:39:00Z">
        <w:del w:id="1918" w:author="Natasha Hardy" w:date="2021-11-12T15:39:00Z">
          <w:r w:rsidR="0061142B" w:rsidRPr="00F61043" w:rsidDel="00241FDB">
            <w:rPr>
              <w:color w:val="000000"/>
              <w:highlight w:val="yellow"/>
              <w:rPrChange w:id="1919" w:author="Natasha Hardy" w:date="2021-11-29T18:33:00Z">
                <w:rPr>
                  <w:color w:val="000000"/>
                </w:rPr>
              </w:rPrChange>
            </w:rPr>
            <w:delText>.</w:delText>
          </w:r>
        </w:del>
      </w:ins>
      <w:ins w:id="1920" w:author="Microsoft Office User" w:date="2021-10-14T07:45:00Z">
        <w:del w:id="1921" w:author="Natasha Hardy" w:date="2021-11-12T15:39:00Z">
          <w:r w:rsidR="00E14367" w:rsidRPr="00F61043" w:rsidDel="00241FDB">
            <w:rPr>
              <w:color w:val="000000"/>
              <w:highlight w:val="yellow"/>
              <w:rPrChange w:id="1922" w:author="Natasha Hardy" w:date="2021-11-29T18:33:00Z">
                <w:rPr>
                  <w:color w:val="000000"/>
                </w:rPr>
              </w:rPrChange>
            </w:rPr>
            <w:delText xml:space="preserve"> </w:delText>
          </w:r>
        </w:del>
      </w:ins>
      <w:ins w:id="1923" w:author="Rebecca McIntosh" w:date="2021-10-28T16:32:00Z">
        <w:del w:id="1924" w:author="Natasha Hardy" w:date="2021-11-12T15:39:00Z">
          <w:r w:rsidR="0069327B" w:rsidRPr="00F61043" w:rsidDel="00241FDB">
            <w:rPr>
              <w:color w:val="000000"/>
              <w:highlight w:val="yellow"/>
              <w:rPrChange w:id="1925" w:author="Natasha Hardy" w:date="2021-11-29T18:33:00Z">
                <w:rPr>
                  <w:color w:val="000000"/>
                </w:rPr>
              </w:rPrChange>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1926" w:author="Rebecca McIntosh" w:date="2021-10-28T16:35:00Z">
        <w:del w:id="1927" w:author="Natasha Hardy" w:date="2021-11-12T15:39:00Z">
          <w:r w:rsidR="0069327B" w:rsidRPr="00F61043" w:rsidDel="00241FDB">
            <w:rPr>
              <w:color w:val="000000"/>
              <w:highlight w:val="yellow"/>
              <w:rPrChange w:id="1928" w:author="Natasha Hardy" w:date="2021-11-29T18:33:00Z">
                <w:rPr>
                  <w:color w:val="000000"/>
                </w:rPr>
              </w:rPrChange>
            </w:rPr>
            <w:delText>For</w:delText>
          </w:r>
        </w:del>
      </w:ins>
      <w:ins w:id="1929" w:author="Rebecca McIntosh" w:date="2021-10-28T16:33:00Z">
        <w:del w:id="1930" w:author="Natasha Hardy" w:date="2021-11-12T15:39:00Z">
          <w:r w:rsidR="0069327B" w:rsidRPr="00F61043" w:rsidDel="00241FDB">
            <w:rPr>
              <w:color w:val="000000"/>
              <w:highlight w:val="yellow"/>
              <w:rPrChange w:id="1931" w:author="Natasha Hardy" w:date="2021-11-29T18:33:00Z">
                <w:rPr>
                  <w:color w:val="000000"/>
                </w:rPr>
              </w:rPrChange>
            </w:rPr>
            <w:delText xml:space="preserve"> example</w:delText>
          </w:r>
        </w:del>
      </w:ins>
      <w:ins w:id="1932" w:author="Rebecca McIntosh" w:date="2021-10-28T16:36:00Z">
        <w:del w:id="1933" w:author="Natasha Hardy" w:date="2021-11-12T15:39:00Z">
          <w:r w:rsidR="0069327B" w:rsidRPr="00F61043" w:rsidDel="00241FDB">
            <w:rPr>
              <w:color w:val="000000"/>
              <w:highlight w:val="yellow"/>
              <w:rPrChange w:id="1934" w:author="Natasha Hardy" w:date="2021-11-29T18:33:00Z">
                <w:rPr>
                  <w:color w:val="000000"/>
                </w:rPr>
              </w:rPrChange>
            </w:rPr>
            <w:delText>,</w:delText>
          </w:r>
        </w:del>
      </w:ins>
      <w:ins w:id="1935" w:author="Rebecca McIntosh" w:date="2021-10-28T13:40:00Z">
        <w:del w:id="1936" w:author="Natasha Hardy" w:date="2021-11-12T15:39:00Z">
          <w:r w:rsidR="0098500D" w:rsidRPr="00F61043" w:rsidDel="00241FDB">
            <w:rPr>
              <w:color w:val="000000"/>
              <w:highlight w:val="yellow"/>
              <w:rPrChange w:id="1937" w:author="Natasha Hardy" w:date="2021-11-29T18:33:00Z">
                <w:rPr>
                  <w:color w:val="000000"/>
                </w:rPr>
              </w:rPrChange>
            </w:rPr>
            <w:delText xml:space="preserve"> soft tissues</w:delText>
          </w:r>
        </w:del>
      </w:ins>
      <w:ins w:id="1938" w:author="Rebecca McIntosh" w:date="2021-10-28T16:35:00Z">
        <w:del w:id="1939" w:author="Natasha Hardy" w:date="2021-11-12T15:39:00Z">
          <w:r w:rsidR="0069327B" w:rsidRPr="00F61043" w:rsidDel="00241FDB">
            <w:rPr>
              <w:color w:val="000000"/>
              <w:highlight w:val="yellow"/>
              <w:rPrChange w:id="1940" w:author="Natasha Hardy" w:date="2021-11-29T18:33:00Z">
                <w:rPr>
                  <w:color w:val="000000"/>
                </w:rPr>
              </w:rPrChange>
            </w:rPr>
            <w:delText xml:space="preserve"> may have a gut passage rate</w:delText>
          </w:r>
        </w:del>
      </w:ins>
      <w:ins w:id="1941" w:author="Rebecca McIntosh" w:date="2021-10-28T16:33:00Z">
        <w:del w:id="1942" w:author="Natasha Hardy" w:date="2021-11-12T15:39:00Z">
          <w:r w:rsidR="0069327B" w:rsidRPr="00F61043" w:rsidDel="00241FDB">
            <w:rPr>
              <w:color w:val="000000"/>
              <w:highlight w:val="yellow"/>
              <w:rPrChange w:id="1943" w:author="Natasha Hardy" w:date="2021-11-29T18:33:00Z">
                <w:rPr>
                  <w:color w:val="000000"/>
                </w:rPr>
              </w:rPrChange>
            </w:rPr>
            <w:delText xml:space="preserve"> </w:delText>
          </w:r>
        </w:del>
      </w:ins>
      <w:ins w:id="1944" w:author="Rebecca McIntosh" w:date="2021-10-28T16:35:00Z">
        <w:del w:id="1945" w:author="Natasha Hardy" w:date="2021-11-12T15:39:00Z">
          <w:r w:rsidR="0069327B" w:rsidRPr="00F61043" w:rsidDel="00241FDB">
            <w:rPr>
              <w:color w:val="000000"/>
              <w:highlight w:val="yellow"/>
              <w:rPrChange w:id="1946" w:author="Natasha Hardy" w:date="2021-11-29T18:33:00Z">
                <w:rPr>
                  <w:color w:val="000000"/>
                </w:rPr>
              </w:rPrChange>
            </w:rPr>
            <w:delText>of</w:delText>
          </w:r>
        </w:del>
      </w:ins>
      <w:ins w:id="1947" w:author="Rebecca McIntosh" w:date="2021-10-28T16:33:00Z">
        <w:del w:id="1948" w:author="Natasha Hardy" w:date="2021-11-12T15:39:00Z">
          <w:r w:rsidR="0069327B" w:rsidRPr="00F61043" w:rsidDel="00241FDB">
            <w:rPr>
              <w:color w:val="000000"/>
              <w:highlight w:val="yellow"/>
              <w:rPrChange w:id="1949" w:author="Natasha Hardy" w:date="2021-11-29T18:33:00Z">
                <w:rPr>
                  <w:color w:val="000000"/>
                </w:rPr>
              </w:rPrChange>
            </w:rPr>
            <w:delText xml:space="preserve"> 48 hours</w:delText>
          </w:r>
        </w:del>
      </w:ins>
      <w:ins w:id="1950" w:author="Rebecca McIntosh" w:date="2021-10-28T16:36:00Z">
        <w:del w:id="1951" w:author="Natasha Hardy" w:date="2021-11-12T15:39:00Z">
          <w:r w:rsidR="0069327B" w:rsidRPr="00F61043" w:rsidDel="00241FDB">
            <w:rPr>
              <w:color w:val="000000"/>
              <w:highlight w:val="yellow"/>
              <w:rPrChange w:id="1952" w:author="Natasha Hardy" w:date="2021-11-29T18:33:00Z">
                <w:rPr>
                  <w:color w:val="000000"/>
                </w:rPr>
              </w:rPrChange>
            </w:rPr>
            <w:delText xml:space="preserve"> compared to</w:delText>
          </w:r>
        </w:del>
      </w:ins>
      <w:ins w:id="1953" w:author="Rebecca McIntosh" w:date="2021-10-28T13:40:00Z">
        <w:del w:id="1954" w:author="Natasha Hardy" w:date="2021-11-12T15:39:00Z">
          <w:r w:rsidR="0098500D" w:rsidRPr="00F61043" w:rsidDel="00241FDB">
            <w:rPr>
              <w:color w:val="000000"/>
              <w:highlight w:val="yellow"/>
              <w:rPrChange w:id="1955" w:author="Natasha Hardy" w:date="2021-11-29T18:33:00Z">
                <w:rPr>
                  <w:color w:val="000000"/>
                </w:rPr>
              </w:rPrChange>
            </w:rPr>
            <w:delText xml:space="preserve"> hard</w:delText>
          </w:r>
        </w:del>
      </w:ins>
      <w:ins w:id="1956" w:author="Rebecca McIntosh" w:date="2021-10-29T13:06:00Z">
        <w:del w:id="1957" w:author="Natasha Hardy" w:date="2021-11-12T15:39:00Z">
          <w:r w:rsidR="000622E5" w:rsidRPr="00F61043" w:rsidDel="00241FDB">
            <w:rPr>
              <w:color w:val="000000"/>
              <w:highlight w:val="yellow"/>
              <w:rPrChange w:id="1958" w:author="Natasha Hardy" w:date="2021-11-29T18:33:00Z">
                <w:rPr>
                  <w:color w:val="000000"/>
                </w:rPr>
              </w:rPrChange>
            </w:rPr>
            <w:delText>-</w:delText>
          </w:r>
        </w:del>
      </w:ins>
      <w:ins w:id="1959" w:author="Rebecca McIntosh" w:date="2021-10-28T13:46:00Z">
        <w:del w:id="1960" w:author="Natasha Hardy" w:date="2021-11-12T15:39:00Z">
          <w:r w:rsidR="00A14B3E" w:rsidRPr="00F61043" w:rsidDel="00241FDB">
            <w:rPr>
              <w:color w:val="000000"/>
              <w:highlight w:val="yellow"/>
              <w:rPrChange w:id="1961" w:author="Natasha Hardy" w:date="2021-11-29T18:33:00Z">
                <w:rPr>
                  <w:color w:val="000000"/>
                </w:rPr>
              </w:rPrChange>
            </w:rPr>
            <w:delText>parts</w:delText>
          </w:r>
        </w:del>
      </w:ins>
      <w:ins w:id="1962" w:author="Rebecca McIntosh" w:date="2021-10-28T13:40:00Z">
        <w:del w:id="1963" w:author="Natasha Hardy" w:date="2021-11-12T15:39:00Z">
          <w:r w:rsidR="0098500D" w:rsidRPr="00F61043" w:rsidDel="00241FDB">
            <w:rPr>
              <w:color w:val="000000"/>
              <w:highlight w:val="yellow"/>
              <w:rPrChange w:id="1964" w:author="Natasha Hardy" w:date="2021-11-29T18:33:00Z">
                <w:rPr>
                  <w:color w:val="000000"/>
                </w:rPr>
              </w:rPrChange>
            </w:rPr>
            <w:delText xml:space="preserve"> </w:delText>
          </w:r>
        </w:del>
      </w:ins>
      <w:ins w:id="1965" w:author="Rebecca McIntosh" w:date="2021-10-28T16:36:00Z">
        <w:del w:id="1966" w:author="Natasha Hardy" w:date="2021-11-12T15:39:00Z">
          <w:r w:rsidR="0069327B" w:rsidRPr="00F61043" w:rsidDel="00241FDB">
            <w:rPr>
              <w:color w:val="000000"/>
              <w:highlight w:val="yellow"/>
              <w:rPrChange w:id="1967" w:author="Natasha Hardy" w:date="2021-11-29T18:33:00Z">
                <w:rPr>
                  <w:color w:val="000000"/>
                </w:rPr>
              </w:rPrChange>
            </w:rPr>
            <w:delText xml:space="preserve">that </w:delText>
          </w:r>
        </w:del>
      </w:ins>
      <w:ins w:id="1968" w:author="Rebecca McIntosh" w:date="2021-10-28T16:34:00Z">
        <w:del w:id="1969" w:author="Natasha Hardy" w:date="2021-11-12T15:39:00Z">
          <w:r w:rsidR="0069327B" w:rsidRPr="00F61043" w:rsidDel="00241FDB">
            <w:rPr>
              <w:color w:val="000000"/>
              <w:highlight w:val="yellow"/>
              <w:rPrChange w:id="1970" w:author="Natasha Hardy" w:date="2021-11-29T18:33:00Z">
                <w:rPr>
                  <w:color w:val="000000"/>
                </w:rPr>
              </w:rPrChange>
            </w:rPr>
            <w:delText xml:space="preserve">may be retained for </w:delText>
          </w:r>
        </w:del>
      </w:ins>
      <w:ins w:id="1971" w:author="Rebecca McIntosh" w:date="2021-10-28T13:46:00Z">
        <w:del w:id="1972" w:author="Natasha Hardy" w:date="2021-11-12T15:39:00Z">
          <w:r w:rsidR="00A14B3E" w:rsidRPr="00F61043" w:rsidDel="00241FDB">
            <w:rPr>
              <w:color w:val="000000"/>
              <w:highlight w:val="yellow"/>
              <w:rPrChange w:id="1973" w:author="Natasha Hardy" w:date="2021-11-29T18:33:00Z">
                <w:rPr>
                  <w:color w:val="000000"/>
                </w:rPr>
              </w:rPrChange>
            </w:rPr>
            <w:delText>up to 7 days</w:delText>
          </w:r>
        </w:del>
      </w:ins>
      <w:ins w:id="1974" w:author="Rebecca McIntosh" w:date="2021-10-28T16:34:00Z">
        <w:del w:id="1975" w:author="Natasha Hardy" w:date="2021-11-12T15:39:00Z">
          <w:r w:rsidR="0069327B" w:rsidRPr="00F61043" w:rsidDel="00241FDB">
            <w:rPr>
              <w:color w:val="000000"/>
              <w:highlight w:val="yellow"/>
              <w:rPrChange w:id="1976" w:author="Natasha Hardy" w:date="2021-11-29T18:33:00Z">
                <w:rPr>
                  <w:color w:val="000000"/>
                </w:rPr>
              </w:rPrChange>
            </w:rPr>
            <w:delText xml:space="preserve"> (Tollit et al., 2009)</w:delText>
          </w:r>
        </w:del>
      </w:ins>
      <w:ins w:id="1977" w:author="Rebecca McIntosh" w:date="2021-10-28T16:36:00Z">
        <w:del w:id="1978" w:author="Natasha Hardy" w:date="2021-11-12T15:39:00Z">
          <w:r w:rsidR="0069327B" w:rsidRPr="00F61043" w:rsidDel="00241FDB">
            <w:rPr>
              <w:color w:val="000000"/>
              <w:highlight w:val="yellow"/>
              <w:rPrChange w:id="1979" w:author="Natasha Hardy" w:date="2021-11-29T18:33:00Z">
                <w:rPr>
                  <w:color w:val="000000"/>
                </w:rPr>
              </w:rPrChange>
            </w:rPr>
            <w:delText>.</w:delText>
          </w:r>
        </w:del>
      </w:ins>
      <w:ins w:id="1980" w:author="Rebecca McIntosh" w:date="2021-10-28T16:34:00Z">
        <w:del w:id="1981" w:author="Natasha Hardy" w:date="2021-11-12T15:39:00Z">
          <w:r w:rsidR="0069327B" w:rsidRPr="00F61043" w:rsidDel="00241FDB">
            <w:rPr>
              <w:color w:val="000000"/>
              <w:highlight w:val="yellow"/>
              <w:rPrChange w:id="1982" w:author="Natasha Hardy" w:date="2021-11-29T18:33:00Z">
                <w:rPr>
                  <w:color w:val="000000"/>
                </w:rPr>
              </w:rPrChange>
            </w:rPr>
            <w:delText xml:space="preserve"> </w:delText>
          </w:r>
        </w:del>
      </w:ins>
      <w:ins w:id="1983" w:author="Rebecca McIntosh" w:date="2021-10-28T15:42:00Z">
        <w:del w:id="1984" w:author="Natasha Hardy" w:date="2021-11-12T15:39:00Z">
          <w:r w:rsidR="00F373B9" w:rsidRPr="00F61043" w:rsidDel="00241FDB">
            <w:rPr>
              <w:color w:val="000000"/>
              <w:highlight w:val="yellow"/>
              <w:rPrChange w:id="1985" w:author="Natasha Hardy" w:date="2021-11-29T18:33:00Z">
                <w:rPr>
                  <w:color w:val="000000"/>
                </w:rPr>
              </w:rPrChange>
            </w:rPr>
            <w:delText xml:space="preserve">DNA found in the amorphous, soft parts of an animal </w:delText>
          </w:r>
        </w:del>
      </w:ins>
      <w:ins w:id="1986" w:author="Rebecca McIntosh" w:date="2021-10-28T15:43:00Z">
        <w:del w:id="1987" w:author="Natasha Hardy" w:date="2021-11-12T15:39:00Z">
          <w:r w:rsidR="00F373B9" w:rsidRPr="00F61043" w:rsidDel="00241FDB">
            <w:rPr>
              <w:color w:val="000000"/>
              <w:highlight w:val="yellow"/>
              <w:rPrChange w:id="1988" w:author="Natasha Hardy" w:date="2021-11-29T18:33:00Z">
                <w:rPr>
                  <w:color w:val="000000"/>
                </w:rPr>
              </w:rPrChange>
            </w:rPr>
            <w:delText>may be</w:delText>
          </w:r>
        </w:del>
      </w:ins>
      <w:ins w:id="1989" w:author="Rebecca McIntosh" w:date="2021-10-28T15:42:00Z">
        <w:del w:id="1990" w:author="Natasha Hardy" w:date="2021-11-12T15:39:00Z">
          <w:r w:rsidR="00F373B9" w:rsidRPr="00F61043" w:rsidDel="00241FDB">
            <w:rPr>
              <w:color w:val="000000"/>
              <w:highlight w:val="yellow"/>
              <w:rPrChange w:id="1991" w:author="Natasha Hardy" w:date="2021-11-29T18:33:00Z">
                <w:rPr>
                  <w:color w:val="000000"/>
                </w:rPr>
              </w:rPrChange>
            </w:rPr>
            <w:delText xml:space="preserve"> </w:delText>
          </w:r>
        </w:del>
      </w:ins>
      <w:ins w:id="1992" w:author="Rebecca McIntosh" w:date="2021-10-28T15:43:00Z">
        <w:del w:id="1993" w:author="Natasha Hardy" w:date="2021-11-12T15:39:00Z">
          <w:r w:rsidR="00F373B9" w:rsidRPr="00F61043" w:rsidDel="00241FDB">
            <w:rPr>
              <w:color w:val="000000"/>
              <w:highlight w:val="yellow"/>
              <w:rPrChange w:id="1994" w:author="Natasha Hardy" w:date="2021-11-29T18:33:00Z">
                <w:rPr>
                  <w:color w:val="000000"/>
                </w:rPr>
              </w:rPrChange>
            </w:rPr>
            <w:delText>more</w:delText>
          </w:r>
        </w:del>
      </w:ins>
      <w:ins w:id="1995" w:author="Rebecca McIntosh" w:date="2021-10-28T15:42:00Z">
        <w:del w:id="1996" w:author="Natasha Hardy" w:date="2021-11-12T15:39:00Z">
          <w:r w:rsidR="00F373B9" w:rsidRPr="00F61043" w:rsidDel="00241FDB">
            <w:rPr>
              <w:color w:val="000000"/>
              <w:highlight w:val="yellow"/>
              <w:rPrChange w:id="1997" w:author="Natasha Hardy" w:date="2021-11-29T18:33:00Z">
                <w:rPr>
                  <w:color w:val="000000"/>
                </w:rPr>
              </w:rPrChange>
            </w:rPr>
            <w:delText xml:space="preserve"> easily amplified even in a degraded and digested sample matrix such as scats, compared to DNA available from hard-parts, feather, fur or bone (Mumma et al., 2016; Granquist et al., 2018). </w:delText>
          </w:r>
        </w:del>
      </w:ins>
      <w:ins w:id="1998" w:author="Rebecca McIntosh" w:date="2021-10-28T15:44:00Z">
        <w:del w:id="1999" w:author="Natasha Hardy" w:date="2021-11-12T15:39:00Z">
          <w:r w:rsidR="00F373B9" w:rsidRPr="00F61043" w:rsidDel="00241FDB">
            <w:rPr>
              <w:color w:val="000000"/>
              <w:highlight w:val="yellow"/>
              <w:rPrChange w:id="2000" w:author="Natasha Hardy" w:date="2021-11-29T18:33:00Z">
                <w:rPr>
                  <w:color w:val="000000"/>
                </w:rPr>
              </w:rPrChange>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2001" w:author="Rebecca McIntosh" w:date="2021-10-28T15:43:00Z">
        <w:del w:id="2002" w:author="Natasha Hardy" w:date="2021-11-12T15:39:00Z">
          <w:r w:rsidR="00F373B9" w:rsidRPr="00F61043" w:rsidDel="00241FDB">
            <w:rPr>
              <w:color w:val="000000"/>
              <w:highlight w:val="yellow"/>
              <w:rPrChange w:id="2003" w:author="Natasha Hardy" w:date="2021-11-29T18:33:00Z">
                <w:rPr>
                  <w:color w:val="000000"/>
                </w:rPr>
              </w:rPrChange>
            </w:rPr>
            <w:delText>Additionally, morphological remains such as feathers may be over-represented across fur seal scats</w:delText>
          </w:r>
        </w:del>
      </w:ins>
      <w:ins w:id="2004" w:author="Rebecca McIntosh" w:date="2021-10-29T13:07:00Z">
        <w:del w:id="2005" w:author="Natasha Hardy" w:date="2021-11-12T15:39:00Z">
          <w:r w:rsidR="000622E5" w:rsidRPr="00F61043" w:rsidDel="00241FDB">
            <w:rPr>
              <w:color w:val="000000"/>
              <w:highlight w:val="yellow"/>
              <w:rPrChange w:id="2006" w:author="Natasha Hardy" w:date="2021-11-29T18:33:00Z">
                <w:rPr>
                  <w:color w:val="000000"/>
                </w:rPr>
              </w:rPrChange>
            </w:rPr>
            <w:delText xml:space="preserve"> regardless of the method used to identify the taxon</w:delText>
          </w:r>
        </w:del>
      </w:ins>
      <w:ins w:id="2007" w:author="Rebecca McIntosh" w:date="2021-10-28T15:43:00Z">
        <w:del w:id="2008" w:author="Natasha Hardy" w:date="2021-11-12T15:39:00Z">
          <w:r w:rsidR="00F373B9" w:rsidRPr="00F61043" w:rsidDel="00241FDB">
            <w:rPr>
              <w:color w:val="000000"/>
              <w:highlight w:val="yellow"/>
              <w:rPrChange w:id="2009" w:author="Natasha Hardy" w:date="2021-11-29T18:33:00Z">
                <w:rPr>
                  <w:color w:val="000000"/>
                </w:rPr>
              </w:rPrChange>
            </w:rPr>
            <w:delText xml:space="preserve"> (</w:delText>
          </w:r>
          <w:r w:rsidR="00F373B9" w:rsidRPr="00F61043" w:rsidDel="00241FDB">
            <w:rPr>
              <w:rFonts w:eastAsia="Times New Roman" w:cs="Times New Roman"/>
              <w:color w:val="000000"/>
              <w:highlight w:val="yellow"/>
              <w:shd w:val="clear" w:color="auto" w:fill="FFFFFF"/>
              <w:rPrChange w:id="2010" w:author="Natasha Hardy" w:date="2021-11-29T18:33:00Z">
                <w:rPr>
                  <w:rFonts w:eastAsia="Times New Roman" w:cs="Times New Roman"/>
                  <w:color w:val="000000"/>
                  <w:shd w:val="clear" w:color="auto" w:fill="FFFFFF"/>
                </w:rPr>
              </w:rPrChange>
            </w:rPr>
            <w:delText xml:space="preserve">S-L Reinhold, unpublished data; </w:delText>
          </w:r>
          <w:r w:rsidR="00F373B9" w:rsidRPr="00F61043" w:rsidDel="00241FDB">
            <w:rPr>
              <w:color w:val="000000"/>
              <w:highlight w:val="yellow"/>
              <w:rPrChange w:id="2011" w:author="Natasha Hardy" w:date="2021-11-29T18:33:00Z">
                <w:rPr>
                  <w:color w:val="000000"/>
                </w:rPr>
              </w:rPrChange>
            </w:rPr>
            <w:delText>Casper et al., 2007a; Tollit et al., 2009).</w:delText>
          </w:r>
        </w:del>
      </w:ins>
      <w:ins w:id="2012" w:author="Rebecca McIntosh" w:date="2021-10-28T15:45:00Z">
        <w:del w:id="2013" w:author="Natasha Hardy" w:date="2021-11-12T15:39:00Z">
          <w:r w:rsidR="00F373B9" w:rsidRPr="00F61043" w:rsidDel="00241FDB">
            <w:rPr>
              <w:color w:val="000000"/>
              <w:highlight w:val="yellow"/>
              <w:rPrChange w:id="2014" w:author="Natasha Hardy" w:date="2021-11-29T18:33:00Z">
                <w:rPr>
                  <w:color w:val="000000"/>
                </w:rPr>
              </w:rPrChange>
            </w:rPr>
            <w:delText xml:space="preserve"> </w:delText>
          </w:r>
        </w:del>
      </w:ins>
      <w:ins w:id="2015" w:author="Rebecca McIntosh" w:date="2021-10-28T13:41:00Z">
        <w:del w:id="2016" w:author="Natasha Hardy" w:date="2021-11-12T15:39:00Z">
          <w:r w:rsidR="0098500D" w:rsidRPr="00F61043" w:rsidDel="00241FDB">
            <w:rPr>
              <w:color w:val="000000"/>
              <w:highlight w:val="yellow"/>
              <w:rPrChange w:id="2017" w:author="Natasha Hardy" w:date="2021-11-29T18:33:00Z">
                <w:rPr>
                  <w:color w:val="000000"/>
                </w:rPr>
              </w:rPrChange>
            </w:rPr>
            <w:delText xml:space="preserve"> comparing DNA and hard-pa</w:delText>
          </w:r>
        </w:del>
      </w:ins>
      <w:ins w:id="2018" w:author="Rebecca McIntosh" w:date="2021-10-28T13:42:00Z">
        <w:del w:id="2019" w:author="Natasha Hardy" w:date="2021-11-12T15:39:00Z">
          <w:r w:rsidR="0098500D" w:rsidRPr="00F61043" w:rsidDel="00241FDB">
            <w:rPr>
              <w:color w:val="000000"/>
              <w:highlight w:val="yellow"/>
              <w:rPrChange w:id="2020" w:author="Natasha Hardy" w:date="2021-11-29T18:33:00Z">
                <w:rPr>
                  <w:color w:val="000000"/>
                </w:rPr>
              </w:rPrChange>
            </w:rPr>
            <w:delText>rts analyses</w:delText>
          </w:r>
        </w:del>
      </w:ins>
      <w:ins w:id="2021" w:author="Rebecca McIntosh" w:date="2021-10-28T13:48:00Z">
        <w:del w:id="2022" w:author="Natasha Hardy" w:date="2021-11-12T15:39:00Z">
          <w:r w:rsidR="00A14B3E" w:rsidRPr="00F61043" w:rsidDel="00241FDB">
            <w:rPr>
              <w:color w:val="000000"/>
              <w:highlight w:val="yellow"/>
              <w:rPrChange w:id="2023" w:author="Natasha Hardy" w:date="2021-11-29T18:33:00Z">
                <w:rPr>
                  <w:color w:val="000000"/>
                </w:rPr>
              </w:rPrChange>
            </w:rPr>
            <w:delText xml:space="preserve"> analyses</w:delText>
          </w:r>
        </w:del>
      </w:ins>
      <w:ins w:id="2024" w:author="Rebecca McIntosh" w:date="2021-10-28T13:42:00Z">
        <w:del w:id="2025" w:author="Natasha Hardy" w:date="2021-11-12T15:39:00Z">
          <w:r w:rsidR="0098500D" w:rsidRPr="00F61043" w:rsidDel="00241FDB">
            <w:rPr>
              <w:color w:val="000000"/>
              <w:highlight w:val="yellow"/>
              <w:rPrChange w:id="2026" w:author="Natasha Hardy" w:date="2021-11-29T18:33:00Z">
                <w:rPr>
                  <w:color w:val="000000"/>
                </w:rPr>
              </w:rPrChange>
            </w:rPr>
            <w:delText>in DNA methods</w:delText>
          </w:r>
        </w:del>
      </w:ins>
      <w:ins w:id="2027" w:author="Rebecca McIntosh" w:date="2021-10-28T16:38:00Z">
        <w:del w:id="2028" w:author="Natasha Hardy" w:date="2021-11-12T15:39:00Z">
          <w:r w:rsidR="0069327B" w:rsidRPr="00F61043" w:rsidDel="00241FDB">
            <w:rPr>
              <w:color w:val="000000"/>
              <w:highlight w:val="yellow"/>
              <w:rPrChange w:id="2029" w:author="Natasha Hardy" w:date="2021-11-29T18:33:00Z">
                <w:rPr>
                  <w:color w:val="000000"/>
                </w:rPr>
              </w:rPrChange>
            </w:rPr>
            <w:delText xml:space="preserve"> detected in our study</w:delText>
          </w:r>
        </w:del>
      </w:ins>
      <w:ins w:id="2030" w:author="Rebecca McIntosh" w:date="2021-10-28T13:42:00Z">
        <w:del w:id="2031" w:author="Natasha Hardy" w:date="2021-11-12T15:39:00Z">
          <w:r w:rsidR="0098500D" w:rsidRPr="00F61043" w:rsidDel="00241FDB">
            <w:rPr>
              <w:color w:val="000000"/>
              <w:highlight w:val="yellow"/>
              <w:rPrChange w:id="2032" w:author="Natasha Hardy" w:date="2021-11-29T18:33:00Z">
                <w:rPr>
                  <w:color w:val="000000"/>
                </w:rPr>
              </w:rPrChange>
            </w:rPr>
            <w:delText xml:space="preserve"> </w:delText>
          </w:r>
        </w:del>
      </w:ins>
      <w:ins w:id="2033" w:author="Rebecca McIntosh" w:date="2021-10-28T15:45:00Z">
        <w:del w:id="2034" w:author="Natasha Hardy" w:date="2021-11-12T15:39:00Z">
          <w:r w:rsidR="00F373B9" w:rsidRPr="00F61043" w:rsidDel="00241FDB">
            <w:rPr>
              <w:color w:val="000000"/>
              <w:highlight w:val="yellow"/>
              <w:rPrChange w:id="2035" w:author="Natasha Hardy" w:date="2021-11-29T18:33:00Z">
                <w:rPr>
                  <w:color w:val="000000"/>
                </w:rPr>
              </w:rPrChange>
            </w:rPr>
            <w:delText xml:space="preserve">have </w:delText>
          </w:r>
        </w:del>
      </w:ins>
      <w:ins w:id="2036" w:author="Rebecca McIntosh" w:date="2021-10-28T16:38:00Z">
        <w:del w:id="2037" w:author="Natasha Hardy" w:date="2021-11-12T15:39:00Z">
          <w:r w:rsidR="0069327B" w:rsidRPr="00F61043" w:rsidDel="00241FDB">
            <w:rPr>
              <w:color w:val="000000"/>
              <w:highlight w:val="yellow"/>
              <w:rPrChange w:id="2038" w:author="Natasha Hardy" w:date="2021-11-29T18:33:00Z">
                <w:rPr>
                  <w:color w:val="000000"/>
                </w:rPr>
              </w:rPrChange>
            </w:rPr>
            <w:delText xml:space="preserve">also </w:delText>
          </w:r>
        </w:del>
      </w:ins>
      <w:ins w:id="2039" w:author="Rebecca McIntosh" w:date="2021-10-28T15:45:00Z">
        <w:del w:id="2040" w:author="Natasha Hardy" w:date="2021-11-12T15:39:00Z">
          <w:r w:rsidR="00F373B9" w:rsidRPr="00F61043" w:rsidDel="00241FDB">
            <w:rPr>
              <w:color w:val="000000"/>
              <w:highlight w:val="yellow"/>
              <w:rPrChange w:id="2041" w:author="Natasha Hardy" w:date="2021-11-29T18:33:00Z">
                <w:rPr>
                  <w:color w:val="000000"/>
                </w:rPr>
              </w:rPrChange>
            </w:rPr>
            <w:delText>been</w:delText>
          </w:r>
        </w:del>
      </w:ins>
      <w:ins w:id="2042" w:author="Rebecca McIntosh" w:date="2021-10-28T13:49:00Z">
        <w:del w:id="2043" w:author="Natasha Hardy" w:date="2021-11-12T15:39:00Z">
          <w:r w:rsidR="00A14B3E" w:rsidRPr="00F61043" w:rsidDel="00241FDB">
            <w:rPr>
              <w:color w:val="000000"/>
              <w:highlight w:val="yellow"/>
              <w:rPrChange w:id="2044" w:author="Natasha Hardy" w:date="2021-11-29T18:33:00Z">
                <w:rPr>
                  <w:color w:val="000000"/>
                </w:rPr>
              </w:rPrChange>
            </w:rPr>
            <w:delText>reported</w:delText>
          </w:r>
        </w:del>
      </w:ins>
      <w:ins w:id="2045" w:author="Rebecca McIntosh" w:date="2021-10-28T15:45:00Z">
        <w:del w:id="2046" w:author="Natasha Hardy" w:date="2021-11-12T15:39:00Z">
          <w:r w:rsidR="00F373B9" w:rsidRPr="00F61043" w:rsidDel="00241FDB">
            <w:rPr>
              <w:color w:val="000000"/>
              <w:highlight w:val="yellow"/>
              <w:rPrChange w:id="2047" w:author="Natasha Hardy" w:date="2021-11-29T18:33:00Z">
                <w:rPr>
                  <w:color w:val="000000"/>
                </w:rPr>
              </w:rPrChange>
            </w:rPr>
            <w:delText xml:space="preserve">other </w:delText>
          </w:r>
        </w:del>
      </w:ins>
      <w:ins w:id="2048" w:author="Rebecca McIntosh" w:date="2021-10-29T13:08:00Z">
        <w:del w:id="2049" w:author="Natasha Hardy" w:date="2021-11-12T15:39:00Z">
          <w:r w:rsidR="000622E5" w:rsidRPr="00F61043" w:rsidDel="00241FDB">
            <w:rPr>
              <w:color w:val="000000"/>
              <w:highlight w:val="yellow"/>
              <w:rPrChange w:id="2050" w:author="Natasha Hardy" w:date="2021-11-29T18:33:00Z">
                <w:rPr>
                  <w:color w:val="000000"/>
                </w:rPr>
              </w:rPrChange>
            </w:rPr>
            <w:delText>, likely due to the reasons outlined previously</w:delText>
          </w:r>
        </w:del>
      </w:ins>
      <w:ins w:id="2051" w:author="Rebecca McIntosh" w:date="2021-10-28T13:42:00Z">
        <w:del w:id="2052" w:author="Natasha Hardy" w:date="2021-11-12T15:39:00Z">
          <w:r w:rsidR="0098500D" w:rsidRPr="00F61043" w:rsidDel="00241FDB">
            <w:rPr>
              <w:color w:val="000000"/>
              <w:highlight w:val="yellow"/>
              <w:rPrChange w:id="2053" w:author="Natasha Hardy" w:date="2021-11-29T18:33:00Z">
                <w:rPr>
                  <w:color w:val="000000"/>
                </w:rPr>
              </w:rPrChange>
            </w:rPr>
            <w:delText>(Tollit et al., 2009)</w:delText>
          </w:r>
        </w:del>
      </w:ins>
      <w:ins w:id="2054" w:author="Rebecca McIntosh" w:date="2021-10-28T13:43:00Z">
        <w:del w:id="2055" w:author="Natasha Hardy" w:date="2021-11-12T15:39:00Z">
          <w:r w:rsidR="0098500D" w:rsidRPr="00F61043" w:rsidDel="00241FDB">
            <w:rPr>
              <w:color w:val="000000"/>
              <w:highlight w:val="yellow"/>
              <w:rPrChange w:id="2056" w:author="Natasha Hardy" w:date="2021-11-29T18:33:00Z">
                <w:rPr>
                  <w:color w:val="000000"/>
                </w:rPr>
              </w:rPrChange>
            </w:rPr>
            <w:delText>.</w:delText>
          </w:r>
        </w:del>
      </w:ins>
      <w:ins w:id="2057" w:author="Nathan Bott" w:date="2021-11-08T09:57:00Z">
        <w:del w:id="2058" w:author="Natasha Hardy" w:date="2021-11-12T15:06:00Z">
          <w:r w:rsidR="00A37F2A" w:rsidRPr="00F61043" w:rsidDel="0092214A">
            <w:rPr>
              <w:color w:val="000000"/>
              <w:highlight w:val="yellow"/>
              <w:rPrChange w:id="2059" w:author="Natasha Hardy" w:date="2021-11-29T18:33:00Z">
                <w:rPr>
                  <w:color w:val="000000"/>
                </w:rPr>
              </w:rPrChange>
            </w:rPr>
            <w:delText>S</w:delText>
          </w:r>
        </w:del>
      </w:ins>
    </w:p>
    <w:p w14:paraId="1A44A9ED" w14:textId="0855AD0C" w:rsidR="00C51B84" w:rsidRPr="00F61043" w:rsidDel="00ED4B8D" w:rsidRDefault="00F373B9">
      <w:pPr>
        <w:ind w:firstLine="720"/>
        <w:rPr>
          <w:ins w:id="2060" w:author="Microsoft Office User" w:date="2021-10-14T10:35:00Z"/>
          <w:del w:id="2061" w:author="Natasha Hardy" w:date="2021-10-25T16:04:00Z"/>
          <w:color w:val="000000"/>
          <w:highlight w:val="yellow"/>
          <w:rPrChange w:id="2062" w:author="Natasha Hardy" w:date="2021-11-29T18:33:00Z">
            <w:rPr>
              <w:ins w:id="2063" w:author="Microsoft Office User" w:date="2021-10-14T10:35:00Z"/>
              <w:del w:id="2064" w:author="Natasha Hardy" w:date="2021-10-25T16:04:00Z"/>
              <w:color w:val="000000"/>
            </w:rPr>
          </w:rPrChange>
        </w:rPr>
      </w:pPr>
      <w:ins w:id="2065" w:author="Rebecca McIntosh" w:date="2021-10-28T15:45:00Z">
        <w:del w:id="2066" w:author="Natasha Hardy" w:date="2021-11-12T15:57:00Z">
          <w:r w:rsidRPr="00F61043" w:rsidDel="006879F9">
            <w:rPr>
              <w:color w:val="000000"/>
              <w:highlight w:val="yellow"/>
              <w:rPrChange w:id="2067" w:author="Natasha Hardy" w:date="2021-11-29T18:33:00Z">
                <w:rPr>
                  <w:color w:val="000000"/>
                </w:rPr>
              </w:rPrChange>
            </w:rPr>
            <w:tab/>
          </w:r>
        </w:del>
      </w:ins>
      <w:ins w:id="2068" w:author="Nathan Bott" w:date="2021-11-08T09:57:00Z">
        <w:del w:id="2069" w:author="Natasha Hardy" w:date="2021-11-12T15:57:00Z">
          <w:r w:rsidR="00CE68F5" w:rsidRPr="00F61043" w:rsidDel="006879F9">
            <w:rPr>
              <w:color w:val="000000"/>
              <w:highlight w:val="yellow"/>
              <w:rPrChange w:id="2070" w:author="Natasha Hardy" w:date="2021-11-29T18:33:00Z">
                <w:rPr>
                  <w:color w:val="000000"/>
                </w:rPr>
              </w:rPrChange>
            </w:rPr>
            <w:delText>followed</w:delText>
          </w:r>
        </w:del>
      </w:ins>
      <w:ins w:id="2071" w:author="Nathan Bott" w:date="2021-11-08T09:39:00Z">
        <w:del w:id="2072" w:author="Natasha Hardy" w:date="2021-11-12T15:57:00Z">
          <w:r w:rsidR="007D4061" w:rsidRPr="00F61043" w:rsidDel="006879F9">
            <w:rPr>
              <w:color w:val="000000"/>
              <w:highlight w:val="yellow"/>
              <w:rPrChange w:id="2073" w:author="Natasha Hardy" w:date="2021-11-29T18:33:00Z">
                <w:rPr>
                  <w:color w:val="000000"/>
                </w:rPr>
              </w:rPrChange>
            </w:rPr>
            <w:delText>.</w:delText>
          </w:r>
        </w:del>
      </w:ins>
      <w:ins w:id="2074" w:author="Nathan Bott" w:date="2021-11-08T09:57:00Z">
        <w:del w:id="2075" w:author="Natasha Hardy" w:date="2021-11-12T15:57:00Z">
          <w:r w:rsidR="00CE68F5" w:rsidRPr="00F61043" w:rsidDel="006879F9">
            <w:rPr>
              <w:color w:val="000000"/>
              <w:highlight w:val="yellow"/>
              <w:rPrChange w:id="2076" w:author="Natasha Hardy" w:date="2021-11-29T18:33:00Z">
                <w:rPr>
                  <w:color w:val="000000"/>
                </w:rPr>
              </w:rPrChange>
            </w:rPr>
            <w:delText xml:space="preserve"> </w:delText>
          </w:r>
        </w:del>
      </w:ins>
      <w:ins w:id="2077" w:author="Nathan Bott" w:date="2021-11-08T09:39:00Z">
        <w:del w:id="2078" w:author="Natasha Hardy" w:date="2021-11-12T15:57:00Z">
          <w:r w:rsidR="007D4061" w:rsidRPr="00F61043" w:rsidDel="006879F9">
            <w:rPr>
              <w:color w:val="000000"/>
              <w:highlight w:val="yellow"/>
              <w:rPrChange w:id="2079" w:author="Natasha Hardy" w:date="2021-11-29T18:33:00Z">
                <w:rPr>
                  <w:color w:val="000000"/>
                </w:rPr>
              </w:rPrChange>
            </w:rPr>
            <w:delText>W</w:delText>
          </w:r>
        </w:del>
      </w:ins>
      <w:commentRangeStart w:id="2080"/>
      <w:commentRangeEnd w:id="2080"/>
      <w:del w:id="2081" w:author="Natasha Hardy" w:date="2021-11-12T15:57:00Z">
        <w:r w:rsidR="004F31A1" w:rsidRPr="00F61043" w:rsidDel="006879F9">
          <w:rPr>
            <w:rStyle w:val="CommentReference"/>
            <w:highlight w:val="yellow"/>
            <w:rPrChange w:id="2082" w:author="Natasha Hardy" w:date="2021-11-29T18:33:00Z">
              <w:rPr>
                <w:rStyle w:val="CommentReference"/>
              </w:rPr>
            </w:rPrChange>
          </w:rPr>
          <w:commentReference w:id="2080"/>
        </w:r>
      </w:del>
      <w:ins w:id="2083" w:author="Nathan Bott" w:date="2021-11-08T09:38:00Z">
        <w:del w:id="2084" w:author="Natasha Hardy" w:date="2021-11-12T15:57:00Z">
          <w:r w:rsidR="007D4061" w:rsidRPr="00F61043" w:rsidDel="006879F9">
            <w:rPr>
              <w:color w:val="000000"/>
              <w:highlight w:val="yellow"/>
              <w:rPrChange w:id="2085" w:author="Natasha Hardy" w:date="2021-11-29T18:33:00Z">
                <w:rPr>
                  <w:color w:val="000000"/>
                </w:rPr>
              </w:rPrChange>
            </w:rPr>
            <w:delText>and .S</w:delText>
          </w:r>
        </w:del>
      </w:ins>
      <w:commentRangeStart w:id="2086"/>
      <w:commentRangeEnd w:id="2086"/>
      <w:del w:id="2087" w:author="Natasha Hardy" w:date="2021-11-12T15:57:00Z">
        <w:r w:rsidR="00846E15" w:rsidRPr="00F61043" w:rsidDel="006879F9">
          <w:rPr>
            <w:rStyle w:val="CommentReference"/>
            <w:highlight w:val="yellow"/>
            <w:rPrChange w:id="2088" w:author="Natasha Hardy" w:date="2021-11-29T18:33:00Z">
              <w:rPr>
                <w:rStyle w:val="CommentReference"/>
              </w:rPr>
            </w:rPrChange>
          </w:rPr>
          <w:commentReference w:id="2086"/>
        </w:r>
      </w:del>
      <w:ins w:id="2089" w:author="Microsoft Office User" w:date="2021-10-14T07:46:00Z">
        <w:del w:id="2090" w:author="Natasha Hardy" w:date="2021-11-12T15:57:00Z">
          <w:r w:rsidR="00E14367" w:rsidRPr="00F61043" w:rsidDel="006879F9">
            <w:rPr>
              <w:color w:val="000000"/>
              <w:highlight w:val="yellow"/>
              <w:rPrChange w:id="2091" w:author="Natasha Hardy" w:date="2021-11-29T18:33:00Z">
                <w:rPr>
                  <w:color w:val="000000"/>
                </w:rPr>
              </w:rPrChange>
            </w:rPr>
            <w:delText xml:space="preserve">This could be for </w:delText>
          </w:r>
        </w:del>
      </w:ins>
      <w:ins w:id="2092" w:author="Microsoft Office User" w:date="2021-10-14T10:33:00Z">
        <w:del w:id="2093" w:author="Natasha Hardy" w:date="2021-11-12T15:57:00Z">
          <w:r w:rsidR="00C51B84" w:rsidRPr="00F61043" w:rsidDel="006879F9">
            <w:rPr>
              <w:color w:val="000000"/>
              <w:highlight w:val="yellow"/>
              <w:rPrChange w:id="2094" w:author="Natasha Hardy" w:date="2021-11-29T18:33:00Z">
                <w:rPr>
                  <w:color w:val="000000"/>
                </w:rPr>
              </w:rPrChange>
            </w:rPr>
            <w:delText xml:space="preserve">a couple of </w:delText>
          </w:r>
        </w:del>
      </w:ins>
      <w:ins w:id="2095" w:author="Microsoft Office User" w:date="2021-10-14T07:46:00Z">
        <w:del w:id="2096" w:author="Natasha Hardy" w:date="2021-11-12T15:57:00Z">
          <w:r w:rsidR="00E14367" w:rsidRPr="00F61043" w:rsidDel="006879F9">
            <w:rPr>
              <w:color w:val="000000"/>
              <w:highlight w:val="yellow"/>
              <w:rPrChange w:id="2097" w:author="Natasha Hardy" w:date="2021-11-29T18:33:00Z">
                <w:rPr>
                  <w:color w:val="000000"/>
                </w:rPr>
              </w:rPrChange>
            </w:rPr>
            <w:delText xml:space="preserve">reasons: Firstly, </w:delText>
          </w:r>
        </w:del>
      </w:ins>
      <w:ins w:id="2098" w:author="Microsoft Office User" w:date="2021-10-14T07:45:00Z">
        <w:del w:id="2099" w:author="Natasha Hardy" w:date="2021-11-12T15:57:00Z">
          <w:r w:rsidR="00E14367" w:rsidRPr="00F61043" w:rsidDel="006879F9">
            <w:rPr>
              <w:color w:val="000000"/>
              <w:highlight w:val="yellow"/>
              <w:rPrChange w:id="2100" w:author="Natasha Hardy" w:date="2021-11-29T18:33:00Z">
                <w:rPr>
                  <w:color w:val="000000"/>
                </w:rPr>
              </w:rPrChange>
            </w:rPr>
            <w:delText>DNA found in</w:delText>
          </w:r>
        </w:del>
      </w:ins>
      <w:ins w:id="2101" w:author="Microsoft Office User" w:date="2021-10-14T07:46:00Z">
        <w:del w:id="2102" w:author="Natasha Hardy" w:date="2021-11-12T15:57:00Z">
          <w:r w:rsidR="00E14367" w:rsidRPr="00F61043" w:rsidDel="006879F9">
            <w:rPr>
              <w:color w:val="000000"/>
              <w:highlight w:val="yellow"/>
              <w:rPrChange w:id="2103" w:author="Natasha Hardy" w:date="2021-11-29T18:33:00Z">
                <w:rPr>
                  <w:color w:val="000000"/>
                </w:rPr>
              </w:rPrChange>
            </w:rPr>
            <w:delText xml:space="preserve"> the soft parts of </w:delText>
          </w:r>
        </w:del>
      </w:ins>
      <w:ins w:id="2104" w:author="Microsoft Office User" w:date="2021-10-14T07:47:00Z">
        <w:del w:id="2105" w:author="Natasha Hardy" w:date="2021-11-12T15:57:00Z">
          <w:r w:rsidR="00E14367" w:rsidRPr="00F61043" w:rsidDel="006879F9">
            <w:rPr>
              <w:color w:val="000000"/>
              <w:highlight w:val="yellow"/>
              <w:rPrChange w:id="2106" w:author="Natasha Hardy" w:date="2021-11-29T18:33:00Z">
                <w:rPr>
                  <w:color w:val="000000"/>
                </w:rPr>
              </w:rPrChange>
            </w:rPr>
            <w:delText>an</w:delText>
          </w:r>
        </w:del>
      </w:ins>
      <w:ins w:id="2107" w:author="Microsoft Office User" w:date="2021-10-14T07:46:00Z">
        <w:del w:id="2108" w:author="Natasha Hardy" w:date="2021-11-12T15:57:00Z">
          <w:r w:rsidR="00E14367" w:rsidRPr="00F61043" w:rsidDel="006879F9">
            <w:rPr>
              <w:color w:val="000000"/>
              <w:highlight w:val="yellow"/>
              <w:rPrChange w:id="2109" w:author="Natasha Hardy" w:date="2021-11-29T18:33:00Z">
                <w:rPr>
                  <w:color w:val="000000"/>
                </w:rPr>
              </w:rPrChange>
            </w:rPr>
            <w:delText xml:space="preserve"> animal is readily available and easily amplified</w:delText>
          </w:r>
        </w:del>
      </w:ins>
      <w:ins w:id="2110" w:author="Nathan Bott" w:date="2021-11-08T09:35:00Z">
        <w:del w:id="2111" w:author="Natasha Hardy" w:date="2021-11-12T15:57:00Z">
          <w:r w:rsidR="007D4061" w:rsidRPr="00F61043" w:rsidDel="006879F9">
            <w:rPr>
              <w:color w:val="000000"/>
              <w:highlight w:val="yellow"/>
              <w:rPrChange w:id="2112" w:author="Natasha Hardy" w:date="2021-11-29T18:33:00Z">
                <w:rPr>
                  <w:color w:val="000000"/>
                </w:rPr>
              </w:rPrChange>
            </w:rPr>
            <w:delText>. C</w:delText>
          </w:r>
        </w:del>
      </w:ins>
      <w:ins w:id="2113" w:author="Microsoft Office User" w:date="2021-10-14T07:47:00Z">
        <w:del w:id="2114" w:author="Natasha Hardy" w:date="2021-10-25T16:04:00Z">
          <w:r w:rsidR="00E14367" w:rsidRPr="00F61043" w:rsidDel="00ED4B8D">
            <w:rPr>
              <w:color w:val="000000"/>
              <w:highlight w:val="yellow"/>
              <w:rPrChange w:id="2115" w:author="Natasha Hardy" w:date="2021-11-29T18:33:00Z">
                <w:rPr>
                  <w:color w:val="000000"/>
                </w:rPr>
              </w:rPrChange>
            </w:rPr>
            <w:delText>. However</w:delText>
          </w:r>
        </w:del>
      </w:ins>
      <w:ins w:id="2116" w:author="Microsoft Office User" w:date="2021-10-14T10:27:00Z">
        <w:del w:id="2117" w:author="Natasha Hardy" w:date="2021-10-25T16:04:00Z">
          <w:r w:rsidR="00C51B84" w:rsidRPr="00F61043" w:rsidDel="00ED4B8D">
            <w:rPr>
              <w:color w:val="000000"/>
              <w:highlight w:val="yellow"/>
              <w:rPrChange w:id="2118" w:author="Natasha Hardy" w:date="2021-11-29T18:33:00Z">
                <w:rPr>
                  <w:color w:val="000000"/>
                </w:rPr>
              </w:rPrChange>
            </w:rPr>
            <w:delText>,</w:delText>
          </w:r>
        </w:del>
      </w:ins>
      <w:ins w:id="2119" w:author="Microsoft Office User" w:date="2021-10-14T07:47:00Z">
        <w:del w:id="2120" w:author="Natasha Hardy" w:date="2021-10-25T16:04:00Z">
          <w:r w:rsidR="00E14367" w:rsidRPr="00F61043" w:rsidDel="00ED4B8D">
            <w:rPr>
              <w:color w:val="000000"/>
              <w:highlight w:val="yellow"/>
              <w:rPrChange w:id="2121" w:author="Natasha Hardy" w:date="2021-11-29T18:33:00Z">
                <w:rPr>
                  <w:color w:val="000000"/>
                </w:rPr>
              </w:rPrChange>
            </w:rPr>
            <w:delText xml:space="preserve"> as these </w:delText>
          </w:r>
        </w:del>
      </w:ins>
      <w:ins w:id="2122" w:author="Microsoft Office User" w:date="2021-10-14T10:29:00Z">
        <w:del w:id="2123" w:author="Natasha Hardy" w:date="2021-10-25T16:04:00Z">
          <w:r w:rsidR="00C51B84" w:rsidRPr="00F61043" w:rsidDel="00ED4B8D">
            <w:rPr>
              <w:color w:val="000000"/>
              <w:highlight w:val="yellow"/>
              <w:rPrChange w:id="2124" w:author="Natasha Hardy" w:date="2021-11-29T18:33:00Z">
                <w:rPr>
                  <w:color w:val="000000"/>
                </w:rPr>
              </w:rPrChange>
            </w:rPr>
            <w:delText xml:space="preserve">soft </w:delText>
          </w:r>
        </w:del>
      </w:ins>
      <w:ins w:id="2125" w:author="Microsoft Office User" w:date="2021-10-14T07:47:00Z">
        <w:del w:id="2126" w:author="Natasha Hardy" w:date="2021-10-25T16:04:00Z">
          <w:r w:rsidR="00E14367" w:rsidRPr="00F61043" w:rsidDel="00ED4B8D">
            <w:rPr>
              <w:color w:val="000000"/>
              <w:highlight w:val="yellow"/>
              <w:rPrChange w:id="2127" w:author="Natasha Hardy" w:date="2021-11-29T18:33:00Z">
                <w:rPr>
                  <w:color w:val="000000"/>
                </w:rPr>
              </w:rPrChange>
            </w:rPr>
            <w:delText>parts age</w:delText>
          </w:r>
        </w:del>
      </w:ins>
      <w:ins w:id="2128" w:author="Microsoft Office User" w:date="2021-10-14T10:29:00Z">
        <w:del w:id="2129" w:author="Natasha Hardy" w:date="2021-10-25T16:04:00Z">
          <w:r w:rsidR="00C51B84" w:rsidRPr="00F61043" w:rsidDel="00ED4B8D">
            <w:rPr>
              <w:color w:val="000000"/>
              <w:highlight w:val="yellow"/>
              <w:rPrChange w:id="2130" w:author="Natasha Hardy" w:date="2021-11-29T18:33:00Z">
                <w:rPr>
                  <w:color w:val="000000"/>
                </w:rPr>
              </w:rPrChange>
            </w:rPr>
            <w:delText>,</w:delText>
          </w:r>
        </w:del>
      </w:ins>
      <w:ins w:id="2131" w:author="Microsoft Office User" w:date="2021-10-14T07:47:00Z">
        <w:del w:id="2132" w:author="Natasha Hardy" w:date="2021-10-25T16:04:00Z">
          <w:r w:rsidR="00E14367" w:rsidRPr="00F61043" w:rsidDel="00ED4B8D">
            <w:rPr>
              <w:color w:val="000000"/>
              <w:highlight w:val="yellow"/>
              <w:rPrChange w:id="2133" w:author="Natasha Hardy" w:date="2021-11-29T18:33:00Z">
                <w:rPr>
                  <w:color w:val="000000"/>
                </w:rPr>
              </w:rPrChange>
            </w:rPr>
            <w:delText xml:space="preserve"> </w:delText>
          </w:r>
        </w:del>
      </w:ins>
      <w:ins w:id="2134" w:author="Microsoft Office User" w:date="2021-10-14T07:48:00Z">
        <w:del w:id="2135" w:author="Natasha Hardy" w:date="2021-10-25T16:04:00Z">
          <w:r w:rsidR="00E14367" w:rsidRPr="00F61043" w:rsidDel="00ED4B8D">
            <w:rPr>
              <w:color w:val="000000"/>
              <w:highlight w:val="yellow"/>
              <w:rPrChange w:id="2136" w:author="Natasha Hardy" w:date="2021-11-29T18:33:00Z">
                <w:rPr>
                  <w:color w:val="000000"/>
                </w:rPr>
              </w:rPrChange>
            </w:rPr>
            <w:delText>and are digested</w:delText>
          </w:r>
        </w:del>
      </w:ins>
      <w:ins w:id="2137" w:author="Microsoft Office User" w:date="2021-10-14T10:29:00Z">
        <w:del w:id="2138" w:author="Natasha Hardy" w:date="2021-10-25T16:04:00Z">
          <w:r w:rsidR="00C51B84" w:rsidRPr="00F61043" w:rsidDel="00ED4B8D">
            <w:rPr>
              <w:color w:val="000000"/>
              <w:highlight w:val="yellow"/>
              <w:rPrChange w:id="2139" w:author="Natasha Hardy" w:date="2021-11-29T18:33:00Z">
                <w:rPr>
                  <w:color w:val="000000"/>
                </w:rPr>
              </w:rPrChange>
            </w:rPr>
            <w:delText>,</w:delText>
          </w:r>
        </w:del>
      </w:ins>
      <w:ins w:id="2140" w:author="Microsoft Office User" w:date="2021-10-14T07:48:00Z">
        <w:del w:id="2141" w:author="Natasha Hardy" w:date="2021-10-25T16:04:00Z">
          <w:r w:rsidR="00E14367" w:rsidRPr="00F61043" w:rsidDel="00ED4B8D">
            <w:rPr>
              <w:color w:val="000000"/>
              <w:highlight w:val="yellow"/>
              <w:rPrChange w:id="2142" w:author="Natasha Hardy" w:date="2021-11-29T18:33:00Z">
                <w:rPr>
                  <w:color w:val="000000"/>
                </w:rPr>
              </w:rPrChange>
            </w:rPr>
            <w:delText xml:space="preserve"> </w:delText>
          </w:r>
        </w:del>
      </w:ins>
      <w:ins w:id="2143" w:author="Microsoft Office User" w:date="2021-10-14T07:47:00Z">
        <w:del w:id="2144" w:author="Natasha Hardy" w:date="2021-10-25T16:04:00Z">
          <w:r w:rsidR="00E14367" w:rsidRPr="00F61043" w:rsidDel="00ED4B8D">
            <w:rPr>
              <w:color w:val="000000"/>
              <w:highlight w:val="yellow"/>
              <w:rPrChange w:id="2145" w:author="Natasha Hardy" w:date="2021-11-29T18:33:00Z">
                <w:rPr>
                  <w:color w:val="000000"/>
                </w:rPr>
              </w:rPrChange>
            </w:rPr>
            <w:delText>the</w:delText>
          </w:r>
        </w:del>
      </w:ins>
      <w:ins w:id="2146" w:author="Microsoft Office User" w:date="2021-10-14T07:48:00Z">
        <w:del w:id="2147" w:author="Natasha Hardy" w:date="2021-10-25T16:04:00Z">
          <w:r w:rsidR="00E14367" w:rsidRPr="00F61043" w:rsidDel="00ED4B8D">
            <w:rPr>
              <w:color w:val="000000"/>
              <w:highlight w:val="yellow"/>
              <w:rPrChange w:id="2148" w:author="Natasha Hardy" w:date="2021-11-29T18:33:00Z">
                <w:rPr>
                  <w:color w:val="000000"/>
                </w:rPr>
              </w:rPrChange>
            </w:rPr>
            <w:delText xml:space="preserve"> DNA </w:delText>
          </w:r>
        </w:del>
      </w:ins>
      <w:ins w:id="2149" w:author="Microsoft Office User" w:date="2021-10-14T10:29:00Z">
        <w:del w:id="2150" w:author="Natasha Hardy" w:date="2021-10-25T16:04:00Z">
          <w:r w:rsidR="00C51B84" w:rsidRPr="00F61043" w:rsidDel="00ED4B8D">
            <w:rPr>
              <w:color w:val="000000"/>
              <w:highlight w:val="yellow"/>
              <w:rPrChange w:id="2151" w:author="Natasha Hardy" w:date="2021-11-29T18:33:00Z">
                <w:rPr>
                  <w:color w:val="000000"/>
                </w:rPr>
              </w:rPrChange>
            </w:rPr>
            <w:delText>degrades. So</w:delText>
          </w:r>
        </w:del>
      </w:ins>
      <w:ins w:id="2152" w:author="Microsoft Office User" w:date="2021-10-14T10:32:00Z">
        <w:del w:id="2153" w:author="Natasha Hardy" w:date="2021-10-25T16:04:00Z">
          <w:r w:rsidR="00C51B84" w:rsidRPr="00F61043" w:rsidDel="00ED4B8D">
            <w:rPr>
              <w:color w:val="000000"/>
              <w:highlight w:val="yellow"/>
              <w:rPrChange w:id="2154" w:author="Natasha Hardy" w:date="2021-11-29T18:33:00Z">
                <w:rPr>
                  <w:color w:val="000000"/>
                </w:rPr>
              </w:rPrChange>
            </w:rPr>
            <w:delText>,</w:delText>
          </w:r>
        </w:del>
      </w:ins>
      <w:ins w:id="2155" w:author="Microsoft Office User" w:date="2021-10-14T10:30:00Z">
        <w:del w:id="2156" w:author="Natasha Hardy" w:date="2021-10-25T16:04:00Z">
          <w:r w:rsidR="00C51B84" w:rsidRPr="00F61043" w:rsidDel="00ED4B8D">
            <w:rPr>
              <w:color w:val="000000"/>
              <w:highlight w:val="yellow"/>
              <w:rPrChange w:id="2157" w:author="Natasha Hardy" w:date="2021-11-29T18:33:00Z">
                <w:rPr>
                  <w:color w:val="000000"/>
                </w:rPr>
              </w:rPrChange>
            </w:rPr>
            <w:delText xml:space="preserve"> in many case</w:delText>
          </w:r>
        </w:del>
      </w:ins>
      <w:ins w:id="2158" w:author="Microsoft Office User" w:date="2021-10-14T10:33:00Z">
        <w:del w:id="2159" w:author="Natasha Hardy" w:date="2021-10-25T16:04:00Z">
          <w:r w:rsidR="00C51B84" w:rsidRPr="00F61043" w:rsidDel="00ED4B8D">
            <w:rPr>
              <w:color w:val="000000"/>
              <w:highlight w:val="yellow"/>
              <w:rPrChange w:id="2160" w:author="Natasha Hardy" w:date="2021-11-29T18:33:00Z">
                <w:rPr>
                  <w:color w:val="000000"/>
                </w:rPr>
              </w:rPrChange>
            </w:rPr>
            <w:delText>s</w:delText>
          </w:r>
        </w:del>
      </w:ins>
      <w:ins w:id="2161" w:author="Microsoft Office User" w:date="2021-10-14T10:29:00Z">
        <w:del w:id="2162" w:author="Natasha Hardy" w:date="2021-10-25T16:04:00Z">
          <w:r w:rsidR="00C51B84" w:rsidRPr="00F61043" w:rsidDel="00ED4B8D">
            <w:rPr>
              <w:color w:val="000000"/>
              <w:highlight w:val="yellow"/>
              <w:rPrChange w:id="2163" w:author="Natasha Hardy" w:date="2021-11-29T18:33:00Z">
                <w:rPr>
                  <w:color w:val="000000"/>
                </w:rPr>
              </w:rPrChange>
            </w:rPr>
            <w:delText>,</w:delText>
          </w:r>
        </w:del>
      </w:ins>
      <w:ins w:id="2164" w:author="Microsoft Office User" w:date="2021-10-14T10:27:00Z">
        <w:del w:id="2165" w:author="Natasha Hardy" w:date="2021-10-25T16:04:00Z">
          <w:r w:rsidR="00C51B84" w:rsidRPr="00F61043" w:rsidDel="00ED4B8D">
            <w:rPr>
              <w:color w:val="000000"/>
              <w:highlight w:val="yellow"/>
              <w:rPrChange w:id="2166" w:author="Natasha Hardy" w:date="2021-11-29T18:33:00Z">
                <w:rPr>
                  <w:color w:val="000000"/>
                </w:rPr>
              </w:rPrChange>
            </w:rPr>
            <w:delText xml:space="preserve"> </w:delText>
          </w:r>
        </w:del>
      </w:ins>
      <w:ins w:id="2167" w:author="Microsoft Office User" w:date="2021-10-14T10:28:00Z">
        <w:del w:id="2168" w:author="Natasha Hardy" w:date="2021-10-25T16:04:00Z">
          <w:r w:rsidR="00C51B84" w:rsidRPr="00F61043" w:rsidDel="00ED4B8D">
            <w:rPr>
              <w:color w:val="000000"/>
              <w:highlight w:val="yellow"/>
              <w:rPrChange w:id="2169" w:author="Natasha Hardy" w:date="2021-11-29T18:33:00Z">
                <w:rPr>
                  <w:color w:val="000000"/>
                </w:rPr>
              </w:rPrChange>
            </w:rPr>
            <w:delText xml:space="preserve">while the </w:delText>
          </w:r>
        </w:del>
      </w:ins>
      <w:ins w:id="2170" w:author="Microsoft Office User" w:date="2021-10-14T14:17:00Z">
        <w:del w:id="2171" w:author="Natasha Hardy" w:date="2021-10-25T16:04:00Z">
          <w:r w:rsidR="0023146B" w:rsidRPr="00F61043" w:rsidDel="00ED4B8D">
            <w:rPr>
              <w:color w:val="000000"/>
              <w:highlight w:val="yellow"/>
              <w:rPrChange w:id="2172" w:author="Natasha Hardy" w:date="2021-11-29T18:33:00Z">
                <w:rPr>
                  <w:color w:val="000000"/>
                </w:rPr>
              </w:rPrChange>
            </w:rPr>
            <w:delText xml:space="preserve">hard </w:delText>
          </w:r>
        </w:del>
      </w:ins>
      <w:ins w:id="2173" w:author="Microsoft Office User" w:date="2021-10-14T10:28:00Z">
        <w:del w:id="2174" w:author="Natasha Hardy" w:date="2021-10-25T16:04:00Z">
          <w:r w:rsidR="00C51B84" w:rsidRPr="00F61043" w:rsidDel="00ED4B8D">
            <w:rPr>
              <w:color w:val="000000"/>
              <w:highlight w:val="yellow"/>
              <w:rPrChange w:id="2175" w:author="Natasha Hardy" w:date="2021-11-29T18:33:00Z">
                <w:rPr>
                  <w:color w:val="000000"/>
                </w:rPr>
              </w:rPrChange>
            </w:rPr>
            <w:delText xml:space="preserve">parts take longer to pass after a meal and can be </w:delText>
          </w:r>
        </w:del>
      </w:ins>
      <w:ins w:id="2176" w:author="Microsoft Office User" w:date="2021-10-14T10:30:00Z">
        <w:del w:id="2177" w:author="Natasha Hardy" w:date="2021-10-25T16:04:00Z">
          <w:r w:rsidR="00C51B84" w:rsidRPr="00F61043" w:rsidDel="00ED4B8D">
            <w:rPr>
              <w:color w:val="000000"/>
              <w:highlight w:val="yellow"/>
              <w:rPrChange w:id="2178" w:author="Natasha Hardy" w:date="2021-11-29T18:33:00Z">
                <w:rPr>
                  <w:color w:val="000000"/>
                </w:rPr>
              </w:rPrChange>
            </w:rPr>
            <w:delText>seen</w:delText>
          </w:r>
        </w:del>
      </w:ins>
      <w:ins w:id="2179" w:author="Microsoft Office User" w:date="2021-10-14T14:02:00Z">
        <w:del w:id="2180" w:author="Natasha Hardy" w:date="2021-10-25T16:04:00Z">
          <w:r w:rsidR="00594537" w:rsidRPr="00F61043" w:rsidDel="00ED4B8D">
            <w:rPr>
              <w:color w:val="000000"/>
              <w:highlight w:val="yellow"/>
              <w:rPrChange w:id="2181" w:author="Natasha Hardy" w:date="2021-11-29T18:33:00Z">
                <w:rPr>
                  <w:color w:val="000000"/>
                </w:rPr>
              </w:rPrChange>
            </w:rPr>
            <w:delText xml:space="preserve"> for longer</w:delText>
          </w:r>
        </w:del>
      </w:ins>
      <w:ins w:id="2182" w:author="Microsoft Office User" w:date="2021-10-14T10:30:00Z">
        <w:del w:id="2183" w:author="Natasha Hardy" w:date="2021-10-25T16:04:00Z">
          <w:r w:rsidR="00C51B84" w:rsidRPr="00F61043" w:rsidDel="00ED4B8D">
            <w:rPr>
              <w:color w:val="000000"/>
              <w:highlight w:val="yellow"/>
              <w:rPrChange w:id="2184" w:author="Natasha Hardy" w:date="2021-11-29T18:33:00Z">
                <w:rPr>
                  <w:color w:val="000000"/>
                </w:rPr>
              </w:rPrChange>
            </w:rPr>
            <w:delText xml:space="preserve">, the soft parts have already passed through the digestive tract and any </w:delText>
          </w:r>
        </w:del>
      </w:ins>
      <w:ins w:id="2185" w:author="Microsoft Office User" w:date="2021-10-14T10:31:00Z">
        <w:del w:id="2186" w:author="Natasha Hardy" w:date="2021-10-25T16:04:00Z">
          <w:r w:rsidR="00C51B84" w:rsidRPr="00F61043" w:rsidDel="00ED4B8D">
            <w:rPr>
              <w:color w:val="000000"/>
              <w:highlight w:val="yellow"/>
              <w:rPrChange w:id="2187" w:author="Natasha Hardy" w:date="2021-11-29T18:33:00Z">
                <w:rPr>
                  <w:color w:val="000000"/>
                </w:rPr>
              </w:rPrChange>
            </w:rPr>
            <w:delText>remains are unlikely to be detected using eDNA methodologies</w:delText>
          </w:r>
        </w:del>
      </w:ins>
      <w:ins w:id="2188" w:author="Microsoft Office User" w:date="2021-10-14T10:32:00Z">
        <w:del w:id="2189" w:author="Natasha Hardy" w:date="2021-10-25T16:04:00Z">
          <w:r w:rsidR="00C51B84" w:rsidRPr="00F61043" w:rsidDel="00ED4B8D">
            <w:rPr>
              <w:color w:val="000000"/>
              <w:highlight w:val="yellow"/>
              <w:rPrChange w:id="2190" w:author="Natasha Hardy" w:date="2021-11-29T18:33:00Z">
                <w:rPr>
                  <w:color w:val="000000"/>
                </w:rPr>
              </w:rPrChange>
            </w:rPr>
            <w:delText>.</w:delText>
          </w:r>
        </w:del>
      </w:ins>
      <w:ins w:id="2191" w:author="Microsoft Office User" w:date="2021-10-14T10:34:00Z">
        <w:del w:id="2192" w:author="Natasha Hardy" w:date="2021-10-25T16:04:00Z">
          <w:r w:rsidR="00C51B84" w:rsidRPr="00F61043" w:rsidDel="00ED4B8D">
            <w:rPr>
              <w:color w:val="000000"/>
              <w:highlight w:val="yellow"/>
              <w:rPrChange w:id="2193" w:author="Natasha Hardy" w:date="2021-11-29T18:33:00Z">
                <w:rPr>
                  <w:color w:val="000000"/>
                </w:rPr>
              </w:rPrChange>
            </w:rPr>
            <w:delText xml:space="preserve"> The extraction of DNA from feather and bone requires </w:delText>
          </w:r>
        </w:del>
        <w:del w:id="2194" w:author="Natasha Hardy" w:date="2021-10-25T16:00:00Z">
          <w:r w:rsidR="00C51B84" w:rsidRPr="00F61043" w:rsidDel="00ED4B8D">
            <w:rPr>
              <w:color w:val="000000"/>
              <w:highlight w:val="yellow"/>
              <w:rPrChange w:id="2195" w:author="Natasha Hardy" w:date="2021-11-29T18:33:00Z">
                <w:rPr>
                  <w:color w:val="000000"/>
                </w:rPr>
              </w:rPrChange>
            </w:rPr>
            <w:delText xml:space="preserve">a different process than that </w:delText>
          </w:r>
        </w:del>
      </w:ins>
      <w:ins w:id="2196" w:author="Microsoft Office User" w:date="2021-10-14T14:02:00Z">
        <w:del w:id="2197" w:author="Natasha Hardy" w:date="2021-10-25T16:00:00Z">
          <w:r w:rsidR="00594537" w:rsidRPr="00F61043" w:rsidDel="00ED4B8D">
            <w:rPr>
              <w:color w:val="000000"/>
              <w:highlight w:val="yellow"/>
              <w:rPrChange w:id="2198" w:author="Natasha Hardy" w:date="2021-11-29T18:33:00Z">
                <w:rPr>
                  <w:color w:val="000000"/>
                </w:rPr>
              </w:rPrChange>
            </w:rPr>
            <w:delText xml:space="preserve">was </w:delText>
          </w:r>
        </w:del>
      </w:ins>
      <w:ins w:id="2199" w:author="Microsoft Office User" w:date="2021-10-14T10:34:00Z">
        <w:del w:id="2200" w:author="Natasha Hardy" w:date="2021-10-25T16:00:00Z">
          <w:r w:rsidR="00C51B84" w:rsidRPr="00F61043" w:rsidDel="00ED4B8D">
            <w:rPr>
              <w:color w:val="000000"/>
              <w:highlight w:val="yellow"/>
              <w:rPrChange w:id="2201" w:author="Natasha Hardy" w:date="2021-11-29T18:33:00Z">
                <w:rPr>
                  <w:color w:val="000000"/>
                </w:rPr>
              </w:rPrChange>
            </w:rPr>
            <w:delText>used for the scat analysis</w:delText>
          </w:r>
        </w:del>
      </w:ins>
      <w:ins w:id="2202" w:author="Microsoft Office User" w:date="2021-10-14T14:04:00Z">
        <w:del w:id="2203" w:author="Natasha Hardy" w:date="2021-10-25T16:00:00Z">
          <w:r w:rsidR="00594537" w:rsidRPr="00F61043" w:rsidDel="00ED4B8D">
            <w:rPr>
              <w:color w:val="000000"/>
              <w:highlight w:val="yellow"/>
              <w:rPrChange w:id="2204" w:author="Natasha Hardy" w:date="2021-11-29T18:33:00Z">
                <w:rPr>
                  <w:color w:val="000000"/>
                </w:rPr>
              </w:rPrChange>
            </w:rPr>
            <w:delText xml:space="preserve"> and the DNA is often of poor quality (McDonald &amp; Griffith, 2011</w:delText>
          </w:r>
        </w:del>
      </w:ins>
      <w:ins w:id="2205" w:author="Microsoft Office User" w:date="2021-10-14T14:12:00Z">
        <w:del w:id="2206" w:author="Natasha Hardy" w:date="2021-10-25T16:00:00Z">
          <w:r w:rsidR="00594537" w:rsidRPr="00F61043" w:rsidDel="00ED4B8D">
            <w:rPr>
              <w:color w:val="000000"/>
              <w:highlight w:val="yellow"/>
              <w:rPrChange w:id="2207" w:author="Natasha Hardy" w:date="2021-11-29T18:33:00Z">
                <w:rPr>
                  <w:color w:val="000000"/>
                </w:rPr>
              </w:rPrChange>
            </w:rPr>
            <w:delText xml:space="preserve">, Rothe &amp; Nagy, </w:delText>
          </w:r>
          <w:r w:rsidR="00786866" w:rsidRPr="00F61043" w:rsidDel="00ED4B8D">
            <w:rPr>
              <w:color w:val="000000"/>
              <w:highlight w:val="yellow"/>
              <w:rPrChange w:id="2208" w:author="Natasha Hardy" w:date="2021-11-29T18:33:00Z">
                <w:rPr>
                  <w:color w:val="000000"/>
                </w:rPr>
              </w:rPrChange>
            </w:rPr>
            <w:delText>2016</w:delText>
          </w:r>
        </w:del>
      </w:ins>
      <w:ins w:id="2209" w:author="Microsoft Office User" w:date="2021-10-14T14:04:00Z">
        <w:del w:id="2210" w:author="Natasha Hardy" w:date="2021-10-25T16:00:00Z">
          <w:r w:rsidR="00594537" w:rsidRPr="00F61043" w:rsidDel="00ED4B8D">
            <w:rPr>
              <w:color w:val="000000"/>
              <w:highlight w:val="yellow"/>
              <w:rPrChange w:id="2211" w:author="Natasha Hardy" w:date="2021-11-29T18:33:00Z">
                <w:rPr>
                  <w:color w:val="000000"/>
                </w:rPr>
              </w:rPrChange>
            </w:rPr>
            <w:delText>)</w:delText>
          </w:r>
        </w:del>
      </w:ins>
      <w:ins w:id="2212" w:author="Microsoft Office User" w:date="2021-10-14T10:34:00Z">
        <w:del w:id="2213" w:author="Natasha Hardy" w:date="2021-10-25T16:00:00Z">
          <w:r w:rsidR="00C51B84" w:rsidRPr="00F61043" w:rsidDel="00ED4B8D">
            <w:rPr>
              <w:color w:val="000000"/>
              <w:highlight w:val="yellow"/>
              <w:rPrChange w:id="2214" w:author="Natasha Hardy" w:date="2021-11-29T18:33:00Z">
                <w:rPr>
                  <w:color w:val="000000"/>
                </w:rPr>
              </w:rPrChange>
            </w:rPr>
            <w:delText>.</w:delText>
          </w:r>
        </w:del>
      </w:ins>
    </w:p>
    <w:p w14:paraId="2EC6835F" w14:textId="49D4273D" w:rsidR="00736B0B" w:rsidRPr="00F61043" w:rsidDel="006879F9" w:rsidRDefault="00C51B84">
      <w:pPr>
        <w:ind w:firstLine="720"/>
        <w:rPr>
          <w:ins w:id="2215" w:author="Rebecca McIntosh" w:date="2021-10-28T14:02:00Z"/>
          <w:del w:id="2216" w:author="Natasha Hardy" w:date="2021-11-12T15:57:00Z"/>
          <w:color w:val="000000"/>
          <w:highlight w:val="yellow"/>
          <w:rPrChange w:id="2217" w:author="Natasha Hardy" w:date="2021-11-29T18:33:00Z">
            <w:rPr>
              <w:ins w:id="2218" w:author="Rebecca McIntosh" w:date="2021-10-28T14:02:00Z"/>
              <w:del w:id="2219" w:author="Natasha Hardy" w:date="2021-11-12T15:57:00Z"/>
              <w:color w:val="000000"/>
            </w:rPr>
          </w:rPrChange>
        </w:rPr>
      </w:pPr>
      <w:ins w:id="2220" w:author="Microsoft Office User" w:date="2021-10-14T10:35:00Z">
        <w:del w:id="2221" w:author="Natasha Hardy" w:date="2021-10-25T16:04:00Z">
          <w:r w:rsidRPr="00F61043" w:rsidDel="00ED4B8D">
            <w:rPr>
              <w:color w:val="000000"/>
              <w:highlight w:val="yellow"/>
              <w:rPrChange w:id="2222" w:author="Natasha Hardy" w:date="2021-11-29T18:33:00Z">
                <w:rPr>
                  <w:color w:val="000000"/>
                </w:rPr>
              </w:rPrChange>
            </w:rPr>
            <w:delText>Secondly, t</w:delText>
          </w:r>
        </w:del>
        <w:del w:id="2223" w:author="Natasha Hardy" w:date="2021-11-12T15:57:00Z">
          <w:r w:rsidRPr="00F61043" w:rsidDel="006879F9">
            <w:rPr>
              <w:color w:val="000000"/>
              <w:highlight w:val="yellow"/>
              <w:rPrChange w:id="2224" w:author="Natasha Hardy" w:date="2021-11-29T18:33:00Z">
                <w:rPr>
                  <w:color w:val="000000"/>
                </w:rPr>
              </w:rPrChange>
            </w:rPr>
            <w:delText xml:space="preserve">herehere can be some stochasticity </w:delText>
          </w:r>
        </w:del>
      </w:ins>
      <w:ins w:id="2225" w:author="Microsoft Office User" w:date="2021-10-14T10:36:00Z">
        <w:del w:id="2226" w:author="Natasha Hardy" w:date="2021-11-12T15:57:00Z">
          <w:r w:rsidRPr="00F61043" w:rsidDel="006879F9">
            <w:rPr>
              <w:color w:val="000000"/>
              <w:highlight w:val="yellow"/>
              <w:rPrChange w:id="2227" w:author="Natasha Hardy" w:date="2021-11-29T18:33:00Z">
                <w:rPr>
                  <w:color w:val="000000"/>
                </w:rPr>
              </w:rPrChange>
            </w:rPr>
            <w:delText xml:space="preserve">in DNA amplification from a sample. This occurrence can be mitigated by the use </w:delText>
          </w:r>
        </w:del>
      </w:ins>
      <w:ins w:id="2228" w:author="Microsoft Office User" w:date="2021-10-14T10:37:00Z">
        <w:del w:id="2229" w:author="Natasha Hardy" w:date="2021-11-12T15:57:00Z">
          <w:r w:rsidRPr="00F61043" w:rsidDel="006879F9">
            <w:rPr>
              <w:color w:val="000000"/>
              <w:highlight w:val="yellow"/>
              <w:rPrChange w:id="2230" w:author="Natasha Hardy" w:date="2021-11-29T18:33:00Z">
                <w:rPr>
                  <w:color w:val="000000"/>
                </w:rPr>
              </w:rPrChange>
            </w:rPr>
            <w:delText>of replicates from the same sample</w:delText>
          </w:r>
          <w:r w:rsidR="00806508" w:rsidRPr="00F61043" w:rsidDel="006879F9">
            <w:rPr>
              <w:color w:val="000000"/>
              <w:highlight w:val="yellow"/>
              <w:rPrChange w:id="2231" w:author="Natasha Hardy" w:date="2021-11-29T18:33:00Z">
                <w:rPr>
                  <w:color w:val="000000"/>
                </w:rPr>
              </w:rPrChange>
            </w:rPr>
            <w:delText xml:space="preserve"> or the use of individually tagged </w:delText>
          </w:r>
        </w:del>
      </w:ins>
      <w:ins w:id="2232" w:author="Microsoft Office User" w:date="2021-10-14T10:38:00Z">
        <w:del w:id="2233" w:author="Natasha Hardy" w:date="2021-11-12T15:57:00Z">
          <w:r w:rsidR="00806508" w:rsidRPr="00F61043" w:rsidDel="006879F9">
            <w:rPr>
              <w:color w:val="000000"/>
              <w:highlight w:val="yellow"/>
              <w:rPrChange w:id="2234" w:author="Natasha Hardy" w:date="2021-11-29T18:33:00Z">
                <w:rPr>
                  <w:color w:val="000000"/>
                </w:rPr>
              </w:rPrChange>
            </w:rPr>
            <w:delText xml:space="preserve">PCR replicates. </w:delText>
          </w:r>
        </w:del>
      </w:ins>
      <w:commentRangeStart w:id="2235"/>
      <w:ins w:id="2236" w:author="Rebecca McIntosh" w:date="2021-10-28T14:02:00Z">
        <w:del w:id="2237" w:author="Natasha Hardy" w:date="2021-11-12T15:57:00Z">
          <w:r w:rsidR="0071092A" w:rsidRPr="00F61043" w:rsidDel="006879F9">
            <w:rPr>
              <w:color w:val="000000"/>
              <w:highlight w:val="yellow"/>
              <w:rPrChange w:id="2238" w:author="Natasha Hardy" w:date="2021-11-29T18:33:00Z">
                <w:rPr>
                  <w:color w:val="000000"/>
                </w:rPr>
              </w:rPrChange>
            </w:rPr>
            <w:delText xml:space="preserve">It is noteworthy that seabird DNA </w:delText>
          </w:r>
          <w:commentRangeEnd w:id="2235"/>
          <w:r w:rsidR="0071092A" w:rsidRPr="00F61043" w:rsidDel="006879F9">
            <w:rPr>
              <w:rStyle w:val="CommentReference"/>
              <w:highlight w:val="yellow"/>
              <w:rPrChange w:id="2239" w:author="Natasha Hardy" w:date="2021-11-29T18:33:00Z">
                <w:rPr>
                  <w:rStyle w:val="CommentReference"/>
                </w:rPr>
              </w:rPrChange>
            </w:rPr>
            <w:commentReference w:id="2235"/>
          </w:r>
          <w:r w:rsidR="0071092A" w:rsidRPr="00F61043" w:rsidDel="006879F9">
            <w:rPr>
              <w:color w:val="000000"/>
              <w:highlight w:val="yellow"/>
              <w:rPrChange w:id="2240" w:author="Natasha Hardy" w:date="2021-11-29T18:33:00Z">
                <w:rPr>
                  <w:color w:val="000000"/>
                </w:rPr>
              </w:rPrChange>
            </w:rPr>
            <w:delText xml:space="preserve">was amplified in up to 32 samples and sequenced successfully in 25 samples when we included samples with trace amounts of DNA. </w:delText>
          </w:r>
          <w:r w:rsidR="0071092A" w:rsidRPr="00F61043" w:rsidDel="006879F9">
            <w:rPr>
              <w:color w:val="000000"/>
              <w:highlight w:val="yellow"/>
              <w:rPrChange w:id="2241" w:author="Natasha Hardy" w:date="2021-11-29T18:33:00Z">
                <w:rPr>
                  <w:color w:val="000000"/>
                  <w:highlight w:val="green"/>
                </w:rPr>
              </w:rPrChange>
            </w:rPr>
            <w:delText>We chose to follow stringent sequence quality filtering</w:delText>
          </w:r>
          <w:r w:rsidR="0071092A" w:rsidRPr="00F61043" w:rsidDel="006879F9">
            <w:rPr>
              <w:color w:val="000000"/>
              <w:highlight w:val="yellow"/>
              <w:rPrChange w:id="2242" w:author="Natasha Hardy" w:date="2021-11-29T18:33:00Z">
                <w:rPr>
                  <w:color w:val="000000"/>
                </w:rPr>
              </w:rPrChange>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2243" w:author="Rebecca McIntosh" w:date="2021-10-28T15:49:00Z">
        <w:del w:id="2244" w:author="Natasha Hardy" w:date="2021-11-12T15:57:00Z">
          <w:r w:rsidR="00F373B9" w:rsidRPr="00F61043" w:rsidDel="006879F9">
            <w:rPr>
              <w:color w:val="000000"/>
              <w:highlight w:val="yellow"/>
              <w:rPrChange w:id="2245" w:author="Natasha Hardy" w:date="2021-11-29T18:33:00Z">
                <w:rPr>
                  <w:color w:val="000000"/>
                </w:rPr>
              </w:rPrChange>
            </w:rPr>
            <w:delText>would</w:delText>
          </w:r>
        </w:del>
      </w:ins>
      <w:ins w:id="2246" w:author="Rebecca McIntosh" w:date="2021-10-28T14:02:00Z">
        <w:del w:id="2247" w:author="Natasha Hardy" w:date="2021-11-12T15:57:00Z">
          <w:r w:rsidR="0071092A" w:rsidRPr="00F61043" w:rsidDel="006879F9">
            <w:rPr>
              <w:color w:val="000000"/>
              <w:highlight w:val="yellow"/>
              <w:rPrChange w:id="2248" w:author="Natasha Hardy" w:date="2021-11-29T18:33:00Z">
                <w:rPr>
                  <w:color w:val="000000"/>
                </w:rPr>
              </w:rPrChange>
            </w:rPr>
            <w:delText xml:space="preserve"> exclude true positives as well as quantitative information on prey consumption. Indeed, </w:delText>
          </w:r>
          <w:commentRangeStart w:id="2249"/>
          <w:r w:rsidR="0071092A" w:rsidRPr="00F61043" w:rsidDel="006879F9">
            <w:rPr>
              <w:color w:val="000000"/>
              <w:highlight w:val="yellow"/>
              <w:rPrChange w:id="2250" w:author="Natasha Hardy" w:date="2021-11-29T18:33:00Z">
                <w:rPr>
                  <w:color w:val="000000"/>
                </w:rPr>
              </w:rPrChange>
            </w:rPr>
            <w:delText>several</w:delText>
          </w:r>
          <w:commentRangeEnd w:id="2249"/>
          <w:r w:rsidR="0071092A" w:rsidRPr="00F61043" w:rsidDel="006879F9">
            <w:rPr>
              <w:rStyle w:val="CommentReference"/>
              <w:highlight w:val="yellow"/>
              <w:rPrChange w:id="2251" w:author="Natasha Hardy" w:date="2021-11-29T18:33:00Z">
                <w:rPr>
                  <w:rStyle w:val="CommentReference"/>
                </w:rPr>
              </w:rPrChange>
            </w:rPr>
            <w:commentReference w:id="2249"/>
          </w:r>
          <w:r w:rsidR="0071092A" w:rsidRPr="00F61043" w:rsidDel="006879F9">
            <w:rPr>
              <w:color w:val="000000"/>
              <w:highlight w:val="yellow"/>
              <w:rPrChange w:id="2252" w:author="Natasha Hardy" w:date="2021-11-29T18:33:00Z">
                <w:rPr>
                  <w:color w:val="000000"/>
                </w:rPr>
              </w:rPrChange>
            </w:rPr>
            <w:delText xml:space="preserve"> fur seal samples contained trace amounts of DNA and morphological remains of the same taxon (ADD SI DATA)</w:delText>
          </w:r>
        </w:del>
      </w:ins>
      <w:ins w:id="2253" w:author="Rebecca McIntosh" w:date="2021-10-28T15:49:00Z">
        <w:del w:id="2254" w:author="Natasha Hardy" w:date="2021-11-12T15:57:00Z">
          <w:r w:rsidR="00F373B9" w:rsidRPr="00F61043" w:rsidDel="006879F9">
            <w:rPr>
              <w:color w:val="000000"/>
              <w:highlight w:val="yellow"/>
              <w:rPrChange w:id="2255" w:author="Natasha Hardy" w:date="2021-11-29T18:33:00Z">
                <w:rPr>
                  <w:color w:val="000000"/>
                </w:rPr>
              </w:rPrChange>
            </w:rPr>
            <w:delText xml:space="preserve">, so </w:delText>
          </w:r>
        </w:del>
      </w:ins>
      <w:ins w:id="2256" w:author="Rebecca McIntosh" w:date="2021-10-28T15:50:00Z">
        <w:del w:id="2257" w:author="Natasha Hardy" w:date="2021-11-12T15:57:00Z">
          <w:r w:rsidR="00F01841" w:rsidRPr="00F61043" w:rsidDel="006879F9">
            <w:rPr>
              <w:color w:val="000000"/>
              <w:highlight w:val="yellow"/>
              <w:rPrChange w:id="2258" w:author="Natasha Hardy" w:date="2021-11-29T18:33:00Z">
                <w:rPr>
                  <w:color w:val="000000"/>
                </w:rPr>
              </w:rPrChange>
            </w:rPr>
            <w:delText>our</w:delText>
          </w:r>
        </w:del>
      </w:ins>
      <w:ins w:id="2259" w:author="Rebecca McIntosh" w:date="2021-10-28T15:49:00Z">
        <w:del w:id="2260" w:author="Natasha Hardy" w:date="2021-11-12T15:57:00Z">
          <w:r w:rsidR="00F373B9" w:rsidRPr="00F61043" w:rsidDel="006879F9">
            <w:rPr>
              <w:color w:val="000000"/>
              <w:highlight w:val="yellow"/>
              <w:rPrChange w:id="2261" w:author="Natasha Hardy" w:date="2021-11-29T18:33:00Z">
                <w:rPr>
                  <w:color w:val="000000"/>
                </w:rPr>
              </w:rPrChange>
            </w:rPr>
            <w:delText xml:space="preserve"> </w:delText>
          </w:r>
        </w:del>
      </w:ins>
      <w:ins w:id="2262" w:author="Rebecca McIntosh" w:date="2021-10-28T15:50:00Z">
        <w:del w:id="2263" w:author="Natasha Hardy" w:date="2021-11-12T15:57:00Z">
          <w:r w:rsidR="00F373B9" w:rsidRPr="00F61043" w:rsidDel="006879F9">
            <w:rPr>
              <w:color w:val="000000"/>
              <w:highlight w:val="yellow"/>
              <w:rPrChange w:id="2264" w:author="Natasha Hardy" w:date="2021-11-29T18:33:00Z">
                <w:rPr>
                  <w:color w:val="000000"/>
                </w:rPr>
              </w:rPrChange>
            </w:rPr>
            <w:delText xml:space="preserve">simultaneous detection rates of hard parts and DNA </w:delText>
          </w:r>
          <w:r w:rsidR="00F01841" w:rsidRPr="00F61043" w:rsidDel="006879F9">
            <w:rPr>
              <w:color w:val="000000"/>
              <w:highlight w:val="yellow"/>
              <w:rPrChange w:id="2265" w:author="Natasha Hardy" w:date="2021-11-29T18:33:00Z">
                <w:rPr>
                  <w:color w:val="000000"/>
                </w:rPr>
              </w:rPrChange>
            </w:rPr>
            <w:delText xml:space="preserve">is </w:delText>
          </w:r>
        </w:del>
      </w:ins>
      <w:ins w:id="2266" w:author="Rebecca McIntosh" w:date="2021-10-28T15:51:00Z">
        <w:del w:id="2267" w:author="Natasha Hardy" w:date="2021-11-12T15:57:00Z">
          <w:r w:rsidR="00F01841" w:rsidRPr="00F61043" w:rsidDel="006879F9">
            <w:rPr>
              <w:color w:val="000000"/>
              <w:highlight w:val="yellow"/>
              <w:rPrChange w:id="2268" w:author="Natasha Hardy" w:date="2021-11-29T18:33:00Z">
                <w:rPr>
                  <w:color w:val="000000"/>
                </w:rPr>
              </w:rPrChange>
            </w:rPr>
            <w:delText>conservative</w:delText>
          </w:r>
        </w:del>
      </w:ins>
      <w:ins w:id="2269" w:author="Rebecca McIntosh" w:date="2021-10-28T15:50:00Z">
        <w:del w:id="2270" w:author="Natasha Hardy" w:date="2021-11-12T15:57:00Z">
          <w:r w:rsidR="00F373B9" w:rsidRPr="00F61043" w:rsidDel="006879F9">
            <w:rPr>
              <w:color w:val="000000"/>
              <w:highlight w:val="yellow"/>
              <w:rPrChange w:id="2271" w:author="Natasha Hardy" w:date="2021-11-29T18:33:00Z">
                <w:rPr>
                  <w:color w:val="000000"/>
                </w:rPr>
              </w:rPrChange>
            </w:rPr>
            <w:delText>.</w:delText>
          </w:r>
        </w:del>
      </w:ins>
      <w:ins w:id="2272" w:author="Rebecca McIntosh" w:date="2021-10-29T13:12:00Z">
        <w:del w:id="2273" w:author="Natasha Hardy" w:date="2021-11-12T15:57:00Z">
          <w:r w:rsidR="005D6C1E" w:rsidRPr="00F61043" w:rsidDel="006879F9">
            <w:rPr>
              <w:color w:val="000000"/>
              <w:highlight w:val="yellow"/>
              <w:rPrChange w:id="2274" w:author="Natasha Hardy" w:date="2021-11-29T18:33:00Z">
                <w:rPr>
                  <w:color w:val="000000"/>
                </w:rPr>
              </w:rPrChange>
            </w:rPr>
            <w:delText xml:space="preserve"> Additionally,</w:delText>
          </w:r>
        </w:del>
      </w:ins>
      <w:ins w:id="2275" w:author="Rebecca McIntosh" w:date="2021-10-28T16:41:00Z">
        <w:del w:id="2276" w:author="Natasha Hardy" w:date="2021-11-12T15:57:00Z">
          <w:r w:rsidR="00736B0B" w:rsidRPr="00F61043" w:rsidDel="006879F9">
            <w:rPr>
              <w:color w:val="000000"/>
              <w:highlight w:val="yellow"/>
              <w:rPrChange w:id="2277" w:author="Natasha Hardy" w:date="2021-11-29T18:33:00Z">
                <w:rPr>
                  <w:color w:val="000000"/>
                </w:rPr>
              </w:rPrChange>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2278"/>
          <w:r w:rsidR="00736B0B" w:rsidRPr="00F61043" w:rsidDel="006879F9">
            <w:rPr>
              <w:color w:val="000000"/>
              <w:highlight w:val="yellow"/>
              <w:rPrChange w:id="2279" w:author="Natasha Hardy" w:date="2021-11-29T18:33:00Z">
                <w:rPr>
                  <w:color w:val="000000"/>
                </w:rPr>
              </w:rPrChange>
            </w:rPr>
            <w:delText>In future research, genetic methodologies could eclipse hard-parts analyses if genetic techniques can be used to augment morphological identifications by targeting non-identifiable prey tissues (Ford et al., 2011; Méheust et al., 2015).</w:delText>
          </w:r>
          <w:commentRangeEnd w:id="2278"/>
          <w:r w:rsidR="00736B0B" w:rsidRPr="00F61043" w:rsidDel="006879F9">
            <w:rPr>
              <w:rStyle w:val="CommentReference"/>
              <w:highlight w:val="yellow"/>
              <w:rPrChange w:id="2280" w:author="Natasha Hardy" w:date="2021-11-29T18:33:00Z">
                <w:rPr>
                  <w:rStyle w:val="CommentReference"/>
                </w:rPr>
              </w:rPrChange>
            </w:rPr>
            <w:commentReference w:id="2278"/>
          </w:r>
        </w:del>
      </w:ins>
    </w:p>
    <w:p w14:paraId="66DD7357" w14:textId="440AF9CD" w:rsidR="00932D83" w:rsidRPr="00F61043" w:rsidDel="004E704D" w:rsidRDefault="00932D83">
      <w:pPr>
        <w:ind w:firstLine="720"/>
        <w:rPr>
          <w:del w:id="2281" w:author="Natasha Hardy" w:date="2021-10-25T16:07:00Z"/>
          <w:color w:val="000000"/>
          <w:highlight w:val="yellow"/>
          <w:rPrChange w:id="2282" w:author="Natasha Hardy" w:date="2021-11-29T18:33:00Z">
            <w:rPr>
              <w:del w:id="2283" w:author="Natasha Hardy" w:date="2021-10-25T16:07:00Z"/>
              <w:color w:val="000000"/>
            </w:rPr>
          </w:rPrChange>
        </w:rPr>
      </w:pPr>
    </w:p>
    <w:p w14:paraId="69AA37D9" w14:textId="477EB11B" w:rsidR="0015356E" w:rsidRPr="00F61043" w:rsidDel="002A4604" w:rsidRDefault="00A23418">
      <w:pPr>
        <w:ind w:firstLine="720"/>
        <w:rPr>
          <w:del w:id="2284" w:author="Natasha Hardy" w:date="2021-11-12T14:40:00Z"/>
          <w:color w:val="000000"/>
          <w:highlight w:val="yellow"/>
          <w:rPrChange w:id="2285" w:author="Natasha Hardy" w:date="2021-11-29T18:33:00Z">
            <w:rPr>
              <w:del w:id="2286" w:author="Natasha Hardy" w:date="2021-11-12T14:40:00Z"/>
              <w:color w:val="000000"/>
            </w:rPr>
          </w:rPrChange>
        </w:rPr>
      </w:pPr>
      <w:del w:id="2287" w:author="Natasha Hardy" w:date="2021-11-12T14:40:00Z">
        <w:r w:rsidRPr="00F61043" w:rsidDel="002A4604">
          <w:rPr>
            <w:rFonts w:ascii="Times New Roman" w:eastAsia="Times New Roman" w:hAnsi="Times New Roman" w:cs="Times New Roman"/>
            <w:highlight w:val="yellow"/>
            <w:rPrChange w:id="2288" w:author="Natasha Hardy" w:date="2021-11-29T18:33:00Z">
              <w:rPr>
                <w:rFonts w:ascii="Times New Roman" w:eastAsia="Times New Roman" w:hAnsi="Times New Roman" w:cs="Times New Roman"/>
              </w:rPr>
            </w:rPrChange>
          </w:rPr>
          <w:delText xml:space="preserve">Based on </w:delText>
        </w:r>
        <w:r w:rsidRPr="00F61043" w:rsidDel="002A4604">
          <w:rPr>
            <w:rFonts w:ascii="Times New Roman" w:hAnsi="Times New Roman"/>
            <w:highlight w:val="yellow"/>
            <w:rPrChange w:id="2289" w:author="Natasha Hardy" w:date="2021-11-29T18:33:00Z">
              <w:rPr>
                <w:rFonts w:ascii="Times New Roman" w:hAnsi="Times New Roman"/>
              </w:rPr>
            </w:rPrChange>
          </w:rPr>
          <w:delText>haplotype polymorphism,</w:delText>
        </w:r>
      </w:del>
      <w:ins w:id="2290" w:author="Rebecca McIntosh" w:date="2021-10-28T15:51:00Z">
        <w:del w:id="2291" w:author="Natasha Hardy" w:date="2021-11-12T14:40:00Z">
          <w:r w:rsidR="001841AD" w:rsidRPr="00F61043" w:rsidDel="002A4604">
            <w:rPr>
              <w:rFonts w:ascii="Times New Roman" w:hAnsi="Times New Roman"/>
              <w:highlight w:val="yellow"/>
              <w:rPrChange w:id="2292" w:author="Natasha Hardy" w:date="2021-11-29T18:33:00Z">
                <w:rPr>
                  <w:rFonts w:ascii="Times New Roman" w:hAnsi="Times New Roman"/>
                </w:rPr>
              </w:rPrChange>
            </w:rPr>
            <w:delText xml:space="preserve"> we</w:delText>
          </w:r>
        </w:del>
      </w:ins>
      <w:del w:id="2293" w:author="Natasha Hardy" w:date="2021-11-12T14:40:00Z">
        <w:r w:rsidRPr="00F61043" w:rsidDel="002A4604">
          <w:rPr>
            <w:rFonts w:ascii="Times New Roman" w:hAnsi="Times New Roman"/>
            <w:highlight w:val="yellow"/>
            <w:rPrChange w:id="2294" w:author="Natasha Hardy" w:date="2021-11-29T18:33:00Z">
              <w:rPr>
                <w:rFonts w:ascii="Times New Roman" w:hAnsi="Times New Roman"/>
              </w:rPr>
            </w:rPrChange>
          </w:rPr>
          <w:delText xml:space="preserve"> </w:delText>
        </w:r>
        <w:r w:rsidRPr="00F61043" w:rsidDel="002A4604">
          <w:rPr>
            <w:rFonts w:ascii="Times New Roman" w:eastAsia="Times New Roman" w:hAnsi="Times New Roman" w:cs="Times New Roman"/>
            <w:highlight w:val="yellow"/>
            <w:rPrChange w:id="2295" w:author="Natasha Hardy" w:date="2021-11-29T18:33:00Z">
              <w:rPr>
                <w:rFonts w:ascii="Times New Roman" w:eastAsia="Times New Roman" w:hAnsi="Times New Roman" w:cs="Times New Roman"/>
              </w:rPr>
            </w:rPrChange>
          </w:rPr>
          <w:delText xml:space="preserve">we </w:delText>
        </w:r>
        <w:r w:rsidRPr="00F61043" w:rsidDel="002A4604">
          <w:rPr>
            <w:rFonts w:ascii="Times New Roman" w:hAnsi="Times New Roman"/>
            <w:highlight w:val="yellow"/>
            <w:rPrChange w:id="2296" w:author="Natasha Hardy" w:date="2021-11-29T18:33:00Z">
              <w:rPr>
                <w:rFonts w:ascii="Times New Roman" w:hAnsi="Times New Roman"/>
              </w:rPr>
            </w:rPrChange>
          </w:rPr>
          <w:delText xml:space="preserve">propose that </w:delText>
        </w:r>
      </w:del>
      <w:ins w:id="2297" w:author="Rebecca McIntosh" w:date="2021-10-28T14:23:00Z">
        <w:del w:id="2298" w:author="Natasha Hardy" w:date="2021-11-12T14:40:00Z">
          <w:r w:rsidR="00F83C7B" w:rsidRPr="00F61043" w:rsidDel="002A4604">
            <w:rPr>
              <w:rFonts w:ascii="Times New Roman" w:eastAsia="Times New Roman" w:hAnsi="Times New Roman" w:cs="Times New Roman"/>
              <w:highlight w:val="yellow"/>
              <w:rPrChange w:id="2299" w:author="Natasha Hardy" w:date="2021-11-29T18:33:00Z">
                <w:rPr>
                  <w:rFonts w:ascii="Times New Roman" w:eastAsia="Times New Roman" w:hAnsi="Times New Roman" w:cs="Times New Roman"/>
                  <w:highlight w:val="green"/>
                </w:rPr>
              </w:rPrChange>
            </w:rPr>
            <w:delText xml:space="preserve">determined that </w:delText>
          </w:r>
        </w:del>
      </w:ins>
      <w:del w:id="2300" w:author="Natasha Hardy" w:date="2021-11-12T14:40:00Z">
        <w:r w:rsidRPr="00F61043" w:rsidDel="002A4604">
          <w:rPr>
            <w:rFonts w:ascii="Times New Roman" w:hAnsi="Times New Roman"/>
            <w:color w:val="000000"/>
            <w:highlight w:val="yellow"/>
            <w:rPrChange w:id="2301" w:author="Natasha Hardy" w:date="2021-11-29T18:33:00Z">
              <w:rPr>
                <w:rFonts w:ascii="Times New Roman" w:hAnsi="Times New Roman"/>
                <w:color w:val="000000"/>
              </w:rPr>
            </w:rPrChange>
          </w:rPr>
          <w:delText>at least 21 individual penguins were consumed</w:delText>
        </w:r>
        <w:r w:rsidRPr="00F61043" w:rsidDel="002A4604">
          <w:rPr>
            <w:rFonts w:ascii="Times New Roman" w:eastAsia="Times New Roman" w:hAnsi="Times New Roman" w:cs="Times New Roman"/>
            <w:color w:val="000000"/>
            <w:highlight w:val="yellow"/>
            <w:rPrChange w:id="2302" w:author="Natasha Hardy" w:date="2021-11-29T18:33:00Z">
              <w:rPr>
                <w:rFonts w:ascii="Times New Roman" w:eastAsia="Times New Roman" w:hAnsi="Times New Roman" w:cs="Times New Roman"/>
                <w:color w:val="000000"/>
              </w:rPr>
            </w:rPrChange>
          </w:rPr>
          <w:delText xml:space="preserve"> and occurred in only</w:delText>
        </w:r>
      </w:del>
      <w:ins w:id="2303" w:author="Rebecca McIntosh" w:date="2021-10-29T13:14:00Z">
        <w:del w:id="2304" w:author="Natasha Hardy" w:date="2021-11-12T14:40:00Z">
          <w:r w:rsidR="0093770E" w:rsidRPr="00F61043" w:rsidDel="002A4604">
            <w:rPr>
              <w:rFonts w:ascii="Times New Roman" w:eastAsia="Times New Roman" w:hAnsi="Times New Roman" w:cs="Times New Roman"/>
              <w:color w:val="000000"/>
              <w:highlight w:val="yellow"/>
              <w:rPrChange w:id="2305" w:author="Natasha Hardy" w:date="2021-11-29T18:33:00Z">
                <w:rPr>
                  <w:rFonts w:ascii="Times New Roman" w:eastAsia="Times New Roman" w:hAnsi="Times New Roman" w:cs="Times New Roman"/>
                  <w:color w:val="000000"/>
                </w:rPr>
              </w:rPrChange>
            </w:rPr>
            <w:delText>from the</w:delText>
          </w:r>
        </w:del>
      </w:ins>
      <w:del w:id="2306" w:author="Natasha Hardy" w:date="2021-11-12T14:40:00Z">
        <w:r w:rsidRPr="00F61043" w:rsidDel="002A4604">
          <w:rPr>
            <w:rFonts w:ascii="Times New Roman" w:eastAsia="Times New Roman" w:hAnsi="Times New Roman" w:cs="Times New Roman"/>
            <w:color w:val="000000"/>
            <w:highlight w:val="yellow"/>
            <w:rPrChange w:id="2307" w:author="Natasha Hardy" w:date="2021-11-29T18:33:00Z">
              <w:rPr>
                <w:rFonts w:ascii="Times New Roman" w:eastAsia="Times New Roman" w:hAnsi="Times New Roman" w:cs="Times New Roman"/>
                <w:color w:val="000000"/>
              </w:rPr>
            </w:rPrChange>
          </w:rPr>
          <w:delText xml:space="preserve"> 10% of </w:delText>
        </w:r>
      </w:del>
      <w:ins w:id="2308" w:author="Rebecca McIntosh" w:date="2021-10-29T13:19:00Z">
        <w:del w:id="2309" w:author="Natasha Hardy" w:date="2021-11-12T14:40:00Z">
          <w:r w:rsidR="0093770E" w:rsidRPr="00F61043" w:rsidDel="002A4604">
            <w:rPr>
              <w:rFonts w:ascii="Times New Roman" w:eastAsia="Times New Roman" w:hAnsi="Times New Roman" w:cs="Times New Roman"/>
              <w:color w:val="000000"/>
              <w:highlight w:val="yellow"/>
              <w:rPrChange w:id="2310" w:author="Natasha Hardy" w:date="2021-11-29T18:33:00Z">
                <w:rPr>
                  <w:rFonts w:ascii="Times New Roman" w:eastAsia="Times New Roman" w:hAnsi="Times New Roman" w:cs="Times New Roman"/>
                  <w:color w:val="000000"/>
                </w:rPr>
              </w:rPrChange>
            </w:rPr>
            <w:delText xml:space="preserve">the 99 </w:delText>
          </w:r>
        </w:del>
      </w:ins>
      <w:del w:id="2311" w:author="Natasha Hardy" w:date="2021-11-12T14:40:00Z">
        <w:r w:rsidRPr="00F61043" w:rsidDel="002A4604">
          <w:rPr>
            <w:rFonts w:ascii="Times New Roman" w:eastAsia="Times New Roman" w:hAnsi="Times New Roman" w:cs="Times New Roman"/>
            <w:color w:val="000000"/>
            <w:highlight w:val="yellow"/>
            <w:rPrChange w:id="2312" w:author="Natasha Hardy" w:date="2021-11-29T18:33:00Z">
              <w:rPr>
                <w:rFonts w:ascii="Times New Roman" w:eastAsia="Times New Roman" w:hAnsi="Times New Roman" w:cs="Times New Roman"/>
                <w:color w:val="000000"/>
              </w:rPr>
            </w:rPrChange>
          </w:rPr>
          <w:delText>long-nosed fur seal scat samples</w:delText>
        </w:r>
      </w:del>
      <w:del w:id="2313" w:author="Natasha Hardy" w:date="2021-11-11T10:06:00Z">
        <w:r w:rsidRPr="00F61043">
          <w:rPr>
            <w:rFonts w:ascii="Times New Roman" w:eastAsia="Times New Roman" w:hAnsi="Times New Roman" w:cs="Times New Roman"/>
            <w:color w:val="000000"/>
            <w:highlight w:val="yellow"/>
            <w:rPrChange w:id="2314" w:author="Natasha Hardy" w:date="2021-11-29T18:33:00Z">
              <w:rPr>
                <w:rFonts w:ascii="Times New Roman" w:eastAsia="Times New Roman" w:hAnsi="Times New Roman" w:cs="Times New Roman"/>
                <w:color w:val="000000"/>
              </w:rPr>
            </w:rPrChange>
          </w:rPr>
          <w:delText>. Further</w:delText>
        </w:r>
      </w:del>
      <w:ins w:id="2315" w:author="Rebecca McIntosh" w:date="2021-10-29T13:14:00Z">
        <w:del w:id="2316" w:author="Natasha Hardy" w:date="2021-11-12T14:40:00Z">
          <w:r w:rsidR="0093770E" w:rsidRPr="00F61043" w:rsidDel="002A4604">
            <w:rPr>
              <w:rFonts w:ascii="Times New Roman" w:eastAsia="Times New Roman" w:hAnsi="Times New Roman" w:cs="Times New Roman"/>
              <w:color w:val="000000"/>
              <w:highlight w:val="yellow"/>
              <w:rPrChange w:id="2317" w:author="Natasha Hardy" w:date="2021-11-29T18:33:00Z">
                <w:rPr>
                  <w:rFonts w:ascii="Times New Roman" w:eastAsia="Times New Roman" w:hAnsi="Times New Roman" w:cs="Times New Roman"/>
                  <w:color w:val="000000"/>
                </w:rPr>
              </w:rPrChange>
            </w:rPr>
            <w:delText xml:space="preserve"> that had</w:delText>
          </w:r>
        </w:del>
      </w:ins>
      <w:ins w:id="2318" w:author="Rebecca McIntosh" w:date="2021-10-29T13:15:00Z">
        <w:del w:id="2319" w:author="Natasha Hardy" w:date="2021-11-12T14:40:00Z">
          <w:r w:rsidR="0093770E" w:rsidRPr="00F61043" w:rsidDel="002A4604">
            <w:rPr>
              <w:rFonts w:ascii="Times New Roman" w:eastAsia="Times New Roman" w:hAnsi="Times New Roman" w:cs="Times New Roman"/>
              <w:color w:val="000000"/>
              <w:highlight w:val="yellow"/>
              <w:rPrChange w:id="2320" w:author="Natasha Hardy" w:date="2021-11-29T18:33:00Z">
                <w:rPr>
                  <w:rFonts w:ascii="Times New Roman" w:eastAsia="Times New Roman" w:hAnsi="Times New Roman" w:cs="Times New Roman"/>
                  <w:color w:val="000000"/>
                </w:rPr>
              </w:rPrChange>
            </w:rPr>
            <w:delText xml:space="preserve"> reliable amounts of</w:delText>
          </w:r>
        </w:del>
      </w:ins>
      <w:ins w:id="2321" w:author="Rebecca McIntosh" w:date="2021-10-29T13:14:00Z">
        <w:del w:id="2322" w:author="Natasha Hardy" w:date="2021-11-12T14:40:00Z">
          <w:r w:rsidR="0093770E" w:rsidRPr="00F61043" w:rsidDel="002A4604">
            <w:rPr>
              <w:rFonts w:ascii="Times New Roman" w:eastAsia="Times New Roman" w:hAnsi="Times New Roman" w:cs="Times New Roman"/>
              <w:color w:val="000000"/>
              <w:highlight w:val="yellow"/>
              <w:rPrChange w:id="2323" w:author="Natasha Hardy" w:date="2021-11-29T18:33:00Z">
                <w:rPr>
                  <w:rFonts w:ascii="Times New Roman" w:eastAsia="Times New Roman" w:hAnsi="Times New Roman" w:cs="Times New Roman"/>
                  <w:color w:val="000000"/>
                </w:rPr>
              </w:rPrChange>
            </w:rPr>
            <w:delText xml:space="preserve"> penguin DNA</w:delText>
          </w:r>
        </w:del>
      </w:ins>
      <w:ins w:id="2324" w:author="Rebecca McIntosh" w:date="2021-10-29T13:18:00Z">
        <w:del w:id="2325" w:author="Natasha Hardy" w:date="2021-11-12T14:40:00Z">
          <w:r w:rsidR="0093770E" w:rsidRPr="00F61043" w:rsidDel="002A4604">
            <w:rPr>
              <w:rFonts w:ascii="Times New Roman" w:eastAsia="Times New Roman" w:hAnsi="Times New Roman" w:cs="Times New Roman"/>
              <w:color w:val="000000"/>
              <w:highlight w:val="yellow"/>
              <w:rPrChange w:id="2326" w:author="Natasha Hardy" w:date="2021-11-29T18:33:00Z">
                <w:rPr>
                  <w:rFonts w:ascii="Times New Roman" w:eastAsia="Times New Roman" w:hAnsi="Times New Roman" w:cs="Times New Roman"/>
                  <w:color w:val="000000"/>
                </w:rPr>
              </w:rPrChange>
            </w:rPr>
            <w:delText xml:space="preserve"> from Cape Bridgewater and B</w:delText>
          </w:r>
        </w:del>
      </w:ins>
      <w:ins w:id="2327" w:author="Rebecca McIntosh" w:date="2021-10-29T13:19:00Z">
        <w:del w:id="2328" w:author="Natasha Hardy" w:date="2021-11-12T14:40:00Z">
          <w:r w:rsidR="0093770E" w:rsidRPr="00F61043" w:rsidDel="002A4604">
            <w:rPr>
              <w:rFonts w:ascii="Times New Roman" w:eastAsia="Times New Roman" w:hAnsi="Times New Roman" w:cs="Times New Roman"/>
              <w:color w:val="000000"/>
              <w:highlight w:val="yellow"/>
              <w:rPrChange w:id="2329" w:author="Natasha Hardy" w:date="2021-11-29T18:33:00Z">
                <w:rPr>
                  <w:rFonts w:ascii="Times New Roman" w:eastAsia="Times New Roman" w:hAnsi="Times New Roman" w:cs="Times New Roman"/>
                  <w:color w:val="000000"/>
                </w:rPr>
              </w:rPrChange>
            </w:rPr>
            <w:delText>a</w:delText>
          </w:r>
        </w:del>
      </w:ins>
      <w:ins w:id="2330" w:author="Rebecca McIntosh" w:date="2021-10-29T13:18:00Z">
        <w:del w:id="2331" w:author="Natasha Hardy" w:date="2021-11-12T14:40:00Z">
          <w:r w:rsidR="0093770E" w:rsidRPr="00F61043" w:rsidDel="002A4604">
            <w:rPr>
              <w:rFonts w:ascii="Times New Roman" w:eastAsia="Times New Roman" w:hAnsi="Times New Roman" w:cs="Times New Roman"/>
              <w:color w:val="000000"/>
              <w:highlight w:val="yellow"/>
              <w:rPrChange w:id="2332" w:author="Natasha Hardy" w:date="2021-11-29T18:33:00Z">
                <w:rPr>
                  <w:rFonts w:ascii="Times New Roman" w:eastAsia="Times New Roman" w:hAnsi="Times New Roman" w:cs="Times New Roman"/>
                  <w:color w:val="000000"/>
                </w:rPr>
              </w:rPrChange>
            </w:rPr>
            <w:delText>rungaba</w:delText>
          </w:r>
        </w:del>
      </w:ins>
      <w:ins w:id="2333" w:author="Rebecca McIntosh" w:date="2021-10-29T13:17:00Z">
        <w:del w:id="2334" w:author="Natasha Hardy" w:date="2021-11-12T14:40:00Z">
          <w:r w:rsidR="0093770E" w:rsidRPr="00F61043" w:rsidDel="002A4604">
            <w:rPr>
              <w:rFonts w:ascii="Times New Roman" w:eastAsia="Times New Roman" w:hAnsi="Times New Roman" w:cs="Times New Roman"/>
              <w:color w:val="000000"/>
              <w:highlight w:val="yellow"/>
              <w:rPrChange w:id="2335" w:author="Natasha Hardy" w:date="2021-11-29T18:33:00Z">
                <w:rPr>
                  <w:rFonts w:ascii="Times New Roman" w:eastAsia="Times New Roman" w:hAnsi="Times New Roman" w:cs="Times New Roman"/>
                  <w:color w:val="000000"/>
                </w:rPr>
              </w:rPrChange>
            </w:rPr>
            <w:delText xml:space="preserve"> </w:delText>
          </w:r>
        </w:del>
      </w:ins>
      <w:commentRangeStart w:id="2336"/>
      <w:ins w:id="2337" w:author="Rebecca McIntosh" w:date="2021-10-29T13:22:00Z">
        <w:del w:id="2338" w:author="Natasha Hardy" w:date="2021-11-12T14:40:00Z">
          <w:r w:rsidR="004E7F19" w:rsidRPr="00F61043" w:rsidDel="002A4604">
            <w:rPr>
              <w:rFonts w:ascii="Times New Roman" w:eastAsia="Times New Roman" w:hAnsi="Times New Roman" w:cs="Times New Roman"/>
              <w:color w:val="000000"/>
              <w:highlight w:val="yellow"/>
              <w:rPrChange w:id="2339" w:author="Natasha Hardy" w:date="2021-11-29T18:33:00Z">
                <w:rPr>
                  <w:rFonts w:ascii="Times New Roman" w:eastAsia="Times New Roman" w:hAnsi="Times New Roman" w:cs="Times New Roman"/>
                  <w:color w:val="000000"/>
                </w:rPr>
              </w:rPrChange>
            </w:rPr>
            <w:delText>Th</w:delText>
          </w:r>
        </w:del>
      </w:ins>
      <w:ins w:id="2340" w:author="Rebecca McIntosh" w:date="2021-10-29T13:23:00Z">
        <w:del w:id="2341" w:author="Natasha Hardy" w:date="2021-11-12T14:40:00Z">
          <w:r w:rsidR="004E7F19" w:rsidRPr="00F61043" w:rsidDel="002A4604">
            <w:rPr>
              <w:rFonts w:ascii="Times New Roman" w:eastAsia="Times New Roman" w:hAnsi="Times New Roman" w:cs="Times New Roman"/>
              <w:color w:val="000000"/>
              <w:highlight w:val="yellow"/>
              <w:rPrChange w:id="2342" w:author="Natasha Hardy" w:date="2021-11-29T18:33:00Z">
                <w:rPr>
                  <w:rFonts w:ascii="Times New Roman" w:eastAsia="Times New Roman" w:hAnsi="Times New Roman" w:cs="Times New Roman"/>
                  <w:color w:val="000000"/>
                </w:rPr>
              </w:rPrChange>
            </w:rPr>
            <w:delText xml:space="preserve">erefore, </w:delText>
          </w:r>
        </w:del>
      </w:ins>
      <w:ins w:id="2343" w:author="Rebecca McIntosh" w:date="2021-10-29T13:25:00Z">
        <w:del w:id="2344" w:author="Natasha Hardy" w:date="2021-11-12T14:40:00Z">
          <w:r w:rsidR="008029AF" w:rsidRPr="00F61043" w:rsidDel="002A4604">
            <w:rPr>
              <w:rFonts w:ascii="Times New Roman" w:eastAsia="Times New Roman" w:hAnsi="Times New Roman" w:cs="Times New Roman"/>
              <w:color w:val="000000"/>
              <w:highlight w:val="yellow"/>
              <w:rPrChange w:id="2345" w:author="Natasha Hardy" w:date="2021-11-29T18:33:00Z">
                <w:rPr>
                  <w:rFonts w:ascii="Times New Roman" w:eastAsia="Times New Roman" w:hAnsi="Times New Roman" w:cs="Times New Roman"/>
                  <w:color w:val="000000"/>
                </w:rPr>
              </w:rPrChange>
            </w:rPr>
            <w:delText xml:space="preserve">the estimated number of penguins eaten </w:delText>
          </w:r>
        </w:del>
      </w:ins>
      <w:ins w:id="2346" w:author="Rebecca McIntosh" w:date="2021-10-29T13:26:00Z">
        <w:del w:id="2347" w:author="Natasha Hardy" w:date="2021-11-12T14:40:00Z">
          <w:r w:rsidR="008029AF" w:rsidRPr="00F61043" w:rsidDel="002A4604">
            <w:rPr>
              <w:rFonts w:ascii="Times New Roman" w:eastAsia="Times New Roman" w:hAnsi="Times New Roman" w:cs="Times New Roman"/>
              <w:color w:val="000000"/>
              <w:highlight w:val="yellow"/>
              <w:rPrChange w:id="2348" w:author="Natasha Hardy" w:date="2021-11-29T18:33:00Z">
                <w:rPr>
                  <w:rFonts w:ascii="Times New Roman" w:eastAsia="Times New Roman" w:hAnsi="Times New Roman" w:cs="Times New Roman"/>
                  <w:color w:val="000000"/>
                </w:rPr>
              </w:rPrChange>
            </w:rPr>
            <w:delText xml:space="preserve">(21 individuals) </w:delText>
          </w:r>
        </w:del>
      </w:ins>
      <w:ins w:id="2349" w:author="Rebecca McIntosh" w:date="2021-10-29T13:25:00Z">
        <w:del w:id="2350" w:author="Natasha Hardy" w:date="2021-11-12T14:40:00Z">
          <w:r w:rsidR="008029AF" w:rsidRPr="00F61043" w:rsidDel="002A4604">
            <w:rPr>
              <w:rFonts w:ascii="Times New Roman" w:eastAsia="Times New Roman" w:hAnsi="Times New Roman" w:cs="Times New Roman"/>
              <w:color w:val="000000"/>
              <w:highlight w:val="yellow"/>
              <w:rPrChange w:id="2351" w:author="Natasha Hardy" w:date="2021-11-29T18:33:00Z">
                <w:rPr>
                  <w:rFonts w:ascii="Times New Roman" w:eastAsia="Times New Roman" w:hAnsi="Times New Roman" w:cs="Times New Roman"/>
                  <w:color w:val="000000"/>
                </w:rPr>
              </w:rPrChange>
            </w:rPr>
            <w:delText>was higher than the prevalence of scats with penguin DNA</w:delText>
          </w:r>
        </w:del>
      </w:ins>
      <w:ins w:id="2352" w:author="Rebecca McIntosh" w:date="2021-10-29T13:26:00Z">
        <w:del w:id="2353" w:author="Natasha Hardy" w:date="2021-11-12T14:40:00Z">
          <w:r w:rsidR="008029AF" w:rsidRPr="00F61043" w:rsidDel="002A4604">
            <w:rPr>
              <w:rFonts w:ascii="Times New Roman" w:eastAsia="Times New Roman" w:hAnsi="Times New Roman" w:cs="Times New Roman"/>
              <w:color w:val="000000"/>
              <w:highlight w:val="yellow"/>
              <w:rPrChange w:id="2354" w:author="Natasha Hardy" w:date="2021-11-29T18:33:00Z">
                <w:rPr>
                  <w:rFonts w:ascii="Times New Roman" w:eastAsia="Times New Roman" w:hAnsi="Times New Roman" w:cs="Times New Roman"/>
                  <w:color w:val="000000"/>
                </w:rPr>
              </w:rPrChange>
            </w:rPr>
            <w:delText xml:space="preserve"> (10 scats), so </w:delText>
          </w:r>
        </w:del>
      </w:ins>
      <w:ins w:id="2355" w:author="Rebecca McIntosh" w:date="2021-10-29T13:27:00Z">
        <w:del w:id="2356" w:author="Natasha Hardy" w:date="2021-11-12T14:40:00Z">
          <w:r w:rsidR="008029AF" w:rsidRPr="00F61043" w:rsidDel="002A4604">
            <w:rPr>
              <w:rFonts w:ascii="Times New Roman" w:eastAsia="Times New Roman" w:hAnsi="Times New Roman" w:cs="Times New Roman"/>
              <w:color w:val="000000"/>
              <w:highlight w:val="yellow"/>
              <w:rPrChange w:id="2357" w:author="Natasha Hardy" w:date="2021-11-29T18:33:00Z">
                <w:rPr>
                  <w:rFonts w:ascii="Times New Roman" w:eastAsia="Times New Roman" w:hAnsi="Times New Roman" w:cs="Times New Roman"/>
                  <w:color w:val="000000"/>
                </w:rPr>
              </w:rPrChange>
            </w:rPr>
            <w:delText>assuming that each scat with feathers represents one bird is simplistic and possibly an under-estimate not an over-estimate</w:delText>
          </w:r>
        </w:del>
      </w:ins>
      <w:commentRangeEnd w:id="2336"/>
      <w:ins w:id="2358" w:author="Rebecca McIntosh" w:date="2021-10-29T13:28:00Z">
        <w:del w:id="2359" w:author="Natasha Hardy" w:date="2021-11-12T14:40:00Z">
          <w:r w:rsidR="00503BE0" w:rsidRPr="00F61043" w:rsidDel="002A4604">
            <w:rPr>
              <w:rStyle w:val="CommentReference"/>
              <w:highlight w:val="yellow"/>
              <w:rPrChange w:id="2360" w:author="Natasha Hardy" w:date="2021-11-29T18:33:00Z">
                <w:rPr>
                  <w:rStyle w:val="CommentReference"/>
                </w:rPr>
              </w:rPrChange>
            </w:rPr>
            <w:commentReference w:id="2336"/>
          </w:r>
          <w:r w:rsidR="008029AF" w:rsidRPr="00F61043" w:rsidDel="002A4604">
            <w:rPr>
              <w:rFonts w:ascii="Times New Roman" w:eastAsia="Times New Roman" w:hAnsi="Times New Roman" w:cs="Times New Roman"/>
              <w:color w:val="000000"/>
              <w:highlight w:val="yellow"/>
              <w:rPrChange w:id="2361" w:author="Natasha Hardy" w:date="2021-11-29T18:33:00Z">
                <w:rPr>
                  <w:rFonts w:ascii="Times New Roman" w:eastAsia="Times New Roman" w:hAnsi="Times New Roman" w:cs="Times New Roman"/>
                  <w:color w:val="000000"/>
                </w:rPr>
              </w:rPrChange>
            </w:rPr>
            <w:delText>.</w:delText>
          </w:r>
        </w:del>
      </w:ins>
      <w:ins w:id="2362" w:author="Rebecca McIntosh" w:date="2021-10-29T13:23:00Z">
        <w:del w:id="2363" w:author="Natasha Hardy" w:date="2021-11-12T14:40:00Z">
          <w:r w:rsidR="008029AF" w:rsidRPr="00F61043" w:rsidDel="002A4604">
            <w:rPr>
              <w:rFonts w:ascii="Times New Roman" w:eastAsia="Times New Roman" w:hAnsi="Times New Roman" w:cs="Times New Roman"/>
              <w:color w:val="000000"/>
              <w:highlight w:val="yellow"/>
              <w:rPrChange w:id="2364" w:author="Natasha Hardy" w:date="2021-11-29T18:33:00Z">
                <w:rPr>
                  <w:rFonts w:ascii="Times New Roman" w:eastAsia="Times New Roman" w:hAnsi="Times New Roman" w:cs="Times New Roman"/>
                  <w:color w:val="000000"/>
                </w:rPr>
              </w:rPrChange>
            </w:rPr>
            <w:delText xml:space="preserve"> </w:delText>
          </w:r>
        </w:del>
      </w:ins>
      <w:ins w:id="2365" w:author="Rebecca McIntosh" w:date="2021-10-29T13:28:00Z">
        <w:del w:id="2366" w:author="Natasha Hardy" w:date="2021-11-12T14:40:00Z">
          <w:r w:rsidR="008029AF" w:rsidRPr="00F61043" w:rsidDel="002A4604">
            <w:rPr>
              <w:rFonts w:ascii="Times New Roman" w:eastAsia="Times New Roman" w:hAnsi="Times New Roman" w:cs="Times New Roman"/>
              <w:color w:val="000000"/>
              <w:highlight w:val="yellow"/>
              <w:rPrChange w:id="2367" w:author="Natasha Hardy" w:date="2021-11-29T18:33:00Z">
                <w:rPr>
                  <w:rFonts w:ascii="Times New Roman" w:eastAsia="Times New Roman" w:hAnsi="Times New Roman" w:cs="Times New Roman"/>
                  <w:color w:val="000000"/>
                </w:rPr>
              </w:rPrChange>
            </w:rPr>
            <w:delText>Using haplotype detection, a</w:delText>
          </w:r>
        </w:del>
      </w:ins>
      <w:del w:id="2368" w:author="Natasha Hardy" w:date="2021-11-12T14:40:00Z">
        <w:r w:rsidRPr="00F61043" w:rsidDel="002A4604">
          <w:rPr>
            <w:rFonts w:ascii="Times New Roman" w:eastAsia="Times New Roman" w:hAnsi="Times New Roman" w:cs="Times New Roman"/>
            <w:color w:val="000000"/>
            <w:highlight w:val="yellow"/>
            <w:rPrChange w:id="2369" w:author="Natasha Hardy" w:date="2021-11-29T18:33:00Z">
              <w:rPr>
                <w:rFonts w:ascii="Times New Roman" w:eastAsia="Times New Roman" w:hAnsi="Times New Roman" w:cs="Times New Roman"/>
                <w:color w:val="000000"/>
              </w:rPr>
            </w:rPrChange>
          </w:rPr>
          <w:delText xml:space="preserve">, a single scat could contain up to 6 </w:delText>
        </w:r>
      </w:del>
      <w:ins w:id="2370" w:author="Rebecca McIntosh" w:date="2021-10-29T13:17:00Z">
        <w:del w:id="2371" w:author="Natasha Hardy" w:date="2021-11-12T14:40:00Z">
          <w:r w:rsidR="0093770E" w:rsidRPr="00F61043" w:rsidDel="002A4604">
            <w:rPr>
              <w:rFonts w:ascii="Times New Roman" w:eastAsia="Times New Roman" w:hAnsi="Times New Roman" w:cs="Times New Roman"/>
              <w:color w:val="000000"/>
              <w:highlight w:val="yellow"/>
              <w:rPrChange w:id="2372" w:author="Natasha Hardy" w:date="2021-11-29T18:33:00Z">
                <w:rPr>
                  <w:rFonts w:ascii="Times New Roman" w:eastAsia="Times New Roman" w:hAnsi="Times New Roman" w:cs="Times New Roman"/>
                  <w:color w:val="000000"/>
                </w:rPr>
              </w:rPrChange>
            </w:rPr>
            <w:delText xml:space="preserve">six </w:delText>
          </w:r>
        </w:del>
      </w:ins>
      <w:del w:id="2373" w:author="Natasha Hardy" w:date="2021-11-12T14:40:00Z">
        <w:r w:rsidRPr="00F61043" w:rsidDel="002A4604">
          <w:rPr>
            <w:rFonts w:ascii="Times New Roman" w:eastAsia="Times New Roman" w:hAnsi="Times New Roman" w:cs="Times New Roman"/>
            <w:color w:val="000000"/>
            <w:highlight w:val="yellow"/>
            <w:rPrChange w:id="2374" w:author="Natasha Hardy" w:date="2021-11-29T18:33:00Z">
              <w:rPr>
                <w:rFonts w:ascii="Times New Roman" w:eastAsia="Times New Roman" w:hAnsi="Times New Roman" w:cs="Times New Roman"/>
                <w:color w:val="000000"/>
              </w:rPr>
            </w:rPrChange>
          </w:rPr>
          <w:delText>haplotypes or individual penguins.</w:delText>
        </w:r>
        <w:r w:rsidR="008445EE" w:rsidRPr="00F61043" w:rsidDel="002A4604">
          <w:rPr>
            <w:rFonts w:ascii="Times New Roman" w:eastAsia="Times New Roman" w:hAnsi="Times New Roman" w:cs="Times New Roman"/>
            <w:highlight w:val="yellow"/>
            <w:rPrChange w:id="2375" w:author="Natasha Hardy" w:date="2021-11-29T18:33:00Z">
              <w:rPr>
                <w:rFonts w:ascii="Times New Roman" w:eastAsia="Times New Roman" w:hAnsi="Times New Roman" w:cs="Times New Roman"/>
              </w:rPr>
            </w:rPrChange>
          </w:rPr>
          <w:delText xml:space="preserve"> </w:delText>
        </w:r>
        <w:r w:rsidR="008445EE" w:rsidRPr="00F61043" w:rsidDel="002A4604">
          <w:rPr>
            <w:rFonts w:ascii="Times New Roman" w:eastAsia="Times New Roman" w:hAnsi="Times New Roman" w:cs="Times New Roman"/>
            <w:color w:val="000000"/>
            <w:highlight w:val="yellow"/>
            <w:rPrChange w:id="2376" w:author="Natasha Hardy" w:date="2021-11-29T18:33:00Z">
              <w:rPr>
                <w:rFonts w:ascii="Times New Roman" w:eastAsia="Times New Roman" w:hAnsi="Times New Roman" w:cs="Times New Roman"/>
                <w:color w:val="000000"/>
              </w:rPr>
            </w:rPrChange>
          </w:rPr>
          <w:delText xml:space="preserve">We posit </w:delText>
        </w:r>
      </w:del>
      <w:ins w:id="2377" w:author="Rebecca McIntosh" w:date="2021-10-28T11:54:00Z">
        <w:del w:id="2378" w:author="Natasha Hardy" w:date="2021-11-12T14:40:00Z">
          <w:r w:rsidR="00573195" w:rsidRPr="00F61043" w:rsidDel="002A4604">
            <w:rPr>
              <w:rFonts w:ascii="Times New Roman" w:eastAsia="Times New Roman" w:hAnsi="Times New Roman" w:cs="Times New Roman"/>
              <w:color w:val="000000"/>
              <w:highlight w:val="yellow"/>
              <w:rPrChange w:id="2379" w:author="Natasha Hardy" w:date="2021-11-29T18:33:00Z">
                <w:rPr>
                  <w:rFonts w:ascii="Times New Roman" w:eastAsia="Times New Roman" w:hAnsi="Times New Roman" w:cs="Times New Roman"/>
                  <w:color w:val="000000"/>
                </w:rPr>
              </w:rPrChange>
            </w:rPr>
            <w:delText xml:space="preserve">expect </w:delText>
          </w:r>
        </w:del>
      </w:ins>
      <w:del w:id="2380" w:author="Natasha Hardy" w:date="2021-11-12T14:40:00Z">
        <w:r w:rsidR="008445EE" w:rsidRPr="00F61043" w:rsidDel="002A4604">
          <w:rPr>
            <w:rFonts w:ascii="Times New Roman" w:eastAsia="Times New Roman" w:hAnsi="Times New Roman" w:cs="Times New Roman"/>
            <w:color w:val="000000"/>
            <w:highlight w:val="yellow"/>
            <w:rPrChange w:id="2381" w:author="Natasha Hardy" w:date="2021-11-29T18:33:00Z">
              <w:rPr>
                <w:rFonts w:ascii="Times New Roman" w:eastAsia="Times New Roman" w:hAnsi="Times New Roman" w:cs="Times New Roman"/>
                <w:color w:val="000000"/>
              </w:rPr>
            </w:rPrChange>
          </w:rPr>
          <w:delText xml:space="preserve">that this </w:delText>
        </w:r>
      </w:del>
      <w:ins w:id="2382" w:author="Rebecca McIntosh" w:date="2021-10-29T13:22:00Z">
        <w:del w:id="2383" w:author="Natasha Hardy" w:date="2021-11-12T14:40:00Z">
          <w:r w:rsidR="004E7F19" w:rsidRPr="00F61043" w:rsidDel="002A4604">
            <w:rPr>
              <w:rFonts w:ascii="Times New Roman" w:eastAsia="Times New Roman" w:hAnsi="Times New Roman" w:cs="Times New Roman"/>
              <w:color w:val="000000"/>
              <w:highlight w:val="yellow"/>
              <w:rPrChange w:id="2384" w:author="Natasha Hardy" w:date="2021-11-29T18:33:00Z">
                <w:rPr>
                  <w:rFonts w:ascii="Times New Roman" w:eastAsia="Times New Roman" w:hAnsi="Times New Roman" w:cs="Times New Roman"/>
                  <w:color w:val="000000"/>
                </w:rPr>
              </w:rPrChange>
            </w:rPr>
            <w:delText xml:space="preserve">penguin </w:delText>
          </w:r>
        </w:del>
      </w:ins>
      <w:del w:id="2385" w:author="Natasha Hardy" w:date="2021-11-12T14:40:00Z">
        <w:r w:rsidR="008445EE" w:rsidRPr="00F61043" w:rsidDel="002A4604">
          <w:rPr>
            <w:rFonts w:ascii="Times New Roman" w:eastAsia="Times New Roman" w:hAnsi="Times New Roman" w:cs="Times New Roman"/>
            <w:color w:val="000000"/>
            <w:highlight w:val="yellow"/>
            <w:rPrChange w:id="2386" w:author="Natasha Hardy" w:date="2021-11-29T18:33:00Z">
              <w:rPr>
                <w:rFonts w:ascii="Times New Roman" w:eastAsia="Times New Roman" w:hAnsi="Times New Roman" w:cs="Times New Roman"/>
                <w:color w:val="000000"/>
              </w:rPr>
            </w:rPrChange>
          </w:rPr>
          <w:delText xml:space="preserve">number </w:delText>
        </w:r>
      </w:del>
      <w:ins w:id="2387" w:author="Rebecca McIntosh" w:date="2021-10-29T13:22:00Z">
        <w:del w:id="2388" w:author="Natasha Hardy" w:date="2021-11-12T14:40:00Z">
          <w:r w:rsidR="004E7F19" w:rsidRPr="00F61043" w:rsidDel="002A4604">
            <w:rPr>
              <w:rFonts w:ascii="Times New Roman" w:eastAsia="Times New Roman" w:hAnsi="Times New Roman" w:cs="Times New Roman"/>
              <w:color w:val="000000"/>
              <w:highlight w:val="yellow"/>
              <w:rPrChange w:id="2389" w:author="Natasha Hardy" w:date="2021-11-29T18:33:00Z">
                <w:rPr>
                  <w:rFonts w:ascii="Times New Roman" w:eastAsia="Times New Roman" w:hAnsi="Times New Roman" w:cs="Times New Roman"/>
                  <w:color w:val="000000"/>
                </w:rPr>
              </w:rPrChange>
            </w:rPr>
            <w:delText xml:space="preserve">abundance </w:delText>
          </w:r>
        </w:del>
      </w:ins>
      <w:ins w:id="2390" w:author="Rebecca McIntosh" w:date="2021-10-29T13:29:00Z">
        <w:del w:id="2391" w:author="Natasha Hardy" w:date="2021-11-12T14:40:00Z">
          <w:r w:rsidR="00581E57" w:rsidRPr="00F61043" w:rsidDel="002A4604">
            <w:rPr>
              <w:rFonts w:ascii="Times New Roman" w:eastAsia="Times New Roman" w:hAnsi="Times New Roman" w:cs="Times New Roman"/>
              <w:color w:val="000000"/>
              <w:highlight w:val="yellow"/>
              <w:rPrChange w:id="2392" w:author="Natasha Hardy" w:date="2021-11-29T18:33:00Z">
                <w:rPr>
                  <w:rFonts w:ascii="Times New Roman" w:eastAsia="Times New Roman" w:hAnsi="Times New Roman" w:cs="Times New Roman"/>
                  <w:color w:val="000000"/>
                </w:rPr>
              </w:rPrChange>
            </w:rPr>
            <w:delText xml:space="preserve">of 21 </w:delText>
          </w:r>
        </w:del>
      </w:ins>
      <w:ins w:id="2393" w:author="Rebecca McIntosh" w:date="2021-10-29T13:30:00Z">
        <w:del w:id="2394" w:author="Natasha Hardy" w:date="2021-11-12T14:40:00Z">
          <w:r w:rsidR="00581E57" w:rsidRPr="00F61043" w:rsidDel="002A4604">
            <w:rPr>
              <w:rFonts w:ascii="Times New Roman" w:eastAsia="Times New Roman" w:hAnsi="Times New Roman" w:cs="Times New Roman"/>
              <w:color w:val="000000"/>
              <w:highlight w:val="yellow"/>
              <w:rPrChange w:id="2395" w:author="Natasha Hardy" w:date="2021-11-29T18:33:00Z">
                <w:rPr>
                  <w:rFonts w:ascii="Times New Roman" w:eastAsia="Times New Roman" w:hAnsi="Times New Roman" w:cs="Times New Roman"/>
                  <w:color w:val="000000"/>
                </w:rPr>
              </w:rPrChange>
            </w:rPr>
            <w:delText xml:space="preserve">individuals </w:delText>
          </w:r>
        </w:del>
      </w:ins>
      <w:del w:id="2396" w:author="Natasha Hardy" w:date="2021-11-12T14:40:00Z">
        <w:r w:rsidR="008445EE" w:rsidRPr="00F61043" w:rsidDel="002A4604">
          <w:rPr>
            <w:rFonts w:ascii="Times New Roman" w:eastAsia="Times New Roman" w:hAnsi="Times New Roman" w:cs="Times New Roman"/>
            <w:color w:val="000000"/>
            <w:highlight w:val="yellow"/>
            <w:rPrChange w:id="2397" w:author="Natasha Hardy" w:date="2021-11-29T18:33:00Z">
              <w:rPr>
                <w:rFonts w:ascii="Times New Roman" w:eastAsia="Times New Roman" w:hAnsi="Times New Roman" w:cs="Times New Roman"/>
                <w:color w:val="000000"/>
              </w:rPr>
            </w:rPrChange>
          </w:rPr>
          <w:delText>is likely an underestimate, firstly due to</w:delText>
        </w:r>
      </w:del>
      <w:ins w:id="2398" w:author="Rebecca McIntosh" w:date="2021-10-28T14:17:00Z">
        <w:del w:id="2399" w:author="Natasha Hardy" w:date="2021-11-12T14:40:00Z">
          <w:r w:rsidR="00F83C7B" w:rsidRPr="00F61043" w:rsidDel="002A4604">
            <w:rPr>
              <w:rFonts w:ascii="Times New Roman" w:eastAsia="Times New Roman" w:hAnsi="Times New Roman" w:cs="Times New Roman"/>
              <w:color w:val="000000"/>
              <w:highlight w:val="yellow"/>
              <w:rPrChange w:id="2400" w:author="Natasha Hardy" w:date="2021-11-29T18:33:00Z">
                <w:rPr>
                  <w:rFonts w:ascii="Times New Roman" w:eastAsia="Times New Roman" w:hAnsi="Times New Roman" w:cs="Times New Roman"/>
                  <w:color w:val="000000"/>
                </w:rPr>
              </w:rPrChange>
            </w:rPr>
            <w:delText xml:space="preserve"> </w:delText>
          </w:r>
        </w:del>
      </w:ins>
      <w:ins w:id="2401" w:author="Rebecca McIntosh" w:date="2021-10-28T14:22:00Z">
        <w:del w:id="2402" w:author="Natasha Hardy" w:date="2021-11-12T14:40:00Z">
          <w:r w:rsidR="00F83C7B" w:rsidRPr="00F61043" w:rsidDel="002A4604">
            <w:rPr>
              <w:rFonts w:ascii="Times New Roman" w:eastAsia="Times New Roman" w:hAnsi="Times New Roman" w:cs="Times New Roman"/>
              <w:color w:val="000000"/>
              <w:highlight w:val="yellow"/>
              <w:rPrChange w:id="2403" w:author="Natasha Hardy" w:date="2021-11-29T18:33:00Z">
                <w:rPr>
                  <w:rFonts w:ascii="Times New Roman" w:eastAsia="Times New Roman" w:hAnsi="Times New Roman" w:cs="Times New Roman"/>
                  <w:color w:val="000000"/>
                </w:rPr>
              </w:rPrChange>
            </w:rPr>
            <w:delText>because</w:delText>
          </w:r>
        </w:del>
      </w:ins>
      <w:ins w:id="2404" w:author="Rebecca McIntosh" w:date="2021-10-28T14:17:00Z">
        <w:del w:id="2405" w:author="Natasha Hardy" w:date="2021-11-12T14:40:00Z">
          <w:r w:rsidR="00F83C7B" w:rsidRPr="00F61043" w:rsidDel="002A4604">
            <w:rPr>
              <w:rFonts w:ascii="Times New Roman" w:eastAsia="Times New Roman" w:hAnsi="Times New Roman" w:cs="Times New Roman"/>
              <w:color w:val="000000"/>
              <w:highlight w:val="yellow"/>
              <w:rPrChange w:id="2406" w:author="Natasha Hardy" w:date="2021-11-29T18:33:00Z">
                <w:rPr>
                  <w:rFonts w:ascii="Times New Roman" w:eastAsia="Times New Roman" w:hAnsi="Times New Roman" w:cs="Times New Roman"/>
                  <w:color w:val="000000"/>
                </w:rPr>
              </w:rPrChange>
            </w:rPr>
            <w:delText xml:space="preserve"> of</w:delText>
          </w:r>
        </w:del>
      </w:ins>
      <w:del w:id="2407" w:author="Natasha Hardy" w:date="2021-11-12T14:40:00Z">
        <w:r w:rsidR="008445EE" w:rsidRPr="00F61043" w:rsidDel="002A4604">
          <w:rPr>
            <w:rFonts w:ascii="Times New Roman" w:eastAsia="Times New Roman" w:hAnsi="Times New Roman" w:cs="Times New Roman"/>
            <w:color w:val="000000"/>
            <w:highlight w:val="yellow"/>
            <w:rPrChange w:id="2408" w:author="Natasha Hardy" w:date="2021-11-29T18:33:00Z">
              <w:rPr>
                <w:rFonts w:ascii="Times New Roman" w:eastAsia="Times New Roman" w:hAnsi="Times New Roman" w:cs="Times New Roman"/>
                <w:color w:val="000000"/>
              </w:rPr>
            </w:rPrChange>
          </w:rPr>
          <w:delText xml:space="preserve">highly conserved genetic diversity and </w:delText>
        </w:r>
        <w:r w:rsidR="008445EE" w:rsidRPr="00F61043" w:rsidDel="002A4604">
          <w:rPr>
            <w:highlight w:val="yellow"/>
            <w:rPrChange w:id="2409" w:author="Natasha Hardy" w:date="2021-11-29T18:33:00Z">
              <w:rPr/>
            </w:rPrChange>
          </w:rPr>
          <w:delText>limited spatial variability in</w:delText>
        </w:r>
      </w:del>
      <w:ins w:id="2410" w:author="Rebecca McIntosh" w:date="2021-10-28T11:54:00Z">
        <w:del w:id="2411" w:author="Natasha Hardy" w:date="2021-11-12T14:40:00Z">
          <w:r w:rsidR="00573195" w:rsidRPr="00F61043" w:rsidDel="002A4604">
            <w:rPr>
              <w:highlight w:val="yellow"/>
              <w:rPrChange w:id="2412" w:author="Natasha Hardy" w:date="2021-11-29T18:33:00Z">
                <w:rPr/>
              </w:rPrChange>
            </w:rPr>
            <w:delText xml:space="preserve"> </w:delText>
          </w:r>
        </w:del>
      </w:ins>
      <w:del w:id="2413" w:author="Natasha Hardy" w:date="2021-11-12T14:40:00Z">
        <w:r w:rsidR="008445EE" w:rsidRPr="00F61043" w:rsidDel="002A4604">
          <w:rPr>
            <w:highlight w:val="yellow"/>
            <w:rPrChange w:id="2414" w:author="Natasha Hardy" w:date="2021-11-29T18:33:00Z">
              <w:rPr/>
            </w:rPrChange>
          </w:rPr>
          <w:delText xml:space="preserve"> genetic structuring of little penguins </w:delText>
        </w:r>
        <w:commentRangeStart w:id="2415"/>
        <w:r w:rsidR="008445EE" w:rsidRPr="00F61043" w:rsidDel="002A4604">
          <w:rPr>
            <w:highlight w:val="yellow"/>
            <w:rPrChange w:id="2416" w:author="Natasha Hardy" w:date="2021-11-29T18:33:00Z">
              <w:rPr/>
            </w:rPrChange>
          </w:rPr>
          <w:delText xml:space="preserve">based on microsatellite and mitochondrial DNA assays </w:delText>
        </w:r>
        <w:commentRangeEnd w:id="2415"/>
        <w:r w:rsidR="00573195" w:rsidRPr="00F61043" w:rsidDel="002A4604">
          <w:rPr>
            <w:rStyle w:val="CommentReference"/>
            <w:highlight w:val="yellow"/>
            <w:rPrChange w:id="2417" w:author="Natasha Hardy" w:date="2021-11-29T18:33:00Z">
              <w:rPr>
                <w:rStyle w:val="CommentReference"/>
              </w:rPr>
            </w:rPrChange>
          </w:rPr>
          <w:commentReference w:id="2415"/>
        </w:r>
        <w:r w:rsidR="008445EE" w:rsidRPr="00F61043" w:rsidDel="002A4604">
          <w:rPr>
            <w:highlight w:val="yellow"/>
            <w:rPrChange w:id="2418" w:author="Natasha Hardy" w:date="2021-11-29T18:33:00Z">
              <w:rPr/>
            </w:rPrChange>
          </w:rPr>
          <w:delText>(</w:delText>
        </w:r>
        <w:r w:rsidR="007C2BDF" w:rsidRPr="00F61043" w:rsidDel="002A4604">
          <w:rPr>
            <w:highlight w:val="yellow"/>
            <w:rPrChange w:id="2419" w:author="Natasha Hardy" w:date="2021-11-29T18:33:00Z">
              <w:rPr/>
            </w:rPrChange>
          </w:rPr>
          <w:delText xml:space="preserve">Peucker et al., 2009; </w:delText>
        </w:r>
        <w:r w:rsidR="008445EE" w:rsidRPr="00F61043" w:rsidDel="002A4604">
          <w:rPr>
            <w:highlight w:val="yellow"/>
            <w:rPrChange w:id="2420" w:author="Natasha Hardy" w:date="2021-11-29T18:33:00Z">
              <w:rPr/>
            </w:rPrChange>
          </w:rPr>
          <w:delText>Burridge et al., 2015; Vardeh, 2015). Secondly</w:delText>
        </w:r>
      </w:del>
      <w:ins w:id="2421" w:author="Rebecca McIntosh" w:date="2021-10-28T11:59:00Z">
        <w:del w:id="2422" w:author="Natasha Hardy" w:date="2021-11-12T14:40:00Z">
          <w:r w:rsidR="003B3237" w:rsidRPr="00F61043" w:rsidDel="002A4604">
            <w:rPr>
              <w:highlight w:val="yellow"/>
              <w:rPrChange w:id="2423" w:author="Natasha Hardy" w:date="2021-11-29T18:33:00Z">
                <w:rPr/>
              </w:rPrChange>
            </w:rPr>
            <w:delText>Additionally</w:delText>
          </w:r>
        </w:del>
      </w:ins>
      <w:del w:id="2424" w:author="Natasha Hardy" w:date="2021-11-12T14:40:00Z">
        <w:r w:rsidR="008445EE" w:rsidRPr="00F61043" w:rsidDel="002A4604">
          <w:rPr>
            <w:highlight w:val="yellow"/>
            <w:rPrChange w:id="2425" w:author="Natasha Hardy" w:date="2021-11-29T18:33:00Z">
              <w:rPr/>
            </w:rPrChange>
          </w:rPr>
          <w:delText xml:space="preserve">, </w:delText>
        </w:r>
        <w:r w:rsidR="008445EE" w:rsidRPr="00F61043" w:rsidDel="002A4604">
          <w:rPr>
            <w:rFonts w:ascii="Times New Roman" w:eastAsia="Times New Roman" w:hAnsi="Times New Roman" w:cs="Times New Roman"/>
            <w:color w:val="000000"/>
            <w:highlight w:val="yellow"/>
            <w:rPrChange w:id="2426" w:author="Natasha Hardy" w:date="2021-11-29T18:33:00Z">
              <w:rPr>
                <w:rFonts w:ascii="Times New Roman" w:eastAsia="Times New Roman" w:hAnsi="Times New Roman" w:cs="Times New Roman"/>
                <w:color w:val="000000"/>
              </w:rPr>
            </w:rPrChange>
          </w:rPr>
          <w:delText xml:space="preserve">this study uses </w:delText>
        </w:r>
      </w:del>
      <w:ins w:id="2427" w:author="Rebecca McIntosh" w:date="2021-10-29T13:18:00Z">
        <w:del w:id="2428" w:author="Natasha Hardy" w:date="2021-11-12T14:40:00Z">
          <w:r w:rsidR="0093770E" w:rsidRPr="00F61043" w:rsidDel="002A4604">
            <w:rPr>
              <w:rFonts w:ascii="Times New Roman" w:eastAsia="Times New Roman" w:hAnsi="Times New Roman" w:cs="Times New Roman"/>
              <w:color w:val="000000"/>
              <w:highlight w:val="yellow"/>
              <w:rPrChange w:id="2429" w:author="Natasha Hardy" w:date="2021-11-29T18:33:00Z">
                <w:rPr>
                  <w:rFonts w:ascii="Times New Roman" w:eastAsia="Times New Roman" w:hAnsi="Times New Roman" w:cs="Times New Roman"/>
                  <w:color w:val="000000"/>
                </w:rPr>
              </w:rPrChange>
            </w:rPr>
            <w:delText xml:space="preserve">used </w:delText>
          </w:r>
        </w:del>
      </w:ins>
      <w:del w:id="2430" w:author="Natasha Hardy" w:date="2021-11-12T14:40:00Z">
        <w:r w:rsidR="008445EE" w:rsidRPr="00F61043" w:rsidDel="002A4604">
          <w:rPr>
            <w:rFonts w:ascii="Times New Roman" w:eastAsia="Times New Roman" w:hAnsi="Times New Roman" w:cs="Times New Roman"/>
            <w:color w:val="000000"/>
            <w:highlight w:val="yellow"/>
            <w:rPrChange w:id="2431" w:author="Natasha Hardy" w:date="2021-11-29T18:33:00Z">
              <w:rPr>
                <w:rFonts w:ascii="Times New Roman" w:eastAsia="Times New Roman" w:hAnsi="Times New Roman" w:cs="Times New Roman"/>
                <w:color w:val="000000"/>
              </w:rPr>
            </w:rPrChange>
          </w:rPr>
          <w:delText>a conserved mitochondrial gene</w:delText>
        </w:r>
        <w:r w:rsidR="00BB2679" w:rsidRPr="00F61043" w:rsidDel="002A4604">
          <w:rPr>
            <w:rFonts w:ascii="Times New Roman" w:eastAsia="Times New Roman" w:hAnsi="Times New Roman" w:cs="Times New Roman"/>
            <w:color w:val="000000"/>
            <w:highlight w:val="yellow"/>
            <w:rPrChange w:id="2432" w:author="Natasha Hardy" w:date="2021-11-29T18:33:00Z">
              <w:rPr>
                <w:rFonts w:ascii="Times New Roman" w:eastAsia="Times New Roman" w:hAnsi="Times New Roman" w:cs="Times New Roman"/>
                <w:color w:val="000000"/>
              </w:rPr>
            </w:rPrChange>
          </w:rPr>
          <w:delText>,</w:delText>
        </w:r>
        <w:r w:rsidR="008445EE" w:rsidRPr="00F61043" w:rsidDel="002A4604">
          <w:rPr>
            <w:rFonts w:ascii="Times New Roman" w:eastAsia="Times New Roman" w:hAnsi="Times New Roman" w:cs="Times New Roman"/>
            <w:color w:val="000000"/>
            <w:highlight w:val="yellow"/>
            <w:rPrChange w:id="2433" w:author="Natasha Hardy" w:date="2021-11-29T18:33:00Z">
              <w:rPr>
                <w:rFonts w:ascii="Times New Roman" w:eastAsia="Times New Roman" w:hAnsi="Times New Roman" w:cs="Times New Roman"/>
                <w:color w:val="000000"/>
              </w:rPr>
            </w:rPrChange>
          </w:rPr>
          <w:delText xml:space="preserve"> </w:delText>
        </w:r>
        <w:r w:rsidR="008445EE" w:rsidRPr="00F61043" w:rsidDel="002A4604">
          <w:rPr>
            <w:color w:val="000000"/>
            <w:highlight w:val="yellow"/>
            <w:rPrChange w:id="2434" w:author="Natasha Hardy" w:date="2021-11-29T18:33:00Z">
              <w:rPr>
                <w:color w:val="000000"/>
              </w:rPr>
            </w:rPrChange>
          </w:rPr>
          <w:delText>12S ribosomal RNA, and recover</w:delText>
        </w:r>
        <w:r w:rsidR="00BB2679" w:rsidRPr="00F61043" w:rsidDel="002A4604">
          <w:rPr>
            <w:color w:val="000000"/>
            <w:highlight w:val="yellow"/>
            <w:rPrChange w:id="2435" w:author="Natasha Hardy" w:date="2021-11-29T18:33:00Z">
              <w:rPr>
                <w:color w:val="000000"/>
              </w:rPr>
            </w:rPrChange>
          </w:rPr>
          <w:delText>ed</w:delText>
        </w:r>
        <w:r w:rsidR="008445EE" w:rsidRPr="00F61043" w:rsidDel="002A4604">
          <w:rPr>
            <w:color w:val="000000"/>
            <w:highlight w:val="yellow"/>
            <w:rPrChange w:id="2436" w:author="Natasha Hardy" w:date="2021-11-29T18:33:00Z">
              <w:rPr>
                <w:color w:val="000000"/>
              </w:rPr>
            </w:rPrChange>
          </w:rPr>
          <w:delText xml:space="preserve"> ~230 bp DNA fragments. </w:delText>
        </w:r>
        <w:r w:rsidR="00BB2679" w:rsidRPr="00F61043" w:rsidDel="002A4604">
          <w:rPr>
            <w:color w:val="000000"/>
            <w:highlight w:val="yellow"/>
            <w:rPrChange w:id="2437" w:author="Natasha Hardy" w:date="2021-11-29T18:33:00Z">
              <w:rPr>
                <w:color w:val="000000"/>
              </w:rPr>
            </w:rPrChange>
          </w:rPr>
          <w:delText>T</w:delText>
        </w:r>
        <w:r w:rsidR="008445EE" w:rsidRPr="00F61043" w:rsidDel="002A4604">
          <w:rPr>
            <w:color w:val="000000"/>
            <w:highlight w:val="yellow"/>
            <w:rPrChange w:id="2438" w:author="Natasha Hardy" w:date="2021-11-29T18:33:00Z">
              <w:rPr>
                <w:color w:val="000000"/>
              </w:rPr>
            </w:rPrChange>
          </w:rPr>
          <w:delText xml:space="preserve">his </w:delText>
        </w:r>
        <w:r w:rsidR="00BB2679" w:rsidRPr="00F61043" w:rsidDel="002A4604">
          <w:rPr>
            <w:color w:val="000000"/>
            <w:highlight w:val="yellow"/>
            <w:rPrChange w:id="2439" w:author="Natasha Hardy" w:date="2021-11-29T18:33:00Z">
              <w:rPr>
                <w:color w:val="000000"/>
              </w:rPr>
            </w:rPrChange>
          </w:rPr>
          <w:delText>gene was</w:delText>
        </w:r>
      </w:del>
      <w:ins w:id="2440" w:author="Rebecca McIntosh" w:date="2021-10-28T11:59:00Z">
        <w:del w:id="2441" w:author="Natasha Hardy" w:date="2021-11-12T14:40:00Z">
          <w:r w:rsidR="003B3237" w:rsidRPr="00F61043" w:rsidDel="002A4604">
            <w:rPr>
              <w:color w:val="000000"/>
              <w:highlight w:val="yellow"/>
              <w:rPrChange w:id="2442" w:author="Natasha Hardy" w:date="2021-11-29T18:33:00Z">
                <w:rPr>
                  <w:color w:val="000000"/>
                </w:rPr>
              </w:rPrChange>
            </w:rPr>
            <w:delText>,</w:delText>
          </w:r>
        </w:del>
      </w:ins>
      <w:del w:id="2443" w:author="Natasha Hardy" w:date="2021-11-12T14:40:00Z">
        <w:r w:rsidR="00BB2679" w:rsidRPr="00F61043" w:rsidDel="002A4604">
          <w:rPr>
            <w:color w:val="000000"/>
            <w:highlight w:val="yellow"/>
            <w:rPrChange w:id="2444" w:author="Natasha Hardy" w:date="2021-11-29T18:33:00Z">
              <w:rPr>
                <w:color w:val="000000"/>
              </w:rPr>
            </w:rPrChange>
          </w:rPr>
          <w:delText xml:space="preserve"> selected for proven reliability in detecting seabirds (Hardy et al. 2017).</w:delText>
        </w:r>
        <w:r w:rsidR="008445EE" w:rsidRPr="00F61043" w:rsidDel="002A4604">
          <w:rPr>
            <w:color w:val="000000"/>
            <w:highlight w:val="yellow"/>
            <w:rPrChange w:id="2445" w:author="Natasha Hardy" w:date="2021-11-29T18:33:00Z">
              <w:rPr>
                <w:color w:val="000000"/>
              </w:rPr>
            </w:rPrChange>
          </w:rPr>
          <w:delText xml:space="preserve"> </w:delText>
        </w:r>
        <w:r w:rsidR="00BB2679" w:rsidRPr="00F61043" w:rsidDel="002A4604">
          <w:rPr>
            <w:highlight w:val="yellow"/>
            <w:rPrChange w:id="2446" w:author="Natasha Hardy" w:date="2021-11-29T18:33:00Z">
              <w:rPr/>
            </w:rPrChange>
          </w:rPr>
          <w:delText>T</w:delText>
        </w:r>
        <w:r w:rsidR="008445EE" w:rsidRPr="00F61043" w:rsidDel="002A4604">
          <w:rPr>
            <w:highlight w:val="yellow"/>
            <w:rPrChange w:id="2447" w:author="Natasha Hardy" w:date="2021-11-29T18:33:00Z">
              <w:rPr/>
            </w:rPrChange>
          </w:rPr>
          <w:delText>argeting</w:delText>
        </w:r>
        <w:r w:rsidR="008445EE" w:rsidRPr="00F61043" w:rsidDel="002A4604">
          <w:rPr>
            <w:color w:val="000000"/>
            <w:highlight w:val="yellow"/>
            <w:rPrChange w:id="2448" w:author="Natasha Hardy" w:date="2021-11-29T18:33:00Z">
              <w:rPr>
                <w:color w:val="000000"/>
              </w:rPr>
            </w:rPrChange>
          </w:rPr>
          <w:delText xml:space="preserve"> longer and </w:delText>
        </w:r>
        <w:r w:rsidR="008445EE" w:rsidRPr="00F61043" w:rsidDel="002A4604">
          <w:rPr>
            <w:highlight w:val="yellow"/>
            <w:rPrChange w:id="2449" w:author="Natasha Hardy" w:date="2021-11-29T18:33:00Z">
              <w:rPr/>
            </w:rPrChange>
          </w:rPr>
          <w:delText xml:space="preserve">more </w:delText>
        </w:r>
        <w:commentRangeStart w:id="2450"/>
        <w:r w:rsidR="008445EE" w:rsidRPr="00F61043" w:rsidDel="002A4604">
          <w:rPr>
            <w:highlight w:val="yellow"/>
            <w:rPrChange w:id="2451" w:author="Natasha Hardy" w:date="2021-11-29T18:33:00Z">
              <w:rPr/>
            </w:rPrChange>
          </w:rPr>
          <w:delText>variable</w:delText>
        </w:r>
        <w:commentRangeEnd w:id="2450"/>
        <w:r w:rsidR="007D4061" w:rsidRPr="00F61043" w:rsidDel="002A4604">
          <w:rPr>
            <w:rStyle w:val="CommentReference"/>
            <w:highlight w:val="yellow"/>
            <w:rPrChange w:id="2452" w:author="Natasha Hardy" w:date="2021-11-29T18:33:00Z">
              <w:rPr>
                <w:rStyle w:val="CommentReference"/>
              </w:rPr>
            </w:rPrChange>
          </w:rPr>
          <w:commentReference w:id="2450"/>
        </w:r>
        <w:r w:rsidR="008445EE" w:rsidRPr="00F61043" w:rsidDel="002A4604">
          <w:rPr>
            <w:color w:val="000000"/>
            <w:highlight w:val="yellow"/>
            <w:rPrChange w:id="2453" w:author="Natasha Hardy" w:date="2021-11-29T18:33:00Z">
              <w:rPr>
                <w:color w:val="000000"/>
              </w:rPr>
            </w:rPrChange>
          </w:rPr>
          <w:delText xml:space="preserve"> barcodes would likely reveal greater genetic diversity</w:delText>
        </w:r>
        <w:r w:rsidRPr="00F61043" w:rsidDel="002A4604">
          <w:rPr>
            <w:color w:val="000000"/>
            <w:highlight w:val="yellow"/>
            <w:rPrChange w:id="2454" w:author="Natasha Hardy" w:date="2021-11-29T18:33:00Z">
              <w:rPr>
                <w:color w:val="000000"/>
              </w:rPr>
            </w:rPrChange>
          </w:rPr>
          <w:delText xml:space="preserve"> </w:delText>
        </w:r>
        <w:r w:rsidR="008445EE" w:rsidRPr="00F61043" w:rsidDel="002A4604">
          <w:rPr>
            <w:color w:val="000000"/>
            <w:highlight w:val="yellow"/>
            <w:rPrChange w:id="2455" w:author="Natasha Hardy" w:date="2021-11-29T18:33:00Z">
              <w:rPr>
                <w:color w:val="000000"/>
              </w:rPr>
            </w:rPrChange>
          </w:rPr>
          <w:delText xml:space="preserve">and </w:delText>
        </w:r>
        <w:r w:rsidR="004911EF" w:rsidRPr="00F61043" w:rsidDel="002A4604">
          <w:rPr>
            <w:color w:val="000000"/>
            <w:highlight w:val="yellow"/>
            <w:rPrChange w:id="2456" w:author="Natasha Hardy" w:date="2021-11-29T18:33:00Z">
              <w:rPr>
                <w:color w:val="000000"/>
              </w:rPr>
            </w:rPrChange>
          </w:rPr>
          <w:delText xml:space="preserve">thus further </w:delText>
        </w:r>
      </w:del>
      <w:ins w:id="2457" w:author="Rebecca McIntosh" w:date="2021-10-29T13:20:00Z">
        <w:del w:id="2458" w:author="Natasha Hardy" w:date="2021-11-12T14:40:00Z">
          <w:r w:rsidR="00D67D54" w:rsidRPr="00F61043" w:rsidDel="002A4604">
            <w:rPr>
              <w:color w:val="000000"/>
              <w:highlight w:val="yellow"/>
              <w:rPrChange w:id="2459" w:author="Natasha Hardy" w:date="2021-11-29T18:33:00Z">
                <w:rPr>
                  <w:color w:val="000000"/>
                </w:rPr>
              </w:rPrChange>
            </w:rPr>
            <w:delText xml:space="preserve">increase </w:delText>
          </w:r>
        </w:del>
      </w:ins>
      <w:del w:id="2460" w:author="Natasha Hardy" w:date="2021-11-12T14:40:00Z">
        <w:r w:rsidR="004911EF" w:rsidRPr="00F61043" w:rsidDel="002A4604">
          <w:rPr>
            <w:color w:val="000000"/>
            <w:highlight w:val="yellow"/>
            <w:rPrChange w:id="2461" w:author="Natasha Hardy" w:date="2021-11-29T18:33:00Z">
              <w:rPr>
                <w:color w:val="000000"/>
              </w:rPr>
            </w:rPrChange>
          </w:rPr>
          <w:delText>our estimation of</w:delText>
        </w:r>
        <w:r w:rsidR="008445EE" w:rsidRPr="00F61043" w:rsidDel="002A4604">
          <w:rPr>
            <w:highlight w:val="yellow"/>
            <w:rPrChange w:id="2462" w:author="Natasha Hardy" w:date="2021-11-29T18:33:00Z">
              <w:rPr/>
            </w:rPrChange>
          </w:rPr>
          <w:delText xml:space="preserve"> </w:delText>
        </w:r>
        <w:r w:rsidR="008445EE" w:rsidRPr="00F61043" w:rsidDel="002A4604">
          <w:rPr>
            <w:color w:val="000000"/>
            <w:highlight w:val="yellow"/>
            <w:rPrChange w:id="2463" w:author="Natasha Hardy" w:date="2021-11-29T18:33:00Z">
              <w:rPr>
                <w:color w:val="000000"/>
              </w:rPr>
            </w:rPrChange>
          </w:rPr>
          <w:delText xml:space="preserve">individual penguins consumed. </w:delText>
        </w:r>
        <w:r w:rsidR="00BB2679" w:rsidRPr="00F61043" w:rsidDel="002A4604">
          <w:rPr>
            <w:color w:val="000000"/>
            <w:highlight w:val="yellow"/>
            <w:rPrChange w:id="2464" w:author="Natasha Hardy" w:date="2021-11-29T18:33:00Z">
              <w:rPr>
                <w:color w:val="000000"/>
              </w:rPr>
            </w:rPrChange>
          </w:rPr>
          <w:delText>Decisions on target genes</w:delText>
        </w:r>
        <w:r w:rsidR="008445EE" w:rsidRPr="00F61043" w:rsidDel="002A4604">
          <w:rPr>
            <w:color w:val="000000"/>
            <w:highlight w:val="yellow"/>
            <w:rPrChange w:id="2465" w:author="Natasha Hardy" w:date="2021-11-29T18:33:00Z">
              <w:rPr>
                <w:color w:val="000000"/>
              </w:rPr>
            </w:rPrChange>
          </w:rPr>
          <w:delText xml:space="preserve"> must be balanced with the fact that </w:delText>
        </w:r>
        <w:r w:rsidR="00BB2679" w:rsidRPr="00F61043" w:rsidDel="002A4604">
          <w:rPr>
            <w:color w:val="000000"/>
            <w:highlight w:val="yellow"/>
            <w:rPrChange w:id="2466" w:author="Natasha Hardy" w:date="2021-11-29T18:33:00Z">
              <w:rPr>
                <w:color w:val="000000"/>
              </w:rPr>
            </w:rPrChange>
          </w:rPr>
          <w:delText>faecal</w:delText>
        </w:r>
        <w:r w:rsidR="008445EE" w:rsidRPr="00F61043" w:rsidDel="002A4604">
          <w:rPr>
            <w:color w:val="000000"/>
            <w:highlight w:val="yellow"/>
            <w:rPrChange w:id="2467" w:author="Natasha Hardy" w:date="2021-11-29T18:33:00Z">
              <w:rPr>
                <w:color w:val="000000"/>
              </w:rPr>
            </w:rPrChange>
          </w:rPr>
          <w:delText xml:space="preserve"> DNA is </w:delText>
        </w:r>
        <w:r w:rsidR="00BB2679" w:rsidRPr="00F61043" w:rsidDel="002A4604">
          <w:rPr>
            <w:color w:val="000000"/>
            <w:highlight w:val="yellow"/>
            <w:rPrChange w:id="2468" w:author="Natasha Hardy" w:date="2021-11-29T18:33:00Z">
              <w:rPr>
                <w:color w:val="000000"/>
              </w:rPr>
            </w:rPrChange>
          </w:rPr>
          <w:delText xml:space="preserve">highly </w:delText>
        </w:r>
        <w:r w:rsidR="008445EE" w:rsidRPr="00F61043" w:rsidDel="002A4604">
          <w:rPr>
            <w:color w:val="000000"/>
            <w:highlight w:val="yellow"/>
            <w:rPrChange w:id="2469" w:author="Natasha Hardy" w:date="2021-11-29T18:33:00Z">
              <w:rPr>
                <w:color w:val="000000"/>
              </w:rPr>
            </w:rPrChange>
          </w:rPr>
          <w:delText xml:space="preserve">degraded and </w:delText>
        </w:r>
        <w:r w:rsidR="001E30E9" w:rsidRPr="00F61043" w:rsidDel="002A4604">
          <w:rPr>
            <w:color w:val="000000"/>
            <w:highlight w:val="yellow"/>
            <w:rPrChange w:id="2470" w:author="Natasha Hardy" w:date="2021-11-29T18:33:00Z">
              <w:rPr>
                <w:color w:val="000000"/>
              </w:rPr>
            </w:rPrChange>
          </w:rPr>
          <w:delText xml:space="preserve">the </w:delText>
        </w:r>
        <w:r w:rsidR="008445EE" w:rsidRPr="00F61043" w:rsidDel="002A4604">
          <w:rPr>
            <w:color w:val="000000"/>
            <w:highlight w:val="yellow"/>
            <w:rPrChange w:id="2471" w:author="Natasha Hardy" w:date="2021-11-29T18:33:00Z">
              <w:rPr>
                <w:color w:val="000000"/>
              </w:rPr>
            </w:rPrChange>
          </w:rPr>
          <w:delText>recovery of longer</w:delText>
        </w:r>
        <w:r w:rsidR="001E30E9" w:rsidRPr="00F61043" w:rsidDel="002A4604">
          <w:rPr>
            <w:color w:val="000000"/>
            <w:highlight w:val="yellow"/>
            <w:rPrChange w:id="2472" w:author="Natasha Hardy" w:date="2021-11-29T18:33:00Z">
              <w:rPr>
                <w:color w:val="000000"/>
              </w:rPr>
            </w:rPrChange>
          </w:rPr>
          <w:delText xml:space="preserve"> </w:delText>
        </w:r>
        <w:r w:rsidR="008445EE" w:rsidRPr="00F61043" w:rsidDel="002A4604">
          <w:rPr>
            <w:color w:val="000000"/>
            <w:highlight w:val="yellow"/>
            <w:rPrChange w:id="2473" w:author="Natasha Hardy" w:date="2021-11-29T18:33:00Z">
              <w:rPr>
                <w:color w:val="000000"/>
              </w:rPr>
            </w:rPrChange>
          </w:rPr>
          <w:delText>fragments can be problematic</w:delText>
        </w:r>
      </w:del>
      <w:ins w:id="2474" w:author="Rebecca McIntosh" w:date="2021-10-28T16:15:00Z">
        <w:del w:id="2475" w:author="Natasha Hardy" w:date="2021-11-12T14:40:00Z">
          <w:r w:rsidR="001845A7" w:rsidRPr="00F61043" w:rsidDel="002A4604">
            <w:rPr>
              <w:color w:val="000000"/>
              <w:highlight w:val="yellow"/>
              <w:rPrChange w:id="2476" w:author="Natasha Hardy" w:date="2021-11-29T18:33:00Z">
                <w:rPr>
                  <w:color w:val="000000"/>
                </w:rPr>
              </w:rPrChange>
            </w:rPr>
            <w:delText>, but at the</w:delText>
          </w:r>
        </w:del>
      </w:ins>
      <w:ins w:id="2477" w:author="Rebecca McIntosh" w:date="2021-10-28T16:00:00Z">
        <w:del w:id="2478" w:author="Natasha Hardy" w:date="2021-11-12T14:40:00Z">
          <w:r w:rsidR="001841AD" w:rsidRPr="00F61043" w:rsidDel="002A4604">
            <w:rPr>
              <w:color w:val="000000"/>
              <w:highlight w:val="yellow"/>
              <w:rPrChange w:id="2479" w:author="Natasha Hardy" w:date="2021-11-29T18:33:00Z">
                <w:rPr>
                  <w:color w:val="000000"/>
                </w:rPr>
              </w:rPrChange>
            </w:rPr>
            <w:delText xml:space="preserve"> loss of </w:delText>
          </w:r>
        </w:del>
      </w:ins>
      <w:ins w:id="2480" w:author="Rebecca McIntosh" w:date="2021-10-29T13:20:00Z">
        <w:del w:id="2481" w:author="Natasha Hardy" w:date="2021-11-12T14:40:00Z">
          <w:r w:rsidR="00D67D54" w:rsidRPr="00F61043" w:rsidDel="002A4604">
            <w:rPr>
              <w:color w:val="000000"/>
              <w:highlight w:val="yellow"/>
              <w:rPrChange w:id="2482" w:author="Natasha Hardy" w:date="2021-11-29T18:33:00Z">
                <w:rPr>
                  <w:color w:val="000000"/>
                </w:rPr>
              </w:rPrChange>
            </w:rPr>
            <w:delText xml:space="preserve">detecting </w:delText>
          </w:r>
        </w:del>
      </w:ins>
      <w:ins w:id="2483" w:author="Rebecca McIntosh" w:date="2021-10-28T15:00:00Z">
        <w:del w:id="2484" w:author="Natasha Hardy" w:date="2021-11-12T14:40:00Z">
          <w:r w:rsidR="00E67A74" w:rsidRPr="00F61043" w:rsidDel="002A4604">
            <w:rPr>
              <w:color w:val="000000"/>
              <w:highlight w:val="yellow"/>
              <w:rPrChange w:id="2485" w:author="Natasha Hardy" w:date="2021-11-29T18:33:00Z">
                <w:rPr>
                  <w:color w:val="000000"/>
                </w:rPr>
              </w:rPrChange>
            </w:rPr>
            <w:delText xml:space="preserve">shorter </w:delText>
          </w:r>
        </w:del>
      </w:ins>
      <w:ins w:id="2486" w:author="Rebecca McIntosh" w:date="2021-10-28T12:00:00Z">
        <w:del w:id="2487" w:author="Natasha Hardy" w:date="2021-11-12T14:40:00Z">
          <w:r w:rsidR="003B3237" w:rsidRPr="00F61043" w:rsidDel="002A4604">
            <w:rPr>
              <w:color w:val="000000"/>
              <w:highlight w:val="yellow"/>
              <w:rPrChange w:id="2488" w:author="Natasha Hardy" w:date="2021-11-29T18:33:00Z">
                <w:rPr>
                  <w:color w:val="000000"/>
                </w:rPr>
              </w:rPrChange>
            </w:rPr>
            <w:delText xml:space="preserve">DNA traces </w:delText>
          </w:r>
        </w:del>
      </w:ins>
      <w:ins w:id="2489" w:author="Rebecca McIntosh" w:date="2021-10-28T16:16:00Z">
        <w:del w:id="2490" w:author="Natasha Hardy" w:date="2021-11-12T14:40:00Z">
          <w:r w:rsidR="001845A7" w:rsidRPr="00F61043" w:rsidDel="002A4604">
            <w:rPr>
              <w:color w:val="000000"/>
              <w:highlight w:val="yellow"/>
              <w:rPrChange w:id="2491" w:author="Natasha Hardy" w:date="2021-11-29T18:33:00Z">
                <w:rPr>
                  <w:color w:val="000000"/>
                </w:rPr>
              </w:rPrChange>
            </w:rPr>
            <w:delText>typical in degraded faecal material</w:delText>
          </w:r>
        </w:del>
      </w:ins>
      <w:ins w:id="2492" w:author="Rebecca McIntosh" w:date="2021-10-28T16:00:00Z">
        <w:del w:id="2493" w:author="Natasha Hardy" w:date="2021-11-12T14:40:00Z">
          <w:r w:rsidR="001841AD" w:rsidRPr="00F61043" w:rsidDel="002A4604">
            <w:rPr>
              <w:color w:val="000000"/>
              <w:highlight w:val="yellow"/>
              <w:rPrChange w:id="2494" w:author="Natasha Hardy" w:date="2021-11-29T18:33:00Z">
                <w:rPr>
                  <w:color w:val="000000"/>
                </w:rPr>
              </w:rPrChange>
            </w:rPr>
            <w:delText xml:space="preserve"> </w:delText>
          </w:r>
        </w:del>
      </w:ins>
      <w:del w:id="2495" w:author="Natasha Hardy" w:date="2021-11-12T14:40:00Z">
        <w:r w:rsidR="00FF19DD" w:rsidRPr="00F61043" w:rsidDel="002A4604">
          <w:rPr>
            <w:color w:val="000000"/>
            <w:highlight w:val="yellow"/>
            <w:rPrChange w:id="2496" w:author="Natasha Hardy" w:date="2021-11-29T18:33:00Z">
              <w:rPr>
                <w:color w:val="000000"/>
              </w:rPr>
            </w:rPrChange>
          </w:rPr>
          <w:delText xml:space="preserve"> (</w:delText>
        </w:r>
        <w:r w:rsidR="00F200BF" w:rsidRPr="00F61043" w:rsidDel="002A4604">
          <w:rPr>
            <w:color w:val="000000"/>
            <w:highlight w:val="yellow"/>
            <w:rPrChange w:id="2497" w:author="Natasha Hardy" w:date="2021-11-29T18:33:00Z">
              <w:rPr>
                <w:color w:val="000000"/>
              </w:rPr>
            </w:rPrChange>
          </w:rPr>
          <w:delText>Taberlet et al. 2012</w:delText>
        </w:r>
        <w:r w:rsidR="00FF19DD" w:rsidRPr="00F61043" w:rsidDel="002A4604">
          <w:rPr>
            <w:color w:val="000000"/>
            <w:highlight w:val="yellow"/>
            <w:rPrChange w:id="2498" w:author="Natasha Hardy" w:date="2021-11-29T18:33:00Z">
              <w:rPr>
                <w:color w:val="000000"/>
              </w:rPr>
            </w:rPrChange>
          </w:rPr>
          <w:delText>)</w:delText>
        </w:r>
        <w:r w:rsidR="008445EE" w:rsidRPr="00F61043" w:rsidDel="002A4604">
          <w:rPr>
            <w:color w:val="000000"/>
            <w:highlight w:val="yellow"/>
            <w:rPrChange w:id="2499" w:author="Natasha Hardy" w:date="2021-11-29T18:33:00Z">
              <w:rPr>
                <w:color w:val="000000"/>
              </w:rPr>
            </w:rPrChange>
          </w:rPr>
          <w:delText>. If longer fragments are targeted, DNA traces from birds that are more digested may be lost.</w:delText>
        </w:r>
        <w:r w:rsidR="008445EE" w:rsidRPr="00F61043" w:rsidDel="002A4604">
          <w:rPr>
            <w:highlight w:val="yellow"/>
            <w:rPrChange w:id="2500" w:author="Natasha Hardy" w:date="2021-11-29T18:33:00Z">
              <w:rPr/>
            </w:rPrChange>
          </w:rPr>
          <w:delText xml:space="preserve"> However, </w:delText>
        </w:r>
      </w:del>
      <w:del w:id="2501" w:author="Natasha Hardy" w:date="2021-11-11T10:06:00Z">
        <w:r w:rsidR="008445EE" w:rsidRPr="00F61043">
          <w:rPr>
            <w:highlight w:val="yellow"/>
            <w:rPrChange w:id="2502" w:author="Natasha Hardy" w:date="2021-11-29T18:33:00Z">
              <w:rPr/>
            </w:rPrChange>
          </w:rPr>
          <w:delText>o</w:delText>
        </w:r>
        <w:r w:rsidR="008445EE" w:rsidRPr="00F61043">
          <w:rPr>
            <w:color w:val="000000"/>
            <w:highlight w:val="yellow"/>
            <w:rPrChange w:id="2503" w:author="Natasha Hardy" w:date="2021-11-29T18:33:00Z">
              <w:rPr>
                <w:color w:val="000000"/>
              </w:rPr>
            </w:rPrChange>
          </w:rPr>
          <w:delText>ngoing</w:delText>
        </w:r>
      </w:del>
      <w:del w:id="2504" w:author="Natasha Hardy" w:date="2021-11-12T14:40:00Z">
        <w:r w:rsidR="008445EE" w:rsidRPr="00F61043" w:rsidDel="002A4604">
          <w:rPr>
            <w:highlight w:val="yellow"/>
            <w:rPrChange w:id="2505" w:author="Natasha Hardy" w:date="2021-11-29T18:33:00Z">
              <w:rPr/>
            </w:rPrChange>
          </w:rPr>
          <w:delText>o</w:delText>
        </w:r>
      </w:del>
      <w:ins w:id="2506" w:author="Rebecca McIntosh" w:date="2021-10-28T16:15:00Z">
        <w:del w:id="2507" w:author="Natasha Hardy" w:date="2021-11-12T14:40:00Z">
          <w:r w:rsidR="008E5C21" w:rsidRPr="00F61043" w:rsidDel="002A4604">
            <w:rPr>
              <w:color w:val="000000"/>
              <w:highlight w:val="yellow"/>
              <w:rPrChange w:id="2508" w:author="Natasha Hardy" w:date="2021-11-29T18:33:00Z">
                <w:rPr>
                  <w:color w:val="000000"/>
                </w:rPr>
              </w:rPrChange>
            </w:rPr>
            <w:delText>O</w:delText>
          </w:r>
        </w:del>
      </w:ins>
      <w:del w:id="2509" w:author="Natasha Hardy" w:date="2021-11-12T14:40:00Z">
        <w:r w:rsidR="008445EE" w:rsidRPr="00F61043" w:rsidDel="002A4604">
          <w:rPr>
            <w:color w:val="000000"/>
            <w:highlight w:val="yellow"/>
            <w:rPrChange w:id="2510" w:author="Natasha Hardy" w:date="2021-11-29T18:33:00Z">
              <w:rPr>
                <w:color w:val="000000"/>
              </w:rPr>
            </w:rPrChange>
          </w:rPr>
          <w:delText xml:space="preserve"> improvements in DNA extraction and sequencing techniques will ensure genetic tools remain at the forefront of wildlife forensics and </w:delText>
        </w:r>
        <w:r w:rsidR="00BB2679" w:rsidRPr="00F61043" w:rsidDel="002A4604">
          <w:rPr>
            <w:color w:val="000000"/>
            <w:highlight w:val="yellow"/>
            <w:rPrChange w:id="2511" w:author="Natasha Hardy" w:date="2021-11-29T18:33:00Z">
              <w:rPr>
                <w:color w:val="000000"/>
              </w:rPr>
            </w:rPrChange>
          </w:rPr>
          <w:delText xml:space="preserve">ecological </w:delText>
        </w:r>
        <w:r w:rsidR="008445EE" w:rsidRPr="00F61043" w:rsidDel="002A4604">
          <w:rPr>
            <w:color w:val="000000"/>
            <w:highlight w:val="yellow"/>
            <w:rPrChange w:id="2512" w:author="Natasha Hardy" w:date="2021-11-29T18:33:00Z">
              <w:rPr>
                <w:color w:val="000000"/>
              </w:rPr>
            </w:rPrChange>
          </w:rPr>
          <w:delText>monitoring.</w:delText>
        </w:r>
      </w:del>
    </w:p>
    <w:p w14:paraId="539B94B0" w14:textId="799E5E67" w:rsidR="00C65F08" w:rsidRDefault="0069327B" w:rsidP="003F3FBC">
      <w:pPr>
        <w:ind w:firstLine="720"/>
        <w:rPr>
          <w:ins w:id="2513" w:author="Natasha Hardy" w:date="2021-11-12T16:06:00Z"/>
        </w:rPr>
      </w:pPr>
      <w:ins w:id="2514" w:author="Rebecca McIntosh" w:date="2021-10-28T16:40:00Z">
        <w:del w:id="2515" w:author="Natasha Hardy" w:date="2021-11-12T15:58:00Z">
          <w:r w:rsidRPr="00F61043" w:rsidDel="006879F9">
            <w:rPr>
              <w:color w:val="000000"/>
              <w:highlight w:val="yellow"/>
              <w:rPrChange w:id="2516" w:author="Natasha Hardy" w:date="2021-11-29T18:33:00Z">
                <w:rPr>
                  <w:color w:val="000000"/>
                </w:rPr>
              </w:rPrChange>
            </w:rPr>
            <w:delText xml:space="preserve">Our results show that parallel applications of </w:delText>
          </w:r>
          <w:r w:rsidRPr="00F61043" w:rsidDel="006879F9">
            <w:rPr>
              <w:color w:val="000000"/>
              <w:highlight w:val="yellow"/>
              <w:rPrChange w:id="2517" w:author="Natasha Hardy" w:date="2021-11-29T18:33:00Z">
                <w:rPr>
                  <w:color w:val="000000"/>
                  <w:highlight w:val="green"/>
                </w:rPr>
              </w:rPrChange>
            </w:rPr>
            <w:delText>these two techniques represent nearly independent and informative assays</w:delText>
          </w:r>
          <w:r w:rsidRPr="00F61043" w:rsidDel="006879F9">
            <w:rPr>
              <w:color w:val="000000"/>
              <w:highlight w:val="yellow"/>
              <w:rPrChange w:id="2518" w:author="Natasha Hardy" w:date="2021-11-29T18:33:00Z">
                <w:rPr>
                  <w:color w:val="000000"/>
                </w:rPr>
              </w:rPrChange>
            </w:rPr>
            <w:delText>:</w:delText>
          </w:r>
        </w:del>
        <w:del w:id="2519" w:author="Natasha Hardy" w:date="2021-11-12T16:06:00Z">
          <w:r w:rsidRPr="00F61043" w:rsidDel="00F50503">
            <w:rPr>
              <w:color w:val="000000"/>
              <w:highlight w:val="yellow"/>
              <w:rPrChange w:id="2520" w:author="Natasha Hardy" w:date="2021-11-29T18:33:00Z">
                <w:rPr>
                  <w:color w:val="000000"/>
                </w:rPr>
              </w:rPrChange>
            </w:rPr>
            <w:delText xml:space="preserve"> they are not additive or exclusive. </w:delText>
          </w:r>
        </w:del>
      </w:ins>
      <w:del w:id="2521" w:author="Natasha Hardy" w:date="2021-11-12T16:06:00Z">
        <w:r w:rsidR="008445EE" w:rsidRPr="00F61043" w:rsidDel="00F50503">
          <w:rPr>
            <w:highlight w:val="yellow"/>
            <w:rPrChange w:id="2522" w:author="Natasha Hardy" w:date="2021-11-29T18:33:00Z">
              <w:rPr/>
            </w:rPrChange>
          </w:rPr>
          <w:delText>This paper</w:delText>
        </w:r>
      </w:del>
      <w:ins w:id="2523" w:author="Rebecca McIntosh" w:date="2021-10-28T16:42:00Z">
        <w:del w:id="2524" w:author="Natasha Hardy" w:date="2021-11-12T16:06:00Z">
          <w:r w:rsidR="00360023" w:rsidRPr="00F61043" w:rsidDel="00F50503">
            <w:rPr>
              <w:highlight w:val="yellow"/>
              <w:rPrChange w:id="2525" w:author="Natasha Hardy" w:date="2021-11-29T18:33:00Z">
                <w:rPr/>
              </w:rPrChange>
            </w:rPr>
            <w:delText>We</w:delText>
          </w:r>
        </w:del>
      </w:ins>
      <w:del w:id="2526" w:author="Natasha Hardy" w:date="2021-11-12T16:06:00Z">
        <w:r w:rsidR="008445EE" w:rsidRPr="00F61043" w:rsidDel="00F50503">
          <w:rPr>
            <w:highlight w:val="yellow"/>
            <w:rPrChange w:id="2527" w:author="Natasha Hardy" w:date="2021-11-29T18:33:00Z">
              <w:rPr/>
            </w:rPrChange>
          </w:rPr>
          <w:delText xml:space="preserve"> ultimately </w:delText>
        </w:r>
        <w:commentRangeStart w:id="2528"/>
        <w:r w:rsidR="008445EE" w:rsidRPr="00F61043" w:rsidDel="00F50503">
          <w:rPr>
            <w:highlight w:val="yellow"/>
            <w:rPrChange w:id="2529" w:author="Natasha Hardy" w:date="2021-11-29T18:33:00Z">
              <w:rPr/>
            </w:rPrChange>
          </w:rPr>
          <w:delText>posits</w:delText>
        </w:r>
        <w:commentRangeEnd w:id="2528"/>
        <w:r w:rsidR="003B3237" w:rsidRPr="00F61043" w:rsidDel="00F50503">
          <w:rPr>
            <w:rStyle w:val="CommentReference"/>
            <w:highlight w:val="yellow"/>
            <w:rPrChange w:id="2530" w:author="Natasha Hardy" w:date="2021-11-29T18:33:00Z">
              <w:rPr>
                <w:rStyle w:val="CommentReference"/>
              </w:rPr>
            </w:rPrChange>
          </w:rPr>
          <w:commentReference w:id="2528"/>
        </w:r>
      </w:del>
      <w:ins w:id="2531" w:author="Rebecca McIntosh" w:date="2021-10-28T12:03:00Z">
        <w:del w:id="2532" w:author="Natasha Hardy" w:date="2021-11-12T16:06:00Z">
          <w:r w:rsidR="003B3237" w:rsidRPr="00F61043" w:rsidDel="00F50503">
            <w:rPr>
              <w:highlight w:val="yellow"/>
              <w:rPrChange w:id="2533" w:author="Natasha Hardy" w:date="2021-11-29T18:33:00Z">
                <w:rPr/>
              </w:rPrChange>
            </w:rPr>
            <w:delText>demonstrate</w:delText>
          </w:r>
        </w:del>
      </w:ins>
      <w:del w:id="2534" w:author="Natasha Hardy" w:date="2021-11-12T16:06:00Z">
        <w:r w:rsidR="008445EE" w:rsidRPr="00F61043" w:rsidDel="00F50503">
          <w:rPr>
            <w:highlight w:val="yellow"/>
            <w:rPrChange w:id="2535" w:author="Natasha Hardy" w:date="2021-11-29T18:33:00Z">
              <w:rPr/>
            </w:rPrChange>
          </w:rPr>
          <w:delText xml:space="preserve"> that DNA-based methods </w:delText>
        </w:r>
        <w:r w:rsidR="004911EF" w:rsidRPr="00F61043" w:rsidDel="00F50503">
          <w:rPr>
            <w:highlight w:val="yellow"/>
            <w:rPrChange w:id="2536" w:author="Natasha Hardy" w:date="2021-11-29T18:33:00Z">
              <w:rPr/>
            </w:rPrChange>
          </w:rPr>
          <w:delText>will significantly advance wildlife conflict surveillance and impact assessment</w:delText>
        </w:r>
        <w:r w:rsidR="008445EE" w:rsidRPr="00F61043" w:rsidDel="00F50503">
          <w:rPr>
            <w:highlight w:val="yellow"/>
            <w:rPrChange w:id="2537" w:author="Natasha Hardy" w:date="2021-11-29T18:33:00Z">
              <w:rPr/>
            </w:rPrChange>
          </w:rPr>
          <w:delText xml:space="preserve"> between </w:delText>
        </w:r>
      </w:del>
      <w:ins w:id="2538" w:author="Rebecca McIntosh" w:date="2021-10-28T12:03:00Z">
        <w:del w:id="2539" w:author="Natasha Hardy" w:date="2021-11-12T16:06:00Z">
          <w:r w:rsidR="003B3237" w:rsidRPr="00F61043" w:rsidDel="00F50503">
            <w:rPr>
              <w:highlight w:val="yellow"/>
              <w:rPrChange w:id="2540" w:author="Natasha Hardy" w:date="2021-11-29T18:33:00Z">
                <w:rPr/>
              </w:rPrChange>
            </w:rPr>
            <w:delText xml:space="preserve">species of </w:delText>
          </w:r>
        </w:del>
      </w:ins>
      <w:del w:id="2541" w:author="Natasha Hardy" w:date="2021-11-12T16:06:00Z">
        <w:r w:rsidR="008445EE" w:rsidRPr="00F61043" w:rsidDel="00F50503">
          <w:rPr>
            <w:highlight w:val="yellow"/>
            <w:rPrChange w:id="2542" w:author="Natasha Hardy" w:date="2021-11-29T18:33:00Z">
              <w:rPr/>
            </w:rPrChange>
          </w:rPr>
          <w:delText>conservation priority species.</w:delText>
        </w:r>
        <w:r w:rsidR="004911EF" w:rsidRPr="00F61043" w:rsidDel="00F50503">
          <w:rPr>
            <w:color w:val="000000"/>
            <w:highlight w:val="yellow"/>
            <w:rPrChange w:id="2543" w:author="Natasha Hardy" w:date="2021-11-29T18:33:00Z">
              <w:rPr>
                <w:color w:val="000000"/>
              </w:rPr>
            </w:rPrChange>
          </w:rPr>
          <w:delText xml:space="preserve"> </w:delText>
        </w:r>
      </w:del>
      <w:del w:id="2544" w:author="Natasha Hardy" w:date="2021-11-12T16:09:00Z">
        <w:r w:rsidR="004911EF" w:rsidRPr="00F61043" w:rsidDel="00F50503">
          <w:rPr>
            <w:color w:val="000000"/>
            <w:highlight w:val="yellow"/>
            <w:rPrChange w:id="2545" w:author="Natasha Hardy" w:date="2021-11-29T18:33:00Z">
              <w:rPr>
                <w:color w:val="000000"/>
              </w:rPr>
            </w:rPrChange>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RPr="00F61043" w:rsidDel="00F50503">
          <w:rPr>
            <w:highlight w:val="yellow"/>
            <w:rPrChange w:id="2546" w:author="Natasha Hardy" w:date="2021-11-29T18:33:00Z">
              <w:rPr/>
            </w:rPrChange>
          </w:rPr>
          <w:delText>ng</w:delText>
        </w:r>
        <w:r w:rsidR="004911EF" w:rsidRPr="00F61043" w:rsidDel="00F50503">
          <w:rPr>
            <w:color w:val="000000"/>
            <w:highlight w:val="yellow"/>
            <w:rPrChange w:id="2547" w:author="Natasha Hardy" w:date="2021-11-29T18:33:00Z">
              <w:rPr>
                <w:color w:val="000000"/>
              </w:rPr>
            </w:rPrChange>
          </w:rPr>
          <w:delText xml:space="preserve"> multiple prey taxa within a single sample; and (iii) identifying genetic diversity enabling </w:delText>
        </w:r>
      </w:del>
      <w:ins w:id="2548" w:author="Rebecca McIntosh" w:date="2021-10-28T12:04:00Z">
        <w:del w:id="2549" w:author="Natasha Hardy" w:date="2021-11-12T16:09:00Z">
          <w:r w:rsidR="003B3237" w:rsidRPr="00F61043" w:rsidDel="00F50503">
            <w:rPr>
              <w:color w:val="000000"/>
              <w:highlight w:val="yellow"/>
              <w:rPrChange w:id="2550" w:author="Natasha Hardy" w:date="2021-11-29T18:33:00Z">
                <w:rPr>
                  <w:color w:val="000000"/>
                </w:rPr>
              </w:rPrChange>
            </w:rPr>
            <w:delText xml:space="preserve">to </w:delText>
          </w:r>
        </w:del>
      </w:ins>
      <w:del w:id="2551" w:author="Natasha Hardy" w:date="2021-11-12T16:09:00Z">
        <w:r w:rsidR="004911EF" w:rsidRPr="00F61043" w:rsidDel="00F50503">
          <w:rPr>
            <w:color w:val="000000"/>
            <w:highlight w:val="yellow"/>
            <w:rPrChange w:id="2552" w:author="Natasha Hardy" w:date="2021-11-29T18:33:00Z">
              <w:rPr>
                <w:color w:val="000000"/>
              </w:rPr>
            </w:rPrChange>
          </w:rPr>
          <w:delText xml:space="preserve">estimation </w:delText>
        </w:r>
      </w:del>
      <w:ins w:id="2553" w:author="Rebecca McIntosh" w:date="2021-10-28T12:04:00Z">
        <w:del w:id="2554" w:author="Natasha Hardy" w:date="2021-11-12T16:09:00Z">
          <w:r w:rsidR="003B3237" w:rsidRPr="00F61043" w:rsidDel="00F50503">
            <w:rPr>
              <w:color w:val="000000"/>
              <w:highlight w:val="yellow"/>
              <w:rPrChange w:id="2555" w:author="Natasha Hardy" w:date="2021-11-29T18:33:00Z">
                <w:rPr>
                  <w:color w:val="000000"/>
                </w:rPr>
              </w:rPrChange>
            </w:rPr>
            <w:delText xml:space="preserve">estimate </w:delText>
          </w:r>
        </w:del>
      </w:ins>
      <w:del w:id="2556" w:author="Natasha Hardy" w:date="2021-11-12T16:09:00Z">
        <w:r w:rsidR="004911EF" w:rsidRPr="00F61043" w:rsidDel="00F50503">
          <w:rPr>
            <w:color w:val="000000"/>
            <w:highlight w:val="yellow"/>
            <w:rPrChange w:id="2557" w:author="Natasha Hardy" w:date="2021-11-29T18:33:00Z">
              <w:rPr>
                <w:color w:val="000000"/>
              </w:rPr>
            </w:rPrChange>
          </w:rPr>
          <w:delText>of penguin</w:delText>
        </w:r>
      </w:del>
      <w:ins w:id="2558" w:author="Rebecca McIntosh" w:date="2021-10-28T12:04:00Z">
        <w:del w:id="2559" w:author="Natasha Hardy" w:date="2021-11-12T16:09:00Z">
          <w:r w:rsidR="003B3237" w:rsidRPr="00F61043" w:rsidDel="00F50503">
            <w:rPr>
              <w:color w:val="000000"/>
              <w:highlight w:val="yellow"/>
              <w:rPrChange w:id="2560" w:author="Natasha Hardy" w:date="2021-11-29T18:33:00Z">
                <w:rPr>
                  <w:color w:val="000000"/>
                </w:rPr>
              </w:rPrChange>
            </w:rPr>
            <w:delText>the</w:delText>
          </w:r>
        </w:del>
      </w:ins>
      <w:del w:id="2561" w:author="Natasha Hardy" w:date="2021-11-12T16:09:00Z">
        <w:r w:rsidR="004911EF" w:rsidRPr="00F61043" w:rsidDel="00F50503">
          <w:rPr>
            <w:color w:val="000000"/>
            <w:highlight w:val="yellow"/>
            <w:rPrChange w:id="2562" w:author="Natasha Hardy" w:date="2021-11-29T18:33:00Z">
              <w:rPr>
                <w:color w:val="000000"/>
              </w:rPr>
            </w:rPrChange>
          </w:rPr>
          <w:delText xml:space="preserve"> abundances</w:delText>
        </w:r>
      </w:del>
      <w:ins w:id="2563" w:author="Rebecca McIntosh" w:date="2021-10-28T12:04:00Z">
        <w:del w:id="2564" w:author="Natasha Hardy" w:date="2021-11-12T16:09:00Z">
          <w:r w:rsidR="003B3237" w:rsidRPr="00F61043" w:rsidDel="00F50503">
            <w:rPr>
              <w:color w:val="000000"/>
              <w:highlight w:val="yellow"/>
              <w:rPrChange w:id="2565" w:author="Natasha Hardy" w:date="2021-11-29T18:33:00Z">
                <w:rPr>
                  <w:color w:val="000000"/>
                </w:rPr>
              </w:rPrChange>
            </w:rPr>
            <w:delText xml:space="preserve"> of</w:delText>
          </w:r>
        </w:del>
      </w:ins>
      <w:del w:id="2566" w:author="Natasha Hardy" w:date="2021-11-12T16:09:00Z">
        <w:r w:rsidR="004911EF" w:rsidRPr="00F61043" w:rsidDel="00F50503">
          <w:rPr>
            <w:color w:val="000000"/>
            <w:highlight w:val="yellow"/>
            <w:rPrChange w:id="2567" w:author="Natasha Hardy" w:date="2021-11-29T18:33:00Z">
              <w:rPr>
                <w:color w:val="000000"/>
              </w:rPr>
            </w:rPrChange>
          </w:rPr>
          <w:delText>consumed</w:delText>
        </w:r>
      </w:del>
      <w:ins w:id="2568" w:author="Rebecca McIntosh" w:date="2021-10-28T12:04:00Z">
        <w:del w:id="2569" w:author="Natasha Hardy" w:date="2021-11-12T16:09:00Z">
          <w:r w:rsidR="003B3237" w:rsidRPr="00F61043" w:rsidDel="00F50503">
            <w:rPr>
              <w:color w:val="000000"/>
              <w:highlight w:val="yellow"/>
              <w:rPrChange w:id="2570" w:author="Natasha Hardy" w:date="2021-11-29T18:33:00Z">
                <w:rPr>
                  <w:color w:val="000000"/>
                </w:rPr>
              </w:rPrChange>
            </w:rPr>
            <w:delText xml:space="preserve"> </w:delText>
          </w:r>
          <w:commentRangeStart w:id="2571"/>
          <w:r w:rsidR="003B3237" w:rsidRPr="00F61043" w:rsidDel="00F50503">
            <w:rPr>
              <w:color w:val="000000"/>
              <w:highlight w:val="yellow"/>
              <w:rPrChange w:id="2572" w:author="Natasha Hardy" w:date="2021-11-29T18:33:00Z">
                <w:rPr>
                  <w:color w:val="000000"/>
                </w:rPr>
              </w:rPrChange>
            </w:rPr>
            <w:delText>prey</w:delText>
          </w:r>
          <w:commentRangeEnd w:id="2571"/>
          <w:r w:rsidR="003B3237" w:rsidRPr="00F61043" w:rsidDel="00F50503">
            <w:rPr>
              <w:rStyle w:val="CommentReference"/>
              <w:highlight w:val="yellow"/>
              <w:rPrChange w:id="2573" w:author="Natasha Hardy" w:date="2021-11-29T18:33:00Z">
                <w:rPr>
                  <w:rStyle w:val="CommentReference"/>
                </w:rPr>
              </w:rPrChange>
            </w:rPr>
            <w:commentReference w:id="2571"/>
          </w:r>
        </w:del>
      </w:ins>
      <w:del w:id="2574" w:author="Natasha Hardy" w:date="2021-11-12T16:09:00Z">
        <w:r w:rsidR="004911EF" w:rsidRPr="00F61043" w:rsidDel="00F50503">
          <w:rPr>
            <w:color w:val="000000"/>
            <w:highlight w:val="yellow"/>
            <w:rPrChange w:id="2575" w:author="Natasha Hardy" w:date="2021-11-29T18:33:00Z">
              <w:rPr>
                <w:color w:val="000000"/>
              </w:rPr>
            </w:rPrChange>
          </w:rPr>
          <w:delText>.</w:delText>
        </w:r>
        <w:r w:rsidR="004911EF" w:rsidRPr="00F61043" w:rsidDel="00F50503">
          <w:rPr>
            <w:highlight w:val="yellow"/>
            <w:rPrChange w:id="2576" w:author="Natasha Hardy" w:date="2021-11-29T18:33:00Z">
              <w:rPr/>
            </w:rPrChange>
          </w:rPr>
          <w:delText xml:space="preserve"> </w:delText>
        </w:r>
      </w:del>
      <w:del w:id="2577" w:author="Natasha Hardy" w:date="2021-11-12T16:12:00Z">
        <w:r w:rsidR="00387848" w:rsidRPr="00F61043" w:rsidDel="00F50503">
          <w:rPr>
            <w:color w:val="000000"/>
            <w:highlight w:val="yellow"/>
            <w:rPrChange w:id="2578" w:author="Natasha Hardy" w:date="2021-11-29T18:33:00Z">
              <w:rPr>
                <w:color w:val="000000"/>
              </w:rPr>
            </w:rPrChange>
          </w:rPr>
          <w:delText>W</w:delText>
        </w:r>
        <w:r w:rsidR="00387848" w:rsidRPr="00F61043" w:rsidDel="00F50503">
          <w:rPr>
            <w:highlight w:val="yellow"/>
            <w:rPrChange w:id="2579" w:author="Natasha Hardy" w:date="2021-11-29T18:33:00Z">
              <w:rPr/>
            </w:rPrChange>
          </w:rPr>
          <w:delText>e recommend</w:delText>
        </w:r>
        <w:r w:rsidR="00387848" w:rsidRPr="00F61043" w:rsidDel="00F50503">
          <w:rPr>
            <w:color w:val="000000"/>
            <w:highlight w:val="yellow"/>
            <w:rPrChange w:id="2580" w:author="Natasha Hardy" w:date="2021-11-29T18:33:00Z">
              <w:rPr>
                <w:color w:val="000000"/>
              </w:rPr>
            </w:rPrChange>
          </w:rPr>
          <w:delText xml:space="preserve"> the development and </w:delText>
        </w:r>
      </w:del>
      <w:del w:id="2581" w:author="Natasha Hardy" w:date="2021-11-11T10:06:00Z">
        <w:r w:rsidR="00387848" w:rsidRPr="00F61043">
          <w:rPr>
            <w:color w:val="000000"/>
            <w:highlight w:val="yellow"/>
            <w:rPrChange w:id="2582" w:author="Natasha Hardy" w:date="2021-11-29T18:33:00Z">
              <w:rPr>
                <w:color w:val="000000"/>
              </w:rPr>
            </w:rPrChange>
          </w:rPr>
          <w:delText>optimization</w:delText>
        </w:r>
      </w:del>
      <w:del w:id="2583" w:author="Natasha Hardy" w:date="2021-11-12T16:12:00Z">
        <w:r w:rsidR="00387848" w:rsidRPr="00F61043" w:rsidDel="00F50503">
          <w:rPr>
            <w:color w:val="000000"/>
            <w:highlight w:val="yellow"/>
            <w:rPrChange w:id="2584" w:author="Natasha Hardy" w:date="2021-11-29T18:33:00Z">
              <w:rPr>
                <w:color w:val="000000"/>
              </w:rPr>
            </w:rPrChange>
          </w:rPr>
          <w:delText xml:space="preserve"> of cost-effective assays </w:delText>
        </w:r>
        <w:r w:rsidR="00387848" w:rsidRPr="00F61043" w:rsidDel="00F50503">
          <w:rPr>
            <w:highlight w:val="yellow"/>
            <w:rPrChange w:id="2585" w:author="Natasha Hardy" w:date="2021-11-29T18:33:00Z">
              <w:rPr/>
            </w:rPrChange>
          </w:rPr>
          <w:delText>tailored to the needs of specific wildlife conflict scenarios in order to</w:delText>
        </w:r>
      </w:del>
      <w:ins w:id="2586" w:author="Nathan Bott" w:date="2021-11-08T09:28:00Z">
        <w:del w:id="2587" w:author="Natasha Hardy" w:date="2021-11-12T16:12:00Z">
          <w:r w:rsidR="007D4061" w:rsidRPr="00F61043" w:rsidDel="00F50503">
            <w:rPr>
              <w:highlight w:val="yellow"/>
              <w:rPrChange w:id="2588" w:author="Natasha Hardy" w:date="2021-11-29T18:33:00Z">
                <w:rPr/>
              </w:rPrChange>
            </w:rPr>
            <w:delText>to</w:delText>
          </w:r>
        </w:del>
      </w:ins>
      <w:del w:id="2589" w:author="Natasha Hardy" w:date="2021-11-12T16:12:00Z">
        <w:r w:rsidR="00387848" w:rsidRPr="00F61043" w:rsidDel="00F50503">
          <w:rPr>
            <w:highlight w:val="yellow"/>
            <w:rPrChange w:id="2590" w:author="Natasha Hardy" w:date="2021-11-29T18:33:00Z">
              <w:rPr/>
            </w:rPrChange>
          </w:rPr>
          <w:delText xml:space="preserve"> better quantify and monitor these interactions. </w:delText>
        </w:r>
      </w:del>
      <w:del w:id="2591" w:author="Natasha Hardy" w:date="2021-11-12T16:04:00Z">
        <w:r w:rsidR="00387848" w:rsidRPr="00F61043" w:rsidDel="00F50503">
          <w:rPr>
            <w:color w:val="000000"/>
            <w:highlight w:val="yellow"/>
            <w:rPrChange w:id="2592" w:author="Natasha Hardy" w:date="2021-11-29T18:33:00Z">
              <w:rPr>
                <w:color w:val="000000"/>
              </w:rPr>
            </w:rPrChange>
          </w:rPr>
          <w:delText>The use of</w:delText>
        </w:r>
        <w:r w:rsidR="008445EE" w:rsidRPr="00F61043" w:rsidDel="00F50503">
          <w:rPr>
            <w:highlight w:val="yellow"/>
            <w:rPrChange w:id="2593" w:author="Natasha Hardy" w:date="2021-11-29T18:33:00Z">
              <w:rPr/>
            </w:rPrChange>
          </w:rPr>
          <w:delText xml:space="preserve"> multiple target genes </w:delText>
        </w:r>
        <w:r w:rsidR="00387848" w:rsidRPr="00F61043" w:rsidDel="00F50503">
          <w:rPr>
            <w:highlight w:val="yellow"/>
            <w:rPrChange w:id="2594" w:author="Natasha Hardy" w:date="2021-11-29T18:33:00Z">
              <w:rPr/>
            </w:rPrChange>
          </w:rPr>
          <w:delText>typically produces</w:delText>
        </w:r>
        <w:r w:rsidR="008445EE" w:rsidRPr="00F61043" w:rsidDel="00F50503">
          <w:rPr>
            <w:highlight w:val="yellow"/>
            <w:rPrChange w:id="2595" w:author="Natasha Hardy" w:date="2021-11-29T18:33:00Z">
              <w:rPr/>
            </w:rPrChange>
          </w:rPr>
          <w:delText xml:space="preserve"> </w:delText>
        </w:r>
        <w:r w:rsidR="00387848" w:rsidRPr="00F61043" w:rsidDel="00F50503">
          <w:rPr>
            <w:highlight w:val="yellow"/>
            <w:rPrChange w:id="2596" w:author="Natasha Hardy" w:date="2021-11-29T18:33:00Z">
              <w:rPr/>
            </w:rPrChange>
          </w:rPr>
          <w:delText>more reliable results with which to form consensus on</w:delText>
        </w:r>
      </w:del>
      <w:ins w:id="2597" w:author="Rebecca McIntosh" w:date="2021-10-28T12:06:00Z">
        <w:del w:id="2598" w:author="Natasha Hardy" w:date="2021-11-12T16:04:00Z">
          <w:r w:rsidR="00F739B9" w:rsidRPr="00F61043" w:rsidDel="00F50503">
            <w:rPr>
              <w:highlight w:val="yellow"/>
              <w:rPrChange w:id="2599" w:author="Natasha Hardy" w:date="2021-11-29T18:33:00Z">
                <w:rPr/>
              </w:rPrChange>
            </w:rPr>
            <w:delText>for determining</w:delText>
          </w:r>
        </w:del>
      </w:ins>
      <w:del w:id="2600" w:author="Natasha Hardy" w:date="2021-11-12T16:04:00Z">
        <w:r w:rsidR="00387848" w:rsidRPr="00F61043" w:rsidDel="00F50503">
          <w:rPr>
            <w:highlight w:val="yellow"/>
            <w:rPrChange w:id="2601" w:author="Natasha Hardy" w:date="2021-11-29T18:33:00Z">
              <w:rPr/>
            </w:rPrChange>
          </w:rPr>
          <w:delText xml:space="preserve"> predation prevalence and likely impacts</w:delText>
        </w:r>
        <w:r w:rsidR="008445EE" w:rsidRPr="00F61043" w:rsidDel="00F50503">
          <w:rPr>
            <w:highlight w:val="yellow"/>
            <w:rPrChange w:id="2602" w:author="Natasha Hardy" w:date="2021-11-29T18:33:00Z">
              <w:rPr/>
            </w:rPrChange>
          </w:rPr>
          <w:delText xml:space="preserve">. </w:delText>
        </w:r>
      </w:del>
      <w:del w:id="2603" w:author="Natasha Hardy" w:date="2021-11-12T16:12:00Z">
        <w:r w:rsidR="00387848" w:rsidRPr="00F61043" w:rsidDel="00F50503">
          <w:rPr>
            <w:highlight w:val="yellow"/>
            <w:rPrChange w:id="2604" w:author="Natasha Hardy" w:date="2021-11-29T18:33:00Z">
              <w:rPr/>
            </w:rPrChange>
          </w:rPr>
          <w:delText>G</w:delText>
        </w:r>
        <w:r w:rsidR="008445EE" w:rsidRPr="00F61043" w:rsidDel="00F50503">
          <w:rPr>
            <w:highlight w:val="yellow"/>
            <w:rPrChange w:id="2605" w:author="Natasha Hardy" w:date="2021-11-29T18:33:00Z">
              <w:rPr/>
            </w:rPrChange>
          </w:rPr>
          <w:delText xml:space="preserve">enetic </w:delText>
        </w:r>
      </w:del>
      <w:ins w:id="2606" w:author="Rebecca McIntosh" w:date="2021-10-28T16:42:00Z">
        <w:del w:id="2607" w:author="Natasha Hardy" w:date="2021-11-12T16:10:00Z">
          <w:r w:rsidR="00360023" w:rsidRPr="00F61043" w:rsidDel="00F50503">
            <w:rPr>
              <w:highlight w:val="yellow"/>
              <w:rPrChange w:id="2608" w:author="Natasha Hardy" w:date="2021-11-29T18:33:00Z">
                <w:rPr/>
              </w:rPrChange>
            </w:rPr>
            <w:delText>This method may be extended by incl</w:delText>
          </w:r>
        </w:del>
      </w:ins>
      <w:ins w:id="2609" w:author="Rebecca McIntosh" w:date="2021-10-28T16:43:00Z">
        <w:del w:id="2610" w:author="Natasha Hardy" w:date="2021-11-12T16:10:00Z">
          <w:r w:rsidR="00360023" w:rsidRPr="00F61043" w:rsidDel="00F50503">
            <w:rPr>
              <w:highlight w:val="yellow"/>
              <w:rPrChange w:id="2611" w:author="Natasha Hardy" w:date="2021-11-29T18:33:00Z">
                <w:rPr/>
              </w:rPrChange>
            </w:rPr>
            <w:delText>uding</w:delText>
          </w:r>
        </w:del>
      </w:ins>
      <w:ins w:id="2612" w:author="Rebecca McIntosh" w:date="2021-10-28T16:21:00Z">
        <w:del w:id="2613" w:author="Natasha Hardy" w:date="2021-11-12T16:10:00Z">
          <w:r w:rsidR="00D12B0F" w:rsidRPr="00F61043" w:rsidDel="00F50503">
            <w:rPr>
              <w:highlight w:val="yellow"/>
              <w:rPrChange w:id="2614" w:author="Natasha Hardy" w:date="2021-11-29T18:33:00Z">
                <w:rPr/>
              </w:rPrChange>
            </w:rPr>
            <w:delText xml:space="preserve"> genetic </w:delText>
          </w:r>
        </w:del>
      </w:ins>
      <w:del w:id="2615" w:author="Natasha Hardy" w:date="2021-11-12T16:10:00Z">
        <w:r w:rsidR="008445EE" w:rsidRPr="00F61043" w:rsidDel="00F50503">
          <w:rPr>
            <w:highlight w:val="yellow"/>
            <w:rPrChange w:id="2616" w:author="Natasha Hardy" w:date="2021-11-29T18:33:00Z">
              <w:rPr/>
            </w:rPrChange>
          </w:rPr>
          <w:delText xml:space="preserve">screening for </w:delText>
        </w:r>
      </w:del>
      <w:ins w:id="2617" w:author="Rebecca McIntosh" w:date="2021-10-28T16:22:00Z">
        <w:del w:id="2618" w:author="Natasha Hardy" w:date="2021-11-12T16:10:00Z">
          <w:r w:rsidR="00D12B0F" w:rsidRPr="00F61043" w:rsidDel="00F50503">
            <w:rPr>
              <w:highlight w:val="yellow"/>
              <w:rPrChange w:id="2619" w:author="Natasha Hardy" w:date="2021-11-29T18:33:00Z">
                <w:rPr/>
              </w:rPrChange>
            </w:rPr>
            <w:delText xml:space="preserve">to identify </w:delText>
          </w:r>
        </w:del>
      </w:ins>
      <w:del w:id="2620" w:author="Natasha Hardy" w:date="2021-11-12T16:10:00Z">
        <w:r w:rsidR="008445EE" w:rsidRPr="00F61043" w:rsidDel="00F50503">
          <w:rPr>
            <w:highlight w:val="yellow"/>
            <w:rPrChange w:id="2621" w:author="Natasha Hardy" w:date="2021-11-29T18:33:00Z">
              <w:rPr/>
            </w:rPrChange>
          </w:rPr>
          <w:delText xml:space="preserve">predator DNA </w:delText>
        </w:r>
        <w:r w:rsidR="00387848" w:rsidRPr="00F61043" w:rsidDel="00F50503">
          <w:rPr>
            <w:highlight w:val="yellow"/>
            <w:rPrChange w:id="2622" w:author="Natasha Hardy" w:date="2021-11-29T18:33:00Z">
              <w:rPr/>
            </w:rPrChange>
          </w:rPr>
          <w:delText>enables</w:delText>
        </w:r>
        <w:r w:rsidR="008445EE" w:rsidRPr="00F61043" w:rsidDel="00F50503">
          <w:rPr>
            <w:highlight w:val="yellow"/>
            <w:rPrChange w:id="2623" w:author="Natasha Hardy" w:date="2021-11-29T18:33:00Z">
              <w:rPr/>
            </w:rPrChange>
          </w:rPr>
          <w:delText xml:space="preserve"> individual predator</w:delText>
        </w:r>
        <w:r w:rsidR="00387848" w:rsidRPr="00F61043" w:rsidDel="00F50503">
          <w:rPr>
            <w:highlight w:val="yellow"/>
            <w:rPrChange w:id="2624" w:author="Natasha Hardy" w:date="2021-11-29T18:33:00Z">
              <w:rPr/>
            </w:rPrChange>
          </w:rPr>
          <w:delText xml:space="preserve"> identification</w:delText>
        </w:r>
      </w:del>
      <w:ins w:id="2625" w:author="Rebecca McIntosh" w:date="2021-10-28T16:22:00Z">
        <w:del w:id="2626" w:author="Natasha Hardy" w:date="2021-11-12T16:10:00Z">
          <w:r w:rsidR="00D12B0F" w:rsidRPr="00F61043" w:rsidDel="00F50503">
            <w:rPr>
              <w:highlight w:val="yellow"/>
              <w:rPrChange w:id="2627" w:author="Natasha Hardy" w:date="2021-11-29T18:33:00Z">
                <w:rPr/>
              </w:rPrChange>
            </w:rPr>
            <w:delText>s</w:delText>
          </w:r>
        </w:del>
      </w:ins>
      <w:del w:id="2628" w:author="Natasha Hardy" w:date="2021-11-12T16:10:00Z">
        <w:r w:rsidR="008445EE" w:rsidRPr="00F61043" w:rsidDel="00F50503">
          <w:rPr>
            <w:highlight w:val="yellow"/>
            <w:rPrChange w:id="2629" w:author="Natasha Hardy" w:date="2021-11-29T18:33:00Z">
              <w:rPr/>
            </w:rPrChange>
          </w:rPr>
          <w:delText xml:space="preserve"> </w:delText>
        </w:r>
        <w:r w:rsidR="00387848" w:rsidRPr="00F61043" w:rsidDel="00F50503">
          <w:rPr>
            <w:highlight w:val="yellow"/>
            <w:rPrChange w:id="2630" w:author="Natasha Hardy" w:date="2021-11-29T18:33:00Z">
              <w:rPr/>
            </w:rPrChange>
          </w:rPr>
          <w:delText>(Wegge et al., 2012</w:delText>
        </w:r>
      </w:del>
      <w:del w:id="2631" w:author="Natasha Hardy" w:date="2021-11-11T10:06:00Z">
        <w:r w:rsidR="00387848" w:rsidRPr="00F61043">
          <w:rPr>
            <w:highlight w:val="yellow"/>
            <w:rPrChange w:id="2632" w:author="Natasha Hardy" w:date="2021-11-29T18:33:00Z">
              <w:rPr/>
            </w:rPrChange>
          </w:rPr>
          <w:delText>)</w:delText>
        </w:r>
      </w:del>
      <w:ins w:id="2633" w:author="Rebecca McIntosh" w:date="2021-10-28T16:43:00Z">
        <w:del w:id="2634" w:author="Natasha Hardy" w:date="2021-11-12T16:10:00Z">
          <w:r w:rsidR="00360023" w:rsidRPr="00F61043" w:rsidDel="00F50503">
            <w:rPr>
              <w:highlight w:val="yellow"/>
              <w:rPrChange w:id="2635" w:author="Natasha Hardy" w:date="2021-11-29T18:33:00Z">
                <w:rPr/>
              </w:rPrChange>
            </w:rPr>
            <w:delText xml:space="preserve">, which </w:delText>
          </w:r>
        </w:del>
      </w:ins>
      <w:del w:id="2636" w:author="Natasha Hardy" w:date="2021-11-12T16:10:00Z">
        <w:r w:rsidR="00E33317" w:rsidRPr="00F61043" w:rsidDel="00F50503">
          <w:rPr>
            <w:highlight w:val="yellow"/>
            <w:rPrChange w:id="2637" w:author="Natasha Hardy" w:date="2021-11-29T18:33:00Z">
              <w:rPr/>
            </w:rPrChange>
          </w:rPr>
          <w:delText xml:space="preserve"> and this may</w:delText>
        </w:r>
      </w:del>
      <w:ins w:id="2638" w:author="Rebecca McIntosh" w:date="2021-10-29T13:31:00Z">
        <w:del w:id="2639" w:author="Natasha Hardy" w:date="2021-11-12T16:10:00Z">
          <w:r w:rsidR="00F02C61" w:rsidRPr="00F61043" w:rsidDel="00F50503">
            <w:rPr>
              <w:highlight w:val="yellow"/>
              <w:rPrChange w:id="2640" w:author="Natasha Hardy" w:date="2021-11-29T18:33:00Z">
                <w:rPr/>
              </w:rPrChange>
            </w:rPr>
            <w:delText>would</w:delText>
          </w:r>
        </w:del>
      </w:ins>
      <w:del w:id="2641" w:author="Natasha Hardy" w:date="2021-11-12T16:10:00Z">
        <w:r w:rsidR="00E33317" w:rsidRPr="00F61043" w:rsidDel="00F50503">
          <w:rPr>
            <w:highlight w:val="yellow"/>
            <w:rPrChange w:id="2642" w:author="Natasha Hardy" w:date="2021-11-29T18:33:00Z">
              <w:rPr/>
            </w:rPrChange>
          </w:rPr>
          <w:delText xml:space="preserve"> be of</w:delText>
        </w:r>
        <w:r w:rsidR="00387848" w:rsidRPr="00F61043" w:rsidDel="00F50503">
          <w:rPr>
            <w:highlight w:val="yellow"/>
            <w:rPrChange w:id="2643" w:author="Natasha Hardy" w:date="2021-11-29T18:33:00Z">
              <w:rPr/>
            </w:rPrChange>
          </w:rPr>
          <w:delText xml:space="preserve"> especial</w:delText>
        </w:r>
        <w:r w:rsidR="00E33317" w:rsidRPr="00F61043" w:rsidDel="00F50503">
          <w:rPr>
            <w:highlight w:val="yellow"/>
            <w:rPrChange w:id="2644" w:author="Natasha Hardy" w:date="2021-11-29T18:33:00Z">
              <w:rPr/>
            </w:rPrChange>
          </w:rPr>
          <w:delText xml:space="preserve"> interest to managers</w:delText>
        </w:r>
      </w:del>
      <w:ins w:id="2645" w:author="Rebecca McIntosh" w:date="2021-10-28T16:22:00Z">
        <w:del w:id="2646" w:author="Natasha Hardy" w:date="2021-11-12T16:10:00Z">
          <w:r w:rsidR="00D12B0F" w:rsidRPr="00F61043" w:rsidDel="00F50503">
            <w:rPr>
              <w:highlight w:val="yellow"/>
              <w:rPrChange w:id="2647" w:author="Natasha Hardy" w:date="2021-11-29T18:33:00Z">
                <w:rPr/>
              </w:rPrChange>
            </w:rPr>
            <w:delText>valuable</w:delText>
          </w:r>
        </w:del>
      </w:ins>
      <w:del w:id="2648" w:author="Natasha Hardy" w:date="2021-11-12T16:10:00Z">
        <w:r w:rsidR="00387848" w:rsidRPr="00F61043" w:rsidDel="00F50503">
          <w:rPr>
            <w:highlight w:val="yellow"/>
            <w:rPrChange w:id="2649" w:author="Natasha Hardy" w:date="2021-11-29T18:33:00Z">
              <w:rPr/>
            </w:rPrChange>
          </w:rPr>
          <w:delText xml:space="preserve"> </w:delText>
        </w:r>
      </w:del>
      <w:del w:id="2650" w:author="Natasha Hardy" w:date="2021-11-12T16:09:00Z">
        <w:r w:rsidR="00387848" w:rsidRPr="00F61043" w:rsidDel="00F50503">
          <w:rPr>
            <w:highlight w:val="yellow"/>
            <w:rPrChange w:id="2651" w:author="Natasha Hardy" w:date="2021-11-29T18:33:00Z">
              <w:rPr/>
            </w:rPrChange>
          </w:rPr>
          <w:delText xml:space="preserve">when </w:delText>
        </w:r>
      </w:del>
      <w:ins w:id="2652" w:author="Rebecca McIntosh" w:date="2021-10-28T16:22:00Z">
        <w:del w:id="2653" w:author="Natasha Hardy" w:date="2021-11-12T16:09:00Z">
          <w:r w:rsidR="00D12B0F" w:rsidRPr="00F61043" w:rsidDel="00F50503">
            <w:rPr>
              <w:highlight w:val="yellow"/>
              <w:rPrChange w:id="2654" w:author="Natasha Hardy" w:date="2021-11-29T18:33:00Z">
                <w:rPr/>
              </w:rPrChange>
            </w:rPr>
            <w:delText xml:space="preserve">considering </w:delText>
          </w:r>
        </w:del>
      </w:ins>
      <w:del w:id="2655" w:author="Natasha Hardy" w:date="2021-11-12T16:09:00Z">
        <w:r w:rsidR="00387848" w:rsidRPr="00F61043" w:rsidDel="00F50503">
          <w:rPr>
            <w:highlight w:val="yellow"/>
            <w:rPrChange w:id="2656" w:author="Natasha Hardy" w:date="2021-11-29T18:33:00Z">
              <w:rPr/>
            </w:rPrChange>
          </w:rPr>
          <w:delText xml:space="preserve">controversial </w:delText>
        </w:r>
      </w:del>
      <w:ins w:id="2657" w:author="Rebecca McIntosh" w:date="2021-10-28T16:22:00Z">
        <w:del w:id="2658" w:author="Natasha Hardy" w:date="2021-11-12T16:09:00Z">
          <w:r w:rsidR="00D12B0F" w:rsidRPr="00F61043" w:rsidDel="00F50503">
            <w:rPr>
              <w:highlight w:val="yellow"/>
              <w:rPrChange w:id="2659" w:author="Natasha Hardy" w:date="2021-11-29T18:33:00Z">
                <w:rPr/>
              </w:rPrChange>
            </w:rPr>
            <w:delText xml:space="preserve">control </w:delText>
          </w:r>
        </w:del>
      </w:ins>
      <w:del w:id="2660" w:author="Natasha Hardy" w:date="2021-11-12T16:09:00Z">
        <w:r w:rsidR="00387848" w:rsidRPr="00F61043" w:rsidDel="00F50503">
          <w:rPr>
            <w:highlight w:val="yellow"/>
            <w:rPrChange w:id="2661" w:author="Natasha Hardy" w:date="2021-11-29T18:33:00Z">
              <w:rPr/>
            </w:rPrChange>
          </w:rPr>
          <w:delText xml:space="preserve">strategies </w:delText>
        </w:r>
      </w:del>
      <w:del w:id="2662" w:author="Natasha Hardy" w:date="2021-11-12T16:10:00Z">
        <w:r w:rsidR="00387848" w:rsidRPr="00F61043" w:rsidDel="00F50503">
          <w:rPr>
            <w:highlight w:val="yellow"/>
            <w:rPrChange w:id="2663" w:author="Natasha Hardy" w:date="2021-11-29T18:33:00Z">
              <w:rPr/>
            </w:rPrChange>
          </w:rPr>
          <w:delText>are on the table for controlling predation.</w:delText>
        </w:r>
      </w:del>
      <w:del w:id="2664" w:author="Natasha Hardy" w:date="2021-11-12T16:12:00Z">
        <w:r w:rsidR="00387848" w:rsidRPr="00F61043" w:rsidDel="00F50503">
          <w:rPr>
            <w:highlight w:val="yellow"/>
            <w:rPrChange w:id="2665" w:author="Natasha Hardy" w:date="2021-11-29T18:33:00Z">
              <w:rPr/>
            </w:rPrChange>
          </w:rPr>
          <w:delText xml:space="preserve"> If</w:delText>
        </w:r>
        <w:r w:rsidR="008445EE" w:rsidRPr="00F61043" w:rsidDel="00F50503">
          <w:rPr>
            <w:highlight w:val="yellow"/>
            <w:rPrChange w:id="2666" w:author="Natasha Hardy" w:date="2021-11-29T18:33:00Z">
              <w:rPr/>
            </w:rPrChange>
          </w:rPr>
          <w:delText xml:space="preserve"> consumed biomass information is needed, we recommend </w:delText>
        </w:r>
        <w:r w:rsidR="0015356E" w:rsidRPr="00F61043" w:rsidDel="00F50503">
          <w:rPr>
            <w:highlight w:val="yellow"/>
            <w:rPrChange w:id="2667" w:author="Natasha Hardy" w:date="2021-11-29T18:33:00Z">
              <w:rPr/>
            </w:rPrChange>
          </w:rPr>
          <w:delText>developing</w:delText>
        </w:r>
        <w:r w:rsidR="008445EE" w:rsidRPr="00F61043" w:rsidDel="00F50503">
          <w:rPr>
            <w:highlight w:val="yellow"/>
            <w:rPrChange w:id="2668" w:author="Natasha Hardy" w:date="2021-11-29T18:33:00Z">
              <w:rPr/>
            </w:rPrChange>
          </w:rPr>
          <w:delText xml:space="preserve"> </w:delText>
        </w:r>
        <w:r w:rsidR="008445EE" w:rsidRPr="00F61043" w:rsidDel="00F50503">
          <w:rPr>
            <w:color w:val="000000"/>
            <w:highlight w:val="yellow"/>
            <w:rPrChange w:id="2669" w:author="Natasha Hardy" w:date="2021-11-29T18:33:00Z">
              <w:rPr>
                <w:color w:val="000000"/>
              </w:rPr>
            </w:rPrChange>
          </w:rPr>
          <w:delText xml:space="preserve">DNA-to-tissue-based correction factors </w:delText>
        </w:r>
        <w:r w:rsidR="008445EE" w:rsidRPr="00F61043" w:rsidDel="00F50503">
          <w:rPr>
            <w:highlight w:val="yellow"/>
            <w:rPrChange w:id="2670" w:author="Natasha Hardy" w:date="2021-11-29T18:33:00Z">
              <w:rPr/>
            </w:rPrChange>
          </w:rPr>
          <w:delText>(Thomas et al., 2014)</w:delText>
        </w:r>
        <w:r w:rsidR="008445EE" w:rsidRPr="00F61043" w:rsidDel="00F50503">
          <w:rPr>
            <w:color w:val="000000"/>
            <w:highlight w:val="yellow"/>
            <w:rPrChange w:id="2671" w:author="Natasha Hardy" w:date="2021-11-29T18:33:00Z">
              <w:rPr>
                <w:color w:val="000000"/>
              </w:rPr>
            </w:rPrChange>
          </w:rPr>
          <w:delText xml:space="preserve">. </w:delText>
        </w:r>
      </w:del>
      <w:del w:id="2672" w:author="Natasha Hardy" w:date="2021-11-12T16:44:00Z">
        <w:r w:rsidR="008445EE" w:rsidRPr="00F61043" w:rsidDel="003F3FBC">
          <w:rPr>
            <w:highlight w:val="yellow"/>
            <w:rPrChange w:id="2673" w:author="Natasha Hardy" w:date="2021-11-29T18:33:00Z">
              <w:rPr/>
            </w:rPrChange>
          </w:rPr>
          <w:delText>Numerous studies have developed s</w:delText>
        </w:r>
      </w:del>
      <w:ins w:id="2674" w:author="Natasha Hardy" w:date="2021-11-12T16:44:00Z">
        <w:r w:rsidR="003F3FBC" w:rsidRPr="00F61043">
          <w:rPr>
            <w:rFonts w:ascii="Times New Roman" w:eastAsia="Times New Roman" w:hAnsi="Times New Roman" w:cs="Times New Roman"/>
            <w:color w:val="000000"/>
            <w:highlight w:val="yellow"/>
            <w:rPrChange w:id="2675" w:author="Natasha Hardy" w:date="2021-11-29T18:33:00Z">
              <w:rPr>
                <w:rFonts w:ascii="Times New Roman" w:eastAsia="Times New Roman" w:hAnsi="Times New Roman" w:cs="Times New Roman"/>
                <w:color w:val="000000"/>
              </w:rPr>
            </w:rPrChange>
          </w:rPr>
          <w:t>S</w:t>
        </w:r>
      </w:ins>
      <w:r w:rsidR="008445EE" w:rsidRPr="00F61043">
        <w:rPr>
          <w:highlight w:val="yellow"/>
          <w:rPrChange w:id="2676" w:author="Natasha Hardy" w:date="2021-11-29T18:33:00Z">
            <w:rPr/>
          </w:rPrChange>
        </w:rPr>
        <w:t xml:space="preserve">pecies-specific and cost-effective </w:t>
      </w:r>
      <w:del w:id="2677" w:author="Natasha Hardy" w:date="2021-11-12T16:11:00Z">
        <w:r w:rsidR="008445EE" w:rsidRPr="00F61043" w:rsidDel="00F50503">
          <w:rPr>
            <w:highlight w:val="yellow"/>
            <w:rPrChange w:id="2678" w:author="Natasha Hardy" w:date="2021-11-29T18:33:00Z">
              <w:rPr/>
            </w:rPrChange>
          </w:rPr>
          <w:delText xml:space="preserve">assays </w:delText>
        </w:r>
      </w:del>
      <w:ins w:id="2679" w:author="Natasha Hardy" w:date="2021-11-12T16:11:00Z">
        <w:r w:rsidR="00F50503" w:rsidRPr="00F61043">
          <w:rPr>
            <w:highlight w:val="yellow"/>
            <w:rPrChange w:id="2680" w:author="Natasha Hardy" w:date="2021-11-29T18:33:00Z">
              <w:rPr/>
            </w:rPrChange>
          </w:rPr>
          <w:t xml:space="preserve">probes </w:t>
        </w:r>
      </w:ins>
      <w:ins w:id="2681" w:author="Natasha Hardy" w:date="2021-11-12T16:44:00Z">
        <w:r w:rsidR="003F3FBC" w:rsidRPr="00F61043">
          <w:rPr>
            <w:highlight w:val="yellow"/>
            <w:rPrChange w:id="2682" w:author="Natasha Hardy" w:date="2021-11-29T18:33:00Z">
              <w:rPr/>
            </w:rPrChange>
          </w:rPr>
          <w:t xml:space="preserve">can be developed </w:t>
        </w:r>
      </w:ins>
      <w:r w:rsidR="008445EE" w:rsidRPr="00F61043">
        <w:rPr>
          <w:highlight w:val="yellow"/>
          <w:rPrChange w:id="2683" w:author="Natasha Hardy" w:date="2021-11-29T18:33:00Z">
            <w:rPr/>
          </w:rPrChange>
        </w:rPr>
        <w:t>using older</w:t>
      </w:r>
      <w:ins w:id="2684" w:author="Natasha Hardy" w:date="2021-11-12T16:10:00Z">
        <w:r w:rsidR="00F50503" w:rsidRPr="00F61043">
          <w:rPr>
            <w:highlight w:val="yellow"/>
            <w:rPrChange w:id="2685" w:author="Natasha Hardy" w:date="2021-11-29T18:33:00Z">
              <w:rPr/>
            </w:rPrChange>
          </w:rPr>
          <w:t xml:space="preserve"> and cheaper genomic</w:t>
        </w:r>
      </w:ins>
      <w:r w:rsidR="008445EE" w:rsidRPr="00F61043">
        <w:rPr>
          <w:highlight w:val="yellow"/>
          <w:rPrChange w:id="2686" w:author="Natasha Hardy" w:date="2021-11-29T18:33:00Z">
            <w:rPr/>
          </w:rPrChange>
        </w:rPr>
        <w:t xml:space="preserve"> technology</w:t>
      </w:r>
      <w:ins w:id="2687" w:author="Rebecca McIntosh" w:date="2021-10-28T12:07:00Z">
        <w:r w:rsidR="00F739B9" w:rsidRPr="00F61043">
          <w:rPr>
            <w:highlight w:val="yellow"/>
            <w:rPrChange w:id="2688" w:author="Natasha Hardy" w:date="2021-11-29T18:33:00Z">
              <w:rPr/>
            </w:rPrChange>
          </w:rPr>
          <w:t xml:space="preserve">, </w:t>
        </w:r>
      </w:ins>
      <w:ins w:id="2689" w:author="Natasha Hardy" w:date="2021-11-12T16:44:00Z">
        <w:r w:rsidR="003F3FBC" w:rsidRPr="00F61043">
          <w:rPr>
            <w:highlight w:val="yellow"/>
            <w:rPrChange w:id="2690" w:author="Natasha Hardy" w:date="2021-11-29T18:33:00Z">
              <w:rPr/>
            </w:rPrChange>
          </w:rPr>
          <w:t xml:space="preserve">and </w:t>
        </w:r>
      </w:ins>
      <w:ins w:id="2691" w:author="Rebecca McIntosh" w:date="2021-10-28T12:07:00Z">
        <w:del w:id="2692" w:author="Natasha Hardy" w:date="2021-11-12T16:44:00Z">
          <w:r w:rsidR="00F739B9" w:rsidRPr="00F61043" w:rsidDel="003F3FBC">
            <w:rPr>
              <w:highlight w:val="yellow"/>
              <w:rPrChange w:id="2693" w:author="Natasha Hardy" w:date="2021-11-29T18:33:00Z">
                <w:rPr/>
              </w:rPrChange>
            </w:rPr>
            <w:delText>which</w:delText>
          </w:r>
        </w:del>
      </w:ins>
      <w:del w:id="2694" w:author="Natasha Hardy" w:date="2021-11-12T16:44:00Z">
        <w:r w:rsidR="008445EE" w:rsidRPr="00F61043" w:rsidDel="003F3FBC">
          <w:rPr>
            <w:highlight w:val="yellow"/>
            <w:rPrChange w:id="2695" w:author="Natasha Hardy" w:date="2021-11-29T18:33:00Z">
              <w:rPr/>
            </w:rPrChange>
          </w:rPr>
          <w:delText xml:space="preserve"> and that </w:delText>
        </w:r>
      </w:del>
      <w:ins w:id="2696" w:author="Rebecca McIntosh" w:date="2021-10-28T12:07:00Z">
        <w:del w:id="2697" w:author="Natasha Hardy" w:date="2021-11-12T16:44:00Z">
          <w:r w:rsidR="00F739B9" w:rsidRPr="00F61043" w:rsidDel="003F3FBC">
            <w:rPr>
              <w:highlight w:val="yellow"/>
              <w:rPrChange w:id="2698" w:author="Natasha Hardy" w:date="2021-11-29T18:33:00Z">
                <w:rPr/>
              </w:rPrChange>
            </w:rPr>
            <w:delText xml:space="preserve"> </w:delText>
          </w:r>
        </w:del>
      </w:ins>
      <w:del w:id="2699" w:author="Natasha Hardy" w:date="2021-11-12T16:44:00Z">
        <w:r w:rsidR="008445EE" w:rsidRPr="00F61043" w:rsidDel="003F3FBC">
          <w:rPr>
            <w:highlight w:val="yellow"/>
            <w:rPrChange w:id="2700" w:author="Natasha Hardy" w:date="2021-11-29T18:33:00Z">
              <w:rPr/>
            </w:rPrChange>
          </w:rPr>
          <w:delText xml:space="preserve">could be </w:delText>
        </w:r>
      </w:del>
      <w:r w:rsidR="008445EE" w:rsidRPr="00F61043">
        <w:rPr>
          <w:highlight w:val="yellow"/>
          <w:rPrChange w:id="2701" w:author="Natasha Hardy" w:date="2021-11-29T18:33:00Z">
            <w:rPr/>
          </w:rPrChange>
        </w:rPr>
        <w:t xml:space="preserve">applied to large sample sizes and </w:t>
      </w:r>
      <w:del w:id="2702" w:author="Natasha Hardy" w:date="2021-11-12T16:45:00Z">
        <w:r w:rsidR="008445EE" w:rsidRPr="00F61043" w:rsidDel="003F3FBC">
          <w:rPr>
            <w:highlight w:val="yellow"/>
            <w:rPrChange w:id="2703" w:author="Natasha Hardy" w:date="2021-11-29T18:33:00Z">
              <w:rPr/>
            </w:rPrChange>
          </w:rPr>
          <w:delText>large numbers of</w:delText>
        </w:r>
      </w:del>
      <w:ins w:id="2704" w:author="Natasha Hardy" w:date="2021-11-12T16:45:00Z">
        <w:r w:rsidR="003F3FBC" w:rsidRPr="00F61043">
          <w:rPr>
            <w:highlight w:val="yellow"/>
            <w:rPrChange w:id="2705" w:author="Natasha Hardy" w:date="2021-11-29T18:33:00Z">
              <w:rPr/>
            </w:rPrChange>
          </w:rPr>
          <w:t>numerous</w:t>
        </w:r>
      </w:ins>
      <w:r w:rsidR="008445EE" w:rsidRPr="00F61043">
        <w:rPr>
          <w:highlight w:val="yellow"/>
          <w:rPrChange w:id="2706" w:author="Natasha Hardy" w:date="2021-11-29T18:33:00Z">
            <w:rPr/>
          </w:rPrChange>
        </w:rPr>
        <w:t xml:space="preserve"> predatory taxa</w:t>
      </w:r>
      <w:del w:id="2707" w:author="Rebecca McIntosh" w:date="2021-10-28T12:07:00Z">
        <w:r w:rsidR="008445EE" w:rsidRPr="00F61043" w:rsidDel="00F739B9">
          <w:rPr>
            <w:highlight w:val="yellow"/>
            <w:rPrChange w:id="2708" w:author="Natasha Hardy" w:date="2021-11-29T18:33:00Z">
              <w:rPr/>
            </w:rPrChange>
          </w:rPr>
          <w:delText>,</w:delText>
        </w:r>
      </w:del>
      <w:r w:rsidR="008445EE" w:rsidRPr="00F61043">
        <w:rPr>
          <w:highlight w:val="yellow"/>
          <w:rPrChange w:id="2709" w:author="Natasha Hardy" w:date="2021-11-29T18:33:00Z">
            <w:rPr/>
          </w:rPrChange>
        </w:rPr>
        <w:t xml:space="preserve"> for the detection of specific </w:t>
      </w:r>
      <w:r w:rsidR="00387848" w:rsidRPr="00F61043">
        <w:rPr>
          <w:highlight w:val="yellow"/>
          <w:rPrChange w:id="2710" w:author="Natasha Hardy" w:date="2021-11-29T18:33:00Z">
            <w:rPr/>
          </w:rPrChange>
        </w:rPr>
        <w:t>taxonomic groups</w:t>
      </w:r>
      <w:r w:rsidR="008445EE" w:rsidRPr="00F61043">
        <w:rPr>
          <w:highlight w:val="yellow"/>
          <w:rPrChange w:id="2711" w:author="Natasha Hardy" w:date="2021-11-29T18:33:00Z">
            <w:rPr/>
          </w:rPrChange>
        </w:rPr>
        <w:t xml:space="preserve"> of high conservation or commercial interest (</w:t>
      </w:r>
      <w:del w:id="2712" w:author="Natasha Hardy" w:date="2021-11-12T16:19:00Z">
        <w:r w:rsidR="008445EE" w:rsidRPr="00F61043" w:rsidDel="00E16C81">
          <w:rPr>
            <w:highlight w:val="yellow"/>
            <w:rPrChange w:id="2713" w:author="Natasha Hardy" w:date="2021-11-29T18:33:00Z">
              <w:rPr/>
            </w:rPrChange>
          </w:rPr>
          <w:delText xml:space="preserve">Fox et al., 2012; </w:delText>
        </w:r>
      </w:del>
      <w:del w:id="2714" w:author="Natasha Hardy" w:date="2021-11-12T16:37:00Z">
        <w:r w:rsidR="008445EE" w:rsidRPr="00F61043" w:rsidDel="008D6C15">
          <w:rPr>
            <w:highlight w:val="yellow"/>
            <w:rPrChange w:id="2715" w:author="Natasha Hardy" w:date="2021-11-29T18:33:00Z">
              <w:rPr/>
            </w:rPrChange>
          </w:rPr>
          <w:delText xml:space="preserve">Hunter </w:delText>
        </w:r>
      </w:del>
      <w:ins w:id="2716" w:author="Natasha Hardy" w:date="2021-11-12T16:37:00Z">
        <w:r w:rsidR="008D6C15" w:rsidRPr="00F61043">
          <w:rPr>
            <w:highlight w:val="yellow"/>
            <w:rPrChange w:id="2717" w:author="Natasha Hardy" w:date="2021-11-29T18:33:00Z">
              <w:rPr/>
            </w:rPrChange>
          </w:rPr>
          <w:t xml:space="preserve">Fox </w:t>
        </w:r>
      </w:ins>
      <w:r w:rsidR="008445EE" w:rsidRPr="00F61043">
        <w:rPr>
          <w:highlight w:val="yellow"/>
          <w:rPrChange w:id="2718" w:author="Natasha Hardy" w:date="2021-11-29T18:33:00Z">
            <w:rPr/>
          </w:rPrChange>
        </w:rPr>
        <w:t>et al., 2012</w:t>
      </w:r>
      <w:del w:id="2719" w:author="Natasha Hardy" w:date="2021-11-12T16:37:00Z">
        <w:r w:rsidR="008445EE" w:rsidRPr="00F61043" w:rsidDel="008D6C15">
          <w:rPr>
            <w:highlight w:val="yellow"/>
            <w:rPrChange w:id="2720" w:author="Natasha Hardy" w:date="2021-11-29T18:33:00Z">
              <w:rPr/>
            </w:rPrChange>
          </w:rPr>
          <w:delText>; Schreier et al., 2016</w:delText>
        </w:r>
      </w:del>
      <w:r w:rsidR="008445EE" w:rsidRPr="00F61043">
        <w:rPr>
          <w:highlight w:val="yellow"/>
          <w:rPrChange w:id="2721" w:author="Natasha Hardy" w:date="2021-11-29T18:33:00Z">
            <w:rPr/>
          </w:rPrChange>
        </w:rPr>
        <w:t xml:space="preserve">). </w:t>
      </w:r>
      <w:ins w:id="2722" w:author="Natasha Hardy" w:date="2021-11-12T16:14:00Z">
        <w:r w:rsidR="00F50503" w:rsidRPr="00F61043">
          <w:rPr>
            <w:highlight w:val="yellow"/>
            <w:rPrChange w:id="2723" w:author="Natasha Hardy" w:date="2021-11-29T18:33:00Z">
              <w:rPr/>
            </w:rPrChange>
          </w:rPr>
          <w:t>It is possible to estimate c</w:t>
        </w:r>
      </w:ins>
      <w:ins w:id="2724" w:author="Natasha Hardy" w:date="2021-11-12T16:12:00Z">
        <w:r w:rsidR="00F50503" w:rsidRPr="00F61043">
          <w:rPr>
            <w:highlight w:val="yellow"/>
            <w:rPrChange w:id="2725" w:author="Natasha Hardy" w:date="2021-11-29T18:33:00Z">
              <w:rPr/>
            </w:rPrChange>
          </w:rPr>
          <w:t xml:space="preserve">onsumed </w:t>
        </w:r>
      </w:ins>
      <w:ins w:id="2726" w:author="Natasha Hardy" w:date="2021-11-12T16:14:00Z">
        <w:r w:rsidR="00F50503" w:rsidRPr="00F61043">
          <w:rPr>
            <w:highlight w:val="yellow"/>
            <w:rPrChange w:id="2727" w:author="Natasha Hardy" w:date="2021-11-29T18:33:00Z">
              <w:rPr/>
            </w:rPrChange>
          </w:rPr>
          <w:t xml:space="preserve">prey </w:t>
        </w:r>
      </w:ins>
      <w:ins w:id="2728" w:author="Natasha Hardy" w:date="2021-11-12T16:12:00Z">
        <w:r w:rsidR="00F50503" w:rsidRPr="00F61043">
          <w:rPr>
            <w:highlight w:val="yellow"/>
            <w:rPrChange w:id="2729" w:author="Natasha Hardy" w:date="2021-11-29T18:33:00Z">
              <w:rPr/>
            </w:rPrChange>
          </w:rPr>
          <w:t xml:space="preserve">biomass information </w:t>
        </w:r>
      </w:ins>
      <w:ins w:id="2730" w:author="Natasha Hardy" w:date="2021-11-12T16:14:00Z">
        <w:r w:rsidR="00F50503" w:rsidRPr="00F61043">
          <w:rPr>
            <w:highlight w:val="yellow"/>
            <w:rPrChange w:id="2731" w:author="Natasha Hardy" w:date="2021-11-29T18:33:00Z">
              <w:rPr/>
            </w:rPrChange>
          </w:rPr>
          <w:t>by</w:t>
        </w:r>
      </w:ins>
      <w:ins w:id="2732" w:author="Natasha Hardy" w:date="2021-11-12T16:12:00Z">
        <w:r w:rsidR="00F50503" w:rsidRPr="00F61043">
          <w:rPr>
            <w:highlight w:val="yellow"/>
            <w:rPrChange w:id="2733" w:author="Natasha Hardy" w:date="2021-11-29T18:33:00Z">
              <w:rPr/>
            </w:rPrChange>
          </w:rPr>
          <w:t xml:space="preserve"> developing </w:t>
        </w:r>
        <w:r w:rsidR="00F50503" w:rsidRPr="00F61043">
          <w:rPr>
            <w:color w:val="000000"/>
            <w:highlight w:val="yellow"/>
            <w:rPrChange w:id="2734" w:author="Natasha Hardy" w:date="2021-11-29T18:33:00Z">
              <w:rPr>
                <w:color w:val="000000"/>
              </w:rPr>
            </w:rPrChange>
          </w:rPr>
          <w:t xml:space="preserve">DNA-to-tissue-based correction factors </w:t>
        </w:r>
        <w:r w:rsidR="00F50503" w:rsidRPr="00F61043">
          <w:rPr>
            <w:highlight w:val="yellow"/>
            <w:rPrChange w:id="2735" w:author="Natasha Hardy" w:date="2021-11-29T18:33:00Z">
              <w:rPr/>
            </w:rPrChange>
          </w:rPr>
          <w:t>(Thomas et al., 2014)</w:t>
        </w:r>
        <w:r w:rsidR="00F50503" w:rsidRPr="00F61043">
          <w:rPr>
            <w:color w:val="000000"/>
            <w:highlight w:val="yellow"/>
            <w:rPrChange w:id="2736" w:author="Natasha Hardy" w:date="2021-11-29T18:33:00Z">
              <w:rPr>
                <w:color w:val="000000"/>
              </w:rPr>
            </w:rPrChange>
          </w:rPr>
          <w:t>.</w:t>
        </w:r>
        <w:r w:rsidR="00F50503">
          <w:rPr>
            <w:color w:val="000000"/>
          </w:rPr>
          <w:t xml:space="preserve"> </w:t>
        </w:r>
      </w:ins>
      <w:ins w:id="2737" w:author="Rebecca McIntosh" w:date="2021-10-28T15:02:00Z">
        <w:del w:id="2738" w:author="Natasha Hardy" w:date="2021-11-12T16:07:00Z">
          <w:r w:rsidR="00E67A74" w:rsidDel="00F50503">
            <w:delText xml:space="preserve">For example, </w:delText>
          </w:r>
        </w:del>
      </w:ins>
      <w:del w:id="2739" w:author="Natasha Hardy" w:date="2021-11-12T16:07:00Z">
        <w:r w:rsidR="008445EE" w:rsidDel="00F50503">
          <w:delText xml:space="preserve">Skaala et al. (2014) used genetic techniques not only to identify the prey species of interest, but also used several microsatellite markers to identify the origin of prey stock at high spatial resolution. </w:delText>
        </w:r>
      </w:del>
    </w:p>
    <w:p w14:paraId="5D514A9D" w14:textId="04808271" w:rsidR="00F50503" w:rsidRDefault="00F50503" w:rsidP="00F50503">
      <w:pPr>
        <w:ind w:firstLine="720"/>
        <w:rPr>
          <w:ins w:id="2740" w:author="Natasha Hardy" w:date="2021-11-12T16:06:00Z"/>
          <w:color w:val="000000"/>
        </w:rPr>
      </w:pPr>
      <w:ins w:id="2741" w:author="Natasha Hardy" w:date="2021-11-12T16:06:00Z">
        <w:r>
          <w:t>While</w:t>
        </w:r>
        <w:r>
          <w:rPr>
            <w:color w:val="000000"/>
          </w:rPr>
          <w:t xml:space="preserve"> both </w:t>
        </w:r>
      </w:ins>
      <w:ins w:id="2742" w:author="Natasha Hardy" w:date="2021-11-13T12:09:00Z">
        <w:r w:rsidR="00D57AEF">
          <w:rPr>
            <w:color w:val="000000"/>
          </w:rPr>
          <w:t>methods provided</w:t>
        </w:r>
      </w:ins>
      <w:ins w:id="2743" w:author="Natasha Hardy" w:date="2021-11-12T16:06:00Z">
        <w:r>
          <w:rPr>
            <w:color w:val="000000"/>
          </w:rPr>
          <w:t xml:space="preserve"> statistically</w:t>
        </w:r>
      </w:ins>
      <w:ins w:id="2744" w:author="Natasha Hardy" w:date="2021-11-13T12:02:00Z">
        <w:r w:rsidR="00927061">
          <w:rPr>
            <w:color w:val="000000"/>
          </w:rPr>
          <w:t xml:space="preserve"> similar</w:t>
        </w:r>
      </w:ins>
      <w:ins w:id="2745" w:author="Natasha Hardy" w:date="2021-11-13T12:09:00Z">
        <w:r w:rsidR="00D57AEF">
          <w:rPr>
            <w:color w:val="000000"/>
          </w:rPr>
          <w:t xml:space="preserve"> results</w:t>
        </w:r>
      </w:ins>
      <w:ins w:id="2746" w:author="Natasha Hardy" w:date="2021-11-12T16:06:00Z">
        <w:r>
          <w:rPr>
            <w:color w:val="000000"/>
          </w:rPr>
          <w:t>,</w:t>
        </w:r>
      </w:ins>
      <w:ins w:id="2747" w:author="Natasha Hardy" w:date="2021-11-13T12:02:00Z">
        <w:r w:rsidR="00927061">
          <w:rPr>
            <w:color w:val="000000"/>
          </w:rPr>
          <w:t xml:space="preserve"> w</w:t>
        </w:r>
      </w:ins>
      <w:ins w:id="2748" w:author="Natasha Hardy" w:date="2021-11-13T12:03:00Z">
        <w:r w:rsidR="00927061">
          <w:rPr>
            <w:color w:val="000000"/>
          </w:rPr>
          <w:t>e emphasize that these represent quasi-independent assays of predation</w:t>
        </w:r>
      </w:ins>
      <w:ins w:id="2749" w:author="Natasha Hardy" w:date="2021-11-13T12:04:00Z">
        <w:r w:rsidR="00927061">
          <w:rPr>
            <w:color w:val="000000"/>
          </w:rPr>
          <w:t>, complementary</w:t>
        </w:r>
      </w:ins>
      <w:ins w:id="2750" w:author="Natasha Hardy" w:date="2021-11-13T12:03:00Z">
        <w:r w:rsidR="00927061">
          <w:rPr>
            <w:color w:val="000000"/>
          </w:rPr>
          <w:t xml:space="preserve"> </w:t>
        </w:r>
      </w:ins>
      <w:ins w:id="2751" w:author="Natasha Hardy" w:date="2021-11-13T12:04:00Z">
        <w:r w:rsidR="00927061">
          <w:rPr>
            <w:color w:val="000000"/>
          </w:rPr>
          <w:t>but not</w:t>
        </w:r>
      </w:ins>
      <w:ins w:id="2752" w:author="Natasha Hardy" w:date="2021-11-13T12:03:00Z">
        <w:r w:rsidR="00927061">
          <w:rPr>
            <w:color w:val="000000"/>
          </w:rPr>
          <w:t xml:space="preserve"> additive.</w:t>
        </w:r>
      </w:ins>
      <w:ins w:id="2753" w:author="Natasha Hardy" w:date="2021-11-12T16:06:00Z">
        <w:r>
          <w:rPr>
            <w:color w:val="000000"/>
          </w:rPr>
          <w:t xml:space="preserve"> </w:t>
        </w:r>
      </w:ins>
      <w:ins w:id="2754" w:author="Natasha Hardy" w:date="2021-11-13T12:09:00Z">
        <w:r w:rsidR="00D57AEF">
          <w:rPr>
            <w:color w:val="000000"/>
          </w:rPr>
          <w:t>S</w:t>
        </w:r>
      </w:ins>
      <w:ins w:id="2755" w:author="Natasha Hardy" w:date="2021-11-12T16:06:00Z">
        <w:r w:rsidRPr="00241FDB">
          <w:rPr>
            <w:color w:val="000000"/>
            <w:rPrChange w:id="2756" w:author="Natasha Hardy" w:date="2021-11-12T15:42:00Z">
              <w:rPr>
                <w:color w:val="000000"/>
                <w:highlight w:val="green"/>
              </w:rPr>
            </w:rPrChange>
          </w:rPr>
          <w:t xml:space="preserve">eabirds hard-parts </w:t>
        </w:r>
      </w:ins>
      <w:proofErr w:type="gramStart"/>
      <w:ins w:id="2757" w:author="Natasha Hardy" w:date="2021-11-13T12:10:00Z">
        <w:r w:rsidR="00D57AEF">
          <w:rPr>
            <w:color w:val="000000"/>
          </w:rPr>
          <w:t xml:space="preserve">occurred </w:t>
        </w:r>
      </w:ins>
      <w:ins w:id="2758" w:author="Natasha Hardy" w:date="2021-11-12T16:06:00Z">
        <w:r w:rsidRPr="00241FDB">
          <w:rPr>
            <w:color w:val="000000"/>
            <w:rPrChange w:id="2759" w:author="Natasha Hardy" w:date="2021-11-12T15:42:00Z">
              <w:rPr>
                <w:color w:val="000000"/>
                <w:highlight w:val="green"/>
              </w:rPr>
            </w:rPrChange>
          </w:rPr>
          <w:t xml:space="preserve"> in</w:t>
        </w:r>
        <w:proofErr w:type="gramEnd"/>
        <w:r w:rsidRPr="00241FDB">
          <w:rPr>
            <w:color w:val="000000"/>
            <w:rPrChange w:id="2760" w:author="Natasha Hardy" w:date="2021-11-12T15:42:00Z">
              <w:rPr>
                <w:color w:val="000000"/>
                <w:highlight w:val="green"/>
              </w:rPr>
            </w:rPrChange>
          </w:rPr>
          <w:t xml:space="preserve"> more samples (n = 2</w:t>
        </w:r>
        <w:r>
          <w:rPr>
            <w:color w:val="000000"/>
          </w:rPr>
          <w:t>9</w:t>
        </w:r>
        <w:r w:rsidRPr="00241FDB">
          <w:rPr>
            <w:color w:val="000000"/>
            <w:rPrChange w:id="2761" w:author="Natasha Hardy" w:date="2021-11-12T15:42:00Z">
              <w:rPr>
                <w:color w:val="000000"/>
                <w:highlight w:val="green"/>
              </w:rPr>
            </w:rPrChange>
          </w:rPr>
          <w:t xml:space="preserve">), than their DNA (n = 21), and </w:t>
        </w:r>
      </w:ins>
      <w:ins w:id="2762" w:author="Natasha Hardy" w:date="2021-11-13T12:10:00Z">
        <w:r w:rsidR="00D57AEF">
          <w:rPr>
            <w:color w:val="000000"/>
          </w:rPr>
          <w:t xml:space="preserve">both types of remains for </w:t>
        </w:r>
      </w:ins>
      <w:ins w:id="2763" w:author="Natasha Hardy" w:date="2021-11-12T16:06:00Z">
        <w:r w:rsidRPr="00241FDB">
          <w:rPr>
            <w:color w:val="000000"/>
            <w:rPrChange w:id="2764" w:author="Natasha Hardy" w:date="2021-11-12T15:42:00Z">
              <w:rPr>
                <w:color w:val="000000"/>
                <w:highlight w:val="green"/>
              </w:rPr>
            </w:rPrChange>
          </w:rPr>
          <w:t>the same prey taxa were detected simultaneously by both methods in only 10 samples</w:t>
        </w:r>
        <w:r w:rsidRPr="00241FDB">
          <w:rPr>
            <w:color w:val="000000"/>
          </w:rPr>
          <w:t>.</w:t>
        </w:r>
        <w:r>
          <w:rPr>
            <w:color w:val="000000"/>
          </w:rPr>
          <w:t xml:space="preserve"> </w:t>
        </w:r>
      </w:ins>
      <w:ins w:id="2765" w:author="Natasha Hardy" w:date="2021-11-12T16:45:00Z">
        <w:r w:rsidR="003F3FBC">
          <w:rPr>
            <w:color w:val="000000"/>
          </w:rPr>
          <w:t>D</w:t>
        </w:r>
      </w:ins>
      <w:ins w:id="2766" w:author="Natasha Hardy" w:date="2021-11-12T16:06:00Z">
        <w:r>
          <w:rPr>
            <w:color w:val="000000"/>
          </w:rPr>
          <w:t>ifferen</w:t>
        </w:r>
      </w:ins>
      <w:ins w:id="2767" w:author="Natasha Hardy" w:date="2021-11-13T12:12:00Z">
        <w:r w:rsidR="006136C1">
          <w:rPr>
            <w:color w:val="000000"/>
          </w:rPr>
          <w:t>t</w:t>
        </w:r>
      </w:ins>
      <w:ins w:id="2768" w:author="Natasha Hardy" w:date="2021-11-12T16:06:00Z">
        <w:r>
          <w:rPr>
            <w:color w:val="000000"/>
          </w:rPr>
          <w:t xml:space="preserve"> detection rates between these methods are common across a broad range of predator and prey taxa (</w:t>
        </w:r>
        <w:proofErr w:type="spellStart"/>
        <w:r>
          <w:rPr>
            <w:color w:val="000000"/>
          </w:rPr>
          <w:t>Tollit</w:t>
        </w:r>
        <w:proofErr w:type="spellEnd"/>
        <w:r>
          <w:rPr>
            <w:color w:val="000000"/>
          </w:rPr>
          <w:t xml:space="preserve"> et al., 2009; </w:t>
        </w:r>
        <w:proofErr w:type="spellStart"/>
        <w:r>
          <w:rPr>
            <w:color w:val="000000"/>
          </w:rPr>
          <w:t>Zarzoso</w:t>
        </w:r>
        <w:proofErr w:type="spellEnd"/>
        <w:r>
          <w:rPr>
            <w:color w:val="000000"/>
          </w:rPr>
          <w:t xml:space="preserve">-Lacoste et al., 2013; Mumma et al., 2016). Many methodological and biological factors differentially affect the recovery of </w:t>
        </w:r>
        <w:r>
          <w:rPr>
            <w:color w:val="000000"/>
          </w:rPr>
          <w:lastRenderedPageBreak/>
          <w:t>diagnostic genetic and morphological materials. In another pinniped species, prey soft tissues may have a gut passage rate of 48 hours</w:t>
        </w:r>
      </w:ins>
      <w:ins w:id="2769" w:author="Natasha Hardy" w:date="2021-11-12T16:23:00Z">
        <w:r w:rsidR="00E16C81">
          <w:rPr>
            <w:color w:val="000000"/>
          </w:rPr>
          <w:t xml:space="preserve"> compared to 7 days for</w:t>
        </w:r>
      </w:ins>
      <w:ins w:id="2770" w:author="Natasha Hardy" w:date="2021-11-12T16:06:00Z">
        <w:r>
          <w:rPr>
            <w:color w:val="000000"/>
          </w:rPr>
          <w:t xml:space="preserve"> </w:t>
        </w:r>
        <w:proofErr w:type="gramStart"/>
        <w:r>
          <w:rPr>
            <w:color w:val="000000"/>
          </w:rPr>
          <w:t>hard-parts</w:t>
        </w:r>
        <w:proofErr w:type="gramEnd"/>
        <w:r>
          <w:rPr>
            <w:color w:val="000000"/>
          </w:rPr>
          <w:t xml:space="preserve"> (</w:t>
        </w:r>
        <w:proofErr w:type="spellStart"/>
        <w:r>
          <w:rPr>
            <w:color w:val="000000"/>
          </w:rPr>
          <w:t>Tollit</w:t>
        </w:r>
        <w:proofErr w:type="spellEnd"/>
        <w:r>
          <w:rPr>
            <w:color w:val="000000"/>
          </w:rPr>
          <w:t xml:space="preserve"> et al., 2009). </w:t>
        </w:r>
      </w:ins>
      <w:ins w:id="2771" w:author="Natasha Hardy" w:date="2021-11-13T12:13:00Z">
        <w:r w:rsidR="006136C1">
          <w:rPr>
            <w:color w:val="000000"/>
          </w:rPr>
          <w:t>S</w:t>
        </w:r>
      </w:ins>
      <w:ins w:id="2772" w:author="Natasha Hardy" w:date="2021-11-12T16:23:00Z">
        <w:r w:rsidR="00E16C81">
          <w:rPr>
            <w:color w:val="000000"/>
          </w:rPr>
          <w:t xml:space="preserve">oft tissues </w:t>
        </w:r>
      </w:ins>
      <w:ins w:id="2773" w:author="Natasha Hardy" w:date="2021-11-12T16:06:00Z">
        <w:r>
          <w:rPr>
            <w:color w:val="000000"/>
          </w:rPr>
          <w:t xml:space="preserve">may </w:t>
        </w:r>
      </w:ins>
      <w:ins w:id="2774" w:author="Natasha Hardy" w:date="2021-11-12T16:24:00Z">
        <w:r w:rsidR="00E16C81">
          <w:rPr>
            <w:color w:val="000000"/>
          </w:rPr>
          <w:t xml:space="preserve">contain </w:t>
        </w:r>
      </w:ins>
      <w:ins w:id="2775" w:author="Natasha Hardy" w:date="2021-11-12T16:25:00Z">
        <w:r w:rsidR="00B773BE">
          <w:rPr>
            <w:color w:val="000000"/>
          </w:rPr>
          <w:t xml:space="preserve">greater </w:t>
        </w:r>
      </w:ins>
      <w:ins w:id="2776" w:author="Natasha Hardy" w:date="2021-11-13T12:13:00Z">
        <w:r w:rsidR="006136C1">
          <w:rPr>
            <w:color w:val="000000"/>
          </w:rPr>
          <w:t xml:space="preserve">DNA </w:t>
        </w:r>
      </w:ins>
      <w:ins w:id="2777" w:author="Natasha Hardy" w:date="2021-11-12T16:25:00Z">
        <w:r w:rsidR="00B773BE">
          <w:rPr>
            <w:color w:val="000000"/>
          </w:rPr>
          <w:t xml:space="preserve">quantities </w:t>
        </w:r>
      </w:ins>
      <w:ins w:id="2778" w:author="Natasha Hardy" w:date="2021-11-13T12:13:00Z">
        <w:r w:rsidR="006136C1">
          <w:rPr>
            <w:color w:val="000000"/>
          </w:rPr>
          <w:t>and concentrations</w:t>
        </w:r>
      </w:ins>
      <w:ins w:id="2779" w:author="Natasha Hardy" w:date="2021-11-12T16:25:00Z">
        <w:r w:rsidR="00B773BE">
          <w:rPr>
            <w:color w:val="000000"/>
          </w:rPr>
          <w:t>, particularly mitochondrial</w:t>
        </w:r>
      </w:ins>
      <w:ins w:id="2780" w:author="Natasha Hardy" w:date="2021-11-12T16:27:00Z">
        <w:r w:rsidR="00B773BE">
          <w:rPr>
            <w:color w:val="000000"/>
          </w:rPr>
          <w:t xml:space="preserve"> (Mumma et al., 2016; </w:t>
        </w:r>
        <w:proofErr w:type="spellStart"/>
        <w:r w:rsidR="00B773BE">
          <w:rPr>
            <w:color w:val="000000"/>
          </w:rPr>
          <w:t>Granquist</w:t>
        </w:r>
        <w:proofErr w:type="spellEnd"/>
        <w:r w:rsidR="00B773BE">
          <w:rPr>
            <w:color w:val="000000"/>
          </w:rPr>
          <w:t xml:space="preserve"> et al., 2018)</w:t>
        </w:r>
      </w:ins>
      <w:ins w:id="2781" w:author="Natasha Hardy" w:date="2021-11-12T16:25:00Z">
        <w:r w:rsidR="00B773BE">
          <w:rPr>
            <w:color w:val="000000"/>
          </w:rPr>
          <w:t xml:space="preserve">, and could </w:t>
        </w:r>
      </w:ins>
      <w:ins w:id="2782" w:author="Natasha Hardy" w:date="2021-11-12T16:06:00Z">
        <w:r>
          <w:rPr>
            <w:color w:val="000000"/>
          </w:rPr>
          <w:t xml:space="preserve">be </w:t>
        </w:r>
      </w:ins>
      <w:ins w:id="2783" w:author="Natasha Hardy" w:date="2021-11-12T16:25:00Z">
        <w:r w:rsidR="00B773BE">
          <w:rPr>
            <w:color w:val="000000"/>
          </w:rPr>
          <w:t>preferentially</w:t>
        </w:r>
      </w:ins>
      <w:ins w:id="2784" w:author="Natasha Hardy" w:date="2021-11-12T16:06:00Z">
        <w:r>
          <w:rPr>
            <w:color w:val="000000"/>
          </w:rPr>
          <w:t xml:space="preserve"> amplified compared to </w:t>
        </w:r>
      </w:ins>
      <w:ins w:id="2785" w:author="Natasha Hardy" w:date="2021-11-12T16:26:00Z">
        <w:r w:rsidR="00B773BE">
          <w:rPr>
            <w:color w:val="000000"/>
          </w:rPr>
          <w:t xml:space="preserve">scarcer </w:t>
        </w:r>
      </w:ins>
      <w:ins w:id="2786" w:author="Natasha Hardy" w:date="2021-11-12T16:06:00Z">
        <w:r>
          <w:rPr>
            <w:color w:val="000000"/>
          </w:rPr>
          <w:t xml:space="preserve">DNA available from </w:t>
        </w:r>
        <w:proofErr w:type="gramStart"/>
        <w:r>
          <w:rPr>
            <w:color w:val="000000"/>
          </w:rPr>
          <w:t>hard-parts</w:t>
        </w:r>
        <w:proofErr w:type="gramEnd"/>
        <w:r>
          <w:rPr>
            <w:color w:val="000000"/>
          </w:rPr>
          <w:t xml:space="preserve">, </w:t>
        </w:r>
      </w:ins>
      <w:ins w:id="2787" w:author="Natasha Hardy" w:date="2021-11-12T16:28:00Z">
        <w:r w:rsidR="00B773BE">
          <w:rPr>
            <w:color w:val="000000"/>
          </w:rPr>
          <w:t xml:space="preserve">(i.e., </w:t>
        </w:r>
      </w:ins>
      <w:ins w:id="2788" w:author="Natasha Hardy" w:date="2021-11-12T16:06:00Z">
        <w:r>
          <w:rPr>
            <w:color w:val="000000"/>
          </w:rPr>
          <w:t>feather, fur or bone</w:t>
        </w:r>
      </w:ins>
      <w:ins w:id="2789" w:author="Natasha Hardy" w:date="2021-11-12T16:28:00Z">
        <w:r w:rsidR="00B773BE">
          <w:rPr>
            <w:color w:val="000000"/>
          </w:rPr>
          <w:t xml:space="preserve">). </w:t>
        </w:r>
      </w:ins>
      <w:ins w:id="2790" w:author="Natasha Hardy" w:date="2021-11-12T16:06:00Z">
        <w:r>
          <w:rPr>
            <w:color w:val="000000"/>
          </w:rPr>
          <w:t>DNA from the</w:t>
        </w:r>
      </w:ins>
      <w:ins w:id="2791" w:author="Natasha Hardy" w:date="2021-11-12T16:21:00Z">
        <w:r w:rsidR="00E16C81">
          <w:rPr>
            <w:color w:val="000000"/>
          </w:rPr>
          <w:t xml:space="preserve">se </w:t>
        </w:r>
        <w:proofErr w:type="spellStart"/>
        <w:r w:rsidR="00E16C81">
          <w:rPr>
            <w:color w:val="000000"/>
          </w:rPr>
          <w:t>c</w:t>
        </w:r>
      </w:ins>
      <w:ins w:id="2792" w:author="Natasha Hardy" w:date="2021-11-12T16:06:00Z">
        <w:r>
          <w:rPr>
            <w:color w:val="000000"/>
          </w:rPr>
          <w:t>hitinised</w:t>
        </w:r>
        <w:proofErr w:type="spellEnd"/>
        <w:r>
          <w:rPr>
            <w:color w:val="000000"/>
          </w:rPr>
          <w:t xml:space="preserve"> or keratinized tissues </w:t>
        </w:r>
      </w:ins>
      <w:ins w:id="2793" w:author="Natasha Hardy" w:date="2021-11-12T16:21:00Z">
        <w:r w:rsidR="00E16C81">
          <w:rPr>
            <w:color w:val="000000"/>
          </w:rPr>
          <w:t>is</w:t>
        </w:r>
      </w:ins>
      <w:ins w:id="2794" w:author="Natasha Hardy" w:date="2021-11-12T16:06:00Z">
        <w:r>
          <w:rPr>
            <w:color w:val="000000"/>
          </w:rPr>
          <w:t xml:space="preserve"> of poor quality</w:t>
        </w:r>
      </w:ins>
      <w:ins w:id="2795" w:author="Natasha Hardy" w:date="2021-11-12T16:22:00Z">
        <w:r w:rsidR="00E16C81">
          <w:rPr>
            <w:color w:val="000000"/>
          </w:rPr>
          <w:t xml:space="preserve"> and</w:t>
        </w:r>
      </w:ins>
      <w:ins w:id="2796" w:author="Natasha Hardy" w:date="2021-11-12T16:06:00Z">
        <w:r>
          <w:rPr>
            <w:color w:val="000000"/>
          </w:rPr>
          <w:t xml:space="preserve"> requires a different process </w:t>
        </w:r>
      </w:ins>
      <w:ins w:id="2797" w:author="Natasha Hardy" w:date="2021-11-13T12:13:00Z">
        <w:r w:rsidR="006136C1">
          <w:rPr>
            <w:color w:val="000000"/>
          </w:rPr>
          <w:t>for extraction</w:t>
        </w:r>
      </w:ins>
      <w:ins w:id="2798" w:author="Natasha Hardy" w:date="2021-11-12T16:06:00Z">
        <w:r>
          <w:rPr>
            <w:color w:val="000000"/>
          </w:rPr>
          <w:t xml:space="preserve"> (McDonald &amp; Griffith, 2011, </w:t>
        </w:r>
        <w:proofErr w:type="spellStart"/>
        <w:r>
          <w:rPr>
            <w:color w:val="000000"/>
          </w:rPr>
          <w:t>Zarzoso</w:t>
        </w:r>
        <w:proofErr w:type="spellEnd"/>
        <w:r>
          <w:rPr>
            <w:color w:val="000000"/>
          </w:rPr>
          <w:t xml:space="preserve">-Lacoste et al., 2013; </w:t>
        </w:r>
        <w:proofErr w:type="spellStart"/>
        <w:r>
          <w:rPr>
            <w:color w:val="000000"/>
          </w:rPr>
          <w:t>Rothe</w:t>
        </w:r>
        <w:proofErr w:type="spellEnd"/>
        <w:r>
          <w:rPr>
            <w:color w:val="000000"/>
          </w:rPr>
          <w:t xml:space="preserve"> &amp; Nagy, 2016). Typically, studies report higher detection rates from genetic assays compared to morphological analyses (</w:t>
        </w:r>
        <w:proofErr w:type="spellStart"/>
        <w:r>
          <w:rPr>
            <w:color w:val="000000"/>
          </w:rPr>
          <w:t>Egeter</w:t>
        </w:r>
        <w:proofErr w:type="spellEnd"/>
        <w:r>
          <w:rPr>
            <w:color w:val="000000"/>
          </w:rPr>
          <w:t xml:space="preserve"> et al., 2015; Mumma et al., 2016), but the lower detection rates here are consistent with other pinniped studies (</w:t>
        </w:r>
        <w:proofErr w:type="spellStart"/>
        <w:r>
          <w:rPr>
            <w:color w:val="000000"/>
          </w:rPr>
          <w:t>Tollit</w:t>
        </w:r>
        <w:proofErr w:type="spellEnd"/>
        <w:r>
          <w:rPr>
            <w:color w:val="000000"/>
          </w:rPr>
          <w:t xml:space="preserve"> et al., 2009)</w:t>
        </w:r>
      </w:ins>
      <w:ins w:id="2799" w:author="Natasha Hardy" w:date="2021-11-12T16:29:00Z">
        <w:r w:rsidR="00B773BE">
          <w:rPr>
            <w:color w:val="000000"/>
          </w:rPr>
          <w:t xml:space="preserve"> and with </w:t>
        </w:r>
      </w:ins>
      <w:ins w:id="2800" w:author="Natasha Hardy" w:date="2021-11-12T16:30:00Z">
        <w:r w:rsidR="00B773BE">
          <w:rPr>
            <w:color w:val="000000"/>
          </w:rPr>
          <w:t xml:space="preserve">over-representation of feathers across fur seal scats (Goldsworthy et al., 2019), explaining the higher detection rate from these </w:t>
        </w:r>
        <w:proofErr w:type="gramStart"/>
        <w:r w:rsidR="00B773BE">
          <w:rPr>
            <w:color w:val="000000"/>
          </w:rPr>
          <w:t>hard-parts</w:t>
        </w:r>
        <w:proofErr w:type="gramEnd"/>
        <w:r w:rsidR="00B773BE">
          <w:rPr>
            <w:color w:val="000000"/>
          </w:rPr>
          <w:t>.</w:t>
        </w:r>
      </w:ins>
    </w:p>
    <w:p w14:paraId="1C28EDDD" w14:textId="00634ACF" w:rsidR="00F50503" w:rsidRPr="006136C1" w:rsidDel="00927061" w:rsidRDefault="006136C1" w:rsidP="00F50503">
      <w:pPr>
        <w:ind w:firstLine="720"/>
        <w:rPr>
          <w:del w:id="2801" w:author="Natasha Hardy" w:date="2021-11-13T12:06:00Z"/>
        </w:rPr>
      </w:pPr>
      <w:ins w:id="2802" w:author="Natasha Hardy" w:date="2021-11-13T12:15:00Z">
        <w:r w:rsidRPr="006136C1">
          <w:rPr>
            <w:color w:val="000000"/>
            <w:rPrChange w:id="2803" w:author="Natasha Hardy" w:date="2021-11-13T12:17:00Z">
              <w:rPr>
                <w:color w:val="000000"/>
                <w:highlight w:val="lightGray"/>
              </w:rPr>
            </w:rPrChange>
          </w:rPr>
          <w:t xml:space="preserve">We demonstrate </w:t>
        </w:r>
        <w:r w:rsidRPr="006136C1">
          <w:rPr>
            <w:rPrChange w:id="2804" w:author="Natasha Hardy" w:date="2021-11-13T12:17:00Z">
              <w:rPr>
                <w:highlight w:val="lightGray"/>
              </w:rPr>
            </w:rPrChange>
          </w:rPr>
          <w:t xml:space="preserve">significant advantages from DNA-based methods compared to morphological diet analysis for wildlife conflict surveillance and impact assessment between species of conservation priority. </w:t>
        </w:r>
      </w:ins>
      <w:ins w:id="2805" w:author="Natasha Hardy" w:date="2021-11-13T12:16:00Z">
        <w:r w:rsidRPr="006136C1">
          <w:rPr>
            <w:rPrChange w:id="2806" w:author="Natasha Hardy" w:date="2021-11-13T12:17:00Z">
              <w:rPr>
                <w:highlight w:val="lightGray"/>
              </w:rPr>
            </w:rPrChange>
          </w:rPr>
          <w:t xml:space="preserve">In addition to providing more quantitative information, </w:t>
        </w:r>
      </w:ins>
      <w:ins w:id="2807" w:author="Natasha Hardy" w:date="2021-11-13T12:15:00Z">
        <w:r w:rsidRPr="006136C1">
          <w:rPr>
            <w:rPrChange w:id="2808" w:author="Natasha Hardy" w:date="2021-11-13T12:17:00Z">
              <w:rPr>
                <w:highlight w:val="lightGray"/>
              </w:rPr>
            </w:rPrChange>
          </w:rPr>
          <w:t>DNA-based methods are highly modular and transferable across systems and offer vast potential for technological and methodological improvements over traditional morphological diet assays.</w:t>
        </w:r>
        <w:r w:rsidRPr="006136C1">
          <w:t xml:space="preserve"> </w:t>
        </w:r>
      </w:ins>
    </w:p>
    <w:p w14:paraId="749D6041" w14:textId="0651A0A9" w:rsidR="009C173C" w:rsidRDefault="005122A7">
      <w:pPr>
        <w:ind w:firstLine="720"/>
        <w:rPr>
          <w:ins w:id="2809" w:author="Rebecca McIntosh" w:date="2021-10-28T12:35:00Z"/>
        </w:rPr>
      </w:pPr>
      <w:del w:id="2810" w:author="Natasha Hardy" w:date="2021-11-12T16:52:00Z">
        <w:r w:rsidRPr="006136C1" w:rsidDel="00B1351A">
          <w:delText>P</w:delText>
        </w:r>
        <w:r w:rsidR="008445EE" w:rsidRPr="006136C1" w:rsidDel="00B1351A">
          <w:delText xml:space="preserve">redator </w:delText>
        </w:r>
      </w:del>
      <w:ins w:id="2811" w:author="Natasha Hardy" w:date="2021-11-13T12:14:00Z">
        <w:r w:rsidR="006136C1" w:rsidRPr="006136C1">
          <w:t>A</w:t>
        </w:r>
        <w:r w:rsidR="006136C1">
          <w:t xml:space="preserve"> final consideration –</w:t>
        </w:r>
      </w:ins>
      <w:ins w:id="2812" w:author="Natasha Hardy" w:date="2021-11-12T16:52:00Z">
        <w:r w:rsidR="00B1351A" w:rsidRPr="00B1351A">
          <w:rPr>
            <w:rPrChange w:id="2813" w:author="Natasha Hardy" w:date="2021-11-12T17:00:00Z">
              <w:rPr>
                <w:highlight w:val="green"/>
              </w:rPr>
            </w:rPrChange>
          </w:rPr>
          <w:t xml:space="preserve"> p</w:t>
        </w:r>
        <w:r w:rsidR="00B1351A" w:rsidRPr="00B1351A">
          <w:t xml:space="preserve">redator </w:t>
        </w:r>
      </w:ins>
      <w:r w:rsidR="008445EE" w:rsidRPr="00B1351A">
        <w:t>impacts</w:t>
      </w:r>
      <w:r w:rsidR="008445EE">
        <w:t xml:space="preserve"> need to be considered and managed within</w:t>
      </w:r>
      <w:del w:id="2814" w:author="Natasha Hardy" w:date="2021-11-13T12:14:00Z">
        <w:r w:rsidR="008445EE" w:rsidDel="006136C1">
          <w:delText xml:space="preserve"> an</w:delText>
        </w:r>
      </w:del>
      <w:r w:rsidR="008445EE">
        <w:t xml:space="preserve"> up-to-date cumulative impact assessment</w:t>
      </w:r>
      <w:ins w:id="2815" w:author="Natasha Hardy" w:date="2021-11-13T12:14:00Z">
        <w:r w:rsidR="006136C1">
          <w:t>s</w:t>
        </w:r>
      </w:ins>
      <w:r w:rsidR="008445EE">
        <w:t xml:space="preserve"> for threats</w:t>
      </w:r>
      <w:del w:id="2816" w:author="Rebecca McIntosh" w:date="2021-10-28T12:08:00Z">
        <w:r w:rsidR="0015356E" w:rsidDel="00F739B9">
          <w:delText xml:space="preserve">, </w:delText>
        </w:r>
      </w:del>
      <w:del w:id="2817" w:author="Natasha Hardy" w:date="2021-11-11T10:06:00Z">
        <w:r w:rsidR="0015356E">
          <w:delText>here</w:delText>
        </w:r>
        <w:r w:rsidR="008445EE">
          <w:delText xml:space="preserve"> to </w:delText>
        </w:r>
      </w:del>
      <w:ins w:id="2818" w:author="Rebecca McIntosh" w:date="2021-10-28T12:08:00Z">
        <w:r w:rsidR="00F739B9">
          <w:t xml:space="preserve">. </w:t>
        </w:r>
      </w:ins>
      <w:del w:id="2819" w:author="Rebecca McIntosh" w:date="2021-10-28T12:08:00Z">
        <w:r w:rsidR="0015356E" w:rsidDel="00F739B9">
          <w:delText>here</w:delText>
        </w:r>
        <w:r w:rsidR="008445EE" w:rsidDel="00F739B9">
          <w:delText xml:space="preserve"> to</w:delText>
        </w:r>
      </w:del>
      <w:ins w:id="2820" w:author="Rebecca McIntosh" w:date="2021-10-28T12:08:00Z">
        <w:r w:rsidR="00F739B9">
          <w:t xml:space="preserve">We have delivered </w:t>
        </w:r>
      </w:ins>
      <w:ins w:id="2821" w:author="Rebecca McIntosh" w:date="2021-10-28T12:13:00Z">
        <w:r w:rsidR="006E155F">
          <w:t>an important</w:t>
        </w:r>
      </w:ins>
      <w:ins w:id="2822" w:author="Rebecca McIntosh" w:date="2021-10-28T12:08:00Z">
        <w:r w:rsidR="00F739B9">
          <w:t xml:space="preserve"> step towards this for</w:t>
        </w:r>
      </w:ins>
      <w:ins w:id="2823" w:author="Natasha Hardy" w:date="2021-11-11T10:06:00Z">
        <w:r w:rsidR="008445EE">
          <w:t xml:space="preserve"> </w:t>
        </w:r>
      </w:ins>
      <w:r w:rsidR="008445EE">
        <w:t xml:space="preserve">little penguins in </w:t>
      </w:r>
      <w:del w:id="2824" w:author="Rebecca McIntosh" w:date="2021-10-28T16:24:00Z">
        <w:r w:rsidR="008445EE" w:rsidDel="00D12B0F">
          <w:delText xml:space="preserve">southern </w:delText>
        </w:r>
      </w:del>
      <w:ins w:id="2825" w:author="Rebecca McIntosh" w:date="2021-10-28T16:24:00Z">
        <w:r w:rsidR="00D12B0F">
          <w:t xml:space="preserve">south-eastern </w:t>
        </w:r>
      </w:ins>
      <w:r w:rsidR="008445EE">
        <w:t>Australia</w:t>
      </w:r>
      <w:del w:id="2826" w:author="Rebecca McIntosh" w:date="2021-10-28T16:24:00Z">
        <w:r w:rsidR="0015356E" w:rsidDel="00D12B0F">
          <w:delText xml:space="preserve">, before </w:delText>
        </w:r>
      </w:del>
      <w:del w:id="2827" w:author="Rebecca McIntosh" w:date="2021-10-28T12:08:00Z">
        <w:r w:rsidR="0015356E" w:rsidDel="00F739B9">
          <w:delText>money is spent on</w:delText>
        </w:r>
      </w:del>
      <w:del w:id="2828" w:author="Rebecca McIntosh" w:date="2021-10-28T16:24:00Z">
        <w:r w:rsidR="0015356E" w:rsidDel="00D12B0F">
          <w:delText xml:space="preserve"> strategies that may not be effective, such as native predator culling</w:delText>
        </w:r>
      </w:del>
      <w:r w:rsidR="008445EE">
        <w:t xml:space="preserve">. </w:t>
      </w:r>
      <w:del w:id="2829" w:author="Rebecca McIntosh" w:date="2021-10-28T12:09:00Z">
        <w:r w:rsidR="001E4EA0" w:rsidDel="00F739B9">
          <w:delText>Like</w:delText>
        </w:r>
        <w:r w:rsidR="008445EE" w:rsidDel="00F739B9">
          <w:delText xml:space="preserve"> </w:delText>
        </w:r>
      </w:del>
      <w:proofErr w:type="gramStart"/>
      <w:ins w:id="2830" w:author="Rebecca McIntosh" w:date="2021-10-28T12:09:00Z">
        <w:r w:rsidR="00F739B9">
          <w:t>Similar to</w:t>
        </w:r>
        <w:proofErr w:type="gramEnd"/>
        <w:r w:rsidR="00F739B9">
          <w:t xml:space="preserve"> </w:t>
        </w:r>
      </w:ins>
      <w:del w:id="2831" w:author="Rebecca McIntosh" w:date="2021-10-28T12:09:00Z">
        <w:r w:rsidR="008445EE" w:rsidDel="00F739B9">
          <w:delText xml:space="preserve">many </w:delText>
        </w:r>
      </w:del>
      <w:r w:rsidR="008445EE">
        <w:t>other wildlife conflict situations, endemic predation is natural</w:t>
      </w:r>
      <w:del w:id="2832" w:author="Rebecca McIntosh" w:date="2021-10-28T12:09:00Z">
        <w:r w:rsidR="008445EE" w:rsidDel="00F739B9">
          <w:delText>,</w:delText>
        </w:r>
      </w:del>
      <w:r w:rsidR="008445EE">
        <w:t xml:space="preserve">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xml:space="preserve">. Our results indicate that seabird and particularly little penguin predation may be a relatively important </w:t>
      </w:r>
      <w:r w:rsidR="0015356E">
        <w:lastRenderedPageBreak/>
        <w:t>individual foraging strategy for some long-nosed fur seals, with potentially negative impacts for local penguin populations.</w:t>
      </w:r>
      <w:del w:id="2833" w:author="Natasha Hardy" w:date="2021-11-13T12:14:00Z">
        <w:r w:rsidR="0015356E" w:rsidDel="006136C1">
          <w:delText xml:space="preserve"> However, this threat needs to be assessed</w:delText>
        </w:r>
        <w:r w:rsidR="0015356E" w:rsidRPr="0015356E" w:rsidDel="006136C1">
          <w:delText xml:space="preserve"> </w:delText>
        </w:r>
        <w:r w:rsidR="0015356E" w:rsidDel="006136C1">
          <w:delText xml:space="preserve">alongside other impactful and cumulative stressors </w:delText>
        </w:r>
      </w:del>
      <w:del w:id="2834" w:author="Rebecca McIntosh" w:date="2021-10-28T12:11:00Z">
        <w:r w:rsidR="0015356E" w:rsidDel="006E155F">
          <w:delText>(e.g</w:delText>
        </w:r>
      </w:del>
      <w:del w:id="2835" w:author="Rebecca McIntosh" w:date="2021-10-28T16:25:00Z">
        <w:r w:rsidR="0015356E" w:rsidDel="00D12B0F">
          <w:delText>.</w:delText>
        </w:r>
      </w:del>
      <w:del w:id="2836" w:author="Rebecca McIntosh" w:date="2021-10-28T16:26:00Z">
        <w:r w:rsidR="0015356E" w:rsidDel="00D12B0F">
          <w:delText xml:space="preserve"> habitat degradation and introduced terrestrial predators</w:delText>
        </w:r>
      </w:del>
      <w:del w:id="2837" w:author="Rebecca McIntosh" w:date="2021-10-28T12:11:00Z">
        <w:r w:rsidR="0015356E" w:rsidDel="006E155F">
          <w:delText>)</w:delText>
        </w:r>
      </w:del>
      <w:del w:id="2838" w:author="Natasha Hardy" w:date="2021-11-11T10:06:00Z">
        <w:r w:rsidR="0015356E">
          <w:delText xml:space="preserve"> </w:delText>
        </w:r>
      </w:del>
      <w:ins w:id="2839" w:author="Rebecca McIntosh" w:date="2021-10-28T12:13:00Z">
        <w:del w:id="2840" w:author="Natasha Hardy" w:date="2021-11-13T12:14:00Z">
          <w:r w:rsidR="006E155F" w:rsidDel="006136C1">
            <w:delText>.</w:delText>
          </w:r>
        </w:del>
        <w:del w:id="2841" w:author="Natasha Hardy" w:date="2021-11-12T10:20:00Z">
          <w:r w:rsidR="006E155F" w:rsidDel="00897458">
            <w:delText xml:space="preserve"> </w:delText>
          </w:r>
        </w:del>
      </w:ins>
      <w:commentRangeStart w:id="2842"/>
      <w:del w:id="2843" w:author="Natasha Hardy" w:date="2021-11-12T10:20:00Z">
        <w:r w:rsidR="0015356E" w:rsidDel="00897458">
          <w:delText xml:space="preserve"> </w:delText>
        </w:r>
        <w:commentRangeEnd w:id="2842"/>
        <w:r w:rsidR="009C173C" w:rsidDel="00897458">
          <w:rPr>
            <w:rStyle w:val="CommentReference"/>
          </w:rPr>
          <w:commentReference w:id="2842"/>
        </w:r>
        <w:r w:rsidR="0015356E" w:rsidDel="00897458">
          <w:delText>(Kirkwood et al., 2014).</w:delText>
        </w:r>
      </w:del>
      <w:moveFromRangeStart w:id="2844" w:author="Natasha Hardy" w:date="2021-11-12T10:21:00Z" w:name="move87604880"/>
      <w:moveFrom w:id="2845" w:author="Natasha Hardy" w:date="2021-11-12T10:21:00Z">
        <w:ins w:id="2846" w:author="Rebecca McIntosh" w:date="2021-10-28T12:36:00Z">
          <w:r w:rsidR="009C173C" w:rsidDel="00897458">
            <w:t xml:space="preserve">Conflicts between iconic species are likely to increase with mounting human pressures on wildlife during the Anthropocene and surveillance tools such as using DNA </w:t>
          </w:r>
        </w:ins>
        <w:ins w:id="2847" w:author="Rebecca McIntosh" w:date="2021-10-28T15:04:00Z">
          <w:r w:rsidR="00E67A74" w:rsidDel="00897458">
            <w:t>screening</w:t>
          </w:r>
        </w:ins>
        <w:ins w:id="2848" w:author="Rebecca McIntosh" w:date="2021-10-28T12:36:00Z">
          <w:r w:rsidR="009C173C" w:rsidDel="00897458">
            <w:t xml:space="preserve"> </w:t>
          </w:r>
        </w:ins>
        <w:ins w:id="2849" w:author="Rebecca McIntosh" w:date="2021-10-28T12:37:00Z">
          <w:r w:rsidR="009C173C" w:rsidDel="00897458">
            <w:t>can inform</w:t>
          </w:r>
        </w:ins>
        <w:ins w:id="2850" w:author="Rebecca McIntosh" w:date="2021-10-28T12:36:00Z">
          <w:r w:rsidR="009C173C" w:rsidDel="00897458">
            <w:rPr>
              <w:rFonts w:ascii="Times New Roman" w:eastAsia="Times New Roman" w:hAnsi="Times New Roman" w:cs="Times New Roman"/>
              <w:color w:val="000000"/>
            </w:rPr>
            <w:t xml:space="preserve"> </w:t>
          </w:r>
        </w:ins>
        <w:ins w:id="2851" w:author="Rebecca McIntosh" w:date="2021-10-28T12:38:00Z">
          <w:r w:rsidR="009C173C" w:rsidDel="00897458">
            <w:rPr>
              <w:rFonts w:ascii="Times New Roman" w:eastAsia="Times New Roman" w:hAnsi="Times New Roman" w:cs="Times New Roman"/>
              <w:color w:val="000000"/>
            </w:rPr>
            <w:t>decision making</w:t>
          </w:r>
        </w:ins>
        <w:ins w:id="2852" w:author="Rebecca McIntosh" w:date="2021-10-28T12:37:00Z">
          <w:r w:rsidR="009C173C" w:rsidDel="00897458">
            <w:rPr>
              <w:rFonts w:ascii="Times New Roman" w:eastAsia="Times New Roman" w:hAnsi="Times New Roman" w:cs="Times New Roman"/>
              <w:color w:val="000000"/>
            </w:rPr>
            <w:t xml:space="preserve"> as increasingly c</w:t>
          </w:r>
        </w:ins>
        <w:ins w:id="2853" w:author="Rebecca McIntosh" w:date="2021-10-28T12:36:00Z">
          <w:r w:rsidR="009C173C" w:rsidDel="00897458">
            <w:rPr>
              <w:rFonts w:ascii="Times New Roman" w:eastAsia="Times New Roman" w:hAnsi="Times New Roman" w:cs="Times New Roman"/>
              <w:color w:val="000000"/>
            </w:rPr>
            <w:t xml:space="preserve">omplex </w:t>
          </w:r>
        </w:ins>
        <w:ins w:id="2854" w:author="Rebecca McIntosh" w:date="2021-10-28T15:04:00Z">
          <w:r w:rsidR="00E67A74" w:rsidDel="00897458">
            <w:rPr>
              <w:rFonts w:ascii="Times New Roman" w:eastAsia="Times New Roman" w:hAnsi="Times New Roman" w:cs="Times New Roman"/>
              <w:color w:val="000000"/>
            </w:rPr>
            <w:t>conservation</w:t>
          </w:r>
        </w:ins>
        <w:ins w:id="2855" w:author="Rebecca McIntosh" w:date="2021-10-28T12:36:00Z">
          <w:r w:rsidR="009C173C" w:rsidDel="00897458">
            <w:rPr>
              <w:rFonts w:ascii="Times New Roman" w:eastAsia="Times New Roman" w:hAnsi="Times New Roman" w:cs="Times New Roman"/>
              <w:color w:val="000000"/>
            </w:rPr>
            <w:t xml:space="preserve"> scenarios arise</w:t>
          </w:r>
        </w:ins>
        <w:ins w:id="2856" w:author="Rebecca McIntosh" w:date="2021-10-28T12:37:00Z">
          <w:r w:rsidR="009C173C" w:rsidDel="00897458">
            <w:rPr>
              <w:rFonts w:ascii="Times New Roman" w:eastAsia="Times New Roman" w:hAnsi="Times New Roman" w:cs="Times New Roman"/>
              <w:color w:val="000000"/>
            </w:rPr>
            <w:t>.</w:t>
          </w:r>
        </w:ins>
      </w:moveFrom>
      <w:moveFromRangeEnd w:id="2844"/>
    </w:p>
    <w:p w14:paraId="1BC4428F" w14:textId="6E706AC7" w:rsidR="005F3262" w:rsidDel="00D12B0F" w:rsidRDefault="0015356E" w:rsidP="005F3262">
      <w:pPr>
        <w:ind w:firstLine="720"/>
        <w:rPr>
          <w:del w:id="2857" w:author="Rebecca McIntosh" w:date="2021-10-28T16:27:00Z"/>
        </w:rPr>
      </w:pPr>
      <w:del w:id="2858" w:author="Rebecca McIntosh" w:date="2021-10-28T12:14:00Z">
        <w:r w:rsidDel="006E155F">
          <w:delText xml:space="preserve"> </w:delText>
        </w:r>
        <w:r w:rsidR="008445EE" w:rsidDel="006E155F">
          <w:delText xml:space="preserve">It is important to acknowledge that the scale and prevalence of predator-prey interactions </w:delText>
        </w:r>
      </w:del>
      <w:del w:id="2859" w:author="Rebecca McIntosh" w:date="2021-10-28T12:10:00Z">
        <w:r w:rsidR="008445EE" w:rsidDel="0041330A">
          <w:delText>may have</w:delText>
        </w:r>
      </w:del>
      <w:del w:id="2860" w:author="Rebecca McIntosh" w:date="2021-10-28T12:14:00Z">
        <w:r w:rsidR="008445EE" w:rsidDel="006E155F">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Del="006E155F">
          <w:delText>country and</w:delText>
        </w:r>
        <w:r w:rsidR="008445EE" w:rsidDel="006E155F">
          <w:delText xml:space="preserve"> could provide insight regarding the relationship between the little penguin and the </w:delText>
        </w:r>
        <w:r w:rsidR="00FA7069" w:rsidDel="006E155F">
          <w:delText xml:space="preserve">long-nosed </w:delText>
        </w:r>
        <w:r w:rsidR="008445EE" w:rsidDel="006E155F">
          <w:delText>fur seal</w:delText>
        </w:r>
      </w:del>
      <w:del w:id="2861" w:author="Rebecca McIntosh" w:date="2021-10-28T16:27:00Z">
        <w:r w:rsidR="008445EE" w:rsidDel="00D12B0F">
          <w:delText>.</w:delText>
        </w:r>
      </w:del>
    </w:p>
    <w:p w14:paraId="78C5BB34" w14:textId="5D8DFF19" w:rsidR="00C65F08" w:rsidDel="008D6C15" w:rsidRDefault="00C65F08">
      <w:pPr>
        <w:pBdr>
          <w:top w:val="nil"/>
          <w:left w:val="nil"/>
          <w:bottom w:val="nil"/>
          <w:right w:val="nil"/>
          <w:between w:val="nil"/>
        </w:pBdr>
        <w:rPr>
          <w:ins w:id="2862" w:author="Rebecca McIntosh" w:date="2021-10-28T12:18:00Z"/>
          <w:del w:id="2863" w:author="Natasha Hardy" w:date="2021-11-12T16:31:00Z"/>
          <w:color w:val="000000"/>
        </w:rPr>
      </w:pPr>
      <w:bookmarkStart w:id="2864" w:name="_3j2qqm3" w:colFirst="0" w:colLast="0"/>
      <w:bookmarkEnd w:id="2864"/>
    </w:p>
    <w:p w14:paraId="442C25C5" w14:textId="77777777" w:rsidR="004754AF" w:rsidRPr="004754AF" w:rsidRDefault="004754AF">
      <w:pPr>
        <w:rPr>
          <w:ins w:id="2865" w:author="Natasha Hardy" w:date="2021-11-12T14:01:00Z"/>
        </w:rPr>
        <w:pPrChange w:id="2866" w:author="Natasha Hardy" w:date="2021-11-12T14:01:00Z">
          <w:pPr>
            <w:pStyle w:val="Heading2"/>
          </w:pPr>
        </w:pPrChange>
      </w:pPr>
      <w:bookmarkStart w:id="2867" w:name="_1y810tw" w:colFirst="0" w:colLast="0"/>
      <w:bookmarkEnd w:id="2867"/>
    </w:p>
    <w:p w14:paraId="58D88BF8" w14:textId="702AB70F" w:rsidR="0067531B" w:rsidRDefault="0067531B" w:rsidP="0067531B">
      <w:pPr>
        <w:pStyle w:val="Heading2"/>
      </w:pPr>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3E558264" w:rsidR="00005583" w:rsidRPr="00F360EA" w:rsidRDefault="0067531B" w:rsidP="00005583">
      <w:pPr>
        <w:pStyle w:val="Heading2"/>
      </w:pPr>
      <w:bookmarkStart w:id="2868" w:name="_2xcytpi" w:colFirst="0" w:colLast="0"/>
      <w:bookmarkEnd w:id="2868"/>
      <w:r>
        <w:t>Literature Cited</w:t>
      </w:r>
      <w:ins w:id="2869" w:author="Rebecca McIntosh" w:date="2021-10-28T12:21:00Z">
        <w:r w:rsidR="00515F6D">
          <w:t xml:space="preserve"> </w:t>
        </w:r>
        <w:del w:id="2870" w:author="Natasha Hardy" w:date="2021-11-11T14:50:00Z">
          <w:r w:rsidR="00515F6D" w:rsidDel="007769CD">
            <w:delText>2359</w:delText>
          </w:r>
        </w:del>
      </w:ins>
      <w:ins w:id="2871" w:author="Natasha Hardy" w:date="2021-11-11T14:50:00Z">
        <w:r w:rsidR="007769CD">
          <w:t>(2</w:t>
        </w:r>
      </w:ins>
      <w:ins w:id="2872" w:author="Natasha Hardy" w:date="2021-11-12T16:35:00Z">
        <w:r w:rsidR="008D6C15">
          <w:t>1</w:t>
        </w:r>
      </w:ins>
      <w:ins w:id="2873" w:author="Natasha Hardy" w:date="2021-11-13T12:00:00Z">
        <w:r w:rsidR="00530C29">
          <w:t>4</w:t>
        </w:r>
      </w:ins>
      <w:ins w:id="2874" w:author="Natasha Hardy" w:date="2021-11-11T14:50:00Z">
        <w:r w:rsidR="007769CD">
          <w:t>0</w:t>
        </w:r>
      </w:ins>
      <w:ins w:id="2875" w:author="Natasha Hardy" w:date="2021-11-11T14:51:00Z">
        <w:r w:rsidR="007769CD">
          <w:t>)</w:t>
        </w:r>
      </w:ins>
      <w:ins w:id="2876" w:author="Rebecca McIntosh" w:date="2021-10-28T12:21:00Z">
        <w:del w:id="2877" w:author="Natasha Hardy" w:date="2021-11-11T14:51:00Z">
          <w:r w:rsidR="00515F6D" w:rsidDel="007769CD">
            <w:delText xml:space="preserve"> words</w:delText>
          </w:r>
        </w:del>
      </w:ins>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2429402E" w14:textId="77777777" w:rsidR="00147EC2" w:rsidRDefault="00005583" w:rsidP="00147EC2">
      <w:pPr>
        <w:widowControl w:val="0"/>
        <w:pBdr>
          <w:top w:val="nil"/>
          <w:left w:val="nil"/>
          <w:bottom w:val="nil"/>
          <w:right w:val="nil"/>
          <w:between w:val="nil"/>
        </w:pBdr>
        <w:ind w:left="720" w:hanging="720"/>
        <w:rPr>
          <w:ins w:id="2878" w:author="Natasha Hardy" w:date="2021-11-29T18:27:00Z"/>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r w:rsidR="00575AC8">
        <w:fldChar w:fldCharType="begin"/>
      </w:r>
      <w:r w:rsidR="00575AC8">
        <w:instrText xml:space="preserve"> HYPERLINK "http://www.ala.org.au" </w:instrText>
      </w:r>
      <w:r w:rsidR="00575AC8">
        <w:fldChar w:fldCharType="separate"/>
      </w:r>
      <w:del w:id="2879" w:author="Natasha Hardy" w:date="2021-11-12T16:40:00Z">
        <w:r w:rsidRPr="00882C50" w:rsidDel="003F3FBC">
          <w:rPr>
            <w:rStyle w:val="Hyperlink"/>
            <w:rFonts w:eastAsia="Times New Roman" w:cs="Times New Roman"/>
            <w:lang w:val="en-CA"/>
          </w:rPr>
          <w:delText>http://</w:delText>
        </w:r>
      </w:del>
      <w:r w:rsidRPr="00882C50">
        <w:rPr>
          <w:rStyle w:val="Hyperlink"/>
          <w:rFonts w:eastAsia="Times New Roman" w:cs="Times New Roman"/>
          <w:lang w:val="en-CA"/>
        </w:rPr>
        <w:t>www.ala.org.au</w:t>
      </w:r>
      <w:r w:rsidR="00575AC8">
        <w:rPr>
          <w:rStyle w:val="Hyperlink"/>
          <w:rFonts w:eastAsia="Times New Roman" w:cs="Times New Roman"/>
          <w:lang w:val="en-CA"/>
        </w:rPr>
        <w:fldChar w:fldCharType="end"/>
      </w:r>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5DDD7ADD" w14:textId="2C21B4FE" w:rsidR="00147EC2" w:rsidRPr="00147EC2" w:rsidRDefault="00147EC2" w:rsidP="00147EC2">
      <w:pPr>
        <w:widowControl w:val="0"/>
        <w:pBdr>
          <w:top w:val="nil"/>
          <w:left w:val="nil"/>
          <w:bottom w:val="nil"/>
          <w:right w:val="nil"/>
          <w:between w:val="nil"/>
        </w:pBdr>
        <w:ind w:left="720" w:hanging="720"/>
        <w:rPr>
          <w:rFonts w:eastAsia="Times New Roman" w:cs="Times New Roman"/>
          <w:lang w:val="en-CA"/>
        </w:rPr>
      </w:pPr>
      <w:ins w:id="2880" w:author="Natasha Hardy" w:date="2021-11-29T18:27:00Z">
        <w:r w:rsidRPr="00147EC2">
          <w:rPr>
            <w:rFonts w:eastAsia="Times New Roman" w:cs="Arial"/>
            <w:color w:val="222222"/>
            <w:shd w:val="clear" w:color="auto" w:fill="FFFFFF"/>
            <w:lang w:val="en-CA"/>
            <w:rPrChange w:id="2881" w:author="Natasha Hardy" w:date="2021-11-29T18:27:00Z">
              <w:rPr>
                <w:rFonts w:ascii="Arial" w:eastAsia="Times New Roman" w:hAnsi="Arial" w:cs="Arial"/>
                <w:color w:val="222222"/>
                <w:sz w:val="20"/>
                <w:szCs w:val="20"/>
                <w:shd w:val="clear" w:color="auto" w:fill="FFFFFF"/>
                <w:lang w:val="en-CA"/>
              </w:rPr>
            </w:rPrChange>
          </w:rPr>
          <w:t xml:space="preserve">Banks, J. C., Mitchell, A. D., </w:t>
        </w:r>
        <w:proofErr w:type="spellStart"/>
        <w:r w:rsidRPr="00147EC2">
          <w:rPr>
            <w:rFonts w:eastAsia="Times New Roman" w:cs="Arial"/>
            <w:color w:val="222222"/>
            <w:shd w:val="clear" w:color="auto" w:fill="FFFFFF"/>
            <w:lang w:val="en-CA"/>
            <w:rPrChange w:id="2882" w:author="Natasha Hardy" w:date="2021-11-29T18:27:00Z">
              <w:rPr>
                <w:rFonts w:ascii="Arial" w:eastAsia="Times New Roman" w:hAnsi="Arial" w:cs="Arial"/>
                <w:color w:val="222222"/>
                <w:sz w:val="20"/>
                <w:szCs w:val="20"/>
                <w:shd w:val="clear" w:color="auto" w:fill="FFFFFF"/>
                <w:lang w:val="en-CA"/>
              </w:rPr>
            </w:rPrChange>
          </w:rPr>
          <w:t>Waas</w:t>
        </w:r>
        <w:proofErr w:type="spellEnd"/>
        <w:r w:rsidRPr="00147EC2">
          <w:rPr>
            <w:rFonts w:eastAsia="Times New Roman" w:cs="Arial"/>
            <w:color w:val="222222"/>
            <w:shd w:val="clear" w:color="auto" w:fill="FFFFFF"/>
            <w:lang w:val="en-CA"/>
            <w:rPrChange w:id="2883" w:author="Natasha Hardy" w:date="2021-11-29T18:27:00Z">
              <w:rPr>
                <w:rFonts w:ascii="Arial" w:eastAsia="Times New Roman" w:hAnsi="Arial" w:cs="Arial"/>
                <w:color w:val="222222"/>
                <w:sz w:val="20"/>
                <w:szCs w:val="20"/>
                <w:shd w:val="clear" w:color="auto" w:fill="FFFFFF"/>
                <w:lang w:val="en-CA"/>
              </w:rPr>
            </w:rPrChange>
          </w:rPr>
          <w:t>, J. R., &amp; Paterson, A. M. (2002). An unexpected pattern of molecular divergence within the blue penguin (</w:t>
        </w:r>
        <w:proofErr w:type="spellStart"/>
        <w:r w:rsidRPr="00147EC2">
          <w:rPr>
            <w:rFonts w:eastAsia="Times New Roman" w:cs="Arial"/>
            <w:color w:val="222222"/>
            <w:shd w:val="clear" w:color="auto" w:fill="FFFFFF"/>
            <w:lang w:val="en-CA"/>
            <w:rPrChange w:id="2884" w:author="Natasha Hardy" w:date="2021-11-29T18:27:00Z">
              <w:rPr>
                <w:rFonts w:ascii="Arial" w:eastAsia="Times New Roman" w:hAnsi="Arial" w:cs="Arial"/>
                <w:color w:val="222222"/>
                <w:sz w:val="20"/>
                <w:szCs w:val="20"/>
                <w:shd w:val="clear" w:color="auto" w:fill="FFFFFF"/>
                <w:lang w:val="en-CA"/>
              </w:rPr>
            </w:rPrChange>
          </w:rPr>
          <w:t>Eudyptula</w:t>
        </w:r>
        <w:proofErr w:type="spellEnd"/>
        <w:r w:rsidRPr="00147EC2">
          <w:rPr>
            <w:rFonts w:eastAsia="Times New Roman" w:cs="Arial"/>
            <w:color w:val="222222"/>
            <w:shd w:val="clear" w:color="auto" w:fill="FFFFFF"/>
            <w:lang w:val="en-CA"/>
            <w:rPrChange w:id="2885" w:author="Natasha Hardy" w:date="2021-11-29T18:27:00Z">
              <w:rPr>
                <w:rFonts w:ascii="Arial" w:eastAsia="Times New Roman" w:hAnsi="Arial" w:cs="Arial"/>
                <w:color w:val="222222"/>
                <w:sz w:val="20"/>
                <w:szCs w:val="20"/>
                <w:shd w:val="clear" w:color="auto" w:fill="FFFFFF"/>
                <w:lang w:val="en-CA"/>
              </w:rPr>
            </w:rPrChange>
          </w:rPr>
          <w:t xml:space="preserve"> minor) complex. </w:t>
        </w:r>
        <w:r w:rsidRPr="00147EC2">
          <w:rPr>
            <w:rFonts w:eastAsia="Times New Roman" w:cs="Arial"/>
            <w:i/>
            <w:iCs/>
            <w:color w:val="222222"/>
            <w:shd w:val="clear" w:color="auto" w:fill="FFFFFF"/>
            <w:lang w:val="en-CA"/>
            <w:rPrChange w:id="2886" w:author="Natasha Hardy" w:date="2021-11-29T18:27:00Z">
              <w:rPr>
                <w:rFonts w:ascii="Arial" w:eastAsia="Times New Roman" w:hAnsi="Arial" w:cs="Arial"/>
                <w:i/>
                <w:iCs/>
                <w:color w:val="222222"/>
                <w:sz w:val="20"/>
                <w:szCs w:val="20"/>
                <w:shd w:val="clear" w:color="auto" w:fill="FFFFFF"/>
                <w:lang w:val="en-CA"/>
              </w:rPr>
            </w:rPrChange>
          </w:rPr>
          <w:t>Notornis</w:t>
        </w:r>
        <w:r w:rsidRPr="00147EC2">
          <w:rPr>
            <w:rFonts w:eastAsia="Times New Roman" w:cs="Arial"/>
            <w:color w:val="222222"/>
            <w:shd w:val="clear" w:color="auto" w:fill="FFFFFF"/>
            <w:lang w:val="en-CA"/>
            <w:rPrChange w:id="2887" w:author="Natasha Hardy" w:date="2021-11-29T18:27:00Z">
              <w:rPr>
                <w:rFonts w:ascii="Arial" w:eastAsia="Times New Roman" w:hAnsi="Arial" w:cs="Arial"/>
                <w:color w:val="222222"/>
                <w:sz w:val="20"/>
                <w:szCs w:val="20"/>
                <w:shd w:val="clear" w:color="auto" w:fill="FFFFFF"/>
                <w:lang w:val="en-CA"/>
              </w:rPr>
            </w:rPrChange>
          </w:rPr>
          <w:t>, </w:t>
        </w:r>
        <w:r w:rsidRPr="00147EC2">
          <w:rPr>
            <w:rFonts w:eastAsia="Times New Roman" w:cs="Arial"/>
            <w:i/>
            <w:iCs/>
            <w:color w:val="222222"/>
            <w:shd w:val="clear" w:color="auto" w:fill="FFFFFF"/>
            <w:lang w:val="en-CA"/>
            <w:rPrChange w:id="2888" w:author="Natasha Hardy" w:date="2021-11-29T18:27:00Z">
              <w:rPr>
                <w:rFonts w:ascii="Arial" w:eastAsia="Times New Roman" w:hAnsi="Arial" w:cs="Arial"/>
                <w:i/>
                <w:iCs/>
                <w:color w:val="222222"/>
                <w:sz w:val="20"/>
                <w:szCs w:val="20"/>
                <w:shd w:val="clear" w:color="auto" w:fill="FFFFFF"/>
                <w:lang w:val="en-CA"/>
              </w:rPr>
            </w:rPrChange>
          </w:rPr>
          <w:t>49</w:t>
        </w:r>
        <w:r w:rsidRPr="00147EC2">
          <w:rPr>
            <w:rFonts w:eastAsia="Times New Roman" w:cs="Arial"/>
            <w:color w:val="222222"/>
            <w:shd w:val="clear" w:color="auto" w:fill="FFFFFF"/>
            <w:lang w:val="en-CA"/>
            <w:rPrChange w:id="2889" w:author="Natasha Hardy" w:date="2021-11-29T18:27:00Z">
              <w:rPr>
                <w:rFonts w:ascii="Arial" w:eastAsia="Times New Roman" w:hAnsi="Arial" w:cs="Arial"/>
                <w:color w:val="222222"/>
                <w:sz w:val="20"/>
                <w:szCs w:val="20"/>
                <w:shd w:val="clear" w:color="auto" w:fill="FFFFFF"/>
                <w:lang w:val="en-CA"/>
              </w:rPr>
            </w:rPrChange>
          </w:rPr>
          <w:t>(1), 29-38.</w:t>
        </w:r>
      </w:ins>
    </w:p>
    <w:p w14:paraId="3499D102" w14:textId="52BC453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r w:rsidR="00575AC8">
        <w:fldChar w:fldCharType="begin"/>
      </w:r>
      <w:r w:rsidR="00575AC8">
        <w:instrText xml:space="preserve"> HYPERLINK "https://doi.org/10.1093/nar/gki063" </w:instrText>
      </w:r>
      <w:r w:rsidR="00575AC8">
        <w:fldChar w:fldCharType="separate"/>
      </w:r>
      <w:del w:id="2890"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nar</w:t>
      </w:r>
      <w:proofErr w:type="spellEnd"/>
      <w:r w:rsidR="00A11016" w:rsidRPr="00882C50">
        <w:rPr>
          <w:rStyle w:val="Hyperlink"/>
        </w:rPr>
        <w:t>/gki063</w:t>
      </w:r>
      <w:r w:rsidR="00575AC8">
        <w:rPr>
          <w:rStyle w:val="Hyperlink"/>
        </w:rPr>
        <w:fldChar w:fldCharType="end"/>
      </w:r>
      <w:r w:rsidR="00A11016" w:rsidRPr="00882C50">
        <w:t xml:space="preserve"> </w:t>
      </w:r>
    </w:p>
    <w:p w14:paraId="0BF41837" w14:textId="512DEA28" w:rsidR="00005583" w:rsidRPr="00882C50" w:rsidRDefault="00005583" w:rsidP="00005583">
      <w:pPr>
        <w:widowControl w:val="0"/>
        <w:pBdr>
          <w:top w:val="nil"/>
          <w:left w:val="nil"/>
          <w:bottom w:val="nil"/>
          <w:right w:val="nil"/>
          <w:between w:val="nil"/>
        </w:pBdr>
        <w:ind w:left="720" w:hanging="720"/>
      </w:pPr>
      <w:r w:rsidRPr="00882C50">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r w:rsidR="00575AC8">
        <w:fldChar w:fldCharType="begin"/>
      </w:r>
      <w:r w:rsidR="00575AC8">
        <w:instrText xml:space="preserve"> HYPERLINK "https://doi.org/10.1002/ece3.3123" </w:instrText>
      </w:r>
      <w:r w:rsidR="00575AC8">
        <w:fldChar w:fldCharType="separate"/>
      </w:r>
      <w:del w:id="2891" w:author="Natasha Hardy" w:date="2021-11-12T16:40:00Z">
        <w:r w:rsidR="00A11016" w:rsidRPr="00882C50" w:rsidDel="003F3FBC">
          <w:rPr>
            <w:rStyle w:val="Hyperlink"/>
          </w:rPr>
          <w:delText>https://</w:delText>
        </w:r>
      </w:del>
      <w:r w:rsidR="00A11016" w:rsidRPr="00882C50">
        <w:rPr>
          <w:rStyle w:val="Hyperlink"/>
        </w:rPr>
        <w:t>doi.org/10.1002/ece3.3123</w:t>
      </w:r>
      <w:r w:rsidR="00575AC8">
        <w:rPr>
          <w:rStyle w:val="Hyperlink"/>
        </w:rPr>
        <w:fldChar w:fldCharType="end"/>
      </w:r>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w:t>
      </w:r>
      <w:r w:rsidR="00A11016" w:rsidRPr="00882C50">
        <w:lastRenderedPageBreak/>
        <w:t>Cambridge.</w:t>
      </w:r>
      <w:r w:rsidR="00A11016" w:rsidRPr="00882C50">
        <w:rPr>
          <w:rFonts w:eastAsia="Times New Roman" w:cs="Times New Roman"/>
          <w:lang w:val="en-CA"/>
        </w:rPr>
        <w:t xml:space="preserve"> Available from</w:t>
      </w:r>
      <w:r w:rsidRPr="00882C50">
        <w:t xml:space="preserve"> </w:t>
      </w:r>
      <w:r w:rsidR="00575AC8">
        <w:fldChar w:fldCharType="begin"/>
      </w:r>
      <w:r w:rsidR="00575AC8">
        <w:instrText xml:space="preserve"> HYPERLINK "http://www.birdlife.org" </w:instrText>
      </w:r>
      <w:r w:rsidR="00575AC8">
        <w:fldChar w:fldCharType="separate"/>
      </w:r>
      <w:del w:id="2892" w:author="Natasha Hardy" w:date="2021-11-12T16:40:00Z">
        <w:r w:rsidR="00A11016" w:rsidRPr="00882C50" w:rsidDel="003F3FBC">
          <w:rPr>
            <w:rStyle w:val="Hyperlink"/>
          </w:rPr>
          <w:delText>http://</w:delText>
        </w:r>
      </w:del>
      <w:r w:rsidR="00A11016" w:rsidRPr="00882C50">
        <w:rPr>
          <w:rStyle w:val="Hyperlink"/>
        </w:rPr>
        <w:t>www.birdlife.org</w:t>
      </w:r>
      <w:r w:rsidR="00575AC8">
        <w:rPr>
          <w:rStyle w:val="Hyperlink"/>
        </w:rPr>
        <w:fldChar w:fldCharType="end"/>
      </w:r>
      <w:r w:rsidR="00A11016" w:rsidRPr="00882C50">
        <w:t xml:space="preserve"> (accessed January 2021)</w:t>
      </w:r>
    </w:p>
    <w:p w14:paraId="0E269BF2" w14:textId="57E97C2E"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r w:rsidR="00575AC8">
        <w:fldChar w:fldCharType="begin"/>
      </w:r>
      <w:r w:rsidR="00575AC8">
        <w:instrText xml:space="preserve"> HYPERLINK "https://doi.org/10.1111/j.1748-7692.2012.00604.x" </w:instrText>
      </w:r>
      <w:r w:rsidR="00575AC8">
        <w:fldChar w:fldCharType="separate"/>
      </w:r>
      <w:del w:id="2893" w:author="Natasha Hardy" w:date="2021-11-12T16:40:00Z">
        <w:r w:rsidR="00A11016" w:rsidRPr="00882C50" w:rsidDel="003F3FBC">
          <w:rPr>
            <w:rStyle w:val="Hyperlink"/>
          </w:rPr>
          <w:delText>https://</w:delText>
        </w:r>
      </w:del>
      <w:r w:rsidR="00A11016" w:rsidRPr="00882C50">
        <w:rPr>
          <w:rStyle w:val="Hyperlink"/>
        </w:rPr>
        <w:t>doi.org/10.1111/j.1748-7692.</w:t>
      </w:r>
      <w:proofErr w:type="gramStart"/>
      <w:r w:rsidR="00A11016" w:rsidRPr="00882C50">
        <w:rPr>
          <w:rStyle w:val="Hyperlink"/>
        </w:rPr>
        <w:t>2012.00604.x</w:t>
      </w:r>
      <w:proofErr w:type="gramEnd"/>
      <w:r w:rsidR="00575AC8">
        <w:rPr>
          <w:rStyle w:val="Hyperlink"/>
        </w:rPr>
        <w:fldChar w:fldCharType="end"/>
      </w:r>
      <w:r w:rsidR="00A11016" w:rsidRPr="00882C50">
        <w:t xml:space="preserve"> </w:t>
      </w:r>
    </w:p>
    <w:p w14:paraId="7A395200" w14:textId="4315715F"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C. A., &amp; Dann, P. (2015). Nonequilibrium Conditions Explain Spatial Variability in Genetic Structuring of 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r w:rsidR="00575AC8">
        <w:fldChar w:fldCharType="begin"/>
      </w:r>
      <w:r w:rsidR="00575AC8">
        <w:instrText xml:space="preserve"> HYPERLINK "https://doi.org/10.1093/jhered/esv009" </w:instrText>
      </w:r>
      <w:r w:rsidR="00575AC8">
        <w:fldChar w:fldCharType="separate"/>
      </w:r>
      <w:del w:id="2894"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jhered</w:t>
      </w:r>
      <w:proofErr w:type="spellEnd"/>
      <w:r w:rsidR="00A11016" w:rsidRPr="00882C50">
        <w:rPr>
          <w:rStyle w:val="Hyperlink"/>
        </w:rPr>
        <w:t>/esv009</w:t>
      </w:r>
      <w:r w:rsidR="00575AC8">
        <w:rPr>
          <w:rStyle w:val="Hyperlink"/>
        </w:rPr>
        <w:fldChar w:fldCharType="end"/>
      </w:r>
      <w:r w:rsidR="00A11016" w:rsidRPr="00882C50">
        <w:t xml:space="preserve"> </w:t>
      </w:r>
    </w:p>
    <w:p w14:paraId="5F7C02AB" w14:textId="1B6859A9" w:rsidR="006C1DD2" w:rsidRPr="00882C50" w:rsidRDefault="00005583" w:rsidP="006C1DD2">
      <w:pPr>
        <w:widowControl w:val="0"/>
        <w:pBdr>
          <w:top w:val="nil"/>
          <w:left w:val="nil"/>
          <w:bottom w:val="nil"/>
          <w:right w:val="nil"/>
          <w:between w:val="nil"/>
        </w:pBdr>
        <w:ind w:left="720" w:hanging="720"/>
        <w:rPr>
          <w:ins w:id="2895"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baselines, and the adaptive management challenges they create. Ecosphere </w:t>
      </w:r>
      <w:r w:rsidRPr="00882C50">
        <w:rPr>
          <w:b/>
          <w:bCs/>
        </w:rPr>
        <w:t>10</w:t>
      </w:r>
      <w:r w:rsidR="00C57641" w:rsidRPr="00882C50">
        <w:t>:2</w:t>
      </w:r>
      <w:r w:rsidRPr="00882C50">
        <w:t xml:space="preserve">, e02579. </w:t>
      </w:r>
      <w:r w:rsidR="00575AC8">
        <w:fldChar w:fldCharType="begin"/>
      </w:r>
      <w:r w:rsidR="00575AC8">
        <w:instrText xml:space="preserve"> HYPERLINK "https://doi.org/10.1002/ecs2.2579" </w:instrText>
      </w:r>
      <w:r w:rsidR="00575AC8">
        <w:fldChar w:fldCharType="separate"/>
      </w:r>
      <w:del w:id="2896" w:author="Natasha Hardy" w:date="2021-11-12T16:40:00Z">
        <w:r w:rsidR="00A11016" w:rsidRPr="00882C50" w:rsidDel="003F3FBC">
          <w:rPr>
            <w:rStyle w:val="Hyperlink"/>
          </w:rPr>
          <w:delText>https://</w:delText>
        </w:r>
      </w:del>
      <w:r w:rsidR="00A11016" w:rsidRPr="00882C50">
        <w:rPr>
          <w:rStyle w:val="Hyperlink"/>
        </w:rPr>
        <w:t>doi.org/10.1002/ecs2.2579</w:t>
      </w:r>
      <w:r w:rsidR="00575AC8">
        <w:rPr>
          <w:rStyle w:val="Hyperlink"/>
        </w:rPr>
        <w:fldChar w:fldCharType="end"/>
      </w:r>
      <w:r w:rsidR="00A11016" w:rsidRPr="00882C50">
        <w:t xml:space="preserve"> </w:t>
      </w:r>
    </w:p>
    <w:p w14:paraId="2AFA9794" w14:textId="77777777" w:rsidR="006C1DD2" w:rsidRPr="003F3FBC" w:rsidRDefault="006C1DD2" w:rsidP="006C1DD2">
      <w:pPr>
        <w:widowControl w:val="0"/>
        <w:pBdr>
          <w:top w:val="nil"/>
          <w:left w:val="nil"/>
          <w:bottom w:val="nil"/>
          <w:right w:val="nil"/>
          <w:between w:val="nil"/>
        </w:pBdr>
        <w:ind w:left="720" w:hanging="720"/>
        <w:rPr>
          <w:ins w:id="2897" w:author="Natasha Hardy" w:date="2021-10-21T12:13:00Z"/>
          <w:rFonts w:eastAsia="Times New Roman" w:cs="Arial"/>
          <w:color w:val="222222"/>
          <w:highlight w:val="lightGray"/>
          <w:shd w:val="clear" w:color="auto" w:fill="FFFFFF"/>
          <w:lang w:val="en-CA"/>
          <w:rPrChange w:id="2898" w:author="Natasha Hardy" w:date="2021-11-12T16:38:00Z">
            <w:rPr>
              <w:ins w:id="2899" w:author="Natasha Hardy" w:date="2021-10-21T12:13:00Z"/>
              <w:rFonts w:eastAsia="Times New Roman" w:cs="Arial"/>
              <w:color w:val="222222"/>
              <w:shd w:val="clear" w:color="auto" w:fill="FFFFFF"/>
              <w:lang w:val="en-CA"/>
            </w:rPr>
          </w:rPrChange>
        </w:rPr>
      </w:pPr>
      <w:ins w:id="2900" w:author="Natasha Hardy" w:date="2021-10-21T12:10:00Z">
        <w:r w:rsidRPr="003F3FBC">
          <w:rPr>
            <w:rFonts w:eastAsia="Times New Roman" w:cs="Arial"/>
            <w:color w:val="222222"/>
            <w:highlight w:val="lightGray"/>
            <w:shd w:val="clear" w:color="auto" w:fill="FFFFFF"/>
            <w:lang w:val="en-CA"/>
            <w:rPrChange w:id="2901"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2902"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2903" w:author="Natasha Hardy" w:date="2021-11-12T16:38:00Z">
              <w:rPr>
                <w:rFonts w:eastAsia="Times New Roman" w:cs="Arial"/>
                <w:color w:val="222222"/>
                <w:shd w:val="clear" w:color="auto" w:fill="FFFFFF"/>
                <w:lang w:val="en-CA"/>
              </w:rPr>
            </w:rPrChange>
          </w:rPr>
          <w:t xml:space="preserve">, S. N., Gales, N. J., &amp; </w:t>
        </w:r>
        <w:proofErr w:type="spellStart"/>
        <w:r w:rsidRPr="003F3FBC">
          <w:rPr>
            <w:rFonts w:eastAsia="Times New Roman" w:cs="Arial"/>
            <w:color w:val="222222"/>
            <w:highlight w:val="lightGray"/>
            <w:shd w:val="clear" w:color="auto" w:fill="FFFFFF"/>
            <w:lang w:val="en-CA"/>
            <w:rPrChange w:id="2904"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2905" w:author="Natasha Hardy" w:date="2021-11-12T16:38:00Z">
              <w:rPr>
                <w:rFonts w:eastAsia="Times New Roman" w:cs="Arial"/>
                <w:color w:val="222222"/>
                <w:shd w:val="clear" w:color="auto" w:fill="FFFFFF"/>
                <w:lang w:val="en-CA"/>
              </w:rPr>
            </w:rPrChange>
          </w:rPr>
          <w:t>, M. A. (2007a). Combining DNA and morphological analyses of faecal samples improves insight into trophic interactions: a case study using a generalist predator. </w:t>
        </w:r>
        <w:r w:rsidRPr="003F3FBC">
          <w:rPr>
            <w:rFonts w:eastAsia="Times New Roman" w:cs="Arial"/>
            <w:i/>
            <w:iCs/>
            <w:color w:val="222222"/>
            <w:highlight w:val="lightGray"/>
            <w:shd w:val="clear" w:color="auto" w:fill="FFFFFF"/>
            <w:lang w:val="en-CA"/>
            <w:rPrChange w:id="2906" w:author="Natasha Hardy" w:date="2021-11-12T16:38:00Z">
              <w:rPr>
                <w:rFonts w:eastAsia="Times New Roman" w:cs="Arial"/>
                <w:i/>
                <w:iCs/>
                <w:color w:val="222222"/>
                <w:shd w:val="clear" w:color="auto" w:fill="FFFFFF"/>
                <w:lang w:val="en-CA"/>
              </w:rPr>
            </w:rPrChange>
          </w:rPr>
          <w:t>Marine Biology</w:t>
        </w:r>
        <w:r w:rsidRPr="003F3FBC">
          <w:rPr>
            <w:rFonts w:eastAsia="Times New Roman" w:cs="Arial"/>
            <w:color w:val="222222"/>
            <w:highlight w:val="lightGray"/>
            <w:shd w:val="clear" w:color="auto" w:fill="FFFFFF"/>
            <w:lang w:val="en-CA"/>
            <w:rPrChange w:id="2907"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2908" w:author="Natasha Hardy" w:date="2021-11-12T16:38:00Z">
              <w:rPr>
                <w:rFonts w:eastAsia="Times New Roman" w:cs="Arial"/>
                <w:i/>
                <w:iCs/>
                <w:color w:val="222222"/>
                <w:shd w:val="clear" w:color="auto" w:fill="FFFFFF"/>
                <w:lang w:val="en-CA"/>
              </w:rPr>
            </w:rPrChange>
          </w:rPr>
          <w:t>152</w:t>
        </w:r>
        <w:r w:rsidRPr="003F3FBC">
          <w:rPr>
            <w:rFonts w:eastAsia="Times New Roman" w:cs="Arial"/>
            <w:color w:val="222222"/>
            <w:highlight w:val="lightGray"/>
            <w:shd w:val="clear" w:color="auto" w:fill="FFFFFF"/>
            <w:lang w:val="en-CA"/>
            <w:rPrChange w:id="2909" w:author="Natasha Hardy" w:date="2021-11-12T16:38:00Z">
              <w:rPr>
                <w:rFonts w:eastAsia="Times New Roman" w:cs="Arial"/>
                <w:color w:val="222222"/>
                <w:shd w:val="clear" w:color="auto" w:fill="FFFFFF"/>
                <w:lang w:val="en-CA"/>
              </w:rPr>
            </w:rPrChange>
          </w:rPr>
          <w:t>(4), 815-825.</w:t>
        </w:r>
      </w:ins>
    </w:p>
    <w:p w14:paraId="57E7A729" w14:textId="6594A57D" w:rsidR="006C1DD2" w:rsidRPr="00882C50" w:rsidRDefault="006C1DD2" w:rsidP="006C1DD2">
      <w:pPr>
        <w:widowControl w:val="0"/>
        <w:pBdr>
          <w:top w:val="nil"/>
          <w:left w:val="nil"/>
          <w:bottom w:val="nil"/>
          <w:right w:val="nil"/>
          <w:between w:val="nil"/>
        </w:pBdr>
        <w:ind w:left="720" w:hanging="720"/>
        <w:rPr>
          <w:rFonts w:eastAsia="Times New Roman" w:cs="Arial"/>
          <w:color w:val="222222"/>
          <w:shd w:val="clear" w:color="auto" w:fill="FFFFFF"/>
          <w:lang w:val="en-CA"/>
          <w:rPrChange w:id="2910" w:author="Natasha Hardy" w:date="2021-10-21T12:13:00Z">
            <w:rPr/>
          </w:rPrChange>
        </w:rPr>
      </w:pPr>
      <w:ins w:id="2911" w:author="Natasha Hardy" w:date="2021-10-21T12:13:00Z">
        <w:r w:rsidRPr="003F3FBC">
          <w:rPr>
            <w:rFonts w:eastAsia="Times New Roman" w:cs="Arial"/>
            <w:color w:val="222222"/>
            <w:highlight w:val="lightGray"/>
            <w:shd w:val="clear" w:color="auto" w:fill="FFFFFF"/>
            <w:lang w:val="en-CA"/>
            <w:rPrChange w:id="2912"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2913"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2914" w:author="Natasha Hardy" w:date="2021-11-12T16:38:00Z">
              <w:rPr>
                <w:rFonts w:eastAsia="Times New Roman" w:cs="Arial"/>
                <w:color w:val="222222"/>
                <w:shd w:val="clear" w:color="auto" w:fill="FFFFFF"/>
                <w:lang w:val="en-CA"/>
              </w:rPr>
            </w:rPrChange>
          </w:rPr>
          <w:t xml:space="preserve">, S. N., </w:t>
        </w:r>
        <w:proofErr w:type="spellStart"/>
        <w:r w:rsidRPr="003F3FBC">
          <w:rPr>
            <w:rFonts w:eastAsia="Times New Roman" w:cs="Arial"/>
            <w:color w:val="222222"/>
            <w:highlight w:val="lightGray"/>
            <w:shd w:val="clear" w:color="auto" w:fill="FFFFFF"/>
            <w:lang w:val="en-CA"/>
            <w:rPrChange w:id="2915" w:author="Natasha Hardy" w:date="2021-11-12T16:38:00Z">
              <w:rPr>
                <w:rFonts w:eastAsia="Times New Roman" w:cs="Arial"/>
                <w:color w:val="222222"/>
                <w:shd w:val="clear" w:color="auto" w:fill="FFFFFF"/>
                <w:lang w:val="en-CA"/>
              </w:rPr>
            </w:rPrChange>
          </w:rPr>
          <w:t>Deagle</w:t>
        </w:r>
        <w:proofErr w:type="spellEnd"/>
        <w:r w:rsidRPr="003F3FBC">
          <w:rPr>
            <w:rFonts w:eastAsia="Times New Roman" w:cs="Arial"/>
            <w:color w:val="222222"/>
            <w:highlight w:val="lightGray"/>
            <w:shd w:val="clear" w:color="auto" w:fill="FFFFFF"/>
            <w:lang w:val="en-CA"/>
            <w:rPrChange w:id="2916" w:author="Natasha Hardy" w:date="2021-11-12T16:38:00Z">
              <w:rPr>
                <w:rFonts w:eastAsia="Times New Roman" w:cs="Arial"/>
                <w:color w:val="222222"/>
                <w:shd w:val="clear" w:color="auto" w:fill="FFFFFF"/>
                <w:lang w:val="en-CA"/>
              </w:rPr>
            </w:rPrChange>
          </w:rPr>
          <w:t xml:space="preserve">, B. E., Gales, N. J., &amp; </w:t>
        </w:r>
        <w:proofErr w:type="spellStart"/>
        <w:r w:rsidRPr="003F3FBC">
          <w:rPr>
            <w:rFonts w:eastAsia="Times New Roman" w:cs="Arial"/>
            <w:color w:val="222222"/>
            <w:highlight w:val="lightGray"/>
            <w:shd w:val="clear" w:color="auto" w:fill="FFFFFF"/>
            <w:lang w:val="en-CA"/>
            <w:rPrChange w:id="2917"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2918" w:author="Natasha Hardy" w:date="2021-11-12T16:38:00Z">
              <w:rPr>
                <w:rFonts w:eastAsia="Times New Roman" w:cs="Arial"/>
                <w:color w:val="222222"/>
                <w:shd w:val="clear" w:color="auto" w:fill="FFFFFF"/>
                <w:lang w:val="en-CA"/>
              </w:rPr>
            </w:rPrChange>
          </w:rPr>
          <w:t>, M. A. (2007b). Detecting prey from DNA in predator scats: a comparison with morphological analysis, using Arctocephalus seals fed a known diet. </w:t>
        </w:r>
        <w:r w:rsidRPr="003F3FBC">
          <w:rPr>
            <w:rFonts w:eastAsia="Times New Roman" w:cs="Arial"/>
            <w:i/>
            <w:iCs/>
            <w:color w:val="222222"/>
            <w:highlight w:val="lightGray"/>
            <w:shd w:val="clear" w:color="auto" w:fill="FFFFFF"/>
            <w:lang w:val="en-CA"/>
            <w:rPrChange w:id="2919" w:author="Natasha Hardy" w:date="2021-11-12T16:38:00Z">
              <w:rPr>
                <w:rFonts w:eastAsia="Times New Roman" w:cs="Arial"/>
                <w:i/>
                <w:iCs/>
                <w:color w:val="222222"/>
                <w:shd w:val="clear" w:color="auto" w:fill="FFFFFF"/>
                <w:lang w:val="en-CA"/>
              </w:rPr>
            </w:rPrChange>
          </w:rPr>
          <w:t>Journal of Experimental Marine Biology and Ecology</w:t>
        </w:r>
        <w:r w:rsidRPr="003F3FBC">
          <w:rPr>
            <w:rFonts w:eastAsia="Times New Roman" w:cs="Arial"/>
            <w:color w:val="222222"/>
            <w:highlight w:val="lightGray"/>
            <w:shd w:val="clear" w:color="auto" w:fill="FFFFFF"/>
            <w:lang w:val="en-CA"/>
            <w:rPrChange w:id="2920"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2921" w:author="Natasha Hardy" w:date="2021-11-12T16:38:00Z">
              <w:rPr>
                <w:rFonts w:eastAsia="Times New Roman" w:cs="Arial"/>
                <w:i/>
                <w:iCs/>
                <w:color w:val="222222"/>
                <w:shd w:val="clear" w:color="auto" w:fill="FFFFFF"/>
                <w:lang w:val="en-CA"/>
              </w:rPr>
            </w:rPrChange>
          </w:rPr>
          <w:t>347</w:t>
        </w:r>
        <w:r w:rsidRPr="003F3FBC">
          <w:rPr>
            <w:rFonts w:eastAsia="Times New Roman" w:cs="Arial"/>
            <w:color w:val="222222"/>
            <w:highlight w:val="lightGray"/>
            <w:shd w:val="clear" w:color="auto" w:fill="FFFFFF"/>
            <w:lang w:val="en-CA"/>
            <w:rPrChange w:id="2922" w:author="Natasha Hardy" w:date="2021-11-12T16:38:00Z">
              <w:rPr>
                <w:rFonts w:eastAsia="Times New Roman" w:cs="Arial"/>
                <w:color w:val="222222"/>
                <w:shd w:val="clear" w:color="auto" w:fill="FFFFFF"/>
                <w:lang w:val="en-CA"/>
              </w:rPr>
            </w:rPrChange>
          </w:rPr>
          <w:t>(1-2), 144-154.</w:t>
        </w:r>
      </w:ins>
    </w:p>
    <w:p w14:paraId="5302C284" w14:textId="78509DD2" w:rsidR="00005583" w:rsidRPr="00882C50" w:rsidRDefault="00005583" w:rsidP="00005583">
      <w:pPr>
        <w:widowControl w:val="0"/>
        <w:pBdr>
          <w:top w:val="nil"/>
          <w:left w:val="nil"/>
          <w:bottom w:val="nil"/>
          <w:right w:val="nil"/>
          <w:between w:val="nil"/>
        </w:pBdr>
        <w:ind w:left="720" w:hanging="720"/>
      </w:pPr>
      <w:r w:rsidRPr="00762DF3">
        <w:rPr>
          <w:highlight w:val="lightGray"/>
          <w:rPrChange w:id="2923" w:author="Natasha Hardy" w:date="2021-11-11T14:41:00Z">
            <w:rPr/>
          </w:rPrChange>
        </w:rPr>
        <w:t xml:space="preserve">Cavallo, C., </w:t>
      </w:r>
      <w:proofErr w:type="spellStart"/>
      <w:r w:rsidRPr="00762DF3">
        <w:rPr>
          <w:highlight w:val="lightGray"/>
          <w:rPrChange w:id="2924" w:author="Natasha Hardy" w:date="2021-11-11T14:41:00Z">
            <w:rPr/>
          </w:rPrChange>
        </w:rPr>
        <w:t>Chiaradia</w:t>
      </w:r>
      <w:proofErr w:type="spellEnd"/>
      <w:r w:rsidRPr="00762DF3">
        <w:rPr>
          <w:highlight w:val="lightGray"/>
          <w:rPrChange w:id="2925" w:author="Natasha Hardy" w:date="2021-11-11T14:41:00Z">
            <w:rPr/>
          </w:rPrChange>
        </w:rPr>
        <w:t xml:space="preserve">, A., </w:t>
      </w:r>
      <w:proofErr w:type="spellStart"/>
      <w:r w:rsidRPr="00762DF3">
        <w:rPr>
          <w:highlight w:val="lightGray"/>
          <w:rPrChange w:id="2926" w:author="Natasha Hardy" w:date="2021-11-11T14:41:00Z">
            <w:rPr/>
          </w:rPrChange>
        </w:rPr>
        <w:t>Deagle</w:t>
      </w:r>
      <w:proofErr w:type="spellEnd"/>
      <w:r w:rsidRPr="00762DF3">
        <w:rPr>
          <w:highlight w:val="lightGray"/>
          <w:rPrChange w:id="2927" w:author="Natasha Hardy" w:date="2021-11-11T14:41:00Z">
            <w:rPr/>
          </w:rPrChange>
        </w:rPr>
        <w:t xml:space="preserve">, B. E., Hays, G. C., </w:t>
      </w:r>
      <w:proofErr w:type="spellStart"/>
      <w:r w:rsidRPr="00762DF3">
        <w:rPr>
          <w:highlight w:val="lightGray"/>
          <w:rPrChange w:id="2928" w:author="Natasha Hardy" w:date="2021-11-11T14:41:00Z">
            <w:rPr/>
          </w:rPrChange>
        </w:rPr>
        <w:t>Jarman</w:t>
      </w:r>
      <w:proofErr w:type="spellEnd"/>
      <w:r w:rsidRPr="00762DF3">
        <w:rPr>
          <w:highlight w:val="lightGray"/>
          <w:rPrChange w:id="2929" w:author="Natasha Hardy" w:date="2021-11-11T14:41:00Z">
            <w:rPr/>
          </w:rPrChange>
        </w:rPr>
        <w:t xml:space="preserve">, S., McInnes, J. C., </w:t>
      </w:r>
      <w:proofErr w:type="spellStart"/>
      <w:r w:rsidRPr="00762DF3">
        <w:rPr>
          <w:highlight w:val="lightGray"/>
          <w:rPrChange w:id="2930" w:author="Natasha Hardy" w:date="2021-11-11T14:41:00Z">
            <w:rPr/>
          </w:rPrChange>
        </w:rPr>
        <w:t>Ropert</w:t>
      </w:r>
      <w:r w:rsidRPr="00762DF3">
        <w:rPr>
          <w:rFonts w:ascii="Cambria Math" w:hAnsi="Cambria Math" w:cs="Cambria Math"/>
          <w:highlight w:val="lightGray"/>
          <w:rPrChange w:id="2931" w:author="Natasha Hardy" w:date="2021-11-11T14:41:00Z">
            <w:rPr>
              <w:rFonts w:ascii="Cambria Math" w:hAnsi="Cambria Math" w:cs="Cambria Math"/>
            </w:rPr>
          </w:rPrChange>
        </w:rPr>
        <w:t>‐</w:t>
      </w:r>
      <w:r w:rsidRPr="00762DF3">
        <w:rPr>
          <w:highlight w:val="lightGray"/>
          <w:rPrChange w:id="2932" w:author="Natasha Hardy" w:date="2021-11-11T14:41:00Z">
            <w:rPr/>
          </w:rPrChange>
        </w:rPr>
        <w:t>Coudert</w:t>
      </w:r>
      <w:proofErr w:type="spellEnd"/>
      <w:r w:rsidRPr="00762DF3">
        <w:rPr>
          <w:highlight w:val="lightGray"/>
          <w:rPrChange w:id="2933" w:author="Natasha Hardy" w:date="2021-11-11T14:41:00Z">
            <w:rPr/>
          </w:rPrChange>
        </w:rPr>
        <w:t xml:space="preserve">, Y., Sánchez, S., &amp; Reina, R. D. (2020). Quantifying prey availability using the foraging plasticity of a marine predator, the little penguin. Functional Ecology </w:t>
      </w:r>
      <w:r w:rsidRPr="00762DF3">
        <w:rPr>
          <w:b/>
          <w:bCs/>
          <w:highlight w:val="lightGray"/>
          <w:rPrChange w:id="2934" w:author="Natasha Hardy" w:date="2021-11-11T14:41:00Z">
            <w:rPr>
              <w:b/>
              <w:bCs/>
            </w:rPr>
          </w:rPrChange>
        </w:rPr>
        <w:t>34</w:t>
      </w:r>
      <w:r w:rsidR="00C57641" w:rsidRPr="00762DF3">
        <w:rPr>
          <w:highlight w:val="lightGray"/>
          <w:rPrChange w:id="2935" w:author="Natasha Hardy" w:date="2021-11-11T14:41:00Z">
            <w:rPr/>
          </w:rPrChange>
        </w:rPr>
        <w:t>:8</w:t>
      </w:r>
      <w:r w:rsidRPr="00762DF3">
        <w:rPr>
          <w:highlight w:val="lightGray"/>
          <w:rPrChange w:id="2936" w:author="Natasha Hardy" w:date="2021-11-11T14:41:00Z">
            <w:rPr/>
          </w:rPrChange>
        </w:rPr>
        <w:t xml:space="preserve">, 1626–1639. </w:t>
      </w:r>
      <w:r w:rsidR="00575AC8" w:rsidRPr="00762DF3">
        <w:rPr>
          <w:highlight w:val="lightGray"/>
          <w:rPrChange w:id="2937" w:author="Natasha Hardy" w:date="2021-11-11T14:41:00Z">
            <w:rPr/>
          </w:rPrChange>
        </w:rPr>
        <w:fldChar w:fldCharType="begin"/>
      </w:r>
      <w:r w:rsidR="00575AC8" w:rsidRPr="00762DF3">
        <w:rPr>
          <w:highlight w:val="lightGray"/>
          <w:rPrChange w:id="2938" w:author="Natasha Hardy" w:date="2021-11-11T14:41:00Z">
            <w:rPr/>
          </w:rPrChange>
        </w:rPr>
        <w:instrText xml:space="preserve"> HYPERLINK "https://doi.org/10.1111/1365-2435.13605" </w:instrText>
      </w:r>
      <w:r w:rsidR="00575AC8" w:rsidRPr="00762DF3">
        <w:rPr>
          <w:highlight w:val="lightGray"/>
          <w:rPrChange w:id="2939" w:author="Natasha Hardy" w:date="2021-11-11T14:41:00Z">
            <w:rPr>
              <w:rStyle w:val="Hyperlink"/>
            </w:rPr>
          </w:rPrChange>
        </w:rPr>
        <w:fldChar w:fldCharType="separate"/>
      </w:r>
      <w:del w:id="2940" w:author="Natasha Hardy" w:date="2021-11-12T16:39:00Z">
        <w:r w:rsidR="00A11016" w:rsidRPr="00762DF3" w:rsidDel="003F3FBC">
          <w:rPr>
            <w:rStyle w:val="Hyperlink"/>
            <w:highlight w:val="lightGray"/>
            <w:rPrChange w:id="2941" w:author="Natasha Hardy" w:date="2021-11-11T14:41:00Z">
              <w:rPr>
                <w:rStyle w:val="Hyperlink"/>
              </w:rPr>
            </w:rPrChange>
          </w:rPr>
          <w:delText>https://</w:delText>
        </w:r>
      </w:del>
      <w:r w:rsidR="00A11016" w:rsidRPr="00762DF3">
        <w:rPr>
          <w:rStyle w:val="Hyperlink"/>
          <w:highlight w:val="lightGray"/>
          <w:rPrChange w:id="2942" w:author="Natasha Hardy" w:date="2021-11-11T14:41:00Z">
            <w:rPr>
              <w:rStyle w:val="Hyperlink"/>
            </w:rPr>
          </w:rPrChange>
        </w:rPr>
        <w:t>doi.org/10.1111/1365-2435.13605</w:t>
      </w:r>
      <w:r w:rsidR="00575AC8" w:rsidRPr="00762DF3">
        <w:rPr>
          <w:rStyle w:val="Hyperlink"/>
          <w:highlight w:val="lightGray"/>
          <w:rPrChange w:id="2943" w:author="Natasha Hardy" w:date="2021-11-11T14:41:00Z">
            <w:rPr>
              <w:rStyle w:val="Hyperlink"/>
            </w:rPr>
          </w:rPrChange>
        </w:rPr>
        <w:fldChar w:fldCharType="end"/>
      </w:r>
      <w:r w:rsidR="00A11016" w:rsidRPr="00882C50">
        <w:t xml:space="preserve"> </w:t>
      </w:r>
    </w:p>
    <w:p w14:paraId="2BED2ADB" w14:textId="3DBD7C46"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r w:rsidR="00575AC8">
        <w:lastRenderedPageBreak/>
        <w:fldChar w:fldCharType="begin"/>
      </w:r>
      <w:r w:rsidR="00575AC8">
        <w:instrText xml:space="preserve"> HYPERLINK "https://doi.org/10.1007/978-1-4612-4318-2_10" </w:instrText>
      </w:r>
      <w:r w:rsidR="00575AC8">
        <w:fldChar w:fldCharType="separate"/>
      </w:r>
      <w:del w:id="2944" w:author="Natasha Hardy" w:date="2021-11-12T16:39:00Z">
        <w:r w:rsidR="00A11016" w:rsidRPr="00882C50" w:rsidDel="003F3FBC">
          <w:rPr>
            <w:rStyle w:val="Hyperlink"/>
          </w:rPr>
          <w:delText>https://</w:delText>
        </w:r>
      </w:del>
      <w:r w:rsidR="00A11016" w:rsidRPr="00882C50">
        <w:rPr>
          <w:rStyle w:val="Hyperlink"/>
        </w:rPr>
        <w:t>doi.org/10.1007/978-1-4612-4318-2_10</w:t>
      </w:r>
      <w:r w:rsidR="00575AC8">
        <w:rPr>
          <w:rStyle w:val="Hyperlink"/>
        </w:rPr>
        <w:fldChar w:fldCharType="end"/>
      </w:r>
      <w:r w:rsidR="00A11016" w:rsidRPr="00882C50">
        <w:t xml:space="preserve"> </w:t>
      </w:r>
    </w:p>
    <w:p w14:paraId="4491D26C" w14:textId="4B398E47"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r w:rsidR="00575AC8">
        <w:fldChar w:fldCharType="begin"/>
      </w:r>
      <w:r w:rsidR="00575AC8">
        <w:instrText xml:space="preserve"> HYPERLINK "https://doi.org/10.1016/j.biocon.2019.01.029" </w:instrText>
      </w:r>
      <w:r w:rsidR="00575AC8">
        <w:fldChar w:fldCharType="separate"/>
      </w:r>
      <w:del w:id="2945" w:author="Natasha Hardy" w:date="2021-11-12T16:39:00Z">
        <w:r w:rsidR="00C57641" w:rsidRPr="00882C50" w:rsidDel="003F3FBC">
          <w:rPr>
            <w:rStyle w:val="Hyperlink"/>
          </w:rPr>
          <w:delText>https://</w:delText>
        </w:r>
      </w:del>
      <w:r w:rsidR="00C57641" w:rsidRPr="00882C50">
        <w:rPr>
          <w:rStyle w:val="Hyperlink"/>
        </w:rPr>
        <w:t>doi.org/10.1016/j.biocon.2019.01.029</w:t>
      </w:r>
      <w:r w:rsidR="00575AC8">
        <w:rPr>
          <w:rStyle w:val="Hyperlink"/>
        </w:rPr>
        <w:fldChar w:fldCharType="end"/>
      </w:r>
      <w:r w:rsidR="00C57641" w:rsidRPr="00882C50">
        <w:t xml:space="preserve"> </w:t>
      </w:r>
    </w:p>
    <w:p w14:paraId="29426249" w14:textId="23B1A648"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r w:rsidR="00575AC8">
        <w:fldChar w:fldCharType="begin"/>
      </w:r>
      <w:r w:rsidR="00575AC8">
        <w:instrText xml:space="preserve"> HYPERLINK "https://doi.org/10.1071/mu9910263" </w:instrText>
      </w:r>
      <w:r w:rsidR="00575AC8">
        <w:fldChar w:fldCharType="separate"/>
      </w:r>
      <w:del w:id="2946" w:author="Natasha Hardy" w:date="2021-11-12T16:39:00Z">
        <w:r w:rsidR="00C57641" w:rsidRPr="00882C50" w:rsidDel="003F3FBC">
          <w:rPr>
            <w:rStyle w:val="Hyperlink"/>
          </w:rPr>
          <w:delText>https://</w:delText>
        </w:r>
      </w:del>
      <w:r w:rsidR="00C57641" w:rsidRPr="00882C50">
        <w:rPr>
          <w:rStyle w:val="Hyperlink"/>
        </w:rPr>
        <w:t>doi.org/10.1071/mu9910263</w:t>
      </w:r>
      <w:r w:rsidR="00575AC8">
        <w:rPr>
          <w:rStyle w:val="Hyperlink"/>
        </w:rPr>
        <w:fldChar w:fldCharType="end"/>
      </w:r>
      <w:r w:rsidR="00C57641" w:rsidRPr="00882C50">
        <w:t xml:space="preserve"> </w:t>
      </w:r>
    </w:p>
    <w:p w14:paraId="35F9FA9C" w14:textId="61C468E4" w:rsidR="00ED4B8D" w:rsidRPr="00ED4B8D" w:rsidRDefault="00005583" w:rsidP="00ED4B8D">
      <w:pPr>
        <w:widowControl w:val="0"/>
        <w:pBdr>
          <w:top w:val="nil"/>
          <w:left w:val="nil"/>
          <w:bottom w:val="nil"/>
          <w:right w:val="nil"/>
          <w:between w:val="nil"/>
        </w:pBdr>
        <w:ind w:left="720" w:hanging="720"/>
      </w:pPr>
      <w:del w:id="2947" w:author="Natasha Hardy" w:date="2021-11-11T11:58:00Z">
        <w:r w:rsidRPr="00882C50" w:rsidDel="0083788C">
          <w:delText xml:space="preserve">Deagle, B. E., Kirkwood, R., &amp; Jarman, S. N. (2009). Analysis of Australian fur seal diet by pyrosequencing prey DNA in faeces. Molecular Ecology </w:delText>
        </w:r>
        <w:r w:rsidRPr="00882C50" w:rsidDel="0083788C">
          <w:rPr>
            <w:b/>
            <w:bCs/>
          </w:rPr>
          <w:delText>18</w:delText>
        </w:r>
        <w:r w:rsidR="00C57641" w:rsidRPr="00882C50" w:rsidDel="0083788C">
          <w:delText>:9</w:delText>
        </w:r>
        <w:r w:rsidRPr="00882C50" w:rsidDel="0083788C">
          <w:delText xml:space="preserve">, 2022–2038. </w:delText>
        </w:r>
        <w:r w:rsidR="00575AC8" w:rsidDel="0083788C">
          <w:fldChar w:fldCharType="begin"/>
        </w:r>
        <w:r w:rsidR="00575AC8" w:rsidDel="0083788C">
          <w:delInstrText xml:space="preserve"> HYPERLINK "https://doi.org/10.1111/j.1365-294X.2009.04158.x" </w:delInstrText>
        </w:r>
        <w:r w:rsidR="00575AC8" w:rsidDel="0083788C">
          <w:fldChar w:fldCharType="separate"/>
        </w:r>
        <w:r w:rsidR="00C57641" w:rsidRPr="00882C50" w:rsidDel="0083788C">
          <w:rPr>
            <w:rStyle w:val="Hyperlink"/>
          </w:rPr>
          <w:delText>https://doi.org/10.1111/j.1365-294X.2009.04158.x</w:delText>
        </w:r>
        <w:r w:rsidR="00575AC8" w:rsidDel="0083788C">
          <w:rPr>
            <w:rStyle w:val="Hyperlink"/>
          </w:rPr>
          <w:fldChar w:fldCharType="end"/>
        </w:r>
        <w:r w:rsidR="00C57641" w:rsidRPr="00882C50" w:rsidDel="0083788C">
          <w:delText xml:space="preserve"> </w:delText>
        </w:r>
      </w:del>
      <w:proofErr w:type="spellStart"/>
      <w:ins w:id="2948" w:author="Natasha Hardy" w:date="2021-10-25T15:57:00Z">
        <w:r w:rsidR="00ED4B8D" w:rsidRPr="00ED4B8D">
          <w:rPr>
            <w:rFonts w:eastAsia="Times New Roman" w:cs="Arial"/>
            <w:color w:val="222222"/>
            <w:shd w:val="clear" w:color="auto" w:fill="FFFFFF"/>
            <w:lang w:val="en-CA"/>
          </w:rPr>
          <w:t>Deagle</w:t>
        </w:r>
        <w:proofErr w:type="spellEnd"/>
        <w:r w:rsidR="00ED4B8D" w:rsidRPr="00ED4B8D">
          <w:rPr>
            <w:rFonts w:eastAsia="Times New Roman" w:cs="Arial"/>
            <w:color w:val="222222"/>
            <w:shd w:val="clear" w:color="auto" w:fill="FFFFFF"/>
            <w:lang w:val="en-CA"/>
          </w:rPr>
          <w:t xml:space="preserve">, B. E., Thomas, A. C., Shaffer, A. K., </w:t>
        </w:r>
        <w:proofErr w:type="spellStart"/>
        <w:r w:rsidR="00ED4B8D" w:rsidRPr="00ED4B8D">
          <w:rPr>
            <w:rFonts w:eastAsia="Times New Roman" w:cs="Arial"/>
            <w:color w:val="222222"/>
            <w:shd w:val="clear" w:color="auto" w:fill="FFFFFF"/>
            <w:lang w:val="en-CA"/>
          </w:rPr>
          <w:t>Trites</w:t>
        </w:r>
        <w:proofErr w:type="spellEnd"/>
        <w:r w:rsidR="00ED4B8D" w:rsidRPr="00ED4B8D">
          <w:rPr>
            <w:rFonts w:eastAsia="Times New Roman" w:cs="Arial"/>
            <w:color w:val="222222"/>
            <w:shd w:val="clear" w:color="auto" w:fill="FFFFFF"/>
            <w:lang w:val="en-CA"/>
          </w:rPr>
          <w:t xml:space="preserve">, A. W., &amp; </w:t>
        </w:r>
        <w:proofErr w:type="spellStart"/>
        <w:r w:rsidR="00ED4B8D" w:rsidRPr="00ED4B8D">
          <w:rPr>
            <w:rFonts w:eastAsia="Times New Roman" w:cs="Arial"/>
            <w:color w:val="222222"/>
            <w:shd w:val="clear" w:color="auto" w:fill="FFFFFF"/>
            <w:lang w:val="en-CA"/>
          </w:rPr>
          <w:t>Jarman</w:t>
        </w:r>
        <w:proofErr w:type="spellEnd"/>
        <w:r w:rsidR="00ED4B8D" w:rsidRPr="00ED4B8D">
          <w:rPr>
            <w:rFonts w:eastAsia="Times New Roman" w:cs="Arial"/>
            <w:color w:val="222222"/>
            <w:shd w:val="clear" w:color="auto" w:fill="FFFFFF"/>
            <w:lang w:val="en-CA"/>
          </w:rPr>
          <w:t>, S. N. (2013). Quantifying sequence proportions in a DNA</w:t>
        </w:r>
        <w:r w:rsidR="00ED4B8D" w:rsidRPr="00ED4B8D">
          <w:rPr>
            <w:rFonts w:ascii="Cambria Math" w:eastAsia="Times New Roman" w:hAnsi="Cambria Math" w:cs="Cambria Math"/>
            <w:color w:val="222222"/>
            <w:shd w:val="clear" w:color="auto" w:fill="FFFFFF"/>
            <w:lang w:val="en-CA"/>
          </w:rPr>
          <w:t>‐</w:t>
        </w:r>
        <w:r w:rsidR="00ED4B8D" w:rsidRPr="00ED4B8D">
          <w:rPr>
            <w:rFonts w:eastAsia="Times New Roman" w:cs="Arial"/>
            <w:color w:val="222222"/>
            <w:shd w:val="clear" w:color="auto" w:fill="FFFFFF"/>
            <w:lang w:val="en-CA"/>
          </w:rPr>
          <w:t xml:space="preserve">based diet study using Ion Torrent amplicon sequencing: which counts </w:t>
        </w:r>
        <w:proofErr w:type="gramStart"/>
        <w:r w:rsidR="00ED4B8D" w:rsidRPr="00ED4B8D">
          <w:rPr>
            <w:rFonts w:eastAsia="Times New Roman" w:cs="Arial"/>
            <w:color w:val="222222"/>
            <w:shd w:val="clear" w:color="auto" w:fill="FFFFFF"/>
            <w:lang w:val="en-CA"/>
          </w:rPr>
          <w:t>count?.</w:t>
        </w:r>
        <w:proofErr w:type="gramEnd"/>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Molecular Ecology Resources</w:t>
        </w:r>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13</w:t>
        </w:r>
        <w:r w:rsidR="00ED4B8D" w:rsidRPr="00ED4B8D">
          <w:rPr>
            <w:rFonts w:eastAsia="Times New Roman" w:cs="Arial"/>
            <w:color w:val="222222"/>
            <w:shd w:val="clear" w:color="auto" w:fill="FFFFFF"/>
            <w:lang w:val="en-CA"/>
          </w:rPr>
          <w:t>(4), 620-633.</w:t>
        </w:r>
      </w:ins>
    </w:p>
    <w:p w14:paraId="7E3FC598" w14:textId="4986F739"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r w:rsidR="00575AC8">
        <w:fldChar w:fldCharType="begin"/>
      </w:r>
      <w:r w:rsidR="00575AC8">
        <w:instrText xml:space="preserve"> HYPERLINK "https://doi.org/10.1111/mec.14734" </w:instrText>
      </w:r>
      <w:r w:rsidR="00575AC8">
        <w:fldChar w:fldCharType="separate"/>
      </w:r>
      <w:del w:id="2949" w:author="Natasha Hardy" w:date="2021-11-12T16:39:00Z">
        <w:r w:rsidR="00C57641" w:rsidRPr="00882C50" w:rsidDel="003F3FBC">
          <w:rPr>
            <w:rStyle w:val="Hyperlink"/>
          </w:rPr>
          <w:delText>https://</w:delText>
        </w:r>
      </w:del>
      <w:r w:rsidR="00C57641" w:rsidRPr="00882C50">
        <w:rPr>
          <w:rStyle w:val="Hyperlink"/>
        </w:rPr>
        <w:t>doi.org/10.1111/mec.14734</w:t>
      </w:r>
      <w:r w:rsidR="00575AC8">
        <w:rPr>
          <w:rStyle w:val="Hyperlink"/>
        </w:rPr>
        <w:fldChar w:fldCharType="end"/>
      </w:r>
      <w:r w:rsidR="00C57641" w:rsidRPr="00882C50">
        <w:t xml:space="preserve"> </w:t>
      </w:r>
    </w:p>
    <w:p w14:paraId="6F8C4C21" w14:textId="39BF8E6C" w:rsidR="00005583" w:rsidRPr="00882C50" w:rsidRDefault="00005583" w:rsidP="00005583">
      <w:pPr>
        <w:widowControl w:val="0"/>
        <w:pBdr>
          <w:top w:val="nil"/>
          <w:left w:val="nil"/>
          <w:bottom w:val="nil"/>
          <w:right w:val="nil"/>
          <w:between w:val="nil"/>
        </w:pBdr>
        <w:ind w:left="720" w:hanging="720"/>
      </w:pPr>
      <w:r w:rsidRPr="00882C50">
        <w:t xml:space="preserve">Edgar, R. C. (2010). Search and clustering orders of magnitude faster than BLAST. Bioinformatics, </w:t>
      </w:r>
      <w:r w:rsidRPr="00882C50">
        <w:rPr>
          <w:b/>
          <w:bCs/>
        </w:rPr>
        <w:t>26</w:t>
      </w:r>
      <w:r w:rsidR="00C57641" w:rsidRPr="00882C50">
        <w:t>:</w:t>
      </w:r>
      <w:r w:rsidRPr="00882C50">
        <w:t xml:space="preserve">19, 2460–2461. </w:t>
      </w:r>
      <w:r w:rsidR="00575AC8">
        <w:fldChar w:fldCharType="begin"/>
      </w:r>
      <w:r w:rsidR="00575AC8">
        <w:instrText xml:space="preserve"> HYPERLINK "https://doi.org/10.1093/bioinformatics/btq461" </w:instrText>
      </w:r>
      <w:r w:rsidR="00575AC8">
        <w:fldChar w:fldCharType="separate"/>
      </w:r>
      <w:del w:id="2950" w:author="Natasha Hardy" w:date="2021-11-12T16:39:00Z">
        <w:r w:rsidR="00C57641" w:rsidRPr="00882C50" w:rsidDel="003F3FBC">
          <w:rPr>
            <w:rStyle w:val="Hyperlink"/>
          </w:rPr>
          <w:delText>https://</w:delText>
        </w:r>
      </w:del>
      <w:r w:rsidR="00C57641" w:rsidRPr="00882C50">
        <w:rPr>
          <w:rStyle w:val="Hyperlink"/>
        </w:rPr>
        <w:t>doi.org/10.1093/bioinformatics/btq461</w:t>
      </w:r>
      <w:r w:rsidR="00575AC8">
        <w:rPr>
          <w:rStyle w:val="Hyperlink"/>
        </w:rPr>
        <w:fldChar w:fldCharType="end"/>
      </w:r>
      <w:r w:rsidR="00C57641" w:rsidRPr="00882C50">
        <w:t xml:space="preserve"> </w:t>
      </w:r>
    </w:p>
    <w:p w14:paraId="1DE2FD46" w14:textId="4BC01B43" w:rsidR="00932D83" w:rsidRDefault="00005583" w:rsidP="00932D83">
      <w:pPr>
        <w:widowControl w:val="0"/>
        <w:pBdr>
          <w:top w:val="nil"/>
          <w:left w:val="nil"/>
          <w:bottom w:val="nil"/>
          <w:right w:val="nil"/>
          <w:between w:val="nil"/>
        </w:pBdr>
        <w:ind w:left="720" w:hanging="720"/>
        <w:rPr>
          <w:ins w:id="2951" w:author="Natasha Hardy" w:date="2021-10-25T15:46:00Z"/>
        </w:rPr>
      </w:pPr>
      <w:r w:rsidRPr="00882C50">
        <w:t xml:space="preserve">Edgar, R. C., &amp; </w:t>
      </w:r>
      <w:proofErr w:type="spellStart"/>
      <w:r w:rsidRPr="00882C50">
        <w:t>Flyvbjerg</w:t>
      </w:r>
      <w:proofErr w:type="spellEnd"/>
      <w:r w:rsidRPr="00882C50">
        <w:t>, H. (2015). Error filtering, pair assembly and error correction for 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r w:rsidR="00575AC8">
        <w:fldChar w:fldCharType="begin"/>
      </w:r>
      <w:r w:rsidR="00575AC8">
        <w:instrText xml:space="preserve"> HYPERLINK "https://doi.org/10.1093/bioinformatics/btv401" </w:instrText>
      </w:r>
      <w:r w:rsidR="00575AC8">
        <w:fldChar w:fldCharType="separate"/>
      </w:r>
      <w:del w:id="2952" w:author="Natasha Hardy" w:date="2021-11-12T16:39:00Z">
        <w:r w:rsidR="00C57641" w:rsidRPr="00882C50" w:rsidDel="003F3FBC">
          <w:rPr>
            <w:rStyle w:val="Hyperlink"/>
          </w:rPr>
          <w:delText>https://</w:delText>
        </w:r>
      </w:del>
      <w:r w:rsidR="00C57641" w:rsidRPr="00882C50">
        <w:rPr>
          <w:rStyle w:val="Hyperlink"/>
        </w:rPr>
        <w:t>doi.org/10.1093/bioinformatics/btv401</w:t>
      </w:r>
      <w:r w:rsidR="00575AC8">
        <w:rPr>
          <w:rStyle w:val="Hyperlink"/>
        </w:rPr>
        <w:fldChar w:fldCharType="end"/>
      </w:r>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2953"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lastRenderedPageBreak/>
        <w:t>Environment Protection and Biodiversity Conservation Act, Office of Legislative Drafting and Publishing, Attorney-General’s Department. Canberra, Australia (1999).</w:t>
      </w:r>
    </w:p>
    <w:p w14:paraId="3F879465" w14:textId="143BFAAA"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r w:rsidR="00575AC8">
        <w:fldChar w:fldCharType="begin"/>
      </w:r>
      <w:r w:rsidR="00575AC8">
        <w:instrText xml:space="preserve"> HYPERLINK "https://doi.org/10.1126/science.282.5388.473" </w:instrText>
      </w:r>
      <w:r w:rsidR="00575AC8">
        <w:fldChar w:fldCharType="separate"/>
      </w:r>
      <w:del w:id="2954" w:author="Natasha Hardy" w:date="2021-11-12T16:39:00Z">
        <w:r w:rsidR="00C57641" w:rsidRPr="00882C50" w:rsidDel="003F3FBC">
          <w:rPr>
            <w:rStyle w:val="Hyperlink"/>
          </w:rPr>
          <w:delText>https://</w:delText>
        </w:r>
      </w:del>
      <w:r w:rsidR="00C57641" w:rsidRPr="00882C50">
        <w:rPr>
          <w:rStyle w:val="Hyperlink"/>
        </w:rPr>
        <w:t>doi.org/10.1126/science.282.5388.473</w:t>
      </w:r>
      <w:r w:rsidR="00575AC8">
        <w:rPr>
          <w:rStyle w:val="Hyperlink"/>
        </w:rPr>
        <w:fldChar w:fldCharType="end"/>
      </w:r>
      <w:r w:rsidR="00C57641" w:rsidRPr="00882C50">
        <w:t xml:space="preserve"> </w:t>
      </w:r>
    </w:p>
    <w:p w14:paraId="4F54B5BD" w14:textId="5E85ECAF"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r w:rsidR="00575AC8">
        <w:fldChar w:fldCharType="begin"/>
      </w:r>
      <w:r w:rsidR="00575AC8">
        <w:instrText xml:space="preserve"> HYPERLINK "https://doi.org/10.3354/meps09748" </w:instrText>
      </w:r>
      <w:r w:rsidR="00575AC8">
        <w:fldChar w:fldCharType="separate"/>
      </w:r>
      <w:del w:id="2955" w:author="Natasha Hardy" w:date="2021-11-12T16:39:00Z">
        <w:r w:rsidR="00C57641" w:rsidRPr="00882C50" w:rsidDel="003F3FBC">
          <w:rPr>
            <w:rStyle w:val="Hyperlink"/>
          </w:rPr>
          <w:delText>https://</w:delText>
        </w:r>
      </w:del>
      <w:r w:rsidR="00C57641" w:rsidRPr="00882C50">
        <w:rPr>
          <w:rStyle w:val="Hyperlink"/>
        </w:rPr>
        <w:t>doi.org/10.3354/meps09748</w:t>
      </w:r>
      <w:r w:rsidR="00575AC8">
        <w:rPr>
          <w:rStyle w:val="Hyperlink"/>
        </w:rPr>
        <w:fldChar w:fldCharType="end"/>
      </w:r>
      <w:r w:rsidR="00C57641" w:rsidRPr="00882C50">
        <w:t xml:space="preserve"> </w:t>
      </w:r>
    </w:p>
    <w:p w14:paraId="7FCD05B3" w14:textId="1E546C7B"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r w:rsidR="00575AC8">
        <w:fldChar w:fldCharType="begin"/>
      </w:r>
      <w:r w:rsidR="00575AC8">
        <w:instrText xml:space="preserve"> HYPERLINK "https://doi.org/10.1016/j.biocon.2007.07.010" </w:instrText>
      </w:r>
      <w:r w:rsidR="00575AC8">
        <w:fldChar w:fldCharType="separate"/>
      </w:r>
      <w:del w:id="2956" w:author="Natasha Hardy" w:date="2021-11-12T16:39:00Z">
        <w:r w:rsidR="00C57641" w:rsidRPr="00882C50" w:rsidDel="003F3FBC">
          <w:rPr>
            <w:rStyle w:val="Hyperlink"/>
          </w:rPr>
          <w:delText>https://</w:delText>
        </w:r>
      </w:del>
      <w:r w:rsidR="00C57641" w:rsidRPr="00882C50">
        <w:rPr>
          <w:rStyle w:val="Hyperlink"/>
        </w:rPr>
        <w:t>doi.org/10.1016/j.biocon.2007.07.010</w:t>
      </w:r>
      <w:r w:rsidR="00575AC8">
        <w:rPr>
          <w:rStyle w:val="Hyperlink"/>
        </w:rPr>
        <w:fldChar w:fldCharType="end"/>
      </w:r>
      <w:r w:rsidR="00C57641" w:rsidRPr="00882C50">
        <w:t xml:space="preserve"> </w:t>
      </w:r>
    </w:p>
    <w:p w14:paraId="77608F66" w14:textId="7EA2DB53" w:rsidR="00005583" w:rsidRPr="00882C50" w:rsidDel="00882C50" w:rsidRDefault="00005583" w:rsidP="00882C50">
      <w:pPr>
        <w:widowControl w:val="0"/>
        <w:pBdr>
          <w:top w:val="nil"/>
          <w:left w:val="nil"/>
          <w:bottom w:val="nil"/>
          <w:right w:val="nil"/>
          <w:between w:val="nil"/>
        </w:pBdr>
        <w:ind w:left="720" w:hanging="720"/>
        <w:rPr>
          <w:del w:id="2957"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Australian Bight ecosystem: Ecological change associated with the growth of Australia’s largest fishery. Ecological Modelling </w:t>
      </w:r>
      <w:r w:rsidRPr="00882C50">
        <w:rPr>
          <w:b/>
          <w:bCs/>
        </w:rPr>
        <w:t>255</w:t>
      </w:r>
      <w:r w:rsidRPr="00882C50">
        <w:t xml:space="preserve">, 38–57. </w:t>
      </w:r>
      <w:r w:rsidR="00575AC8">
        <w:fldChar w:fldCharType="begin"/>
      </w:r>
      <w:r w:rsidR="00575AC8">
        <w:instrText xml:space="preserve"> HYPERLINK "https://doi.org/10.1016/j.ecolmodel.2013.01.006" </w:instrText>
      </w:r>
      <w:r w:rsidR="00575AC8">
        <w:fldChar w:fldCharType="separate"/>
      </w:r>
      <w:del w:id="2958" w:author="Natasha Hardy" w:date="2021-11-12T16:39:00Z">
        <w:r w:rsidRPr="00882C50" w:rsidDel="003F3FBC">
          <w:rPr>
            <w:rStyle w:val="Hyperlink"/>
          </w:rPr>
          <w:delText>https://</w:delText>
        </w:r>
      </w:del>
      <w:r w:rsidRPr="00882C50">
        <w:rPr>
          <w:rStyle w:val="Hyperlink"/>
        </w:rPr>
        <w:t>doi.org/10.1016/j.ecolmodel.2013.01.006</w:t>
      </w:r>
      <w:r w:rsidR="00575AC8">
        <w:rPr>
          <w:rStyle w:val="Hyperlink"/>
        </w:rPr>
        <w:fldChar w:fldCharType="end"/>
      </w:r>
    </w:p>
    <w:p w14:paraId="762701A8" w14:textId="77777777" w:rsidR="00882C50" w:rsidRPr="00882C50" w:rsidRDefault="00882C50" w:rsidP="00005583">
      <w:pPr>
        <w:widowControl w:val="0"/>
        <w:pBdr>
          <w:top w:val="nil"/>
          <w:left w:val="nil"/>
          <w:bottom w:val="nil"/>
          <w:right w:val="nil"/>
          <w:between w:val="nil"/>
        </w:pBdr>
        <w:ind w:left="720" w:hanging="720"/>
        <w:rPr>
          <w:ins w:id="2959"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2960" w:author="Natasha Hardy" w:date="2021-10-25T14:52:00Z"/>
          <w:rFonts w:cs="Arial"/>
          <w:color w:val="222222"/>
          <w:shd w:val="clear" w:color="auto" w:fill="FFFFFF"/>
        </w:rPr>
      </w:pPr>
      <w:r w:rsidRPr="00882C50">
        <w:rPr>
          <w:rFonts w:eastAsia="Times New Roman" w:cs="Times New Roman"/>
          <w:lang w:val="en-CA"/>
        </w:rPr>
        <w:t xml:space="preserve">Goldsworthy, S. D., </w:t>
      </w:r>
      <w:proofErr w:type="spellStart"/>
      <w:r w:rsidRPr="00882C50">
        <w:rPr>
          <w:rFonts w:eastAsia="Times New Roman" w:cs="Times New Roman"/>
          <w:lang w:val="en-CA"/>
        </w:rPr>
        <w:t>Bailleul</w:t>
      </w:r>
      <w:proofErr w:type="spellEnd"/>
      <w:r w:rsidRPr="00882C50">
        <w:rPr>
          <w:rFonts w:eastAsia="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2961" w:author="Natasha Hardy" w:date="2021-10-25T14:52:00Z"/>
          <w:rFonts w:cs="Arial"/>
          <w:color w:val="222222"/>
          <w:shd w:val="clear" w:color="auto" w:fill="FFFFFF"/>
        </w:rPr>
      </w:pPr>
      <w:proofErr w:type="spellStart"/>
      <w:ins w:id="2962"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xml:space="preserve">) in </w:t>
        </w:r>
        <w:proofErr w:type="gramStart"/>
        <w:r w:rsidRPr="00882C50">
          <w:rPr>
            <w:rFonts w:eastAsia="Times New Roman" w:cs="Arial"/>
            <w:color w:val="222222"/>
            <w:shd w:val="clear" w:color="auto" w:fill="FFFFFF"/>
            <w:lang w:val="en-CA"/>
          </w:rPr>
          <w:t>north western</w:t>
        </w:r>
        <w:proofErr w:type="gramEnd"/>
        <w:r w:rsidRPr="00882C50">
          <w:rPr>
            <w:rFonts w:eastAsia="Times New Roman" w:cs="Arial"/>
            <w:color w:val="222222"/>
            <w:shd w:val="clear" w:color="auto" w:fill="FFFFFF"/>
            <w:lang w:val="en-CA"/>
          </w:rPr>
          <w:t xml:space="preserve">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w:t>
        </w:r>
        <w:r w:rsidRPr="00882C50">
          <w:rPr>
            <w:rFonts w:eastAsia="Times New Roman" w:cs="Arial"/>
            <w:color w:val="222222"/>
            <w:shd w:val="clear" w:color="auto" w:fill="FFFFFF"/>
            <w:lang w:val="en-CA"/>
          </w:rPr>
          <w:lastRenderedPageBreak/>
          <w:t>2210.</w:t>
        </w:r>
      </w:ins>
    </w:p>
    <w:p w14:paraId="5885F08A" w14:textId="14183E8E" w:rsidR="00005583" w:rsidRPr="00882C50" w:rsidRDefault="00005583" w:rsidP="00005583">
      <w:pPr>
        <w:widowControl w:val="0"/>
        <w:pBdr>
          <w:top w:val="nil"/>
          <w:left w:val="nil"/>
          <w:bottom w:val="nil"/>
          <w:right w:val="nil"/>
          <w:between w:val="nil"/>
        </w:pBdr>
        <w:ind w:left="720" w:hanging="720"/>
      </w:pPr>
      <w:r w:rsidRPr="00882C50">
        <w:t xml:space="preserve">Hardy, N., Berry, T., </w:t>
      </w:r>
      <w:proofErr w:type="spellStart"/>
      <w:r w:rsidRPr="00882C50">
        <w:t>Kelaher</w:t>
      </w:r>
      <w:proofErr w:type="spellEnd"/>
      <w:r w:rsidRPr="00882C50">
        <w:t xml:space="preserve">, B. P., Goldsworthy, S. D., Bunce, M., Coleman, M. A., </w:t>
      </w:r>
      <w:proofErr w:type="spellStart"/>
      <w:r w:rsidRPr="00882C50">
        <w:t>Gillanders</w:t>
      </w:r>
      <w:proofErr w:type="spellEnd"/>
      <w:r w:rsidRPr="00882C50">
        <w:t xml:space="preserve">, B. M., Connell, S. D., Blewitt, M., &amp; </w:t>
      </w:r>
      <w:proofErr w:type="spellStart"/>
      <w:r w:rsidRPr="00882C50">
        <w:t>Figueira</w:t>
      </w:r>
      <w:proofErr w:type="spellEnd"/>
      <w:r w:rsidRPr="00882C50">
        <w:t xml:space="preserve">,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r w:rsidR="00575AC8">
        <w:fldChar w:fldCharType="begin"/>
      </w:r>
      <w:r w:rsidR="00575AC8">
        <w:instrText xml:space="preserve"> HYPERLINK "https://doi.org/10.3354/meps12165" </w:instrText>
      </w:r>
      <w:r w:rsidR="00575AC8">
        <w:fldChar w:fldCharType="separate"/>
      </w:r>
      <w:del w:id="2963" w:author="Natasha Hardy" w:date="2021-11-12T16:39:00Z">
        <w:r w:rsidR="00C57641" w:rsidRPr="00882C50" w:rsidDel="003F3FBC">
          <w:rPr>
            <w:rStyle w:val="Hyperlink"/>
          </w:rPr>
          <w:delText>https://</w:delText>
        </w:r>
      </w:del>
      <w:r w:rsidR="00C57641" w:rsidRPr="00882C50">
        <w:rPr>
          <w:rStyle w:val="Hyperlink"/>
        </w:rPr>
        <w:t>doi.org/10.3354/meps12165</w:t>
      </w:r>
      <w:r w:rsidR="00575AC8">
        <w:rPr>
          <w:rStyle w:val="Hyperlink"/>
        </w:rPr>
        <w:fldChar w:fldCharType="end"/>
      </w:r>
      <w:r w:rsidR="00C57641" w:rsidRPr="00882C50">
        <w:t xml:space="preserve"> </w:t>
      </w:r>
    </w:p>
    <w:p w14:paraId="2569BA26" w14:textId="722C146A" w:rsidR="00005583" w:rsidRPr="00882C50" w:rsidRDefault="00005583" w:rsidP="00005583">
      <w:pPr>
        <w:widowControl w:val="0"/>
        <w:pBdr>
          <w:top w:val="nil"/>
          <w:left w:val="nil"/>
          <w:bottom w:val="nil"/>
          <w:right w:val="nil"/>
          <w:between w:val="nil"/>
        </w:pBdr>
        <w:ind w:left="720" w:hanging="720"/>
      </w:pPr>
      <w:r w:rsidRPr="00882C50">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r w:rsidR="00575AC8">
        <w:fldChar w:fldCharType="begin"/>
      </w:r>
      <w:r w:rsidR="00575AC8">
        <w:instrText xml:space="preserve"> HYPERLINK "https://doi.org/10.1139/cjz-2014-0142" </w:instrText>
      </w:r>
      <w:r w:rsidR="00575AC8">
        <w:fldChar w:fldCharType="separate"/>
      </w:r>
      <w:del w:id="2964" w:author="Natasha Hardy" w:date="2021-11-12T16:39:00Z">
        <w:r w:rsidR="00C57641" w:rsidRPr="00882C50" w:rsidDel="003F3FBC">
          <w:rPr>
            <w:rStyle w:val="Hyperlink"/>
          </w:rPr>
          <w:delText>https://</w:delText>
        </w:r>
      </w:del>
      <w:r w:rsidR="00C57641" w:rsidRPr="00882C50">
        <w:rPr>
          <w:rStyle w:val="Hyperlink"/>
        </w:rPr>
        <w:t>doi.org/10.1139/cjz-2014-0142</w:t>
      </w:r>
      <w:r w:rsidR="00575AC8">
        <w:rPr>
          <w:rStyle w:val="Hyperlink"/>
        </w:rPr>
        <w:fldChar w:fldCharType="end"/>
      </w:r>
      <w:r w:rsidR="00C57641" w:rsidRPr="00882C50">
        <w:t xml:space="preserve"> </w:t>
      </w:r>
    </w:p>
    <w:p w14:paraId="6416F960" w14:textId="64F3662E"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r w:rsidR="00575AC8">
        <w:fldChar w:fldCharType="begin"/>
      </w:r>
      <w:r w:rsidR="00575AC8">
        <w:instrText xml:space="preserve"> HYPERLINK "https://doi.org/10.1111/mms.12285" </w:instrText>
      </w:r>
      <w:r w:rsidR="00575AC8">
        <w:fldChar w:fldCharType="separate"/>
      </w:r>
      <w:del w:id="2965" w:author="Natasha Hardy" w:date="2021-11-12T16:39:00Z">
        <w:r w:rsidR="00C57641" w:rsidRPr="00882C50" w:rsidDel="003F3FBC">
          <w:rPr>
            <w:rStyle w:val="Hyperlink"/>
          </w:rPr>
          <w:delText>https://</w:delText>
        </w:r>
      </w:del>
      <w:r w:rsidR="00C57641" w:rsidRPr="00882C50">
        <w:rPr>
          <w:rStyle w:val="Hyperlink"/>
        </w:rPr>
        <w:t>doi.org/10.1111/mms.12285</w:t>
      </w:r>
      <w:r w:rsidR="00575AC8">
        <w:rPr>
          <w:rStyle w:val="Hyperlink"/>
        </w:rPr>
        <w:fldChar w:fldCharType="end"/>
      </w:r>
      <w:r w:rsidR="00C57641" w:rsidRPr="00882C50">
        <w:t xml:space="preserve"> </w:t>
      </w:r>
    </w:p>
    <w:p w14:paraId="56D87158" w14:textId="52239E17" w:rsidR="00005583" w:rsidRPr="00882C50" w:rsidDel="008D6C15" w:rsidRDefault="00005583" w:rsidP="00005583">
      <w:pPr>
        <w:widowControl w:val="0"/>
        <w:pBdr>
          <w:top w:val="nil"/>
          <w:left w:val="nil"/>
          <w:bottom w:val="nil"/>
          <w:right w:val="nil"/>
          <w:between w:val="nil"/>
        </w:pBdr>
        <w:ind w:left="720" w:hanging="720"/>
        <w:rPr>
          <w:del w:id="2966" w:author="Natasha Hardy" w:date="2021-11-12T16:37:00Z"/>
        </w:rPr>
      </w:pPr>
      <w:del w:id="2967" w:author="Natasha Hardy" w:date="2021-11-12T16:37:00Z">
        <w:r w:rsidRPr="00882C50" w:rsidDel="008D6C15">
          <w:delText xml:space="preserve">Hunter, E., Taylor, N., Fox, C. J., Maillard, M., &amp; Taylor, M. I. (2012). Effectiveness of TaqMan probes for detection of fish eggs and larvae in the stomach contents of a teleost predator. Journal of Fish Biology </w:delText>
        </w:r>
        <w:r w:rsidRPr="00882C50" w:rsidDel="008D6C15">
          <w:rPr>
            <w:b/>
            <w:bCs/>
          </w:rPr>
          <w:delText>81</w:delText>
        </w:r>
        <w:r w:rsidR="00C57641" w:rsidRPr="00882C50" w:rsidDel="008D6C15">
          <w:delText>:</w:delText>
        </w:r>
        <w:r w:rsidRPr="00882C50" w:rsidDel="008D6C15">
          <w:delText xml:space="preserve">1, 320–328. </w:delText>
        </w:r>
        <w:r w:rsidR="00575AC8" w:rsidDel="008D6C15">
          <w:fldChar w:fldCharType="begin"/>
        </w:r>
        <w:r w:rsidR="00575AC8" w:rsidDel="008D6C15">
          <w:delInstrText xml:space="preserve"> HYPERLINK "https://doi.org/10.1111/j.1095-8649.2012.03298.x" </w:delInstrText>
        </w:r>
        <w:r w:rsidR="00575AC8" w:rsidDel="008D6C15">
          <w:fldChar w:fldCharType="separate"/>
        </w:r>
        <w:r w:rsidRPr="00882C50" w:rsidDel="008D6C15">
          <w:rPr>
            <w:rStyle w:val="Hyperlink"/>
          </w:rPr>
          <w:delText>https://doi.org/10.1111/j.1095-8649.2012.03298.x</w:delText>
        </w:r>
        <w:r w:rsidR="00575AC8" w:rsidDel="008D6C15">
          <w:rPr>
            <w:rStyle w:val="Hyperlink"/>
          </w:rPr>
          <w:fldChar w:fldCharType="end"/>
        </w:r>
      </w:del>
    </w:p>
    <w:p w14:paraId="488115AF" w14:textId="0F1A4E1A" w:rsidR="00005583" w:rsidRPr="00882C50" w:rsidRDefault="00005583" w:rsidP="00005583">
      <w:pPr>
        <w:widowControl w:val="0"/>
        <w:pBdr>
          <w:top w:val="nil"/>
          <w:left w:val="nil"/>
          <w:bottom w:val="nil"/>
          <w:right w:val="nil"/>
          <w:between w:val="nil"/>
        </w:pBdr>
        <w:ind w:left="720" w:hanging="720"/>
      </w:pPr>
      <w:r w:rsidRPr="00882C50">
        <w:t>IUCN (2020). The IUCN Red List of Threatened Species</w:t>
      </w:r>
      <w:r w:rsidR="00C57641" w:rsidRPr="00882C50">
        <w:t>, Cambridge</w:t>
      </w:r>
      <w:r w:rsidRPr="00882C50">
        <w:t xml:space="preserve">. </w:t>
      </w:r>
      <w:r w:rsidR="00C57641" w:rsidRPr="00882C50">
        <w:t xml:space="preserve">Available from </w:t>
      </w:r>
      <w:r w:rsidR="00575AC8">
        <w:fldChar w:fldCharType="begin"/>
      </w:r>
      <w:r w:rsidR="00575AC8">
        <w:instrText xml:space="preserve"> HYPERLINK "https://www.iucnredlist.org." </w:instrText>
      </w:r>
      <w:r w:rsidR="00575AC8">
        <w:fldChar w:fldCharType="separate"/>
      </w:r>
      <w:del w:id="2968" w:author="Natasha Hardy" w:date="2021-11-12T16:39:00Z">
        <w:r w:rsidR="00C57641" w:rsidRPr="00882C50" w:rsidDel="003F3FBC">
          <w:rPr>
            <w:rStyle w:val="Hyperlink"/>
          </w:rPr>
          <w:delText>https://</w:delText>
        </w:r>
      </w:del>
      <w:r w:rsidR="00C57641" w:rsidRPr="00882C50">
        <w:rPr>
          <w:rStyle w:val="Hyperlink"/>
        </w:rPr>
        <w:t>www.iucnredlist.org</w:t>
      </w:r>
      <w:r w:rsidR="00575AC8">
        <w:rPr>
          <w:rStyle w:val="Hyperlink"/>
        </w:rPr>
        <w:fldChar w:fldCharType="end"/>
      </w:r>
      <w:r w:rsidR="00C57641" w:rsidRPr="00882C50">
        <w:t xml:space="preserve"> (accessed July 2020).</w:t>
      </w:r>
    </w:p>
    <w:p w14:paraId="1B29B6D0" w14:textId="7CE884ED" w:rsidR="00005583" w:rsidRPr="00882C50" w:rsidRDefault="00005583" w:rsidP="00005583">
      <w:pPr>
        <w:widowControl w:val="0"/>
        <w:pBdr>
          <w:top w:val="nil"/>
          <w:left w:val="nil"/>
          <w:bottom w:val="nil"/>
          <w:right w:val="nil"/>
          <w:between w:val="nil"/>
        </w:pBdr>
        <w:ind w:left="720" w:hanging="720"/>
      </w:pPr>
      <w:r w:rsidRPr="00882C50">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r w:rsidR="00575AC8">
        <w:fldChar w:fldCharType="begin"/>
      </w:r>
      <w:r w:rsidR="00575AC8">
        <w:instrText xml:space="preserve"> HYPERLINK "https://doi.org/10.1093/bioinformatics/bts199" </w:instrText>
      </w:r>
      <w:r w:rsidR="00575AC8">
        <w:fldChar w:fldCharType="separate"/>
      </w:r>
      <w:del w:id="2969" w:author="Natasha Hardy" w:date="2021-11-12T16:39:00Z">
        <w:r w:rsidR="00C57641" w:rsidRPr="00882C50" w:rsidDel="003F3FBC">
          <w:rPr>
            <w:rStyle w:val="Hyperlink"/>
          </w:rPr>
          <w:delText>https://</w:delText>
        </w:r>
      </w:del>
      <w:r w:rsidR="00C57641" w:rsidRPr="00882C50">
        <w:rPr>
          <w:rStyle w:val="Hyperlink"/>
        </w:rPr>
        <w:t>doi.org/10.1093/bioinformatics/bts199</w:t>
      </w:r>
      <w:r w:rsidR="00575AC8">
        <w:rPr>
          <w:rStyle w:val="Hyperlink"/>
        </w:rPr>
        <w:fldChar w:fldCharType="end"/>
      </w:r>
      <w:r w:rsidR="00C57641" w:rsidRPr="00882C50">
        <w:t xml:space="preserve"> </w:t>
      </w:r>
    </w:p>
    <w:p w14:paraId="2A57140B" w14:textId="3DCF841A" w:rsidR="00005583" w:rsidRPr="00882C50" w:rsidDel="00850141" w:rsidRDefault="00005583" w:rsidP="00005583">
      <w:pPr>
        <w:widowControl w:val="0"/>
        <w:pBdr>
          <w:top w:val="nil"/>
          <w:left w:val="nil"/>
          <w:bottom w:val="nil"/>
          <w:right w:val="nil"/>
          <w:between w:val="nil"/>
        </w:pBdr>
        <w:ind w:left="720" w:hanging="720"/>
        <w:rPr>
          <w:del w:id="2970" w:author="Natasha Hardy" w:date="2021-11-11T11:10:00Z"/>
        </w:rPr>
      </w:pPr>
      <w:del w:id="2971" w:author="Natasha Hardy" w:date="2021-11-11T11:10:00Z">
        <w:r w:rsidRPr="00882C50" w:rsidDel="00850141">
          <w:delText xml:space="preserve">Kirkwood, R., Hume, F., &amp; Hindell, M. (2008). Sea temperature variations mediate annual changes in the diet of Australian fur seals in Bass Strait. Marine Ecology Progress Series </w:delText>
        </w:r>
        <w:r w:rsidRPr="00882C50" w:rsidDel="00850141">
          <w:rPr>
            <w:b/>
            <w:bCs/>
          </w:rPr>
          <w:delText>369</w:delText>
        </w:r>
        <w:r w:rsidRPr="00882C50" w:rsidDel="00850141">
          <w:delText xml:space="preserve">, 297–309. </w:delText>
        </w:r>
        <w:r w:rsidR="00575AC8" w:rsidDel="00850141">
          <w:fldChar w:fldCharType="begin"/>
        </w:r>
        <w:r w:rsidR="00575AC8" w:rsidDel="00850141">
          <w:delInstrText xml:space="preserve"> HYPERLINK "https://doi.org/10.3354/meps07633" </w:delInstrText>
        </w:r>
        <w:r w:rsidR="00575AC8" w:rsidDel="00850141">
          <w:fldChar w:fldCharType="separate"/>
        </w:r>
        <w:r w:rsidR="00C57641" w:rsidRPr="00882C50" w:rsidDel="00850141">
          <w:rPr>
            <w:rStyle w:val="Hyperlink"/>
          </w:rPr>
          <w:delText>https://doi.org/10.3354/meps07633</w:delText>
        </w:r>
        <w:r w:rsidR="00575AC8" w:rsidDel="00850141">
          <w:rPr>
            <w:rStyle w:val="Hyperlink"/>
          </w:rPr>
          <w:fldChar w:fldCharType="end"/>
        </w:r>
        <w:r w:rsidR="00C57641" w:rsidRPr="00882C50" w:rsidDel="00850141">
          <w:delText xml:space="preserve"> </w:delText>
        </w:r>
      </w:del>
    </w:p>
    <w:p w14:paraId="69A8B299" w14:textId="6B8F5045"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r w:rsidR="00575AC8">
        <w:fldChar w:fldCharType="begin"/>
      </w:r>
      <w:r w:rsidR="00575AC8">
        <w:instrText xml:space="preserve"> HYPERLINK "https://doi.org/10.1071/WR13196" </w:instrText>
      </w:r>
      <w:r w:rsidR="00575AC8">
        <w:fldChar w:fldCharType="separate"/>
      </w:r>
      <w:del w:id="2972" w:author="Natasha Hardy" w:date="2021-11-12T16:39:00Z">
        <w:r w:rsidR="00C57641" w:rsidRPr="00882C50" w:rsidDel="003F3FBC">
          <w:rPr>
            <w:rStyle w:val="Hyperlink"/>
          </w:rPr>
          <w:delText>https://</w:delText>
        </w:r>
      </w:del>
      <w:r w:rsidR="00C57641" w:rsidRPr="00882C50">
        <w:rPr>
          <w:rStyle w:val="Hyperlink"/>
        </w:rPr>
        <w:t>doi.org/10.1071/WR13196</w:t>
      </w:r>
      <w:r w:rsidR="00575AC8">
        <w:rPr>
          <w:rStyle w:val="Hyperlink"/>
        </w:rPr>
        <w:fldChar w:fldCharType="end"/>
      </w:r>
      <w:r w:rsidR="00C57641" w:rsidRPr="00882C50">
        <w:t xml:space="preserve"> </w:t>
      </w:r>
    </w:p>
    <w:p w14:paraId="07D8982A" w14:textId="20F7BE1B"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w:t>
      </w:r>
      <w:proofErr w:type="spellStart"/>
      <w:r w:rsidRPr="00882C50">
        <w:t>McConkey</w:t>
      </w:r>
      <w:proofErr w:type="spellEnd"/>
      <w:r w:rsidRPr="00882C50">
        <w:t>, S. D. (2007). Predation by New Zealand sea lions (</w:t>
      </w:r>
      <w:proofErr w:type="spellStart"/>
      <w:r w:rsidRPr="00882C50">
        <w:t>Phocarctos</w:t>
      </w:r>
      <w:proofErr w:type="spellEnd"/>
      <w:r w:rsidRPr="00882C50">
        <w:t xml:space="preserve"> </w:t>
      </w:r>
      <w:proofErr w:type="spellStart"/>
      <w:r w:rsidRPr="00882C50">
        <w:t>hookeri</w:t>
      </w:r>
      <w:proofErr w:type="spellEnd"/>
      <w:r w:rsidRPr="00882C50">
        <w:t xml:space="preserve">) as a threat to the viability of yellow-eyed penguins </w:t>
      </w:r>
      <w:r w:rsidRPr="00882C50">
        <w:lastRenderedPageBreak/>
        <w:t>(</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r w:rsidR="00575AC8">
        <w:fldChar w:fldCharType="begin"/>
      </w:r>
      <w:r w:rsidR="00575AC8">
        <w:instrText xml:space="preserve"> HYPERLINK "https://doi.org/10.1016/j.biocon.2006.10.024" </w:instrText>
      </w:r>
      <w:r w:rsidR="00575AC8">
        <w:fldChar w:fldCharType="separate"/>
      </w:r>
      <w:del w:id="2973" w:author="Natasha Hardy" w:date="2021-11-12T16:39:00Z">
        <w:r w:rsidR="00C57641" w:rsidRPr="00882C50" w:rsidDel="003F3FBC">
          <w:rPr>
            <w:rStyle w:val="Hyperlink"/>
          </w:rPr>
          <w:delText>https://</w:delText>
        </w:r>
      </w:del>
      <w:r w:rsidR="00C57641" w:rsidRPr="00882C50">
        <w:rPr>
          <w:rStyle w:val="Hyperlink"/>
        </w:rPr>
        <w:t>doi.org/10.1016/j.biocon.2006.10.024</w:t>
      </w:r>
      <w:r w:rsidR="00575AC8">
        <w:rPr>
          <w:rStyle w:val="Hyperlink"/>
        </w:rPr>
        <w:fldChar w:fldCharType="end"/>
      </w:r>
      <w:r w:rsidR="00C57641" w:rsidRPr="00882C50">
        <w:t xml:space="preserve"> </w:t>
      </w:r>
    </w:p>
    <w:p w14:paraId="1B522B0C" w14:textId="3670481D"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r w:rsidR="00575AC8">
        <w:fldChar w:fldCharType="begin"/>
      </w:r>
      <w:r w:rsidR="00575AC8">
        <w:instrText xml:space="preserve"> HYPERLINK "https://doi.org/10.1111/2041-210X.12410" </w:instrText>
      </w:r>
      <w:r w:rsidR="00575AC8">
        <w:fldChar w:fldCharType="separate"/>
      </w:r>
      <w:del w:id="2974" w:author="Natasha Hardy" w:date="2021-11-12T16:39:00Z">
        <w:r w:rsidR="00C57641" w:rsidRPr="00882C50" w:rsidDel="003F3FBC">
          <w:rPr>
            <w:rStyle w:val="Hyperlink"/>
          </w:rPr>
          <w:delText>https://</w:delText>
        </w:r>
      </w:del>
      <w:r w:rsidR="00C57641" w:rsidRPr="00882C50">
        <w:rPr>
          <w:rStyle w:val="Hyperlink"/>
        </w:rPr>
        <w:t>doi.org/10.1111/2041-210X.12410</w:t>
      </w:r>
      <w:r w:rsidR="00575AC8">
        <w:rPr>
          <w:rStyle w:val="Hyperlink"/>
        </w:rPr>
        <w:fldChar w:fldCharType="end"/>
      </w:r>
      <w:r w:rsidR="00C57641" w:rsidRPr="00882C50">
        <w:t xml:space="preserve"> </w:t>
      </w:r>
    </w:p>
    <w:p w14:paraId="3A4A3025" w14:textId="1883E1DF"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adjacent subantarctic islands during the eighteenth, nineteenth and twentieth centuries. Australian Zoologist </w:t>
      </w:r>
      <w:r w:rsidRPr="00882C50">
        <w:rPr>
          <w:b/>
          <w:bCs/>
        </w:rPr>
        <w:t>31</w:t>
      </w:r>
      <w:r w:rsidR="00C57641" w:rsidRPr="00882C50">
        <w:t>:</w:t>
      </w:r>
      <w:r w:rsidRPr="00882C50">
        <w:t xml:space="preserve">2, 323–350. </w:t>
      </w:r>
      <w:r w:rsidR="00575AC8">
        <w:fldChar w:fldCharType="begin"/>
      </w:r>
      <w:r w:rsidR="00575AC8">
        <w:instrText xml:space="preserve"> HYPERLINK "https://doi.org/10.7882/AZ.1999.036" </w:instrText>
      </w:r>
      <w:r w:rsidR="00575AC8">
        <w:fldChar w:fldCharType="separate"/>
      </w:r>
      <w:del w:id="2975" w:author="Natasha Hardy" w:date="2021-11-12T16:39:00Z">
        <w:r w:rsidR="00C57641" w:rsidRPr="00882C50" w:rsidDel="003F3FBC">
          <w:rPr>
            <w:rStyle w:val="Hyperlink"/>
          </w:rPr>
          <w:delText>https://</w:delText>
        </w:r>
      </w:del>
      <w:r w:rsidR="00C57641" w:rsidRPr="00882C50">
        <w:rPr>
          <w:rStyle w:val="Hyperlink"/>
        </w:rPr>
        <w:t>doi.org/10.7882/AZ.1999.036</w:t>
      </w:r>
      <w:r w:rsidR="00575AC8">
        <w:rPr>
          <w:rStyle w:val="Hyperlink"/>
        </w:rPr>
        <w:fldChar w:fldCharType="end"/>
      </w:r>
      <w:r w:rsidR="00C57641" w:rsidRPr="00882C50">
        <w:t xml:space="preserve"> </w:t>
      </w:r>
    </w:p>
    <w:p w14:paraId="4B25CB8A" w14:textId="025DD225"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r w:rsidR="00575AC8">
        <w:fldChar w:fldCharType="begin"/>
      </w:r>
      <w:r w:rsidR="00575AC8">
        <w:instrText xml:space="preserve"> HYPERLINK "https://doi.org/10.1111/conl.12186" </w:instrText>
      </w:r>
      <w:r w:rsidR="00575AC8">
        <w:fldChar w:fldCharType="separate"/>
      </w:r>
      <w:del w:id="2976" w:author="Natasha Hardy" w:date="2021-11-12T16:39:00Z">
        <w:r w:rsidR="00C57641" w:rsidRPr="00882C50" w:rsidDel="003F3FBC">
          <w:rPr>
            <w:rStyle w:val="Hyperlink"/>
          </w:rPr>
          <w:delText>https://</w:delText>
        </w:r>
      </w:del>
      <w:r w:rsidR="00C57641" w:rsidRPr="00882C50">
        <w:rPr>
          <w:rStyle w:val="Hyperlink"/>
        </w:rPr>
        <w:t>doi.org/10.1111/conl.12186</w:t>
      </w:r>
      <w:r w:rsidR="00575AC8">
        <w:rPr>
          <w:rStyle w:val="Hyperlink"/>
        </w:rPr>
        <w:fldChar w:fldCharType="end"/>
      </w:r>
      <w:r w:rsidR="00C57641" w:rsidRPr="00882C50">
        <w:t xml:space="preserve"> </w:t>
      </w:r>
    </w:p>
    <w:p w14:paraId="76B1BD4A" w14:textId="2787A933" w:rsidR="003614A1" w:rsidRDefault="00594537" w:rsidP="003614A1">
      <w:pPr>
        <w:widowControl w:val="0"/>
        <w:pBdr>
          <w:top w:val="nil"/>
          <w:left w:val="nil"/>
          <w:bottom w:val="nil"/>
          <w:right w:val="nil"/>
          <w:between w:val="nil"/>
        </w:pBdr>
        <w:ind w:left="720" w:hanging="720"/>
        <w:rPr>
          <w:ins w:id="2977" w:author="Natasha Hardy" w:date="2021-10-25T15:28:00Z"/>
        </w:rPr>
      </w:pPr>
      <w:ins w:id="2978" w:author="Microsoft Office User" w:date="2021-10-14T14:05:00Z">
        <w:r w:rsidRPr="00882C50">
          <w:t xml:space="preserve">McDonald, P. </w:t>
        </w:r>
      </w:ins>
      <w:ins w:id="2979" w:author="Microsoft Office User" w:date="2021-10-14T14:06:00Z">
        <w:r w:rsidRPr="00882C50">
          <w:t>G.</w:t>
        </w:r>
      </w:ins>
      <w:ins w:id="2980" w:author="Microsoft Office User" w:date="2021-10-14T14:05:00Z">
        <w:r w:rsidRPr="00882C50">
          <w:t xml:space="preserve"> &amp; Griffith</w:t>
        </w:r>
      </w:ins>
      <w:ins w:id="2981" w:author="Microsoft Office User" w:date="2021-10-14T14:06:00Z">
        <w:r w:rsidRPr="00882C50">
          <w:t>, S. C. (2011)</w:t>
        </w:r>
      </w:ins>
      <w:ins w:id="2982" w:author="Microsoft Office User" w:date="2021-10-14T14:10:00Z">
        <w:r w:rsidRPr="00882C50">
          <w:t>.</w:t>
        </w:r>
      </w:ins>
      <w:ins w:id="2983" w:author="Microsoft Office User" w:date="2021-10-14T14:06:00Z">
        <w:r w:rsidRPr="00882C50">
          <w:t xml:space="preserve"> To pluck or not to pluck: the hidden ethical and scientific costs of relying on feathers</w:t>
        </w:r>
      </w:ins>
      <w:ins w:id="2984" w:author="Microsoft Office User" w:date="2021-10-14T14:07:00Z">
        <w:r w:rsidRPr="00882C50">
          <w:t xml:space="preserve"> as a primary source of DNA. Journal of Avian Biology</w:t>
        </w:r>
      </w:ins>
      <w:ins w:id="2985" w:author="Microsoft Office User" w:date="2021-10-14T14:08:00Z">
        <w:r w:rsidRPr="00882C50">
          <w:t xml:space="preserve"> </w:t>
        </w:r>
        <w:r w:rsidRPr="00882C50">
          <w:rPr>
            <w:b/>
            <w:bCs/>
          </w:rPr>
          <w:t>42</w:t>
        </w:r>
        <w:r w:rsidRPr="00882C50">
          <w:t>:3, 197-203</w:t>
        </w:r>
      </w:ins>
      <w:ins w:id="2986" w:author="Microsoft Office User" w:date="2021-10-14T14:10:00Z">
        <w:r w:rsidRPr="00882C50">
          <w:t>.</w:t>
        </w:r>
      </w:ins>
      <w:ins w:id="2987" w:author="Microsoft Office User" w:date="2021-10-14T14:09:00Z">
        <w:r w:rsidRPr="00882C50">
          <w:t xml:space="preserve"> </w:t>
        </w:r>
      </w:ins>
      <w:ins w:id="2988" w:author="Microsoft Office User" w:date="2021-10-14T14:10:00Z">
        <w:r w:rsidRPr="00882C50">
          <w:fldChar w:fldCharType="begin"/>
        </w:r>
        <w:r w:rsidRPr="00882C50">
          <w:instrText xml:space="preserve"> HYPERLINK "</w:instrText>
        </w:r>
      </w:ins>
      <w:ins w:id="2989" w:author="Microsoft Office User" w:date="2021-10-14T14:09:00Z">
        <w:r w:rsidRPr="00882C50">
          <w:instrText>https://doi.org/10.1111/j.1600-048X.2011.05365.x</w:instrText>
        </w:r>
      </w:ins>
      <w:ins w:id="2990" w:author="Microsoft Office User" w:date="2021-10-14T14:10:00Z">
        <w:r w:rsidRPr="00882C50">
          <w:instrText xml:space="preserve">" </w:instrText>
        </w:r>
        <w:r w:rsidRPr="00882C50">
          <w:fldChar w:fldCharType="separate"/>
        </w:r>
      </w:ins>
      <w:ins w:id="2991" w:author="Microsoft Office User" w:date="2021-10-14T14:09:00Z">
        <w:del w:id="2992" w:author="Natasha Hardy" w:date="2021-11-12T16:39:00Z">
          <w:r w:rsidRPr="00882C50" w:rsidDel="003F3FBC">
            <w:rPr>
              <w:rStyle w:val="Hyperlink"/>
            </w:rPr>
            <w:delText>https://</w:delText>
          </w:r>
        </w:del>
        <w:r w:rsidRPr="00882C50">
          <w:rPr>
            <w:rStyle w:val="Hyperlink"/>
          </w:rPr>
          <w:t>doi.org/10.1111/j.1600-048X.</w:t>
        </w:r>
        <w:proofErr w:type="gramStart"/>
        <w:r w:rsidRPr="00882C50">
          <w:rPr>
            <w:rStyle w:val="Hyperlink"/>
          </w:rPr>
          <w:t>2011.05365.x</w:t>
        </w:r>
      </w:ins>
      <w:proofErr w:type="gramEnd"/>
      <w:ins w:id="2993"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2994" w:author="Microsoft Office User" w:date="2021-10-14T14:05:00Z"/>
        </w:rPr>
      </w:pPr>
      <w:ins w:id="2995"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C., Fuller, T. K., Mahoney, S. P., &amp; Waits, L. P. (2016).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7D80A123"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r w:rsidR="00575AC8">
        <w:fldChar w:fldCharType="begin"/>
      </w:r>
      <w:r w:rsidR="00575AC8">
        <w:instrText xml:space="preserve"> HYPERLINK "https://doi.org/10.3354/meps293283" </w:instrText>
      </w:r>
      <w:r w:rsidR="00575AC8">
        <w:fldChar w:fldCharType="separate"/>
      </w:r>
      <w:del w:id="2996" w:author="Natasha Hardy" w:date="2021-11-12T16:39:00Z">
        <w:r w:rsidR="00C57641" w:rsidRPr="00882C50" w:rsidDel="003F3FBC">
          <w:rPr>
            <w:rStyle w:val="Hyperlink"/>
          </w:rPr>
          <w:delText>https://</w:delText>
        </w:r>
      </w:del>
      <w:r w:rsidR="00C57641" w:rsidRPr="00882C50">
        <w:rPr>
          <w:rStyle w:val="Hyperlink"/>
        </w:rPr>
        <w:t>doi.org/10.3354/meps293283</w:t>
      </w:r>
      <w:r w:rsidR="00575AC8">
        <w:rPr>
          <w:rStyle w:val="Hyperlink"/>
        </w:rPr>
        <w:fldChar w:fldCharType="end"/>
      </w:r>
      <w:r w:rsidR="00C57641" w:rsidRPr="00882C50">
        <w:t xml:space="preserve"> </w:t>
      </w:r>
    </w:p>
    <w:p w14:paraId="5A21EBA5" w14:textId="29E56F7C"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r w:rsidR="00575AC8">
        <w:fldChar w:fldCharType="begin"/>
      </w:r>
      <w:r w:rsidR="00575AC8">
        <w:instrText xml:space="preserve"> HYPERLINK "https://doi.org/10.1525/auk.2009.08055" </w:instrText>
      </w:r>
      <w:r w:rsidR="00575AC8">
        <w:fldChar w:fldCharType="separate"/>
      </w:r>
      <w:del w:id="2997" w:author="Natasha Hardy" w:date="2021-11-12T16:39:00Z">
        <w:r w:rsidR="00C57641" w:rsidRPr="00882C50" w:rsidDel="003F3FBC">
          <w:rPr>
            <w:rStyle w:val="Hyperlink"/>
          </w:rPr>
          <w:delText>https://</w:delText>
        </w:r>
      </w:del>
      <w:r w:rsidR="00C57641" w:rsidRPr="00882C50">
        <w:rPr>
          <w:rStyle w:val="Hyperlink"/>
        </w:rPr>
        <w:t>doi.org/10.1525/auk.2009.08055</w:t>
      </w:r>
      <w:r w:rsidR="00575AC8">
        <w:rPr>
          <w:rStyle w:val="Hyperlink"/>
        </w:rPr>
        <w:fldChar w:fldCharType="end"/>
      </w:r>
      <w:r w:rsidR="00C57641" w:rsidRPr="00882C50">
        <w:t xml:space="preserve"> </w:t>
      </w:r>
    </w:p>
    <w:p w14:paraId="625A0882" w14:textId="1BB190B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P. (2012). Who is eating what: Diet assessment using next generation </w:t>
      </w:r>
      <w:proofErr w:type="gramStart"/>
      <w:r w:rsidRPr="00882C50">
        <w:t>sequencing.</w:t>
      </w:r>
      <w:proofErr w:type="gramEnd"/>
      <w:r w:rsidRPr="00882C50">
        <w:t xml:space="preserve"> </w:t>
      </w:r>
      <w:r w:rsidRPr="00882C50">
        <w:lastRenderedPageBreak/>
        <w:t xml:space="preserve">Molecular Ecology </w:t>
      </w:r>
      <w:r w:rsidRPr="00882C50">
        <w:rPr>
          <w:b/>
          <w:bCs/>
        </w:rPr>
        <w:t>21</w:t>
      </w:r>
      <w:r w:rsidR="00C57641" w:rsidRPr="00882C50">
        <w:t>:8</w:t>
      </w:r>
      <w:r w:rsidRPr="00882C50">
        <w:t xml:space="preserve">, 1931–1950. </w:t>
      </w:r>
      <w:r w:rsidR="00575AC8">
        <w:fldChar w:fldCharType="begin"/>
      </w:r>
      <w:r w:rsidR="00575AC8">
        <w:instrText xml:space="preserve"> HYPERLINK "https://doi.org/10.1111/j.1365-294X.2011.05403.x" </w:instrText>
      </w:r>
      <w:r w:rsidR="00575AC8">
        <w:fldChar w:fldCharType="separate"/>
      </w:r>
      <w:del w:id="2998" w:author="Natasha Hardy" w:date="2021-11-12T16:39:00Z">
        <w:r w:rsidR="00C57641" w:rsidRPr="00882C50" w:rsidDel="003F3FBC">
          <w:rPr>
            <w:rStyle w:val="Hyperlink"/>
          </w:rPr>
          <w:delText>https://</w:delText>
        </w:r>
      </w:del>
      <w:r w:rsidR="00C57641" w:rsidRPr="00882C50">
        <w:rPr>
          <w:rStyle w:val="Hyperlink"/>
        </w:rPr>
        <w:t>doi.org/10.1111/j.1365-294X.</w:t>
      </w:r>
      <w:proofErr w:type="gramStart"/>
      <w:r w:rsidR="00C57641" w:rsidRPr="00882C50">
        <w:rPr>
          <w:rStyle w:val="Hyperlink"/>
        </w:rPr>
        <w:t>2011.05403.x</w:t>
      </w:r>
      <w:proofErr w:type="gramEnd"/>
      <w:r w:rsidR="00575AC8">
        <w:rPr>
          <w:rStyle w:val="Hyperlink"/>
        </w:rPr>
        <w:fldChar w:fldCharType="end"/>
      </w:r>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5B558C10"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r w:rsidR="00575AC8">
        <w:fldChar w:fldCharType="begin"/>
      </w:r>
      <w:r w:rsidR="00575AC8">
        <w:instrText xml:space="preserve"> HYPERLINK "https://doi.org/10.1016/j.tree.2015.04.003" </w:instrText>
      </w:r>
      <w:r w:rsidR="00575AC8">
        <w:fldChar w:fldCharType="separate"/>
      </w:r>
      <w:del w:id="2999" w:author="Natasha Hardy" w:date="2021-11-12T16:39:00Z">
        <w:r w:rsidR="00C57641" w:rsidRPr="00882C50" w:rsidDel="003F3FBC">
          <w:rPr>
            <w:rStyle w:val="Hyperlink"/>
          </w:rPr>
          <w:delText>https://</w:delText>
        </w:r>
      </w:del>
      <w:r w:rsidR="00C57641" w:rsidRPr="00882C50">
        <w:rPr>
          <w:rStyle w:val="Hyperlink"/>
        </w:rPr>
        <w:t>doi.org/10.1016/j.tree.2015.04.003</w:t>
      </w:r>
      <w:r w:rsidR="00575AC8">
        <w:rPr>
          <w:rStyle w:val="Hyperlink"/>
        </w:rPr>
        <w:fldChar w:fldCharType="end"/>
      </w:r>
      <w:r w:rsidR="00C57641" w:rsidRPr="00882C50">
        <w:t xml:space="preserve"> </w:t>
      </w:r>
    </w:p>
    <w:p w14:paraId="3EE6144F" w14:textId="5E7ACAD7" w:rsidR="00005583" w:rsidRPr="00882C50" w:rsidRDefault="00005583" w:rsidP="00005583">
      <w:pPr>
        <w:widowControl w:val="0"/>
        <w:pBdr>
          <w:top w:val="nil"/>
          <w:left w:val="nil"/>
          <w:bottom w:val="nil"/>
          <w:right w:val="nil"/>
          <w:between w:val="nil"/>
        </w:pBdr>
        <w:ind w:left="720" w:hanging="720"/>
      </w:pPr>
      <w:proofErr w:type="spellStart"/>
      <w:r w:rsidRPr="00882C50">
        <w:t>Ropert-Coudert</w:t>
      </w:r>
      <w:proofErr w:type="spellEnd"/>
      <w:r w:rsidRPr="00882C50">
        <w:t xml:space="preserve">, Y., </w:t>
      </w:r>
      <w:proofErr w:type="spellStart"/>
      <w:r w:rsidRPr="00882C50">
        <w:t>Chiaradia</w:t>
      </w:r>
      <w:proofErr w:type="spellEnd"/>
      <w:r w:rsidRPr="00882C50">
        <w:t xml:space="preserve">,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P. G., Seddon, P. J., </w:t>
      </w:r>
      <w:r w:rsidR="00655873" w:rsidRPr="00882C50">
        <w:t xml:space="preserve">Sherley, R. B., </w:t>
      </w:r>
      <w:proofErr w:type="spellStart"/>
      <w:r w:rsidR="00655873" w:rsidRPr="00882C50">
        <w:t>Vanstreels</w:t>
      </w:r>
      <w:proofErr w:type="spellEnd"/>
      <w:r w:rsidR="00655873" w:rsidRPr="00882C50">
        <w:t xml:space="preserve">, R. E. T., Waller, L. J., </w:t>
      </w:r>
      <w:proofErr w:type="spellStart"/>
      <w:r w:rsidR="00655873" w:rsidRPr="00882C50">
        <w:t>Woehler</w:t>
      </w:r>
      <w:proofErr w:type="spellEnd"/>
      <w:r w:rsidR="00655873" w:rsidRPr="00882C50">
        <w:t>, E. J.,</w:t>
      </w:r>
      <w:r w:rsidRPr="00882C50">
        <w:t xml:space="preserve"> </w:t>
      </w:r>
      <w:proofErr w:type="spellStart"/>
      <w:r w:rsidRPr="00882C50">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r w:rsidR="00575AC8">
        <w:fldChar w:fldCharType="begin"/>
      </w:r>
      <w:r w:rsidR="00575AC8">
        <w:instrText xml:space="preserve"> HYPERLINK "https://doi.org/10.3389/fmars.2019.00248" </w:instrText>
      </w:r>
      <w:r w:rsidR="00575AC8">
        <w:fldChar w:fldCharType="separate"/>
      </w:r>
      <w:del w:id="3000" w:author="Natasha Hardy" w:date="2021-11-12T16:39:00Z">
        <w:r w:rsidR="00C57641" w:rsidRPr="00882C50" w:rsidDel="003F3FBC">
          <w:rPr>
            <w:rStyle w:val="Hyperlink"/>
          </w:rPr>
          <w:delText>https://</w:delText>
        </w:r>
      </w:del>
      <w:r w:rsidR="00C57641" w:rsidRPr="00882C50">
        <w:rPr>
          <w:rStyle w:val="Hyperlink"/>
        </w:rPr>
        <w:t>doi.org/10.3389/fmars.2019.00248</w:t>
      </w:r>
      <w:r w:rsidR="00575AC8">
        <w:rPr>
          <w:rStyle w:val="Hyperlink"/>
        </w:rPr>
        <w:fldChar w:fldCharType="end"/>
      </w:r>
      <w:r w:rsidR="00C57641" w:rsidRPr="00882C50">
        <w:t xml:space="preserve"> </w:t>
      </w:r>
    </w:p>
    <w:p w14:paraId="045C8A26" w14:textId="2D316E42" w:rsidR="00786866" w:rsidRPr="00882C50" w:rsidRDefault="00786866" w:rsidP="00005583">
      <w:pPr>
        <w:widowControl w:val="0"/>
        <w:pBdr>
          <w:top w:val="nil"/>
          <w:left w:val="nil"/>
          <w:bottom w:val="nil"/>
          <w:right w:val="nil"/>
          <w:between w:val="nil"/>
        </w:pBdr>
        <w:ind w:left="720" w:hanging="720"/>
        <w:rPr>
          <w:ins w:id="3001" w:author="Microsoft Office User" w:date="2021-10-14T14:12:00Z"/>
        </w:rPr>
      </w:pPr>
      <w:proofErr w:type="spellStart"/>
      <w:ins w:id="3002" w:author="Microsoft Office User" w:date="2021-10-14T14:12:00Z">
        <w:r w:rsidRPr="00882C50">
          <w:t>Rothe</w:t>
        </w:r>
      </w:ins>
      <w:proofErr w:type="spellEnd"/>
      <w:ins w:id="3003" w:author="Microsoft Office User" w:date="2021-10-14T14:13:00Z">
        <w:r w:rsidRPr="00882C50">
          <w:t>, J. &amp; Nagy, M. (2016). Comparison of two silica-based extraction methods for DNA isolation from bones</w:t>
        </w:r>
      </w:ins>
      <w:ins w:id="3004" w:author="Microsoft Office User" w:date="2021-10-14T14:14:00Z">
        <w:r w:rsidRPr="00882C50">
          <w:t xml:space="preserve">. Legal Medicine </w:t>
        </w:r>
        <w:r w:rsidRPr="00882C50">
          <w:rPr>
            <w:b/>
            <w:bCs/>
          </w:rPr>
          <w:t xml:space="preserve">22: </w:t>
        </w:r>
        <w:r w:rsidRPr="00882C50">
          <w:t xml:space="preserve">36-41. </w:t>
        </w:r>
      </w:ins>
      <w:ins w:id="3005" w:author="Microsoft Office User" w:date="2021-10-14T14:15:00Z">
        <w:r w:rsidRPr="00882C50">
          <w:fldChar w:fldCharType="begin"/>
        </w:r>
        <w:r w:rsidRPr="00882C50">
          <w:instrText xml:space="preserve"> HYPERLINK "</w:instrText>
        </w:r>
      </w:ins>
      <w:ins w:id="3006" w:author="Microsoft Office User" w:date="2021-10-14T14:14:00Z">
        <w:r w:rsidRPr="00882C50">
          <w:instrText>https://doi.org/10.1016/j.legalmed.2016.07.008</w:instrText>
        </w:r>
      </w:ins>
      <w:ins w:id="3007" w:author="Microsoft Office User" w:date="2021-10-14T14:15:00Z">
        <w:r w:rsidRPr="00882C50">
          <w:instrText xml:space="preserve">" </w:instrText>
        </w:r>
        <w:r w:rsidRPr="00882C50">
          <w:fldChar w:fldCharType="separate"/>
        </w:r>
      </w:ins>
      <w:ins w:id="3008" w:author="Microsoft Office User" w:date="2021-10-14T14:14:00Z">
        <w:del w:id="3009" w:author="Natasha Hardy" w:date="2021-11-12T16:39:00Z">
          <w:r w:rsidRPr="00882C50" w:rsidDel="003F3FBC">
            <w:rPr>
              <w:rStyle w:val="Hyperlink"/>
            </w:rPr>
            <w:delText>https://</w:delText>
          </w:r>
        </w:del>
        <w:r w:rsidRPr="00882C50">
          <w:rPr>
            <w:rStyle w:val="Hyperlink"/>
          </w:rPr>
          <w:t>doi.org/10.1016/j.legalmed.2016.07.008</w:t>
        </w:r>
      </w:ins>
      <w:ins w:id="3010" w:author="Microsoft Office User" w:date="2021-10-14T14:15:00Z">
        <w:r w:rsidRPr="00882C50">
          <w:fldChar w:fldCharType="end"/>
        </w:r>
        <w:r w:rsidRPr="00882C50">
          <w:t xml:space="preserve"> </w:t>
        </w:r>
      </w:ins>
    </w:p>
    <w:p w14:paraId="1BA5F524" w14:textId="297C7361" w:rsidR="00005583" w:rsidRPr="00882C50" w:rsidDel="00156F8A" w:rsidRDefault="00005583" w:rsidP="00005583">
      <w:pPr>
        <w:widowControl w:val="0"/>
        <w:pBdr>
          <w:top w:val="nil"/>
          <w:left w:val="nil"/>
          <w:bottom w:val="nil"/>
          <w:right w:val="nil"/>
          <w:between w:val="nil"/>
        </w:pBdr>
        <w:ind w:left="720" w:hanging="720"/>
        <w:rPr>
          <w:del w:id="3011" w:author="Natasha Hardy" w:date="2021-11-11T11:15:00Z"/>
        </w:rPr>
      </w:pPr>
      <w:del w:id="3012" w:author="Natasha Hardy" w:date="2021-11-11T11:15:00Z">
        <w:r w:rsidRPr="00882C50" w:rsidDel="00156F8A">
          <w:delText xml:space="preserve">Rout, T. M., Kirkwood, R., Sutherland, D. R., Murphy, S., &amp; McCarthy, M. A. (2014). When to declare successful eradication of an invasive predator? Animal Conservation </w:delText>
        </w:r>
        <w:r w:rsidRPr="00882C50" w:rsidDel="00156F8A">
          <w:rPr>
            <w:b/>
            <w:bCs/>
          </w:rPr>
          <w:delText>17</w:delText>
        </w:r>
        <w:r w:rsidR="00C57641" w:rsidRPr="00882C50" w:rsidDel="00156F8A">
          <w:delText>:</w:delText>
        </w:r>
        <w:r w:rsidRPr="00882C50" w:rsidDel="00156F8A">
          <w:delText xml:space="preserve">2, 125–132. </w:delText>
        </w:r>
        <w:r w:rsidR="00575AC8" w:rsidDel="00156F8A">
          <w:fldChar w:fldCharType="begin"/>
        </w:r>
        <w:r w:rsidR="00575AC8" w:rsidDel="00156F8A">
          <w:delInstrText xml:space="preserve"> HYPERLINK "https://doi.org/10.1111/acv.12065" </w:delInstrText>
        </w:r>
        <w:r w:rsidR="00575AC8" w:rsidDel="00156F8A">
          <w:fldChar w:fldCharType="separate"/>
        </w:r>
        <w:r w:rsidR="00C57641" w:rsidRPr="00882C50" w:rsidDel="00156F8A">
          <w:rPr>
            <w:rStyle w:val="Hyperlink"/>
          </w:rPr>
          <w:delText>https://doi.org/10.1111/acv.12065</w:delText>
        </w:r>
        <w:r w:rsidR="00575AC8" w:rsidDel="00156F8A">
          <w:rPr>
            <w:rStyle w:val="Hyperlink"/>
          </w:rPr>
          <w:fldChar w:fldCharType="end"/>
        </w:r>
        <w:r w:rsidR="00C57641" w:rsidRPr="00882C50" w:rsidDel="00156F8A">
          <w:delText xml:space="preserve"> </w:delText>
        </w:r>
      </w:del>
    </w:p>
    <w:p w14:paraId="48BA22C5" w14:textId="581153E9" w:rsidR="00005583" w:rsidRPr="00882C50" w:rsidDel="008D6C15" w:rsidRDefault="00005583" w:rsidP="00005583">
      <w:pPr>
        <w:widowControl w:val="0"/>
        <w:pBdr>
          <w:top w:val="nil"/>
          <w:left w:val="nil"/>
          <w:bottom w:val="nil"/>
          <w:right w:val="nil"/>
          <w:between w:val="nil"/>
        </w:pBdr>
        <w:ind w:left="720" w:hanging="720"/>
        <w:rPr>
          <w:del w:id="3013" w:author="Natasha Hardy" w:date="2021-11-12T16:37:00Z"/>
        </w:rPr>
      </w:pPr>
      <w:del w:id="3014" w:author="Natasha Hardy" w:date="2021-11-12T16:37:00Z">
        <w:r w:rsidRPr="00882C50" w:rsidDel="008D6C15">
          <w:delText xml:space="preserve">Schreier, B. M., Baerwald, M. R., Conrad, J. L., Schumer, G., &amp; May, B. (2016). Examination of Predation on Early Life Stage Delta Smelt in the San Francisco Estuary Using DNA Diet Analysis. Transactions of the American Fisheries Society </w:delText>
        </w:r>
        <w:r w:rsidRPr="00882C50" w:rsidDel="008D6C15">
          <w:rPr>
            <w:b/>
            <w:bCs/>
          </w:rPr>
          <w:delText>145</w:delText>
        </w:r>
        <w:r w:rsidR="00C57641" w:rsidRPr="00882C50" w:rsidDel="008D6C15">
          <w:delText>:</w:delText>
        </w:r>
        <w:r w:rsidRPr="00882C50" w:rsidDel="008D6C15">
          <w:delText xml:space="preserve">4, 723–733. </w:delText>
        </w:r>
        <w:r w:rsidR="00575AC8" w:rsidDel="008D6C15">
          <w:fldChar w:fldCharType="begin"/>
        </w:r>
        <w:r w:rsidR="00575AC8" w:rsidDel="008D6C15">
          <w:delInstrText xml:space="preserve"> HYPERLINK "https://doi.org/10.1080/00028487.2016.1152299" </w:delInstrText>
        </w:r>
        <w:r w:rsidR="00575AC8" w:rsidDel="008D6C15">
          <w:fldChar w:fldCharType="separate"/>
        </w:r>
        <w:r w:rsidR="00C57641" w:rsidRPr="00882C50" w:rsidDel="008D6C15">
          <w:rPr>
            <w:rStyle w:val="Hyperlink"/>
          </w:rPr>
          <w:delText>https://doi.org/10.1080/00028487.2016.1152299</w:delText>
        </w:r>
        <w:r w:rsidR="00575AC8" w:rsidDel="008D6C15">
          <w:rPr>
            <w:rStyle w:val="Hyperlink"/>
          </w:rPr>
          <w:fldChar w:fldCharType="end"/>
        </w:r>
        <w:r w:rsidR="00C57641" w:rsidRPr="00882C50" w:rsidDel="008D6C15">
          <w:delText xml:space="preserve"> </w:delText>
        </w:r>
      </w:del>
    </w:p>
    <w:p w14:paraId="27D4BE5A" w14:textId="5DB8A406" w:rsidR="00005583" w:rsidRPr="00882C50" w:rsidRDefault="00005583" w:rsidP="00005583">
      <w:pPr>
        <w:widowControl w:val="0"/>
        <w:pBdr>
          <w:top w:val="nil"/>
          <w:left w:val="nil"/>
          <w:bottom w:val="nil"/>
          <w:right w:val="nil"/>
          <w:between w:val="nil"/>
        </w:pBdr>
        <w:ind w:left="720" w:hanging="720"/>
      </w:pPr>
      <w:proofErr w:type="spellStart"/>
      <w:r w:rsidRPr="00882C50">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r w:rsidR="00575AC8">
        <w:fldChar w:fldCharType="begin"/>
      </w:r>
      <w:r w:rsidR="00575AC8">
        <w:instrText xml:space="preserve"> HYPERLINK "https://doi.org/10.1073/pnas.1803573115" </w:instrText>
      </w:r>
      <w:r w:rsidR="00575AC8">
        <w:fldChar w:fldCharType="separate"/>
      </w:r>
      <w:del w:id="3015" w:author="Natasha Hardy" w:date="2021-11-12T16:39:00Z">
        <w:r w:rsidR="00C57641" w:rsidRPr="00882C50" w:rsidDel="003F3FBC">
          <w:rPr>
            <w:rStyle w:val="Hyperlink"/>
          </w:rPr>
          <w:delText>https://</w:delText>
        </w:r>
      </w:del>
      <w:r w:rsidR="00C57641" w:rsidRPr="00882C50">
        <w:rPr>
          <w:rStyle w:val="Hyperlink"/>
        </w:rPr>
        <w:t>doi.org/10.1073/pnas.1803573115</w:t>
      </w:r>
      <w:r w:rsidR="00575AC8">
        <w:rPr>
          <w:rStyle w:val="Hyperlink"/>
        </w:rPr>
        <w:fldChar w:fldCharType="end"/>
      </w:r>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r w:rsidR="00575AC8">
        <w:fldChar w:fldCharType="begin"/>
      </w:r>
      <w:r w:rsidR="00575AC8">
        <w:instrText xml:space="preserve"> HYPERLINK "http://catalog.hathitrust.org/api/volumes/oclc/43839899.html" </w:instrText>
      </w:r>
      <w:r w:rsidR="00575AC8">
        <w:fldChar w:fldCharType="separate"/>
      </w:r>
      <w:del w:id="3016" w:author="Natasha Hardy" w:date="2021-11-12T16:40:00Z">
        <w:r w:rsidR="00C57641" w:rsidRPr="00882C50" w:rsidDel="003F3FBC">
          <w:rPr>
            <w:rStyle w:val="Hyperlink"/>
          </w:rPr>
          <w:delText>http://</w:delText>
        </w:r>
      </w:del>
      <w:r w:rsidR="00C57641" w:rsidRPr="00882C50">
        <w:rPr>
          <w:rStyle w:val="Hyperlink"/>
        </w:rPr>
        <w:t>catalog.hathitrust.org/</w:t>
      </w:r>
      <w:proofErr w:type="spellStart"/>
      <w:r w:rsidR="00C57641" w:rsidRPr="00882C50">
        <w:rPr>
          <w:rStyle w:val="Hyperlink"/>
        </w:rPr>
        <w:t>api</w:t>
      </w:r>
      <w:proofErr w:type="spellEnd"/>
      <w:r w:rsidR="00C57641" w:rsidRPr="00882C50">
        <w:rPr>
          <w:rStyle w:val="Hyperlink"/>
        </w:rPr>
        <w:t>/volumes/</w:t>
      </w:r>
      <w:proofErr w:type="spellStart"/>
      <w:r w:rsidR="00C57641" w:rsidRPr="00882C50">
        <w:rPr>
          <w:rStyle w:val="Hyperlink"/>
        </w:rPr>
        <w:t>oclc</w:t>
      </w:r>
      <w:proofErr w:type="spellEnd"/>
      <w:r w:rsidR="00C57641" w:rsidRPr="00882C50">
        <w:rPr>
          <w:rStyle w:val="Hyperlink"/>
        </w:rPr>
        <w:t>/43839899.html</w:t>
      </w:r>
      <w:r w:rsidR="00575AC8">
        <w:rPr>
          <w:rStyle w:val="Hyperlink"/>
        </w:rPr>
        <w:fldChar w:fldCharType="end"/>
      </w:r>
      <w:r w:rsidR="00C57641" w:rsidRPr="00882C50">
        <w:t xml:space="preserve"> </w:t>
      </w:r>
    </w:p>
    <w:p w14:paraId="5892C803" w14:textId="4E684C69" w:rsidR="00005583" w:rsidRDefault="00005583" w:rsidP="00005583">
      <w:pPr>
        <w:widowControl w:val="0"/>
        <w:pBdr>
          <w:top w:val="nil"/>
          <w:left w:val="nil"/>
          <w:bottom w:val="nil"/>
          <w:right w:val="nil"/>
          <w:between w:val="nil"/>
        </w:pBdr>
        <w:ind w:left="720" w:hanging="720"/>
        <w:rPr>
          <w:ins w:id="3017" w:author="Rebecca McIntosh" w:date="2021-10-28T10:13:00Z"/>
        </w:rPr>
      </w:pPr>
      <w:r w:rsidRPr="00882C50">
        <w:lastRenderedPageBreak/>
        <w:t xml:space="preserve">Shaughnessy, P. D., Kirkwood, R., </w:t>
      </w:r>
      <w:proofErr w:type="spellStart"/>
      <w:r w:rsidRPr="00882C50">
        <w:t>Cawthorn</w:t>
      </w:r>
      <w:proofErr w:type="spellEnd"/>
      <w:r w:rsidRPr="00882C50">
        <w:t xml:space="preserve">, M., Kemper, C., &amp; Pemberton, D. (2003). Pinnipeds, </w:t>
      </w:r>
      <w:proofErr w:type="gramStart"/>
      <w:r w:rsidRPr="00882C50">
        <w:t>cetaceans</w:t>
      </w:r>
      <w:proofErr w:type="gramEnd"/>
      <w:r w:rsidRPr="00882C50">
        <w:t xml:space="preserve"> and fisheries in Australia; a review of operational interactions. In Marine mammals: Fisheries, </w:t>
      </w:r>
      <w:proofErr w:type="gramStart"/>
      <w:r w:rsidRPr="00882C50">
        <w:t>tourism</w:t>
      </w:r>
      <w:proofErr w:type="gramEnd"/>
      <w:r w:rsidRPr="00882C50">
        <w:t xml:space="preserve"> and management issues. (N. Gales, M. </w:t>
      </w:r>
      <w:proofErr w:type="spellStart"/>
      <w:r w:rsidRPr="00882C50">
        <w:t>Hindell</w:t>
      </w:r>
      <w:proofErr w:type="spellEnd"/>
      <w:r w:rsidRPr="00882C50">
        <w:t xml:space="preserve"> and R. Kirkwood., pp. 136-152.). CSIRO Publishing.</w:t>
      </w:r>
    </w:p>
    <w:p w14:paraId="2CC9E491" w14:textId="7A6D971C" w:rsidR="006A3CFB" w:rsidDel="006A2743" w:rsidRDefault="000742DF" w:rsidP="006A3CFB">
      <w:pPr>
        <w:widowControl w:val="0"/>
        <w:pBdr>
          <w:top w:val="nil"/>
          <w:left w:val="nil"/>
          <w:bottom w:val="nil"/>
          <w:right w:val="nil"/>
          <w:between w:val="nil"/>
        </w:pBdr>
        <w:ind w:left="720" w:hanging="720"/>
        <w:rPr>
          <w:del w:id="3018" w:author="Rebecca McIntosh" w:date="2021-10-28T10:13:00Z"/>
          <w:rStyle w:val="Hyperlink"/>
        </w:rPr>
      </w:pPr>
      <w:r w:rsidRPr="00882C50">
        <w:t>Shaughnessy, P. D., Goldsworthy, S. D., Mackay, A. I. (2015). The long-nosed fur seal (</w:t>
      </w:r>
      <w:r w:rsidRPr="00DB199C">
        <w:rPr>
          <w:i/>
        </w:rPr>
        <w:t xml:space="preserve">Arctocephalus </w:t>
      </w:r>
      <w:proofErr w:type="spellStart"/>
      <w:r w:rsidRPr="00DB199C">
        <w:rPr>
          <w:i/>
        </w:rPr>
        <w:t>forsteri</w:t>
      </w:r>
      <w:proofErr w:type="spellEnd"/>
      <w:r w:rsidRPr="00882C50">
        <w:t xml:space="preserve">) in South Australia in 2013–14: Abundance, </w:t>
      </w:r>
      <w:proofErr w:type="gramStart"/>
      <w:r w:rsidRPr="00882C50">
        <w:t>status</w:t>
      </w:r>
      <w:proofErr w:type="gramEnd"/>
      <w:r w:rsidRPr="00882C50">
        <w:t xml:space="preserve"> and trends. Australian Journal of Zoology </w:t>
      </w:r>
      <w:r w:rsidRPr="00882C50">
        <w:rPr>
          <w:b/>
          <w:bCs/>
        </w:rPr>
        <w:t>63</w:t>
      </w:r>
      <w:r w:rsidRPr="00882C50">
        <w:t xml:space="preserve">:2, 101–110. </w:t>
      </w:r>
      <w:r w:rsidR="001478AB">
        <w:fldChar w:fldCharType="begin"/>
      </w:r>
      <w:r w:rsidR="001478AB">
        <w:instrText xml:space="preserve"> HYPERLINK "https://doi.org/10.1071/ZO14103" </w:instrText>
      </w:r>
      <w:r w:rsidR="001478AB">
        <w:fldChar w:fldCharType="separate"/>
      </w:r>
      <w:del w:id="3019" w:author="Natasha Hardy" w:date="2021-11-12T16:39:00Z">
        <w:r w:rsidRPr="00882C50" w:rsidDel="003F3FBC">
          <w:rPr>
            <w:rStyle w:val="Hyperlink"/>
          </w:rPr>
          <w:delText>https://</w:delText>
        </w:r>
      </w:del>
      <w:r w:rsidRPr="00882C50">
        <w:rPr>
          <w:rStyle w:val="Hyperlink"/>
        </w:rPr>
        <w:t>doi.org/10.1071/ZO14103</w:t>
      </w:r>
      <w:r w:rsidR="001478AB">
        <w:rPr>
          <w:rStyle w:val="Hyperlink"/>
        </w:rPr>
        <w:fldChar w:fldCharType="end"/>
      </w:r>
    </w:p>
    <w:p w14:paraId="28E6C8D6" w14:textId="77777777" w:rsidR="006A2743" w:rsidRPr="006A3CFB" w:rsidRDefault="006A2743" w:rsidP="006A3CFB">
      <w:pPr>
        <w:widowControl w:val="0"/>
        <w:pBdr>
          <w:top w:val="nil"/>
          <w:left w:val="nil"/>
          <w:bottom w:val="nil"/>
          <w:right w:val="nil"/>
          <w:between w:val="nil"/>
        </w:pBdr>
        <w:ind w:left="720" w:hanging="720"/>
        <w:rPr>
          <w:ins w:id="3020" w:author="Rebecca McIntosh" w:date="2021-10-28T17:59:00Z"/>
          <w:color w:val="0000FF" w:themeColor="hyperlink"/>
          <w:u w:val="single"/>
          <w:rPrChange w:id="3021" w:author="Rebecca McIntosh" w:date="2021-11-11T10:06:00Z">
            <w:rPr>
              <w:ins w:id="3022" w:author="Rebecca McIntosh" w:date="2021-10-28T17:59:00Z"/>
            </w:rPr>
          </w:rPrChange>
        </w:rPr>
      </w:pPr>
    </w:p>
    <w:p w14:paraId="12100B1C" w14:textId="655023ED" w:rsidR="00005583" w:rsidRPr="00882C50" w:rsidRDefault="00005583" w:rsidP="00005583">
      <w:pPr>
        <w:widowControl w:val="0"/>
        <w:pBdr>
          <w:top w:val="nil"/>
          <w:left w:val="nil"/>
          <w:bottom w:val="nil"/>
          <w:right w:val="nil"/>
          <w:between w:val="nil"/>
        </w:pBdr>
        <w:ind w:left="720" w:hanging="720"/>
      </w:pPr>
      <w:proofErr w:type="spellStart"/>
      <w:r w:rsidRPr="00882C50">
        <w:t>Sigsgaard</w:t>
      </w:r>
      <w:proofErr w:type="spellEnd"/>
      <w:r w:rsidRPr="00882C50">
        <w:t xml:space="preserve">,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r w:rsidR="00575AC8">
        <w:fldChar w:fldCharType="begin"/>
      </w:r>
      <w:r w:rsidR="00575AC8">
        <w:instrText xml:space="preserve"> HYPERLINK "https://doi.org/10.1038/s41559-016-0004" </w:instrText>
      </w:r>
      <w:r w:rsidR="00575AC8">
        <w:fldChar w:fldCharType="separate"/>
      </w:r>
      <w:del w:id="3023" w:author="Natasha Hardy" w:date="2021-11-12T16:39:00Z">
        <w:r w:rsidR="00C57641" w:rsidRPr="00882C50" w:rsidDel="003F3FBC">
          <w:rPr>
            <w:rStyle w:val="Hyperlink"/>
          </w:rPr>
          <w:delText>https://</w:delText>
        </w:r>
      </w:del>
      <w:r w:rsidR="00C57641" w:rsidRPr="00882C50">
        <w:rPr>
          <w:rStyle w:val="Hyperlink"/>
        </w:rPr>
        <w:t>doi.org/10.1038/s41559-016-0004</w:t>
      </w:r>
      <w:r w:rsidR="00575AC8">
        <w:rPr>
          <w:rStyle w:val="Hyperlink"/>
        </w:rPr>
        <w:fldChar w:fldCharType="end"/>
      </w:r>
      <w:r w:rsidR="00C57641" w:rsidRPr="00882C50">
        <w:t xml:space="preserve"> </w:t>
      </w:r>
    </w:p>
    <w:p w14:paraId="0C86F9DB" w14:textId="1E1E74C7" w:rsidR="00005583" w:rsidRPr="00882C50" w:rsidDel="00F50503" w:rsidRDefault="00005583" w:rsidP="00005583">
      <w:pPr>
        <w:widowControl w:val="0"/>
        <w:pBdr>
          <w:top w:val="nil"/>
          <w:left w:val="nil"/>
          <w:bottom w:val="nil"/>
          <w:right w:val="nil"/>
          <w:between w:val="nil"/>
        </w:pBdr>
        <w:ind w:left="720" w:hanging="720"/>
        <w:rPr>
          <w:del w:id="3024" w:author="Natasha Hardy" w:date="2021-11-12T16:13:00Z"/>
        </w:rPr>
      </w:pPr>
      <w:del w:id="3025" w:author="Natasha Hardy" w:date="2021-11-12T16:13:00Z">
        <w:r w:rsidRPr="00882C50" w:rsidDel="00F50503">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882C50" w:rsidDel="00F50503">
          <w:rPr>
            <w:b/>
            <w:bCs/>
          </w:rPr>
          <w:delText>10</w:delText>
        </w:r>
        <w:r w:rsidR="00C57641" w:rsidRPr="00882C50" w:rsidDel="00F50503">
          <w:delText>:</w:delText>
        </w:r>
        <w:r w:rsidRPr="00882C50" w:rsidDel="00F50503">
          <w:delText xml:space="preserve">3, 323–328. </w:delText>
        </w:r>
        <w:r w:rsidR="00575AC8" w:rsidDel="00F50503">
          <w:fldChar w:fldCharType="begin"/>
        </w:r>
        <w:r w:rsidR="00575AC8" w:rsidDel="00F50503">
          <w:delInstrText xml:space="preserve"> HYPERLINK "https://doi.org/10.1080/17451000.2013.810757" </w:delInstrText>
        </w:r>
        <w:r w:rsidR="00575AC8" w:rsidDel="00F50503">
          <w:fldChar w:fldCharType="separate"/>
        </w:r>
        <w:r w:rsidRPr="00882C50" w:rsidDel="00F50503">
          <w:rPr>
            <w:rStyle w:val="Hyperlink"/>
          </w:rPr>
          <w:delText>https://doi.org/10.1080/17451000.2013.810757</w:delText>
        </w:r>
        <w:r w:rsidR="00575AC8" w:rsidDel="00F50503">
          <w:rPr>
            <w:rStyle w:val="Hyperlink"/>
          </w:rPr>
          <w:fldChar w:fldCharType="end"/>
        </w:r>
      </w:del>
    </w:p>
    <w:p w14:paraId="003DB046" w14:textId="69205968"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r w:rsidR="00575AC8">
        <w:fldChar w:fldCharType="begin"/>
      </w:r>
      <w:r w:rsidR="00575AC8">
        <w:instrText xml:space="preserve"> HYPERLINK "https://doi.org/10.1111/cobi.13183" </w:instrText>
      </w:r>
      <w:r w:rsidR="00575AC8">
        <w:fldChar w:fldCharType="separate"/>
      </w:r>
      <w:del w:id="3026" w:author="Natasha Hardy" w:date="2021-11-12T16:39:00Z">
        <w:r w:rsidRPr="00882C50" w:rsidDel="003F3FBC">
          <w:rPr>
            <w:rStyle w:val="Hyperlink"/>
          </w:rPr>
          <w:delText>https://</w:delText>
        </w:r>
      </w:del>
      <w:r w:rsidRPr="00882C50">
        <w:rPr>
          <w:rStyle w:val="Hyperlink"/>
        </w:rPr>
        <w:t>doi.org/10.1111/cobi.13183</w:t>
      </w:r>
      <w:r w:rsidR="00575AC8">
        <w:rPr>
          <w:rStyle w:val="Hyperlink"/>
        </w:rPr>
        <w:fldChar w:fldCharType="end"/>
      </w:r>
    </w:p>
    <w:p w14:paraId="59A00C39" w14:textId="603A6EFF" w:rsidR="00005583" w:rsidRPr="00882C50" w:rsidDel="008D6C15" w:rsidRDefault="00005583" w:rsidP="00005583">
      <w:pPr>
        <w:widowControl w:val="0"/>
        <w:pBdr>
          <w:top w:val="nil"/>
          <w:left w:val="nil"/>
          <w:bottom w:val="nil"/>
          <w:right w:val="nil"/>
          <w:between w:val="nil"/>
        </w:pBdr>
        <w:ind w:left="720" w:hanging="720"/>
        <w:rPr>
          <w:del w:id="3027" w:author="Natasha Hardy" w:date="2021-11-12T16:32:00Z"/>
        </w:rPr>
      </w:pPr>
      <w:del w:id="3028" w:author="Natasha Hardy" w:date="2021-11-12T16:32:00Z">
        <w:r w:rsidRPr="00882C50" w:rsidDel="008D6C15">
          <w:rPr>
            <w:rFonts w:cs="Helvetica"/>
            <w:color w:val="000000"/>
          </w:rPr>
          <w:delText xml:space="preserve">Taberlet, P., et al. (2012). "Towards next-generation biodiversity assessment using DNA metabarcoding." Molecular Ecology </w:delText>
        </w:r>
        <w:r w:rsidRPr="00882C50" w:rsidDel="008D6C15">
          <w:rPr>
            <w:rFonts w:cs="Helvetica"/>
            <w:b/>
            <w:bCs/>
            <w:color w:val="000000"/>
          </w:rPr>
          <w:delText>21</w:delText>
        </w:r>
        <w:r w:rsidR="00C57641" w:rsidRPr="00882C50" w:rsidDel="008D6C15">
          <w:rPr>
            <w:rFonts w:cs="Helvetica"/>
            <w:color w:val="000000"/>
          </w:rPr>
          <w:delText>:</w:delText>
        </w:r>
        <w:r w:rsidRPr="00882C50" w:rsidDel="008D6C15">
          <w:rPr>
            <w:rFonts w:cs="Helvetica"/>
            <w:color w:val="000000"/>
          </w:rPr>
          <w:delText>8</w:delText>
        </w:r>
        <w:r w:rsidR="00C57641" w:rsidRPr="00882C50" w:rsidDel="008D6C15">
          <w:rPr>
            <w:rFonts w:cs="Helvetica"/>
            <w:color w:val="000000"/>
          </w:rPr>
          <w:delText>,</w:delText>
        </w:r>
        <w:r w:rsidRPr="00882C50" w:rsidDel="008D6C15">
          <w:rPr>
            <w:rFonts w:cs="Helvetica"/>
            <w:color w:val="000000"/>
          </w:rPr>
          <w:delText xml:space="preserve"> 2045–2050.</w:delText>
        </w:r>
      </w:del>
    </w:p>
    <w:p w14:paraId="71A5D816" w14:textId="003C977C"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r w:rsidR="00575AC8">
        <w:fldChar w:fldCharType="begin"/>
      </w:r>
      <w:r w:rsidR="00575AC8">
        <w:instrText xml:space="preserve"> HYPERLINK "https://doi.org/10.1111/mec.12523" </w:instrText>
      </w:r>
      <w:r w:rsidR="00575AC8">
        <w:fldChar w:fldCharType="separate"/>
      </w:r>
      <w:del w:id="3029" w:author="Natasha Hardy" w:date="2021-11-12T16:39:00Z">
        <w:r w:rsidR="00C57641" w:rsidRPr="00882C50" w:rsidDel="003F3FBC">
          <w:rPr>
            <w:rStyle w:val="Hyperlink"/>
          </w:rPr>
          <w:delText>https://</w:delText>
        </w:r>
      </w:del>
      <w:r w:rsidR="00C57641" w:rsidRPr="00882C50">
        <w:rPr>
          <w:rStyle w:val="Hyperlink"/>
        </w:rPr>
        <w:t>doi.org/10.1111/mec.12523</w:t>
      </w:r>
      <w:r w:rsidR="00575AC8">
        <w:rPr>
          <w:rStyle w:val="Hyperlink"/>
        </w:rPr>
        <w:fldChar w:fldCharType="end"/>
      </w:r>
      <w:r w:rsidR="00C57641" w:rsidRPr="00882C50">
        <w:t xml:space="preserve"> </w:t>
      </w:r>
    </w:p>
    <w:p w14:paraId="28AA42F4" w14:textId="76EAC06F"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conservation for monitoring past and present biodiversity. </w:t>
      </w:r>
      <w:r w:rsidRPr="00882C50">
        <w:rPr>
          <w:i/>
          <w:iCs/>
        </w:rPr>
        <w:t>Biological Conservation</w:t>
      </w:r>
      <w:r w:rsidRPr="00882C50">
        <w:t xml:space="preserve">, </w:t>
      </w:r>
      <w:r w:rsidRPr="00882C50">
        <w:rPr>
          <w:i/>
          <w:iCs/>
        </w:rPr>
        <w:t>183</w:t>
      </w:r>
      <w:r w:rsidRPr="00882C50">
        <w:t xml:space="preserve">, 4–18. </w:t>
      </w:r>
      <w:r w:rsidR="00575AC8">
        <w:fldChar w:fldCharType="begin"/>
      </w:r>
      <w:r w:rsidR="00575AC8">
        <w:instrText xml:space="preserve"> HYPERLINK "https://doi.org/10.1016/j.biocon.2014.11.019" </w:instrText>
      </w:r>
      <w:r w:rsidR="00575AC8">
        <w:fldChar w:fldCharType="separate"/>
      </w:r>
      <w:del w:id="3030" w:author="Natasha Hardy" w:date="2021-11-12T16:39:00Z">
        <w:r w:rsidRPr="00882C50" w:rsidDel="003F3FBC">
          <w:rPr>
            <w:rStyle w:val="Hyperlink"/>
          </w:rPr>
          <w:delText>https://</w:delText>
        </w:r>
      </w:del>
      <w:r w:rsidRPr="00882C50">
        <w:rPr>
          <w:rStyle w:val="Hyperlink"/>
        </w:rPr>
        <w:t>doi.org/10.1016/j.biocon.2014.11.019</w:t>
      </w:r>
      <w:r w:rsidR="00575AC8">
        <w:rPr>
          <w:rStyle w:val="Hyperlink"/>
        </w:rPr>
        <w:fldChar w:fldCharType="end"/>
      </w:r>
    </w:p>
    <w:p w14:paraId="013BFC85" w14:textId="77777777" w:rsidR="009D73F9" w:rsidRPr="00882C50" w:rsidRDefault="00005583" w:rsidP="009D73F9">
      <w:pPr>
        <w:widowControl w:val="0"/>
        <w:pBdr>
          <w:top w:val="nil"/>
          <w:left w:val="nil"/>
          <w:bottom w:val="nil"/>
          <w:right w:val="nil"/>
          <w:between w:val="nil"/>
        </w:pBdr>
        <w:ind w:left="720" w:hanging="720"/>
        <w:rPr>
          <w:ins w:id="3031"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04BA1EA7" w:rsidR="009D73F9" w:rsidDel="00530C29" w:rsidRDefault="009D73F9" w:rsidP="00530C29">
      <w:pPr>
        <w:widowControl w:val="0"/>
        <w:pBdr>
          <w:top w:val="nil"/>
          <w:left w:val="nil"/>
          <w:bottom w:val="nil"/>
          <w:right w:val="nil"/>
          <w:between w:val="nil"/>
        </w:pBdr>
        <w:ind w:left="720" w:hanging="720"/>
        <w:rPr>
          <w:del w:id="3032" w:author="Natasha Hardy" w:date="2021-11-13T11:59:00Z"/>
          <w:rFonts w:ascii="Arial" w:eastAsia="Times New Roman" w:hAnsi="Arial" w:cs="Arial"/>
          <w:color w:val="222222"/>
          <w:sz w:val="20"/>
          <w:szCs w:val="20"/>
          <w:shd w:val="clear" w:color="auto" w:fill="FFFFFF"/>
          <w:lang w:val="en-CA"/>
        </w:rPr>
      </w:pPr>
      <w:proofErr w:type="spellStart"/>
      <w:ins w:id="3033" w:author="Natasha Hardy" w:date="2021-10-21T11:04:00Z">
        <w:r w:rsidRPr="009D73F9">
          <w:rPr>
            <w:rFonts w:eastAsia="Times New Roman" w:cs="Arial"/>
            <w:color w:val="222222"/>
            <w:shd w:val="clear" w:color="auto" w:fill="FFFFFF"/>
            <w:lang w:val="en-CA"/>
          </w:rPr>
          <w:lastRenderedPageBreak/>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ins w:id="3034" w:author="Natasha Hardy" w:date="2021-11-13T11:59:00Z">
        <w:r w:rsidR="00530C29">
          <w:rPr>
            <w:rFonts w:eastAsia="Times New Roman" w:cs="Arial"/>
            <w:color w:val="222222"/>
            <w:shd w:val="clear" w:color="auto" w:fill="FFFFFF"/>
            <w:lang w:val="en-CA"/>
          </w:rPr>
          <w:t xml:space="preserve"> </w:t>
        </w:r>
      </w:ins>
    </w:p>
    <w:p w14:paraId="7336AC0E" w14:textId="77777777" w:rsidR="00530C29" w:rsidRPr="00530C29" w:rsidRDefault="00530C29" w:rsidP="009D73F9">
      <w:pPr>
        <w:widowControl w:val="0"/>
        <w:pBdr>
          <w:top w:val="nil"/>
          <w:left w:val="nil"/>
          <w:bottom w:val="nil"/>
          <w:right w:val="nil"/>
          <w:between w:val="nil"/>
        </w:pBdr>
        <w:ind w:left="720" w:hanging="720"/>
        <w:rPr>
          <w:ins w:id="3035" w:author="Natasha Hardy" w:date="2021-11-13T11:59:00Z"/>
        </w:rPr>
      </w:pPr>
    </w:p>
    <w:p w14:paraId="34D94901" w14:textId="4F8A12AE" w:rsidR="00530C29" w:rsidRPr="00530C29" w:rsidRDefault="00530C29" w:rsidP="00530C29">
      <w:pPr>
        <w:widowControl w:val="0"/>
        <w:pBdr>
          <w:top w:val="nil"/>
          <w:left w:val="nil"/>
          <w:bottom w:val="nil"/>
          <w:right w:val="nil"/>
          <w:between w:val="nil"/>
        </w:pBdr>
        <w:ind w:left="720" w:hanging="720"/>
        <w:rPr>
          <w:ins w:id="3036" w:author="Natasha Hardy" w:date="2021-11-13T11:59:00Z"/>
          <w:rFonts w:eastAsia="Times New Roman" w:cs="Times New Roman"/>
          <w:lang w:val="en-CA"/>
          <w:rPrChange w:id="3037" w:author="Natasha Hardy" w:date="2021-11-13T11:59:00Z">
            <w:rPr>
              <w:ins w:id="3038" w:author="Natasha Hardy" w:date="2021-11-13T11:59:00Z"/>
            </w:rPr>
          </w:rPrChange>
        </w:rPr>
      </w:pPr>
      <w:ins w:id="3039" w:author="Natasha Hardy" w:date="2021-11-13T11:59:00Z">
        <w:r w:rsidRPr="00530C29">
          <w:rPr>
            <w:rFonts w:eastAsia="Times New Roman" w:cs="Arial"/>
            <w:color w:val="222222"/>
            <w:shd w:val="clear" w:color="auto" w:fill="FFFFFF"/>
            <w:lang w:val="en-CA"/>
            <w:rPrChange w:id="3040" w:author="Natasha Hardy" w:date="2021-11-13T11:59: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530C29">
          <w:rPr>
            <w:rFonts w:eastAsia="Times New Roman" w:cs="Arial"/>
            <w:i/>
            <w:iCs/>
            <w:color w:val="222222"/>
            <w:shd w:val="clear" w:color="auto" w:fill="FFFFFF"/>
            <w:lang w:val="en-CA"/>
            <w:rPrChange w:id="3041" w:author="Natasha Hardy" w:date="2021-11-13T11:59:00Z">
              <w:rPr>
                <w:rFonts w:ascii="Arial" w:eastAsia="Times New Roman" w:hAnsi="Arial" w:cs="Arial"/>
                <w:i/>
                <w:iCs/>
                <w:color w:val="222222"/>
                <w:sz w:val="20"/>
                <w:szCs w:val="20"/>
                <w:shd w:val="clear" w:color="auto" w:fill="FFFFFF"/>
                <w:lang w:val="en-CA"/>
              </w:rPr>
            </w:rPrChange>
          </w:rPr>
          <w:t>Molecular ecology resources</w:t>
        </w:r>
        <w:r w:rsidRPr="00530C29">
          <w:rPr>
            <w:rFonts w:eastAsia="Times New Roman" w:cs="Arial"/>
            <w:color w:val="222222"/>
            <w:shd w:val="clear" w:color="auto" w:fill="FFFFFF"/>
            <w:lang w:val="en-CA"/>
            <w:rPrChange w:id="3042" w:author="Natasha Hardy" w:date="2021-11-13T11:59:00Z">
              <w:rPr>
                <w:rFonts w:ascii="Arial" w:eastAsia="Times New Roman" w:hAnsi="Arial" w:cs="Arial"/>
                <w:color w:val="222222"/>
                <w:sz w:val="20"/>
                <w:szCs w:val="20"/>
                <w:shd w:val="clear" w:color="auto" w:fill="FFFFFF"/>
                <w:lang w:val="en-CA"/>
              </w:rPr>
            </w:rPrChange>
          </w:rPr>
          <w:t>, </w:t>
        </w:r>
        <w:r w:rsidRPr="00530C29">
          <w:rPr>
            <w:rFonts w:eastAsia="Times New Roman" w:cs="Arial"/>
            <w:i/>
            <w:iCs/>
            <w:color w:val="222222"/>
            <w:shd w:val="clear" w:color="auto" w:fill="FFFFFF"/>
            <w:lang w:val="en-CA"/>
            <w:rPrChange w:id="3043" w:author="Natasha Hardy" w:date="2021-11-13T11:59:00Z">
              <w:rPr>
                <w:rFonts w:ascii="Arial" w:eastAsia="Times New Roman" w:hAnsi="Arial" w:cs="Arial"/>
                <w:i/>
                <w:iCs/>
                <w:color w:val="222222"/>
                <w:sz w:val="20"/>
                <w:szCs w:val="20"/>
                <w:shd w:val="clear" w:color="auto" w:fill="FFFFFF"/>
                <w:lang w:val="en-CA"/>
              </w:rPr>
            </w:rPrChange>
          </w:rPr>
          <w:t>20</w:t>
        </w:r>
        <w:r w:rsidRPr="00530C29">
          <w:rPr>
            <w:rFonts w:eastAsia="Times New Roman" w:cs="Arial"/>
            <w:color w:val="222222"/>
            <w:shd w:val="clear" w:color="auto" w:fill="FFFFFF"/>
            <w:lang w:val="en-CA"/>
            <w:rPrChange w:id="3044" w:author="Natasha Hardy" w:date="2021-11-13T11:59:00Z">
              <w:rPr>
                <w:rFonts w:ascii="Arial" w:eastAsia="Times New Roman" w:hAnsi="Arial" w:cs="Arial"/>
                <w:color w:val="222222"/>
                <w:sz w:val="20"/>
                <w:szCs w:val="20"/>
                <w:shd w:val="clear" w:color="auto" w:fill="FFFFFF"/>
                <w:lang w:val="en-CA"/>
              </w:rPr>
            </w:rPrChange>
          </w:rPr>
          <w:t>(5), 1248-1258.</w:t>
        </w:r>
      </w:ins>
    </w:p>
    <w:p w14:paraId="231C8F6A" w14:textId="5B2EFE29"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Research Centre.</w:t>
      </w:r>
    </w:p>
    <w:p w14:paraId="19B69D24" w14:textId="70973C0C"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r w:rsidR="00575AC8">
        <w:fldChar w:fldCharType="begin"/>
      </w:r>
      <w:r w:rsidR="00575AC8">
        <w:instrText xml:space="preserve"> HYPERLINK "https://doi.org/10.1578/AM.34.2.2008.193" </w:instrText>
      </w:r>
      <w:r w:rsidR="00575AC8">
        <w:fldChar w:fldCharType="separate"/>
      </w:r>
      <w:del w:id="3045" w:author="Natasha Hardy" w:date="2021-11-12T16:39:00Z">
        <w:r w:rsidR="00C57641" w:rsidRPr="00882C50" w:rsidDel="003F3FBC">
          <w:rPr>
            <w:rStyle w:val="Hyperlink"/>
          </w:rPr>
          <w:delText>https://</w:delText>
        </w:r>
      </w:del>
      <w:r w:rsidR="00C57641" w:rsidRPr="00882C50">
        <w:rPr>
          <w:rStyle w:val="Hyperlink"/>
        </w:rPr>
        <w:t>doi.org/10.1578/AM.34.2.2008.193</w:t>
      </w:r>
      <w:r w:rsidR="00575AC8">
        <w:rPr>
          <w:rStyle w:val="Hyperlink"/>
        </w:rPr>
        <w:fldChar w:fldCharType="end"/>
      </w:r>
      <w:r w:rsidR="00C57641" w:rsidRPr="00882C50">
        <w:t xml:space="preserve"> </w:t>
      </w:r>
    </w:p>
    <w:p w14:paraId="0DB73A6F" w14:textId="39FF856F" w:rsidR="00005583" w:rsidRPr="00882C50" w:rsidRDefault="00005583" w:rsidP="00005583">
      <w:pPr>
        <w:widowControl w:val="0"/>
        <w:pBdr>
          <w:top w:val="nil"/>
          <w:left w:val="nil"/>
          <w:bottom w:val="nil"/>
          <w:right w:val="nil"/>
          <w:between w:val="nil"/>
        </w:pBdr>
        <w:ind w:left="720" w:hanging="720"/>
      </w:pPr>
      <w:proofErr w:type="spellStart"/>
      <w:r w:rsidRPr="00882C50">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r w:rsidR="00575AC8">
        <w:fldChar w:fldCharType="begin"/>
      </w:r>
      <w:r w:rsidR="00575AC8">
        <w:instrText xml:space="preserve"> HYPERLINK "https://doi.org/10.2981/11-049" </w:instrText>
      </w:r>
      <w:r w:rsidR="00575AC8">
        <w:fldChar w:fldCharType="separate"/>
      </w:r>
      <w:del w:id="3046" w:author="Natasha Hardy" w:date="2021-11-12T16:39:00Z">
        <w:r w:rsidR="00C57641" w:rsidRPr="00882C50" w:rsidDel="003F3FBC">
          <w:rPr>
            <w:rStyle w:val="Hyperlink"/>
          </w:rPr>
          <w:delText>https://</w:delText>
        </w:r>
      </w:del>
      <w:r w:rsidR="00C57641" w:rsidRPr="00882C50">
        <w:rPr>
          <w:rStyle w:val="Hyperlink"/>
        </w:rPr>
        <w:t>doi.org/10.2981/11-049</w:t>
      </w:r>
      <w:r w:rsidR="00575AC8">
        <w:rPr>
          <w:rStyle w:val="Hyperlink"/>
        </w:rPr>
        <w:fldChar w:fldCharType="end"/>
      </w:r>
      <w:r w:rsidR="00C57641" w:rsidRPr="00882C50">
        <w:t xml:space="preserve"> </w:t>
      </w:r>
    </w:p>
    <w:p w14:paraId="572577AB" w14:textId="2BB0E10D" w:rsidR="004E704D" w:rsidRDefault="00005583" w:rsidP="004E704D">
      <w:pPr>
        <w:widowControl w:val="0"/>
        <w:pBdr>
          <w:top w:val="nil"/>
          <w:left w:val="nil"/>
          <w:bottom w:val="nil"/>
          <w:right w:val="nil"/>
          <w:between w:val="nil"/>
        </w:pBdr>
        <w:ind w:left="720" w:hanging="720"/>
        <w:rPr>
          <w:ins w:id="3047"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r w:rsidR="00575AC8">
        <w:fldChar w:fldCharType="begin"/>
      </w:r>
      <w:r w:rsidR="00575AC8">
        <w:instrText xml:space="preserve"> HYPERLINK "https://doi.org/10.1371/journal.pone.0026738" </w:instrText>
      </w:r>
      <w:r w:rsidR="00575AC8">
        <w:fldChar w:fldCharType="separate"/>
      </w:r>
      <w:del w:id="3048" w:author="Natasha Hardy" w:date="2021-11-12T16:39:00Z">
        <w:r w:rsidRPr="00882C50" w:rsidDel="003F3FBC">
          <w:rPr>
            <w:rStyle w:val="Hyperlink"/>
          </w:rPr>
          <w:delText>https://</w:delText>
        </w:r>
      </w:del>
      <w:r w:rsidRPr="00882C50">
        <w:rPr>
          <w:rStyle w:val="Hyperlink"/>
        </w:rPr>
        <w:t>doi.org/10.1371/journal.pone.0026738</w:t>
      </w:r>
      <w:r w:rsidR="00575AC8">
        <w:rPr>
          <w:rStyle w:val="Hyperlink"/>
        </w:rPr>
        <w:fldChar w:fldCharType="end"/>
      </w:r>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3049"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3050" w:author="Natasha Hardy" w:date="2021-10-25T16:16:00Z">
        <w:r>
          <w:rPr>
            <w:rFonts w:cs="Helvetica"/>
            <w:color w:val="141413"/>
          </w:rPr>
          <w:t>.</w:t>
        </w:r>
      </w:ins>
      <w:ins w:id="3051"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prey in molecular diet studies: importance of group-specific primer set selection and 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w:t>
      </w:r>
      <w:proofErr w:type="gramStart"/>
      <w:r>
        <w:t>time period</w:t>
      </w:r>
      <w:proofErr w:type="gramEnd"/>
      <w:r>
        <w:t xml:space="preserve">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headerReference w:type="even" r:id="rId14"/>
          <w:headerReference w:type="first" r:id="rId15"/>
          <w:pgSz w:w="11900" w:h="16840"/>
          <w:pgMar w:top="1440" w:right="1440" w:bottom="1440" w:left="1440" w:header="720" w:footer="720" w:gutter="0"/>
          <w:lnNumType w:countBy="1" w:restart="continuous"/>
          <w:cols w:space="720"/>
          <w:docGrid w:linePitch="326"/>
        </w:sectPr>
      </w:pPr>
    </w:p>
    <w:p w14:paraId="54ABA6C3" w14:textId="19CDB10E" w:rsidR="00C65F08" w:rsidRDefault="008445EE">
      <w:pPr>
        <w:pStyle w:val="Heading2"/>
      </w:pPr>
      <w:r>
        <w:lastRenderedPageBreak/>
        <w:t>Figures</w:t>
      </w:r>
      <w:del w:id="3058" w:author="Natasha Hardy" w:date="2021-11-12T16:58:00Z">
        <w:r w:rsidDel="00B1351A">
          <w:delText xml:space="preserve"> &amp; Tables</w:delText>
        </w:r>
      </w:del>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Default="00CB5243" w:rsidP="00CB5243">
      <w:pPr>
        <w:pBdr>
          <w:top w:val="nil"/>
          <w:left w:val="nil"/>
          <w:bottom w:val="nil"/>
          <w:right w:val="nil"/>
          <w:between w:val="nil"/>
        </w:pBdr>
        <w:rPr>
          <w:color w:val="000000"/>
        </w:rPr>
        <w:sectPr w:rsidR="00CB5243" w:rsidSect="00CB5243">
          <w:headerReference w:type="even" r:id="rId17"/>
          <w:headerReference w:type="default" r:id="rId18"/>
          <w:footerReference w:type="default" r:id="rId19"/>
          <w:headerReference w:type="first" r:id="rId20"/>
          <w:pgSz w:w="11900" w:h="16840"/>
          <w:pgMar w:top="1440" w:right="1440" w:bottom="1440" w:left="1440" w:header="720" w:footer="720" w:gutter="0"/>
          <w:lnNumType w:countBy="1" w:restart="continuous"/>
          <w:pgNumType w:start="1"/>
          <w:cols w:space="720"/>
          <w:docGrid w:linePitch="326"/>
        </w:sectPr>
      </w:pPr>
      <w:r>
        <w:rPr>
          <w:b/>
          <w:color w:val="000000"/>
        </w:rPr>
        <w:t>Figure 1.</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Default="00CB5243" w:rsidP="00CB5243">
      <w:pPr>
        <w:pBdr>
          <w:top w:val="nil"/>
          <w:left w:val="nil"/>
          <w:bottom w:val="nil"/>
          <w:right w:val="nil"/>
          <w:between w:val="nil"/>
        </w:pBdr>
        <w:rPr>
          <w:color w:val="000000"/>
        </w:rPr>
        <w:sectPr w:rsidR="00CB5243" w:rsidSect="0048418E">
          <w:headerReference w:type="even" r:id="rId22"/>
          <w:headerReference w:type="default" r:id="rId23"/>
          <w:footerReference w:type="default" r:id="rId24"/>
          <w:headerReference w:type="first" r:id="rId25"/>
          <w:pgSz w:w="11900" w:h="16840"/>
          <w:pgMar w:top="1440" w:right="1440" w:bottom="1797" w:left="1440" w:header="720" w:footer="720" w:gutter="0"/>
          <w:lnNumType w:countBy="1" w:restart="continuous"/>
          <w:pgNumType w:start="1"/>
          <w:cols w:space="720"/>
          <w:docGrid w:linePitch="326"/>
          <w:sectPrChange w:id="3072" w:author="Natasha Hardy" w:date="2021-11-11T10:26:00Z">
            <w:sectPr w:rsidR="00CB5243" w:rsidSect="0048418E">
              <w:pgMar w:top="1440" w:right="1440" w:bottom="1440" w:left="1440" w:header="720" w:footer="720" w:gutter="0"/>
            </w:sectPr>
          </w:sectPrChange>
        </w:sectPr>
      </w:pPr>
      <w:r>
        <w:rPr>
          <w:b/>
          <w:color w:val="000000"/>
        </w:rPr>
        <w:t>Figure 2.</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w:t>
      </w:r>
    </w:p>
    <w:p w14:paraId="4F2CC6A9" w14:textId="77777777" w:rsidR="00CB5243" w:rsidRDefault="00CB5243" w:rsidP="00CB5243">
      <w:pPr>
        <w:pBdr>
          <w:top w:val="nil"/>
          <w:left w:val="nil"/>
          <w:bottom w:val="nil"/>
          <w:right w:val="nil"/>
          <w:between w:val="nil"/>
        </w:pBdr>
        <w:rPr>
          <w:color w:val="000000"/>
        </w:rPr>
      </w:pPr>
    </w:p>
    <w:p w14:paraId="03CE14F2" w14:textId="1A9EDCA2" w:rsidR="00CB5243" w:rsidRDefault="00CB5243" w:rsidP="00CB5243">
      <w:pPr>
        <w:pBdr>
          <w:top w:val="nil"/>
          <w:left w:val="nil"/>
          <w:bottom w:val="nil"/>
          <w:right w:val="nil"/>
          <w:between w:val="nil"/>
        </w:pBdr>
        <w:rPr>
          <w:color w:val="000000"/>
        </w:rPr>
      </w:pPr>
      <w:ins w:id="3073" w:author="Natasha Hardy" w:date="2021-11-11T10:06:00Z">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044DCF72" w14:textId="0C7B2237" w:rsidR="0034344F" w:rsidRDefault="0034344F" w:rsidP="0034344F">
      <w:pPr>
        <w:pBdr>
          <w:top w:val="nil"/>
          <w:left w:val="nil"/>
          <w:bottom w:val="nil"/>
          <w:right w:val="nil"/>
          <w:between w:val="nil"/>
        </w:pBdr>
        <w:rPr>
          <w:color w:val="000000"/>
        </w:rPr>
        <w:sectPr w:rsidR="0034344F">
          <w:pgSz w:w="11900" w:h="16840"/>
          <w:pgMar w:top="1440" w:right="1440" w:bottom="1440" w:left="1440" w:header="720" w:footer="720" w:gutter="0"/>
          <w:cols w:space="720"/>
        </w:sectPr>
      </w:pPr>
      <w:r>
        <w:rPr>
          <w:b/>
          <w:color w:val="000000"/>
        </w:rPr>
        <w:t>Figure 4.</w:t>
      </w:r>
    </w:p>
    <w:p w14:paraId="4B6C7C2B" w14:textId="77777777" w:rsidR="00CB5243" w:rsidRDefault="00CB5243" w:rsidP="0034344F">
      <w:pPr>
        <w:pBdr>
          <w:top w:val="nil"/>
          <w:left w:val="nil"/>
          <w:bottom w:val="nil"/>
          <w:right w:val="nil"/>
          <w:between w:val="nil"/>
        </w:pBdr>
        <w:rPr>
          <w:color w:val="000000"/>
        </w:rPr>
      </w:pPr>
      <w:r>
        <w:rPr>
          <w:noProof/>
          <w:color w:val="000000"/>
        </w:rPr>
        <w:lastRenderedPageBreak/>
        <w:drawing>
          <wp:inline distT="0" distB="0" distL="0" distR="0" wp14:anchorId="0A929B21" wp14:editId="3555E541">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p>
    <w:p w14:paraId="231F1185" w14:textId="05FB25B9" w:rsidR="00C65F08" w:rsidRDefault="00CB5243" w:rsidP="0034344F">
      <w:pPr>
        <w:pBdr>
          <w:top w:val="nil"/>
          <w:left w:val="nil"/>
          <w:bottom w:val="nil"/>
          <w:right w:val="nil"/>
          <w:between w:val="nil"/>
        </w:pBdr>
        <w:rPr>
          <w:color w:val="000000"/>
        </w:rPr>
      </w:pPr>
      <w:r>
        <w:rPr>
          <w:b/>
        </w:rPr>
        <w:t>Figure 5.</w:t>
      </w:r>
      <w:r>
        <w:t xml:space="preserve"> </w:t>
      </w:r>
    </w:p>
    <w:p w14:paraId="71D695BF" w14:textId="77777777" w:rsidR="00C65F08" w:rsidRDefault="00C65F08" w:rsidP="0034344F">
      <w:pPr>
        <w:widowControl w:val="0"/>
        <w:pBdr>
          <w:top w:val="nil"/>
          <w:left w:val="nil"/>
          <w:bottom w:val="nil"/>
          <w:right w:val="nil"/>
          <w:between w:val="nil"/>
        </w:pBdr>
        <w:ind w:left="720" w:hanging="720"/>
      </w:pPr>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headerReference w:type="even" r:id="rId29"/>
      <w:headerReference w:type="default" r:id="rId30"/>
      <w:footerReference w:type="default" r:id="rId31"/>
      <w:headerReference w:type="first" r:id="rId32"/>
      <w:pgSz w:w="11900"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 w:author="Rebecca McIntosh" w:date="2021-10-27T16:46:00Z" w:initials="RM">
    <w:p w14:paraId="1788F7C4" w14:textId="1CF13CF2" w:rsidR="008F266D" w:rsidRDefault="008F266D">
      <w:pPr>
        <w:pStyle w:val="CommentText"/>
      </w:pPr>
      <w:r>
        <w:rPr>
          <w:rStyle w:val="CommentReference"/>
        </w:rPr>
        <w:annotationRef/>
      </w:r>
      <w:r>
        <w:t>Repetitive with above (yellow)</w:t>
      </w:r>
    </w:p>
  </w:comment>
  <w:comment w:id="78" w:author="Rebecca McIntosh" w:date="2021-10-27T1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114" w:author="Rebecca McIntosh" w:date="2021-10-27T1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672"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w:t>
      </w:r>
      <w:proofErr w:type="gramStart"/>
      <w:r w:rsidR="00A7116A">
        <w:t>sample, or</w:t>
      </w:r>
      <w:proofErr w:type="gramEnd"/>
      <w:r w:rsidR="00A7116A">
        <w:t xml:space="preserve"> showing the number of sequences used and those discarded. Have a look and see what you think </w:t>
      </w:r>
      <w:r w:rsidR="00A7116A">
        <w:sym w:font="Wingdings" w:char="F04A"/>
      </w:r>
    </w:p>
  </w:comment>
  <w:comment w:id="676" w:author="Rebecca McIntosh" w:date="2021-10-28T1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790" w:author="Rebecca McIntosh" w:date="2021-10-28T19:12:00Z" w:initials="RM">
    <w:p w14:paraId="58093467" w14:textId="5336F888" w:rsidR="006E305C" w:rsidRDefault="006E305C">
      <w:pPr>
        <w:pStyle w:val="CommentText"/>
      </w:pPr>
      <w:r>
        <w:rPr>
          <w:rStyle w:val="CommentReference"/>
        </w:rPr>
        <w:annotationRef/>
      </w:r>
      <w:r>
        <w:t>This is provided in the last sentence, may not need here</w:t>
      </w:r>
    </w:p>
  </w:comment>
  <w:comment w:id="959" w:author="Rebecca McIntosh" w:date="2021-10-28T19:22:00Z" w:initials="RM">
    <w:p w14:paraId="594D0127" w14:textId="66B49E83" w:rsidR="00C53F52" w:rsidRDefault="00C53F52">
      <w:pPr>
        <w:pStyle w:val="CommentText"/>
      </w:pPr>
      <w:r>
        <w:rPr>
          <w:rStyle w:val="CommentReference"/>
        </w:rPr>
        <w:annotationRef/>
      </w:r>
      <w:r>
        <w:t>What do you mean by “main”? Perhaps name them instead?</w:t>
      </w:r>
    </w:p>
  </w:comment>
  <w:comment w:id="962" w:author="Rebecca McIntosh" w:date="2021-10-28T19:22:00Z" w:initials="RM">
    <w:p w14:paraId="713FBCBE" w14:textId="711F3B64" w:rsidR="00C53F52" w:rsidRDefault="00C53F52">
      <w:pPr>
        <w:pStyle w:val="CommentText"/>
      </w:pPr>
      <w:r>
        <w:rPr>
          <w:rStyle w:val="CommentReference"/>
        </w:rPr>
        <w:annotationRef/>
      </w:r>
      <w:r>
        <w:t>It’s not clear why this would matter, so I would delete</w:t>
      </w:r>
    </w:p>
  </w:comment>
  <w:comment w:id="1337" w:author="Nathan Bott" w:date="2021-11-07T15: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1867" w:author="Nathan Bott" w:date="2021-11-07T15:35:00Z" w:initials="NB">
    <w:p w14:paraId="48FAFB56" w14:textId="4A7D2D18" w:rsidR="007D4061" w:rsidRDefault="007D4061" w:rsidP="007D4061">
      <w:pPr>
        <w:pStyle w:val="CommentText"/>
      </w:pPr>
      <w:r>
        <w:rPr>
          <w:rStyle w:val="CommentReference"/>
        </w:rPr>
        <w:annotationRef/>
      </w:r>
      <w:r>
        <w:t>Is this a little bit repetitive?  Could probably delete but still provide citations</w:t>
      </w:r>
    </w:p>
  </w:comment>
  <w:comment w:id="2080" w:author="Rebecca McIntosh" w:date="2021-10-27T18:45:00Z" w:initials="RM">
    <w:p w14:paraId="7FF13EF8" w14:textId="098548FC" w:rsidR="00A14B3E" w:rsidRDefault="004F31A1">
      <w:pPr>
        <w:pStyle w:val="CommentText"/>
      </w:pPr>
      <w:r>
        <w:rPr>
          <w:rStyle w:val="CommentReference"/>
        </w:rPr>
        <w:annotationRef/>
      </w:r>
      <w:r w:rsidR="000622E5">
        <w:t>We</w:t>
      </w:r>
      <w:r>
        <w:t xml:space="preserve"> have used th</w:t>
      </w:r>
      <w:r w:rsidR="000622E5">
        <w:t>e</w:t>
      </w:r>
      <w:r>
        <w:t xml:space="preserve"> word </w:t>
      </w:r>
      <w:r w:rsidR="000622E5">
        <w:t xml:space="preserve">“posit” </w:t>
      </w:r>
      <w:r>
        <w:t>a bit</w:t>
      </w:r>
      <w:r w:rsidR="00A14B3E">
        <w:t xml:space="preserve"> – </w:t>
      </w:r>
      <w:r w:rsidR="00BE6DCB">
        <w:t>could you use “</w:t>
      </w:r>
      <w:r w:rsidR="00A14B3E">
        <w:t>acknowledge</w:t>
      </w:r>
      <w:r w:rsidR="00BE6DCB">
        <w:t>”</w:t>
      </w:r>
      <w:r w:rsidR="00A14B3E">
        <w:t>?</w:t>
      </w:r>
    </w:p>
    <w:p w14:paraId="3B5A313F" w14:textId="025131D4" w:rsidR="004F31A1" w:rsidRDefault="00A14B3E">
      <w:pPr>
        <w:pStyle w:val="CommentText"/>
      </w:pPr>
      <w:r>
        <w:t>or</w:t>
      </w:r>
      <w:r w:rsidR="004F31A1">
        <w:t xml:space="preserve"> use “suggested” “</w:t>
      </w:r>
      <w:proofErr w:type="spellStart"/>
      <w:r w:rsidR="004F31A1">
        <w:t>hypothesised</w:t>
      </w:r>
      <w:proofErr w:type="spellEnd"/>
      <w:r w:rsidR="004F31A1">
        <w:t>” “identified” “indicated”</w:t>
      </w:r>
    </w:p>
  </w:comment>
  <w:comment w:id="2086" w:author="Rebecca McIntosh" w:date="2021-10-27T20:55:00Z" w:initials="RM">
    <w:p w14:paraId="2CE731F9" w14:textId="741E75B1" w:rsidR="00846E15" w:rsidRDefault="00846E15">
      <w:pPr>
        <w:pStyle w:val="CommentText"/>
      </w:pPr>
      <w:r>
        <w:rPr>
          <w:rStyle w:val="CommentReference"/>
        </w:rPr>
        <w:annotationRef/>
      </w:r>
      <w:r>
        <w:t>better to say how many if we can</w:t>
      </w:r>
    </w:p>
  </w:comment>
  <w:comment w:id="2235" w:author="Rebecca McIntosh" w:date="2021-10-27T21:02:00Z" w:initials="RM">
    <w:p w14:paraId="1F109648" w14:textId="40BF9C29" w:rsidR="0071092A" w:rsidRDefault="0071092A">
      <w:pPr>
        <w:pStyle w:val="CommentText"/>
      </w:pPr>
      <w:r>
        <w:rPr>
          <w:rStyle w:val="CommentReference"/>
        </w:rPr>
        <w:annotationRef/>
      </w:r>
      <w:r>
        <w:t xml:space="preserve">This should come after the previous paragraphs because they are all about the differences in the methods, then you </w:t>
      </w:r>
      <w:proofErr w:type="spellStart"/>
      <w:r>
        <w:t>summarise</w:t>
      </w:r>
      <w:proofErr w:type="spellEnd"/>
      <w:r>
        <w:t xml:space="preserve"> our stringent method here.</w:t>
      </w:r>
    </w:p>
  </w:comment>
  <w:comment w:id="2249" w:author="Rebecca McIntosh" w:date="2021-10-27T20:55:00Z" w:initials="RM">
    <w:p w14:paraId="0FBCC5F3" w14:textId="77777777" w:rsidR="0071092A" w:rsidRDefault="0071092A" w:rsidP="0071092A">
      <w:pPr>
        <w:pStyle w:val="CommentText"/>
      </w:pPr>
      <w:r>
        <w:rPr>
          <w:rStyle w:val="CommentReference"/>
        </w:rPr>
        <w:annotationRef/>
      </w:r>
      <w:r>
        <w:t>better to say how many if we can</w:t>
      </w:r>
    </w:p>
  </w:comment>
  <w:comment w:id="2278" w:author="Rebecca McIntosh" w:date="2021-10-27T2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2336" w:author="Rebecca McIntosh" w:date="2021-10-28T2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2415" w:author="Rebecca McIntosh" w:date="2021-10-27T18:58:00Z" w:initials="RM">
    <w:p w14:paraId="38B27A4B" w14:textId="294B6A96" w:rsidR="00573195" w:rsidRDefault="00573195">
      <w:pPr>
        <w:pStyle w:val="CommentText"/>
      </w:pPr>
      <w:r>
        <w:rPr>
          <w:rStyle w:val="CommentReference"/>
        </w:rPr>
        <w:annotationRef/>
      </w:r>
      <w:r>
        <w:t>Is this needed?</w:t>
      </w:r>
    </w:p>
  </w:comment>
  <w:comment w:id="2450" w:author="Nathan Bott" w:date="2021-11-07T15: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 w:id="2528" w:author="Rebecca McIntosh" w:date="2021-10-27T1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571" w:author="Rebecca McIntosh" w:date="2021-10-27T1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2842" w:author="Rebecca McIntosh" w:date="2021-10-27T1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88F7C4" w15:done="0"/>
  <w15:commentEx w15:paraId="33741D53" w15:done="0"/>
  <w15:commentEx w15:paraId="3B130327" w15:done="0"/>
  <w15:commentEx w15:paraId="3C6E6E6A" w15:done="0"/>
  <w15:commentEx w15:paraId="1803D492" w15:done="0"/>
  <w15:commentEx w15:paraId="58093467" w15:done="0"/>
  <w15:commentEx w15:paraId="594D0127" w15:done="0"/>
  <w15:commentEx w15:paraId="713FBCBE" w15:done="0"/>
  <w15:commentEx w15:paraId="74B44A21" w15:done="0"/>
  <w15:commentEx w15:paraId="48FAFB56" w15:done="0"/>
  <w15:commentEx w15:paraId="3B5A313F" w15:done="0"/>
  <w15:commentEx w15:paraId="2CE731F9" w15:done="0"/>
  <w15:commentEx w15:paraId="1F109648" w15:done="0"/>
  <w15:commentEx w15:paraId="0FBCC5F3" w15:done="0"/>
  <w15:commentEx w15:paraId="7669A188" w15:done="0"/>
  <w15:commentEx w15:paraId="05CC7EA7" w15:done="0"/>
  <w15:commentEx w15:paraId="38B27A4B" w15:done="0"/>
  <w15:commentEx w15:paraId="32D791AF" w15:done="0"/>
  <w15:commentEx w15:paraId="70D7D105" w15:done="0"/>
  <w15:commentEx w15:paraId="4C0DA19B"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EFFF" w16cex:dateUtc="2021-10-27T22:46:00Z"/>
  <w16cex:commentExtensible w16cex:durableId="2524EFEE" w16cex:dateUtc="2021-10-27T22:46:00Z"/>
  <w16cex:commentExtensible w16cex:durableId="2524F0C1" w16cex:dateUtc="2021-10-27T22:49: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336CEB" w16cex:dateUtc="2021-11-07T22:31:00Z"/>
  <w16cex:commentExtensible w16cex:durableId="25336DE8" w16cex:dateUtc="2021-11-07T22:35:00Z"/>
  <w16cex:commentExtensible w16cex:durableId="25250BCA" w16cex:dateUtc="2021-10-28T00:45:00Z"/>
  <w16cex:commentExtensible w16cex:durableId="25252A38" w16cex:dateUtc="2021-10-28T02:55: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336C28" w16cex:dateUtc="2021-11-07T22:28:00Z"/>
  <w16cex:commentExtensible w16cex:durableId="25250F9D" w16cex:dateUtc="2021-10-28T01:01:00Z"/>
  <w16cex:commentExtensible w16cex:durableId="25251065" w16cex:dateUtc="2021-10-28T01:04: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88F7C4" w16cid:durableId="2524EFFF"/>
  <w16cid:commentId w16cid:paraId="33741D53" w16cid:durableId="2524EFEE"/>
  <w16cid:commentId w16cid:paraId="3B130327" w16cid:durableId="2524F0C1"/>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74B44A21" w16cid:durableId="25336CEB"/>
  <w16cid:commentId w16cid:paraId="48FAFB56" w16cid:durableId="25336DE8"/>
  <w16cid:commentId w16cid:paraId="3B5A313F" w16cid:durableId="25250BCA"/>
  <w16cid:commentId w16cid:paraId="2CE731F9" w16cid:durableId="25252A38"/>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32D791AF" w16cid:durableId="25336C28"/>
  <w16cid:commentId w16cid:paraId="70D7D105" w16cid:durableId="25250F9D"/>
  <w16cid:commentId w16cid:paraId="4C0DA19B" w16cid:durableId="25251065"/>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D0955" w14:textId="77777777" w:rsidR="007D4575" w:rsidRDefault="007D4575">
      <w:pPr>
        <w:spacing w:line="240" w:lineRule="auto"/>
      </w:pPr>
      <w:r>
        <w:separator/>
      </w:r>
    </w:p>
  </w:endnote>
  <w:endnote w:type="continuationSeparator" w:id="0">
    <w:p w14:paraId="30A57629" w14:textId="77777777" w:rsidR="007D4575" w:rsidRDefault="007D4575">
      <w:pPr>
        <w:spacing w:line="240" w:lineRule="auto"/>
      </w:pPr>
      <w:r>
        <w:continuationSeparator/>
      </w:r>
    </w:p>
  </w:endnote>
  <w:endnote w:type="continuationNotice" w:id="1">
    <w:p w14:paraId="24864418" w14:textId="77777777" w:rsidR="007D4575" w:rsidRDefault="007D45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FBA1A" w14:textId="77777777" w:rsidR="007D4575" w:rsidRDefault="007D4575">
      <w:pPr>
        <w:spacing w:line="240" w:lineRule="auto"/>
      </w:pPr>
      <w:r>
        <w:separator/>
      </w:r>
    </w:p>
  </w:footnote>
  <w:footnote w:type="continuationSeparator" w:id="0">
    <w:p w14:paraId="5F9FA657" w14:textId="77777777" w:rsidR="007D4575" w:rsidRDefault="007D4575">
      <w:pPr>
        <w:spacing w:line="240" w:lineRule="auto"/>
      </w:pPr>
      <w:r>
        <w:continuationSeparator/>
      </w:r>
    </w:p>
  </w:footnote>
  <w:footnote w:type="continuationNotice" w:id="1">
    <w:p w14:paraId="185DC5BC" w14:textId="77777777" w:rsidR="007D4575" w:rsidRDefault="007D457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3052"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3053" w:author="Nathan Bott" w:date="2021-11-11T10:06:00Z"/>
                                <w:rFonts w:ascii="Calibri" w:eastAsia="Calibri" w:hAnsi="Calibri" w:cs="Calibri"/>
                                <w:color w:val="EEDC00"/>
                              </w:rPr>
                            </w:pPr>
                            <w:ins w:id="3054"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gC0MAIAAFo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" filled="f" stroked="f">
                <v:textbox style="mso-fit-shape-to-text:t" inset="0,0,0,0">
                  <w:txbxContent>
                    <w:p w14:paraId="27E28AEC" w14:textId="38F85946" w:rsidR="007D4061" w:rsidRPr="007D4061" w:rsidRDefault="007D4061">
                      <w:pPr>
                        <w:rPr>
                          <w:ins w:id="2302" w:author="Nathan Bott" w:date="2021-11-11T10:06:00Z"/>
                          <w:rFonts w:ascii="Calibri" w:eastAsia="Calibri" w:hAnsi="Calibri" w:cs="Calibri"/>
                          <w:color w:val="EEDC00"/>
                        </w:rPr>
                      </w:pPr>
                      <w:ins w:id="230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3077"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0FC69"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IScON8zAgAAYwQAAA4AAAAAAAAAAAAAAAAALgIA&#13;&#10;AGRycy9lMm9Eb2MueG1sUEsBAi0AFAAGAAgAAAAhAFQlCVXbAAAACAEAAA8AAAAAAAAAAAAAAAAA&#13;&#10;jQQAAGRycy9kb3ducmV2LnhtbFBLBQYAAAAABAAEAPMAAACVBQAAAAA=&#13;&#10;" filled="f" stroked="f">
                <v:textbox style="mso-fit-shape-to-text:t" inset="0,0,0,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3078"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3079" w:author="Nathan Bott" w:date="2021-11-11T10:06:00Z"/>
                                <w:rFonts w:ascii="Calibri" w:eastAsia="Calibri" w:hAnsi="Calibri" w:cs="Calibri"/>
                                <w:color w:val="EEDC00"/>
                              </w:rPr>
                            </w:pPr>
                            <w:ins w:id="3080"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rQp2wDICAABjBAAADgAAAAAAAAAAAAAAAAAuAgAA&#13;&#10;ZHJzL2Uyb0RvYy54bWxQSwECLQAUAAYACAAAACEAVCUJVdsAAAAIAQAADwAAAAAAAAAAAAAAAACM&#13;&#10;BAAAZHJzL2Rvd25yZXYueG1sUEsFBgAAAAAEAAQA8wAAAJQFAAAAAA==&#13;&#10;" filled="f" stroked="f">
                <v:textbox style="mso-fit-shape-to-text:t" inset="0,0,0,0">
                  <w:txbxContent>
                    <w:p w14:paraId="383FE859" w14:textId="06C17660" w:rsidR="007D4061" w:rsidRPr="007D4061" w:rsidRDefault="007D4061">
                      <w:pPr>
                        <w:rPr>
                          <w:ins w:id="2342" w:author="Nathan Bott" w:date="2021-11-11T10:06:00Z"/>
                          <w:rFonts w:ascii="Calibri" w:eastAsia="Calibri" w:hAnsi="Calibri" w:cs="Calibri"/>
                          <w:color w:val="EEDC00"/>
                        </w:rPr>
                      </w:pPr>
                      <w:ins w:id="234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3055"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3056" w:author="Nathan Bott" w:date="2021-11-11T10:06:00Z"/>
                                <w:rFonts w:ascii="Calibri" w:eastAsia="Calibri" w:hAnsi="Calibri" w:cs="Calibri"/>
                                <w:color w:val="EEDC00"/>
                              </w:rPr>
                            </w:pPr>
                            <w:ins w:id="3057"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gOiV5DICAABhBAAADgAAAAAAAAAAAAAAAAAuAgAA&#13;&#10;ZHJzL2Uyb0RvYy54bWxQSwECLQAUAAYACAAAACEAVCUJVdsAAAAIAQAADwAAAAAAAAAAAAAAAACM&#13;&#10;BAAAZHJzL2Rvd25yZXYueG1sUEsFBgAAAAAEAAQA8wAAAJQFAAAAAA==&#13;&#10;" filled="f" stroked="f">
                <v:textbox style="mso-fit-shape-to-text:t" inset="0,0,0,0">
                  <w:txbxContent>
                    <w:p w14:paraId="789CC347" w14:textId="30FC84E3" w:rsidR="007D4061" w:rsidRPr="007D4061" w:rsidRDefault="007D4061">
                      <w:pPr>
                        <w:rPr>
                          <w:ins w:id="2307" w:author="Nathan Bott" w:date="2021-11-11T10:06:00Z"/>
                          <w:rFonts w:ascii="Calibri" w:eastAsia="Calibri" w:hAnsi="Calibri" w:cs="Calibri"/>
                          <w:color w:val="EEDC00"/>
                        </w:rPr>
                      </w:pPr>
                      <w:ins w:id="230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3059"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3060" w:author="Nathan Bott" w:date="2021-11-11T10:06:00Z"/>
                                <w:rFonts w:ascii="Calibri" w:eastAsia="Calibri" w:hAnsi="Calibri" w:cs="Calibri"/>
                                <w:color w:val="EEDC00"/>
                              </w:rPr>
                            </w:pPr>
                            <w:ins w:id="3061"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5HWMgIAAGE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mx+R1jICAABhBAAADgAAAAAAAAAAAAAAAAAuAgAA&#13;&#10;ZHJzL2Uyb0RvYy54bWxQSwECLQAUAAYACAAAACEAVCUJVdsAAAAIAQAADwAAAAAAAAAAAAAAAACM&#13;&#10;BAAAZHJzL2Rvd25yZXYueG1sUEsFBgAAAAAEAAQA8wAAAJQFAAAAAA==&#13;&#10;" filled="f" stroked="f">
                <v:textbox style="mso-fit-shape-to-text:t" inset="0,0,0,0">
                  <w:txbxContent>
                    <w:p w14:paraId="36670D11" w14:textId="2A6D205D" w:rsidR="007D4061" w:rsidRPr="007D4061" w:rsidRDefault="007D4061">
                      <w:pPr>
                        <w:rPr>
                          <w:ins w:id="2313" w:author="Nathan Bott" w:date="2021-11-11T10:06:00Z"/>
                          <w:rFonts w:ascii="Calibri" w:eastAsia="Calibri" w:hAnsi="Calibri" w:cs="Calibri"/>
                          <w:color w:val="EEDC00"/>
                        </w:rPr>
                      </w:pPr>
                      <w:ins w:id="231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3062"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3063" w:author="Nathan Bott" w:date="2021-11-11T10:06:00Z"/>
                                <w:rFonts w:ascii="Calibri" w:eastAsia="Calibri" w:hAnsi="Calibri" w:cs="Calibri"/>
                                <w:color w:val="EEDC00"/>
                              </w:rPr>
                            </w:pPr>
                            <w:ins w:id="3064"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c8IDwzAgAAYQQAAA4AAAAAAAAAAAAAAAAALgIA&#13;&#10;AGRycy9lMm9Eb2MueG1sUEsBAi0AFAAGAAgAAAAhAFQlCVXbAAAACAEAAA8AAAAAAAAAAAAAAAAA&#13;&#10;jQQAAGRycy9kb3ducmV2LnhtbFBLBQYAAAAABAAEAPMAAACVBQAAAAA=&#13;&#10;" filled="f" stroked="f">
                <v:textbox style="mso-fit-shape-to-text:t" inset="0,0,0,0">
                  <w:txbxContent>
                    <w:p w14:paraId="20B99A25" w14:textId="0B5B4EAB" w:rsidR="007D4061" w:rsidRPr="007D4061" w:rsidRDefault="007D4061">
                      <w:pPr>
                        <w:rPr>
                          <w:ins w:id="2318" w:author="Nathan Bott" w:date="2021-11-11T10:06:00Z"/>
                          <w:rFonts w:ascii="Calibri" w:eastAsia="Calibri" w:hAnsi="Calibri" w:cs="Calibri"/>
                          <w:color w:val="EEDC00"/>
                        </w:rPr>
                      </w:pPr>
                      <w:ins w:id="2319"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3065"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3066" w:author="Nathan Bott" w:date="2021-11-11T10:06:00Z"/>
                                <w:rFonts w:ascii="Calibri" w:eastAsia="Calibri" w:hAnsi="Calibri" w:cs="Calibri"/>
                                <w:color w:val="EEDC00"/>
                              </w:rPr>
                            </w:pPr>
                            <w:ins w:id="3067"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" filled="f" stroked="f">
                <v:textbox style="mso-fit-shape-to-text:t" inset="0,0,0,0">
                  <w:txbxContent>
                    <w:p w14:paraId="34EB9F13" w14:textId="4E4278F6" w:rsidR="007D4061" w:rsidRPr="007D4061" w:rsidRDefault="007D4061">
                      <w:pPr>
                        <w:rPr>
                          <w:ins w:id="2323" w:author="Nathan Bott" w:date="2021-11-11T10:06:00Z"/>
                          <w:rFonts w:ascii="Calibri" w:eastAsia="Calibri" w:hAnsi="Calibri" w:cs="Calibri"/>
                          <w:color w:val="EEDC00"/>
                        </w:rPr>
                      </w:pPr>
                      <w:ins w:id="232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3068"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8563A"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FUpUbUzAgAAYQQAAA4AAAAAAAAAAAAAAAAALgIA&#13;&#10;AGRycy9lMm9Eb2MueG1sUEsBAi0AFAAGAAgAAAAhAFQlCVXbAAAACAEAAA8AAAAAAAAAAAAAAAAA&#13;&#10;jQQAAGRycy9kb3ducmV2LnhtbFBLBQYAAAAABAAEAPMAAACVBQAAAAA=&#13;&#10;" filled="f" stroked="f">
                <v:textbox style="mso-fit-shape-to-text:t" inset="0,0,0,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3069"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3070" w:author="Nathan Bott" w:date="2021-11-11T10:06:00Z"/>
                                <w:rFonts w:ascii="Calibri" w:eastAsia="Calibri" w:hAnsi="Calibri" w:cs="Calibri"/>
                                <w:color w:val="EEDC00"/>
                              </w:rPr>
                            </w:pPr>
                            <w:ins w:id="3071"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0TfnuTICAABjBAAADgAAAAAAAAAAAAAAAAAuAgAA&#13;&#10;ZHJzL2Uyb0RvYy54bWxQSwECLQAUAAYACAAAACEAVCUJVdsAAAAIAQAADwAAAAAAAAAAAAAAAACM&#13;&#10;BAAAZHJzL2Rvd25yZXYueG1sUEsFBgAAAAAEAAQA8wAAAJQFAAAAAA==&#13;&#10;" filled="f" stroked="f">
                <v:textbox style="mso-fit-shape-to-text:t" inset="0,0,0,0">
                  <w:txbxContent>
                    <w:p w14:paraId="232795B8" w14:textId="40A7769B" w:rsidR="007D4061" w:rsidRPr="007D4061" w:rsidRDefault="007D4061">
                      <w:pPr>
                        <w:rPr>
                          <w:ins w:id="2329" w:author="Nathan Bott" w:date="2021-11-11T10:06:00Z"/>
                          <w:rFonts w:ascii="Calibri" w:eastAsia="Calibri" w:hAnsi="Calibri" w:cs="Calibri"/>
                          <w:color w:val="EEDC00"/>
                        </w:rPr>
                      </w:pPr>
                      <w:ins w:id="2330"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3074"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3075" w:author="Nathan Bott" w:date="2021-11-11T10:06:00Z"/>
                                <w:rFonts w:ascii="Calibri" w:eastAsia="Calibri" w:hAnsi="Calibri" w:cs="Calibri"/>
                                <w:color w:val="EEDC00"/>
                              </w:rPr>
                            </w:pPr>
                            <w:ins w:id="307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n9uZwzAgAAYwQAAA4AAAAAAAAAAAAAAAAALgIA&#13;&#10;AGRycy9lMm9Eb2MueG1sUEsBAi0AFAAGAAgAAAAhAFQlCVXbAAAACAEAAA8AAAAAAAAAAAAAAAAA&#13;&#10;jQQAAGRycy9kb3ducmV2LnhtbFBLBQYAAAAABAAEAPMAAACVBQAAAAA=&#13;&#10;" filled="f" stroked="f">
                <v:textbox style="mso-fit-shape-to-text:t" inset="0,0,0,0">
                  <w:txbxContent>
                    <w:p w14:paraId="699CFA1A" w14:textId="46339DCC" w:rsidR="007D4061" w:rsidRPr="007D4061" w:rsidRDefault="007D4061">
                      <w:pPr>
                        <w:rPr>
                          <w:ins w:id="2336" w:author="Nathan Bott" w:date="2021-11-11T10:06:00Z"/>
                          <w:rFonts w:ascii="Calibri" w:eastAsia="Calibri" w:hAnsi="Calibri" w:cs="Calibri"/>
                          <w:color w:val="EEDC00"/>
                        </w:rPr>
                      </w:pPr>
                      <w:ins w:id="2337"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2D34"/>
    <w:rsid w:val="0001587E"/>
    <w:rsid w:val="00032EF6"/>
    <w:rsid w:val="00035CC2"/>
    <w:rsid w:val="000463F0"/>
    <w:rsid w:val="00046834"/>
    <w:rsid w:val="000549D0"/>
    <w:rsid w:val="000622E5"/>
    <w:rsid w:val="00065E05"/>
    <w:rsid w:val="000742DF"/>
    <w:rsid w:val="00075E7C"/>
    <w:rsid w:val="00085A20"/>
    <w:rsid w:val="0009683F"/>
    <w:rsid w:val="000A33EE"/>
    <w:rsid w:val="000A5945"/>
    <w:rsid w:val="000A62F0"/>
    <w:rsid w:val="000C5F69"/>
    <w:rsid w:val="000D3C59"/>
    <w:rsid w:val="000D4AB3"/>
    <w:rsid w:val="000F53DF"/>
    <w:rsid w:val="0010604C"/>
    <w:rsid w:val="00116EAA"/>
    <w:rsid w:val="00122265"/>
    <w:rsid w:val="00124902"/>
    <w:rsid w:val="001305FA"/>
    <w:rsid w:val="00144DC8"/>
    <w:rsid w:val="001478AB"/>
    <w:rsid w:val="00147A9E"/>
    <w:rsid w:val="00147EC2"/>
    <w:rsid w:val="0015356E"/>
    <w:rsid w:val="00155C24"/>
    <w:rsid w:val="00156F8A"/>
    <w:rsid w:val="001725D3"/>
    <w:rsid w:val="001836B6"/>
    <w:rsid w:val="001841AD"/>
    <w:rsid w:val="001845A7"/>
    <w:rsid w:val="001858FD"/>
    <w:rsid w:val="00185FAC"/>
    <w:rsid w:val="001B5384"/>
    <w:rsid w:val="001C5BFB"/>
    <w:rsid w:val="001E30E9"/>
    <w:rsid w:val="001E4EA0"/>
    <w:rsid w:val="001E7E6F"/>
    <w:rsid w:val="0021662A"/>
    <w:rsid w:val="00221CB8"/>
    <w:rsid w:val="002253CC"/>
    <w:rsid w:val="00225EFD"/>
    <w:rsid w:val="0023146B"/>
    <w:rsid w:val="0023212B"/>
    <w:rsid w:val="00241FDB"/>
    <w:rsid w:val="0024760B"/>
    <w:rsid w:val="002575E7"/>
    <w:rsid w:val="00264A48"/>
    <w:rsid w:val="0028688C"/>
    <w:rsid w:val="00292F25"/>
    <w:rsid w:val="002A0C63"/>
    <w:rsid w:val="002A4604"/>
    <w:rsid w:val="002C34B9"/>
    <w:rsid w:val="002C6810"/>
    <w:rsid w:val="002C7D22"/>
    <w:rsid w:val="002E148C"/>
    <w:rsid w:val="002E61F3"/>
    <w:rsid w:val="003044D1"/>
    <w:rsid w:val="003171DF"/>
    <w:rsid w:val="00322127"/>
    <w:rsid w:val="0032778E"/>
    <w:rsid w:val="00327B78"/>
    <w:rsid w:val="0033119F"/>
    <w:rsid w:val="0034344F"/>
    <w:rsid w:val="0034436C"/>
    <w:rsid w:val="00355067"/>
    <w:rsid w:val="0035755C"/>
    <w:rsid w:val="00360023"/>
    <w:rsid w:val="003614A1"/>
    <w:rsid w:val="003635BC"/>
    <w:rsid w:val="00366718"/>
    <w:rsid w:val="0037468C"/>
    <w:rsid w:val="00376613"/>
    <w:rsid w:val="00387848"/>
    <w:rsid w:val="0039517B"/>
    <w:rsid w:val="003B299B"/>
    <w:rsid w:val="003B3237"/>
    <w:rsid w:val="003D599E"/>
    <w:rsid w:val="003E1BD2"/>
    <w:rsid w:val="003E29B1"/>
    <w:rsid w:val="003F3FBC"/>
    <w:rsid w:val="003F668B"/>
    <w:rsid w:val="003F7031"/>
    <w:rsid w:val="00403656"/>
    <w:rsid w:val="0041330A"/>
    <w:rsid w:val="00424E07"/>
    <w:rsid w:val="00431B3D"/>
    <w:rsid w:val="00432A9A"/>
    <w:rsid w:val="0045175C"/>
    <w:rsid w:val="004614E0"/>
    <w:rsid w:val="0047137C"/>
    <w:rsid w:val="004754AF"/>
    <w:rsid w:val="00481CE6"/>
    <w:rsid w:val="0048418E"/>
    <w:rsid w:val="004911EF"/>
    <w:rsid w:val="00491633"/>
    <w:rsid w:val="00491733"/>
    <w:rsid w:val="00493CE1"/>
    <w:rsid w:val="004A052E"/>
    <w:rsid w:val="004A17A7"/>
    <w:rsid w:val="004A1E53"/>
    <w:rsid w:val="004A2B98"/>
    <w:rsid w:val="004D7C2D"/>
    <w:rsid w:val="004E0DE7"/>
    <w:rsid w:val="004E704D"/>
    <w:rsid w:val="004E7F19"/>
    <w:rsid w:val="004F31A1"/>
    <w:rsid w:val="004F60F0"/>
    <w:rsid w:val="00503BE0"/>
    <w:rsid w:val="00505606"/>
    <w:rsid w:val="005122A7"/>
    <w:rsid w:val="00515F6D"/>
    <w:rsid w:val="005225B7"/>
    <w:rsid w:val="00530C29"/>
    <w:rsid w:val="00546F04"/>
    <w:rsid w:val="00554BA6"/>
    <w:rsid w:val="00555315"/>
    <w:rsid w:val="005665F3"/>
    <w:rsid w:val="00573195"/>
    <w:rsid w:val="00575AC8"/>
    <w:rsid w:val="00581E57"/>
    <w:rsid w:val="005864FF"/>
    <w:rsid w:val="00590363"/>
    <w:rsid w:val="005904B0"/>
    <w:rsid w:val="00593E97"/>
    <w:rsid w:val="00594537"/>
    <w:rsid w:val="005B086F"/>
    <w:rsid w:val="005B51FE"/>
    <w:rsid w:val="005D5E66"/>
    <w:rsid w:val="005D6C1E"/>
    <w:rsid w:val="005E64BC"/>
    <w:rsid w:val="005E662A"/>
    <w:rsid w:val="005F3262"/>
    <w:rsid w:val="005F74B9"/>
    <w:rsid w:val="00602175"/>
    <w:rsid w:val="0061142B"/>
    <w:rsid w:val="006136C1"/>
    <w:rsid w:val="006247CB"/>
    <w:rsid w:val="00624890"/>
    <w:rsid w:val="00624B9A"/>
    <w:rsid w:val="006327B0"/>
    <w:rsid w:val="00644898"/>
    <w:rsid w:val="00644E4A"/>
    <w:rsid w:val="006451B1"/>
    <w:rsid w:val="00655873"/>
    <w:rsid w:val="006653CF"/>
    <w:rsid w:val="00673DC2"/>
    <w:rsid w:val="0067531B"/>
    <w:rsid w:val="00687071"/>
    <w:rsid w:val="006879F9"/>
    <w:rsid w:val="00687F08"/>
    <w:rsid w:val="00691FEF"/>
    <w:rsid w:val="0069327B"/>
    <w:rsid w:val="006A2743"/>
    <w:rsid w:val="006A3CFB"/>
    <w:rsid w:val="006A44D9"/>
    <w:rsid w:val="006A7ED6"/>
    <w:rsid w:val="006B3C1C"/>
    <w:rsid w:val="006B6C12"/>
    <w:rsid w:val="006C1DD2"/>
    <w:rsid w:val="006C38A8"/>
    <w:rsid w:val="006E155F"/>
    <w:rsid w:val="006E305C"/>
    <w:rsid w:val="006E5752"/>
    <w:rsid w:val="006F0494"/>
    <w:rsid w:val="006F45F2"/>
    <w:rsid w:val="0071092A"/>
    <w:rsid w:val="00714C62"/>
    <w:rsid w:val="00721090"/>
    <w:rsid w:val="00736B0B"/>
    <w:rsid w:val="00740473"/>
    <w:rsid w:val="00753037"/>
    <w:rsid w:val="00762DF3"/>
    <w:rsid w:val="00770B03"/>
    <w:rsid w:val="00771177"/>
    <w:rsid w:val="007759ED"/>
    <w:rsid w:val="007769CD"/>
    <w:rsid w:val="00786866"/>
    <w:rsid w:val="007A0DB9"/>
    <w:rsid w:val="007A3265"/>
    <w:rsid w:val="007A6864"/>
    <w:rsid w:val="007B0D8A"/>
    <w:rsid w:val="007C0F27"/>
    <w:rsid w:val="007C2BDF"/>
    <w:rsid w:val="007C5A6F"/>
    <w:rsid w:val="007C79B5"/>
    <w:rsid w:val="007D4061"/>
    <w:rsid w:val="007D40CD"/>
    <w:rsid w:val="007D4575"/>
    <w:rsid w:val="007F4B46"/>
    <w:rsid w:val="007F74BF"/>
    <w:rsid w:val="008029AF"/>
    <w:rsid w:val="00806508"/>
    <w:rsid w:val="00817F75"/>
    <w:rsid w:val="00824E2B"/>
    <w:rsid w:val="00825B4C"/>
    <w:rsid w:val="00826215"/>
    <w:rsid w:val="0083788C"/>
    <w:rsid w:val="008445EE"/>
    <w:rsid w:val="00846E15"/>
    <w:rsid w:val="00850141"/>
    <w:rsid w:val="00860776"/>
    <w:rsid w:val="0086178D"/>
    <w:rsid w:val="0086430C"/>
    <w:rsid w:val="008646D9"/>
    <w:rsid w:val="00867C1C"/>
    <w:rsid w:val="00873839"/>
    <w:rsid w:val="008774E1"/>
    <w:rsid w:val="0087754D"/>
    <w:rsid w:val="00882C50"/>
    <w:rsid w:val="00890371"/>
    <w:rsid w:val="0089255E"/>
    <w:rsid w:val="00897458"/>
    <w:rsid w:val="008A7A96"/>
    <w:rsid w:val="008B3FEF"/>
    <w:rsid w:val="008B4F63"/>
    <w:rsid w:val="008B679C"/>
    <w:rsid w:val="008B6BCA"/>
    <w:rsid w:val="008C069F"/>
    <w:rsid w:val="008C43BF"/>
    <w:rsid w:val="008D468A"/>
    <w:rsid w:val="008D6C15"/>
    <w:rsid w:val="008E1CF5"/>
    <w:rsid w:val="008E5C21"/>
    <w:rsid w:val="008F08E5"/>
    <w:rsid w:val="008F266D"/>
    <w:rsid w:val="008F3C3B"/>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A4489"/>
    <w:rsid w:val="009A6D82"/>
    <w:rsid w:val="009C173C"/>
    <w:rsid w:val="009C4D3D"/>
    <w:rsid w:val="009D3E8F"/>
    <w:rsid w:val="009D73F9"/>
    <w:rsid w:val="009E2E7E"/>
    <w:rsid w:val="009E3217"/>
    <w:rsid w:val="009E481B"/>
    <w:rsid w:val="009F4B56"/>
    <w:rsid w:val="00A00D76"/>
    <w:rsid w:val="00A05A94"/>
    <w:rsid w:val="00A11016"/>
    <w:rsid w:val="00A13CCC"/>
    <w:rsid w:val="00A14B3E"/>
    <w:rsid w:val="00A23418"/>
    <w:rsid w:val="00A30D9C"/>
    <w:rsid w:val="00A360DB"/>
    <w:rsid w:val="00A37F2A"/>
    <w:rsid w:val="00A53BCE"/>
    <w:rsid w:val="00A5705E"/>
    <w:rsid w:val="00A7116A"/>
    <w:rsid w:val="00A7511C"/>
    <w:rsid w:val="00AA1E24"/>
    <w:rsid w:val="00AA6F46"/>
    <w:rsid w:val="00AB3B9B"/>
    <w:rsid w:val="00AB47AB"/>
    <w:rsid w:val="00AB5995"/>
    <w:rsid w:val="00AC0654"/>
    <w:rsid w:val="00AC506F"/>
    <w:rsid w:val="00AD5916"/>
    <w:rsid w:val="00AE0191"/>
    <w:rsid w:val="00B07307"/>
    <w:rsid w:val="00B1351A"/>
    <w:rsid w:val="00B3000F"/>
    <w:rsid w:val="00B323F6"/>
    <w:rsid w:val="00B32635"/>
    <w:rsid w:val="00B75E5D"/>
    <w:rsid w:val="00B773BE"/>
    <w:rsid w:val="00B81EC0"/>
    <w:rsid w:val="00B8278A"/>
    <w:rsid w:val="00B93A7F"/>
    <w:rsid w:val="00BA5971"/>
    <w:rsid w:val="00BA74E0"/>
    <w:rsid w:val="00BB2679"/>
    <w:rsid w:val="00BB29CA"/>
    <w:rsid w:val="00BD0409"/>
    <w:rsid w:val="00BD11B3"/>
    <w:rsid w:val="00BD5E77"/>
    <w:rsid w:val="00BE6DCB"/>
    <w:rsid w:val="00BF5437"/>
    <w:rsid w:val="00C22BAD"/>
    <w:rsid w:val="00C30155"/>
    <w:rsid w:val="00C3142D"/>
    <w:rsid w:val="00C316C1"/>
    <w:rsid w:val="00C34632"/>
    <w:rsid w:val="00C51B84"/>
    <w:rsid w:val="00C53F52"/>
    <w:rsid w:val="00C54D7F"/>
    <w:rsid w:val="00C57641"/>
    <w:rsid w:val="00C60DA6"/>
    <w:rsid w:val="00C65F08"/>
    <w:rsid w:val="00C84F54"/>
    <w:rsid w:val="00C854ED"/>
    <w:rsid w:val="00C92A63"/>
    <w:rsid w:val="00CA4FDF"/>
    <w:rsid w:val="00CB48D5"/>
    <w:rsid w:val="00CB5243"/>
    <w:rsid w:val="00CE68F5"/>
    <w:rsid w:val="00D07242"/>
    <w:rsid w:val="00D10C18"/>
    <w:rsid w:val="00D12B0F"/>
    <w:rsid w:val="00D2327D"/>
    <w:rsid w:val="00D33523"/>
    <w:rsid w:val="00D3771A"/>
    <w:rsid w:val="00D507E1"/>
    <w:rsid w:val="00D57AEF"/>
    <w:rsid w:val="00D67D54"/>
    <w:rsid w:val="00D73F8E"/>
    <w:rsid w:val="00D93663"/>
    <w:rsid w:val="00D942F2"/>
    <w:rsid w:val="00DA2898"/>
    <w:rsid w:val="00DB199C"/>
    <w:rsid w:val="00DB228B"/>
    <w:rsid w:val="00DB7067"/>
    <w:rsid w:val="00DD005F"/>
    <w:rsid w:val="00DD4823"/>
    <w:rsid w:val="00DE3CD0"/>
    <w:rsid w:val="00DE669B"/>
    <w:rsid w:val="00DF138E"/>
    <w:rsid w:val="00DF5493"/>
    <w:rsid w:val="00E14367"/>
    <w:rsid w:val="00E147F6"/>
    <w:rsid w:val="00E16C81"/>
    <w:rsid w:val="00E17CAF"/>
    <w:rsid w:val="00E26CD2"/>
    <w:rsid w:val="00E33317"/>
    <w:rsid w:val="00E478AB"/>
    <w:rsid w:val="00E67A57"/>
    <w:rsid w:val="00E67A74"/>
    <w:rsid w:val="00E804EE"/>
    <w:rsid w:val="00E805C3"/>
    <w:rsid w:val="00E90795"/>
    <w:rsid w:val="00E91243"/>
    <w:rsid w:val="00EA5D92"/>
    <w:rsid w:val="00EC15E5"/>
    <w:rsid w:val="00EC339C"/>
    <w:rsid w:val="00ED2127"/>
    <w:rsid w:val="00ED4B8D"/>
    <w:rsid w:val="00EF72F8"/>
    <w:rsid w:val="00F012AF"/>
    <w:rsid w:val="00F01841"/>
    <w:rsid w:val="00F02C61"/>
    <w:rsid w:val="00F10273"/>
    <w:rsid w:val="00F200BF"/>
    <w:rsid w:val="00F22C69"/>
    <w:rsid w:val="00F360EA"/>
    <w:rsid w:val="00F373B9"/>
    <w:rsid w:val="00F454B0"/>
    <w:rsid w:val="00F50503"/>
    <w:rsid w:val="00F57C04"/>
    <w:rsid w:val="00F57DE0"/>
    <w:rsid w:val="00F61043"/>
    <w:rsid w:val="00F739B9"/>
    <w:rsid w:val="00F77399"/>
    <w:rsid w:val="00F8224C"/>
    <w:rsid w:val="00F83C7B"/>
    <w:rsid w:val="00FA7069"/>
    <w:rsid w:val="00FC3A4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964000130">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obio.com" TargetMode="External"/><Relationship Id="rId18" Type="http://schemas.openxmlformats.org/officeDocument/2006/relationships/header" Target="header4.xm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mobio.com"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oter" Target="footer1.xml"/><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4.emf"/><Relationship Id="rId30" Type="http://schemas.openxmlformats.org/officeDocument/2006/relationships/header" Target="header10.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32</Pages>
  <Words>11135</Words>
  <Characters>63470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36</cp:revision>
  <dcterms:created xsi:type="dcterms:W3CDTF">2021-10-28T04:09:00Z</dcterms:created>
  <dcterms:modified xsi:type="dcterms:W3CDTF">2021-11-30T01:42:00Z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ies>
</file>