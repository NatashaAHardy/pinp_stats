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77777777" w:rsidR="003D599E" w:rsidRDefault="003D599E" w:rsidP="003D599E">
      <w:pPr>
        <w:pBdr>
          <w:top w:val="nil"/>
          <w:left w:val="nil"/>
          <w:bottom w:val="nil"/>
          <w:right w:val="nil"/>
          <w:between w:val="nil"/>
        </w:pBdr>
        <w:rPr>
          <w:color w:val="000000"/>
        </w:rPr>
      </w:pPr>
      <w:r>
        <w:rPr>
          <w:b/>
          <w:color w:val="000000"/>
        </w:rPr>
        <w:t xml:space="preserve">Title: </w:t>
      </w:r>
      <w:r>
        <w:rPr>
          <w:color w:val="000000"/>
        </w:rPr>
        <w:t>Quantifying wildlife conflicts by combining eDNA metabarcoding and traditional diet analysis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0" w:name="_fvy2o7auuua2" w:colFirst="0" w:colLast="0"/>
      <w:bookmarkStart w:id="1" w:name="_b642bvi9ka6c" w:colFirst="0" w:colLast="0"/>
      <w:bookmarkStart w:id="2" w:name="_q8zcwl9ra09r" w:colFirst="0" w:colLast="0"/>
      <w:bookmarkEnd w:id="0"/>
      <w:bookmarkEnd w:id="1"/>
      <w:bookmarkEnd w:id="2"/>
    </w:p>
    <w:p w14:paraId="36872BC4" w14:textId="265C7731" w:rsidR="00C65F08" w:rsidRDefault="000A62F0" w:rsidP="006B3C1C">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are likely to increase with mounting pressures during the Anthropocene. </w:t>
      </w:r>
      <w:r w:rsidR="008445EE">
        <w:t xml:space="preserve">We </w:t>
      </w:r>
      <w:r w:rsidR="00E33317">
        <w:t xml:space="preserve">therefore </w:t>
      </w:r>
      <w:r w:rsidR="008445EE">
        <w:t xml:space="preserve">present a modular </w:t>
      </w:r>
      <w:proofErr w:type="spellStart"/>
      <w:r w:rsidR="008445EE">
        <w:t>mutli</w:t>
      </w:r>
      <w:proofErr w:type="spellEnd"/>
      <w:r w:rsidR="006451B1">
        <w:t>-</w:t>
      </w:r>
      <w:r w:rsidR="008445EE">
        <w:t>assay framework for quantifying predation</w:t>
      </w:r>
      <w:r w:rsidR="00A53BCE">
        <w:t xml:space="preserve"> </w:t>
      </w:r>
      <w:r w:rsidR="008445EE">
        <w:t>broadly</w:t>
      </w:r>
      <w:r w:rsidR="006B3C1C">
        <w:t xml:space="preserve"> </w:t>
      </w:r>
      <w:r w:rsidR="008445EE">
        <w:t>across systems and wildlife conflict scenarios</w:t>
      </w:r>
      <w:r>
        <w:t xml:space="preserve">. </w:t>
      </w:r>
      <w:r w:rsidR="006451B1">
        <w:t>W</w:t>
      </w:r>
      <w:r w:rsidR="006B6C12">
        <w:t xml:space="preserve">e </w:t>
      </w:r>
      <w:del w:id="3" w:author="Natasha Hardy" w:date="2021-10-15T14:32:00Z">
        <w:r w:rsidR="006B6C12" w:rsidDel="00D3771A">
          <w:delText xml:space="preserve">combine </w:delText>
        </w:r>
      </w:del>
      <w:ins w:id="4" w:author="Natasha Hardy" w:date="2021-10-15T14:32:00Z">
        <w:r w:rsidR="00D3771A">
          <w:t>apply</w:t>
        </w:r>
        <w:r w:rsidR="00D3771A">
          <w:t xml:space="preserve"> </w:t>
        </w:r>
      </w:ins>
      <w:r w:rsidR="006B6C12">
        <w:t xml:space="preserve">two ecological surveillance techniques </w:t>
      </w:r>
      <w:del w:id="5" w:author="Natasha Hardy" w:date="2021-10-21T09:58:00Z">
        <w:r w:rsidR="006B6C12" w:rsidDel="000A5945">
          <w:delText xml:space="preserve">applied </w:delText>
        </w:r>
      </w:del>
      <w:r w:rsidR="006B6C12">
        <w:t>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an estimated incidence of predation, the number of species impacted and quantitative information on prey importance to </w:t>
      </w:r>
      <w:r w:rsidR="006451B1">
        <w:t>the predator</w:t>
      </w:r>
      <w:r w:rsidR="006B6C12">
        <w:t xml:space="preserve">. </w:t>
      </w:r>
      <w:del w:id="6" w:author="Natasha Hardy" w:date="2021-10-21T10:00:00Z">
        <w:r w:rsidR="006B6C12" w:rsidDel="000A5945">
          <w:delText>Further</w:delText>
        </w:r>
      </w:del>
      <w:ins w:id="7" w:author="Natasha Hardy" w:date="2021-10-21T10:00:00Z">
        <w:r w:rsidR="000A5945">
          <w:t>To this end</w:t>
        </w:r>
      </w:ins>
      <w:r w:rsidR="006B6C12">
        <w:t>, we perform a polymorphism analysis on</w:t>
      </w:r>
      <w:r w:rsidR="006B3C1C" w:rsidRPr="006B3C1C">
        <w:t xml:space="preserve"> </w:t>
      </w:r>
      <w:r w:rsidR="006B3C1C">
        <w:t>obtained</w:t>
      </w:r>
      <w:r w:rsidR="006B6C12">
        <w:t xml:space="preserve"> prey </w:t>
      </w:r>
      <w:r w:rsidR="006B3C1C">
        <w:t>DNA</w:t>
      </w:r>
      <w:r w:rsidR="006B6C12">
        <w:t xml:space="preserve"> to</w:t>
      </w:r>
      <w:ins w:id="8" w:author="Natasha Hardy" w:date="2021-10-21T10:01:00Z">
        <w:r w:rsidR="000A5945">
          <w:t xml:space="preserve"> provide an</w:t>
        </w:r>
      </w:ins>
      <w:r w:rsidR="006B6C12">
        <w:t xml:space="preserve"> </w:t>
      </w:r>
      <w:r w:rsidR="006B3C1C">
        <w:t xml:space="preserve">estimate </w:t>
      </w:r>
      <w:ins w:id="9" w:author="Natasha Hardy" w:date="2021-10-21T10:01:00Z">
        <w:r w:rsidR="000A5945">
          <w:t xml:space="preserve">of individuals </w:t>
        </w:r>
      </w:ins>
      <w:del w:id="10"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 xml:space="preserve">consumed </w:t>
      </w:r>
      <w:r w:rsidR="006B3C1C">
        <w:t>for</w:t>
      </w:r>
      <w:r w:rsidR="006B6C12">
        <w:t xml:space="preserve"> a prey species of conservation concern.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 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11" w:author="Natasha Hardy" w:date="2021-10-21T10:02:00Z">
        <w:r w:rsidR="006451B1" w:rsidDel="000A5945">
          <w:delText xml:space="preserve">of </w:delText>
        </w:r>
      </w:del>
      <w:ins w:id="12" w:author="Natasha Hardy" w:date="2021-10-21T10:02:00Z">
        <w:r w:rsidR="000A5945">
          <w:t>ranges from</w:t>
        </w:r>
        <w:r w:rsidR="000A5945">
          <w:t xml:space="preserve"> </w:t>
        </w:r>
      </w:ins>
      <w:r w:rsidR="008445EE">
        <w:t xml:space="preserve">9–29% </w:t>
      </w:r>
      <w:ins w:id="13" w:author="Natasha Hardy" w:date="2021-10-21T10:03:00Z">
        <w:r w:rsidR="000A5945">
          <w:t xml:space="preserve">of samples </w:t>
        </w:r>
      </w:ins>
      <w:del w:id="14" w:author="Natasha Hardy" w:date="2021-10-21T10:03:00Z">
        <w:r w:rsidR="00CB5243" w:rsidDel="000A5945">
          <w:delText xml:space="preserve">across </w:delText>
        </w:r>
      </w:del>
      <w:ins w:id="15" w:author="Natasha Hardy" w:date="2021-10-21T10:03:00Z">
        <w:r w:rsidR="000A5945">
          <w:t>including up to</w:t>
        </w:r>
        <w:r w:rsidR="000A5945">
          <w:t xml:space="preserve"> </w:t>
        </w:r>
      </w:ins>
      <w:r w:rsidR="00CB5243">
        <w:t xml:space="preserve">6 </w:t>
      </w:r>
      <w:proofErr w:type="gramStart"/>
      <w:r w:rsidR="008445EE">
        <w:t>seabirds</w:t>
      </w:r>
      <w:r w:rsidR="00CB5243">
        <w:t>,</w:t>
      </w:r>
      <w:r w:rsidR="008445EE">
        <w:t xml:space="preserve"> and</w:t>
      </w:r>
      <w:proofErr w:type="gramEnd"/>
      <w:ins w:id="16" w:author="Natasha Hardy" w:date="2021-10-21T10:03:00Z">
        <w:r w:rsidR="000A5945">
          <w:t xml:space="preserve"> ranging from</w:t>
        </w:r>
      </w:ins>
      <w:r w:rsidR="008445EE">
        <w:t xml:space="preserve"> 6–25% </w:t>
      </w:r>
      <w:ins w:id="17" w:author="Natasha Hardy" w:date="2021-10-21T10:03:00Z">
        <w:r w:rsidR="000A5945">
          <w:t xml:space="preserve">of samples </w:t>
        </w:r>
      </w:ins>
      <w:r w:rsidR="008445EE">
        <w:t xml:space="preserve">for </w:t>
      </w:r>
      <w:r w:rsidR="00CB5243">
        <w:t xml:space="preserve">their main seabird prey – </w:t>
      </w:r>
      <w:r w:rsidR="006451B1">
        <w:t>the culturally valued little penguin (</w:t>
      </w:r>
      <w:proofErr w:type="spellStart"/>
      <w:r w:rsidR="006451B1">
        <w:rPr>
          <w:i/>
        </w:rPr>
        <w:t>Eudyptula</w:t>
      </w:r>
      <w:proofErr w:type="spellEnd"/>
      <w:r w:rsidR="006451B1">
        <w:rPr>
          <w:i/>
        </w:rPr>
        <w:t xml:space="preserve"> minor</w:t>
      </w:r>
      <w:r w:rsidR="006451B1">
        <w:t>)</w:t>
      </w:r>
      <w:r>
        <w:t xml:space="preserve">, </w:t>
      </w:r>
      <w:r w:rsidR="00E33317">
        <w:t>and higher than</w:t>
      </w:r>
      <w:r w:rsidR="008445EE">
        <w:t xml:space="preserve"> previously reported from traditional morphological assays</w:t>
      </w:r>
      <w:ins w:id="18" w:author="Natasha Hardy" w:date="2021-10-21T10:03:00Z">
        <w:r w:rsidR="000A5945">
          <w:t xml:space="preserve"> alone</w:t>
        </w:r>
      </w:ins>
      <w:r w:rsidR="008445EE">
        <w:t xml:space="preserve">. DNA metabarcoding proved more sensitive in identifying additional seabird prey and provided relative quantitative information where multiple prey </w:t>
      </w:r>
      <w:r w:rsidR="008445EE">
        <w:lastRenderedPageBreak/>
        <w:t xml:space="preserve">species occur within a sample. </w:t>
      </w:r>
      <w:r>
        <w:t>P</w:t>
      </w:r>
      <w:r w:rsidR="008445EE">
        <w:t xml:space="preserve">olymorphism analysis of </w:t>
      </w:r>
      <w:r w:rsidR="006451B1">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r w:rsidR="006B3C1C">
        <w:t>just 10</w:t>
      </w:r>
      <w:r w:rsidR="008445EE">
        <w:t xml:space="preserve"> fur seal scat samples. </w:t>
      </w:r>
      <w:r w:rsidR="006451B1">
        <w:t>We recommend broad spatiotemporal sampling of predator diets to further quantif</w:t>
      </w:r>
      <w:r w:rsidR="006B3C1C">
        <w:t>y</w:t>
      </w:r>
      <w:r w:rsidR="006451B1">
        <w:t xml:space="preserve"> predation incidences and hotspots of concern for </w:t>
      </w:r>
      <w:r w:rsidR="006B3C1C">
        <w:t xml:space="preserve">wildlife conflict management using the most cost-effective assaying techniques. We highlight </w:t>
      </w:r>
      <w:r w:rsidR="00A53BCE">
        <w:t xml:space="preserve">the utility of </w:t>
      </w:r>
      <w:r w:rsidR="006B3C1C">
        <w:t xml:space="preserve">DNA metabarcoding techniques in providing more reliable quantitative information on predation </w:t>
      </w:r>
      <w:r w:rsidR="00E33317">
        <w:t>incidence</w:t>
      </w:r>
      <w:r w:rsidR="006B3C1C">
        <w:t xml:space="preserve"> and likely abundance of impacted</w:t>
      </w:r>
      <w:r w:rsidR="008445EE">
        <w:t xml:space="preserve"> species of conservation concern. </w:t>
      </w:r>
    </w:p>
    <w:p w14:paraId="4E9DA3D3" w14:textId="2B80EA77" w:rsidR="00F360EA" w:rsidRDefault="00F360EA"/>
    <w:p w14:paraId="6CBDFB0C" w14:textId="24F36AF8" w:rsidR="00C65F08" w:rsidRDefault="008445EE">
      <w:pPr>
        <w:pStyle w:val="Heading2"/>
        <w:rPr>
          <w:rFonts w:ascii="Times New Roman" w:eastAsia="Times New Roman" w:hAnsi="Times New Roman" w:cs="Times New Roman"/>
        </w:rPr>
      </w:pPr>
      <w:bookmarkStart w:id="19" w:name="_1fob9te" w:colFirst="0" w:colLast="0"/>
      <w:bookmarkEnd w:id="19"/>
      <w:r>
        <w:t>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20" w:name="_qott2vcw10ox" w:colFirst="0" w:colLast="0"/>
      <w:bookmarkEnd w:id="20"/>
    </w:p>
    <w:p w14:paraId="071339CB" w14:textId="23A498E3" w:rsidR="00C65F08" w:rsidRDefault="00431B3D">
      <w:pPr>
        <w:pBdr>
          <w:top w:val="nil"/>
          <w:left w:val="nil"/>
          <w:bottom w:val="nil"/>
          <w:right w:val="nil"/>
          <w:between w:val="nil"/>
        </w:pBdr>
        <w:rPr>
          <w:rFonts w:ascii="Times New Roman" w:eastAsia="Times New Roman" w:hAnsi="Times New Roman" w:cs="Times New Roman"/>
          <w:color w:val="000000"/>
        </w:rPr>
      </w:pPr>
      <w:r>
        <w:t>Conflict</w:t>
      </w:r>
      <w:r w:rsidR="006247CB">
        <w:t>s</w:t>
      </w:r>
      <w:r>
        <w:t xml:space="preserve"> between iconic species </w:t>
      </w:r>
      <w:r w:rsidR="006247CB">
        <w:t>are</w:t>
      </w:r>
      <w:r>
        <w:t xml:space="preserve"> likely to increase with mounting</w:t>
      </w:r>
      <w:r w:rsidR="00923595">
        <w:t xml:space="preserve"> human</w:t>
      </w:r>
      <w:r>
        <w:t xml:space="preserve"> pressures </w:t>
      </w:r>
      <w:r w:rsidR="00923595">
        <w:t xml:space="preserve">on wildlife </w:t>
      </w:r>
      <w:r>
        <w:t xml:space="preserve">during the Anthropocene.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due to anthropogenic impacts </w:t>
      </w:r>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sidR="008445EE">
        <w:rPr>
          <w:rFonts w:ascii="Times New Roman" w:eastAsia="Times New Roman" w:hAnsi="Times New Roman" w:cs="Times New Roman"/>
        </w:rPr>
        <w:t xml:space="preserve"> value</w:t>
      </w:r>
      <w:r w:rsidR="008445EE">
        <w:rPr>
          <w:rFonts w:ascii="Times New Roman" w:eastAsia="Times New Roman" w:hAnsi="Times New Roman" w:cs="Times New Roman"/>
          <w:color w:val="000000"/>
        </w:rPr>
        <w:t xml:space="preserve"> </w:t>
      </w:r>
      <w:r w:rsidR="008445EE">
        <w:t>(Marshall et al., 2016)</w:t>
      </w:r>
      <w:r w:rsidR="008445EE">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rsidR="008445EE">
        <w:t>(Estes et al., 1998; Williams et al., 2011)</w:t>
      </w:r>
      <w:r w:rsidR="008445EE">
        <w:rPr>
          <w:rFonts w:ascii="Times New Roman" w:eastAsia="Times New Roman" w:hAnsi="Times New Roman" w:cs="Times New Roman"/>
          <w:color w:val="000000"/>
        </w:rPr>
        <w:t xml:space="preserve">; New Zealand sea lions and </w:t>
      </w:r>
      <w:r w:rsidR="008445EE">
        <w:rPr>
          <w:color w:val="000000"/>
        </w:rPr>
        <w:t>yellow-eyed penguins</w:t>
      </w:r>
      <w:r w:rsidR="008445EE">
        <w:rPr>
          <w:rFonts w:ascii="Times New Roman" w:eastAsia="Times New Roman" w:hAnsi="Times New Roman" w:cs="Times New Roman"/>
          <w:color w:val="000000"/>
        </w:rPr>
        <w:t xml:space="preserve"> </w:t>
      </w:r>
      <w:r w:rsidR="008445EE">
        <w:t>(Lalas et al., 2007)</w:t>
      </w:r>
      <w:r w:rsidR="008445EE">
        <w:rPr>
          <w:rFonts w:ascii="Times New Roman" w:eastAsia="Times New Roman" w:hAnsi="Times New Roman" w:cs="Times New Roman"/>
          <w:color w:val="000000"/>
        </w:rPr>
        <w:t>;</w:t>
      </w:r>
      <w:r w:rsidR="005E64BC">
        <w:rPr>
          <w:rFonts w:ascii="Times New Roman" w:eastAsia="Times New Roman" w:hAnsi="Times New Roman" w:cs="Times New Roman"/>
          <w:color w:val="000000"/>
        </w:rPr>
        <w:t xml:space="preserve"> wolves and</w:t>
      </w:r>
      <w:r w:rsidR="008445EE">
        <w:rPr>
          <w:rFonts w:ascii="Times New Roman" w:eastAsia="Times New Roman" w:hAnsi="Times New Roman" w:cs="Times New Roman"/>
          <w:color w:val="000000"/>
        </w:rPr>
        <w:t xml:space="preserve"> caribou </w:t>
      </w:r>
      <w:r w:rsidR="008445EE">
        <w:t>(Hervieux et al., 2014)</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21"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r w:rsidR="00546F04">
          <w:t>)</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1D01C217" w:rsidR="005E64BC" w:rsidRPr="005E64BC" w:rsidRDefault="005E64BC" w:rsidP="005E64BC">
      <w:pPr>
        <w:pBdr>
          <w:top w:val="nil"/>
          <w:left w:val="nil"/>
          <w:bottom w:val="nil"/>
          <w:right w:val="nil"/>
          <w:between w:val="nil"/>
        </w:pBdr>
        <w:ind w:firstLine="720"/>
        <w:rPr>
          <w:color w:val="000000"/>
        </w:rPr>
      </w:pPr>
      <w:r>
        <w:rPr>
          <w:color w:val="000000"/>
        </w:rPr>
        <w:lastRenderedPageBreak/>
        <w:t xml:space="preserve">The ultimate goals in investigating the incidence and impacts of predator prey interactions involves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 and reconstructing biomass</w:t>
      </w:r>
      <w:r w:rsidR="006247CB">
        <w:rPr>
          <w:color w:val="000000"/>
        </w:rPr>
        <w:t xml:space="preserve"> and abundances</w:t>
      </w:r>
      <w:r>
        <w:rPr>
          <w:color w:val="000000"/>
        </w:rPr>
        <w:t xml:space="preserve"> of prey consumed through relative genetic importance </w:t>
      </w:r>
      <w:r>
        <w:t>(</w:t>
      </w:r>
      <w:r w:rsidR="00590363">
        <w:t xml:space="preserve">Thomas et al., 2014; </w:t>
      </w:r>
      <w:proofErr w:type="spellStart"/>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sample population estimation</w:t>
      </w:r>
      <w:r>
        <w:rPr>
          <w:color w:val="000000"/>
        </w:rPr>
        <w:t xml:space="preserve"> </w:t>
      </w:r>
      <w:r>
        <w:t>(</w:t>
      </w:r>
      <w:proofErr w:type="spellStart"/>
      <w:r w:rsidR="00590363">
        <w:t>Sigsgaard</w:t>
      </w:r>
      <w:proofErr w:type="spellEnd"/>
      <w:r w:rsidR="00590363">
        <w:t xml:space="preserve"> et al., 2016; </w:t>
      </w:r>
      <w:proofErr w:type="spellStart"/>
      <w:r w:rsidRPr="005E64BC">
        <w:rPr>
          <w:shd w:val="clear" w:color="auto" w:fill="DDDDDD"/>
        </w:rPr>
        <w:t>Seersholm</w:t>
      </w:r>
      <w:proofErr w:type="spellEnd"/>
      <w:r w:rsidRPr="005E64BC">
        <w:rPr>
          <w:shd w:val="clear" w:color="auto" w:fill="DDDDDD"/>
        </w:rPr>
        <w:t xml:space="preserve"> et al., 201</w:t>
      </w:r>
      <w:r w:rsidR="00590363">
        <w:rPr>
          <w:shd w:val="clear" w:color="auto" w:fill="DDDDDD"/>
        </w:rPr>
        <w:t>8</w:t>
      </w:r>
      <w:r>
        <w:t>)</w:t>
      </w:r>
      <w:r>
        <w:rPr>
          <w:color w:val="000000"/>
        </w:rPr>
        <w:t>.</w:t>
      </w:r>
    </w:p>
    <w:p w14:paraId="27DD70A1" w14:textId="77777777"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An emerging wildlife conflict in southeastern Australia involves the recovery of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r>
        <w:rPr>
          <w:rFonts w:ascii="Times New Roman" w:eastAsia="Times New Roman" w:hAnsi="Times New Roman" w:cs="Times New Roman"/>
          <w:color w:val="000000"/>
        </w:rPr>
        <w:t>massive over-exploitation during the 1800’s for the fur trade</w:t>
      </w:r>
      <w:r w:rsidR="004E0D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culling into the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r w:rsidR="00155C24">
        <w:rPr>
          <w:rFonts w:ascii="Times New Roman" w:eastAsia="Times New Roman" w:hAnsi="Times New Roman" w:cs="Times New Roman"/>
          <w:color w:val="000000"/>
        </w:rPr>
        <w:t xml:space="preserve"> </w:t>
      </w:r>
      <w:r w:rsidR="002575E7">
        <w:rPr>
          <w:rFonts w:ascii="Times New Roman" w:eastAsia="Times New Roman" w:hAnsi="Times New Roman" w:cs="Times New Roman"/>
          <w:color w:val="000000"/>
        </w:rPr>
        <w:t xml:space="preserve">and </w:t>
      </w:r>
      <w:r w:rsidR="00155C24">
        <w:rPr>
          <w:rFonts w:ascii="Times New Roman" w:eastAsia="Times New Roman" w:hAnsi="Times New Roman" w:cs="Times New Roman"/>
          <w:color w:val="000000"/>
        </w:rPr>
        <w:t xml:space="preserve">where an estimated 83% of their known pup production occurs. </w:t>
      </w:r>
      <w:r w:rsidR="00155C24">
        <w:t>Total e</w:t>
      </w:r>
      <w:r w:rsidR="00155C24">
        <w:rPr>
          <w:color w:val="000000"/>
        </w:rPr>
        <w:t>stimates of mainland Australian seal populations prior to sealing were never made, however</w:t>
      </w:r>
      <w:r w:rsidR="00155C24">
        <w:t xml:space="preserve"> it is noteworthy that</w:t>
      </w:r>
      <w:r w:rsidR="00155C24">
        <w:rPr>
          <w:color w:val="000000"/>
        </w:rPr>
        <w:t xml:space="preserve"> the recent recovery of long-nosed fur seals likely 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r w:rsidR="00155C24">
        <w:rPr>
          <w:rFonts w:ascii="Times New Roman" w:eastAsia="Times New Roman" w:hAnsi="Times New Roman" w:cs="Times New Roman"/>
          <w:color w:val="000000"/>
        </w:rPr>
        <w:t xml:space="preserve"> </w:t>
      </w:r>
    </w:p>
    <w:p w14:paraId="34CE6A7A" w14:textId="232A2508"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 xml:space="preserve">Little penguins are a popular tourist attraction and locally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r>
        <w:rPr>
          <w:rFonts w:ascii="Times New Roman" w:eastAsia="Times New Roman" w:hAnsi="Times New Roman" w:cs="Times New Roman"/>
        </w:rPr>
        <w:lastRenderedPageBreak/>
        <w:t xml:space="preserve">little penguin individuals </w:t>
      </w:r>
      <w:r>
        <w:t>(</w:t>
      </w:r>
      <w:proofErr w:type="spellStart"/>
      <w:r>
        <w:t>BirdLife</w:t>
      </w:r>
      <w:proofErr w:type="spellEnd"/>
      <w:r>
        <w:t xml:space="preserve"> International, 2021)</w:t>
      </w:r>
      <w:r>
        <w:rPr>
          <w:rFonts w:ascii="Times New Roman" w:eastAsia="Times New Roman" w:hAnsi="Times New Roman" w:cs="Times New Roman"/>
        </w:rPr>
        <w:t xml:space="preserve">. Yet, 60% of sites have unknown population trends, 29% of colonies are deteriorating and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Major threats and 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 xml:space="preserve">hanges in land-use and land-based predators introduced by European settlers </w:t>
      </w:r>
      <w:r>
        <w:t>(Dann, 1991; Rout et al., 2014)</w:t>
      </w:r>
      <w:r w:rsidR="00F10273">
        <w:t xml:space="preserve">, (ii) </w:t>
      </w:r>
      <w:del w:id="22" w:author="Natasha Hardy" w:date="2021-10-25T15:15:00Z">
        <w:r w:rsidR="00F10273" w:rsidDel="008F3C3B">
          <w:delText>inscreasing</w:delText>
        </w:r>
      </w:del>
      <w:ins w:id="23"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xml:space="preserve">, and (iii) large-scale changes to foods </w:t>
      </w:r>
      <w:r>
        <w:rPr>
          <w:rFonts w:ascii="Times New Roman" w:eastAsia="Times New Roman" w:hAnsi="Times New Roman" w:cs="Times New Roman"/>
        </w:rPr>
        <w:t xml:space="preserve">web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r w:rsidR="002575E7">
        <w:t>have been</w:t>
      </w:r>
      <w:r w:rsidR="002575E7">
        <w:rPr>
          <w:color w:val="000000"/>
        </w:rPr>
        <w:t xml:space="preserve"> identified in the diets of juveniles, sub-</w:t>
      </w:r>
      <w:ins w:id="24" w:author="Natasha Hardy" w:date="2021-10-21T10:05:00Z">
        <w:r w:rsidR="000A5945">
          <w:rPr>
            <w:color w:val="000000"/>
          </w:rPr>
          <w:t>adult,</w:t>
        </w:r>
      </w:ins>
      <w:r w:rsidR="002575E7">
        <w:rPr>
          <w:color w:val="000000"/>
        </w:rPr>
        <w:t xml:space="preserve"> and adult male </w:t>
      </w:r>
      <w:r w:rsidR="002575E7">
        <w:t>long-nosed fur seals</w:t>
      </w:r>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r w:rsidR="002A0C63">
        <w:rPr>
          <w:color w:val="000000"/>
        </w:rPr>
        <w:t xml:space="preserve">penguin </w:t>
      </w:r>
      <w:r w:rsidR="00F10273">
        <w:rPr>
          <w:color w:val="000000"/>
        </w:rPr>
        <w:t xml:space="preserve">abundances </w:t>
      </w:r>
      <w:proofErr w:type="gramStart"/>
      <w:r w:rsidR="00F10273">
        <w:rPr>
          <w:color w:val="000000"/>
        </w:rPr>
        <w:t>consumed</w:t>
      </w:r>
      <w:proofErr w:type="gramEnd"/>
      <w:r w:rsidR="00F10273">
        <w:rPr>
          <w:color w:val="000000"/>
        </w:rPr>
        <w:t xml:space="preserve"> </w:t>
      </w:r>
      <w:r w:rsidR="002A0C63">
        <w:rPr>
          <w:color w:val="000000"/>
        </w:rPr>
        <w:t xml:space="preserve">and predation impacts </w:t>
      </w:r>
      <w:r w:rsidR="00F10273">
        <w:rPr>
          <w:color w:val="000000"/>
        </w:rPr>
        <w:t xml:space="preserve">have been difficult to estimate. </w:t>
      </w:r>
      <w:r w:rsidR="002575E7">
        <w:t>Page et al. (2005) estimated penguin abundance and biomass consumed based</w:t>
      </w:r>
      <w:r w:rsidR="002575E7">
        <w:rPr>
          <w:rFonts w:ascii="Times New Roman" w:eastAsia="Times New Roman" w:hAnsi="Times New Roman" w:cs="Times New Roman"/>
          <w:color w:val="000000"/>
        </w:rPr>
        <w:t xml:space="preserve"> on the presence of distinguishing remains (</w:t>
      </w:r>
      <w:r w:rsidR="002575E7">
        <w:rPr>
          <w:rFonts w:ascii="Times New Roman" w:eastAsia="Times New Roman" w:hAnsi="Times New Roman" w:cs="Times New Roman"/>
        </w:rPr>
        <w:t>1</w:t>
      </w:r>
      <w:r w:rsidR="002575E7">
        <w:rPr>
          <w:rFonts w:ascii="Times New Roman" w:eastAsia="Times New Roman" w:hAnsi="Times New Roman" w:cs="Times New Roman"/>
          <w:color w:val="000000"/>
        </w:rPr>
        <w:t xml:space="preserve"> skull and/or 1 </w:t>
      </w:r>
      <w:r w:rsidR="002575E7">
        <w:rPr>
          <w:rFonts w:ascii="Times New Roman" w:eastAsia="Times New Roman" w:hAnsi="Times New Roman" w:cs="Times New Roman"/>
        </w:rPr>
        <w:t xml:space="preserve">pair of wings </w:t>
      </w:r>
      <w:r w:rsidR="002575E7">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previous estimates of penguin biomass </w:t>
      </w:r>
      <w:r w:rsidR="007C2BDF">
        <w:rPr>
          <w:rFonts w:ascii="Times New Roman" w:eastAsia="Times New Roman" w:hAnsi="Times New Roman" w:cs="Times New Roman"/>
        </w:rPr>
        <w:t>consumed,</w:t>
      </w:r>
      <w:r w:rsidR="002575E7">
        <w:rPr>
          <w:rFonts w:ascii="Times New Roman" w:eastAsia="Times New Roman" w:hAnsi="Times New Roman" w:cs="Times New Roman"/>
        </w:rPr>
        <w:t xml:space="preserve"> </w:t>
      </w:r>
      <w:r w:rsidR="007C2BDF">
        <w:rPr>
          <w:rFonts w:ascii="Times New Roman" w:eastAsia="Times New Roman" w:hAnsi="Times New Roman" w:cs="Times New Roman"/>
        </w:rPr>
        <w:t xml:space="preserve">and thus predator impacts </w:t>
      </w:r>
      <w:r w:rsidR="002575E7">
        <w:rPr>
          <w:rFonts w:ascii="Times New Roman" w:eastAsia="Times New Roman" w:hAnsi="Times New Roman" w:cs="Times New Roman"/>
        </w:rPr>
        <w:t>were</w:t>
      </w:r>
      <w:r w:rsidR="007C2BDF">
        <w:rPr>
          <w:rFonts w:ascii="Times New Roman" w:eastAsia="Times New Roman" w:hAnsi="Times New Roman" w:cs="Times New Roman"/>
        </w:rPr>
        <w:t xml:space="preserve"> likely</w:t>
      </w:r>
      <w:r w:rsidR="002575E7">
        <w:rPr>
          <w:rFonts w:ascii="Times New Roman" w:eastAsia="Times New Roman" w:hAnsi="Times New Roman" w:cs="Times New Roman"/>
        </w:rPr>
        <w:t xml:space="preserve"> overestimated</w:t>
      </w:r>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1F192CE3" w:rsidR="00C65F08" w:rsidRDefault="004A17A7" w:rsidP="00155C24">
      <w:pPr>
        <w:pBdr>
          <w:top w:val="nil"/>
          <w:left w:val="nil"/>
          <w:bottom w:val="nil"/>
          <w:right w:val="nil"/>
          <w:between w:val="nil"/>
        </w:pBdr>
        <w:ind w:firstLine="720"/>
        <w:rPr>
          <w:color w:val="000000"/>
        </w:rPr>
      </w:pPr>
      <w:commentRangeStart w:id="25"/>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w:t>
      </w:r>
      <w:commentRangeEnd w:id="25"/>
      <w:r w:rsidR="008F3C3B">
        <w:rPr>
          <w:rStyle w:val="CommentReference"/>
        </w:rPr>
        <w:commentReference w:id="25"/>
      </w:r>
      <w:r w:rsidR="00155C24">
        <w:t xml:space="preserve"> </w:t>
      </w:r>
      <w:r w:rsidR="00155C24">
        <w:rPr>
          <w:color w:val="000000"/>
        </w:rPr>
        <w:t>However</w:t>
      </w:r>
      <w:r w:rsidR="008445EE">
        <w:rPr>
          <w:color w:val="000000"/>
        </w:rPr>
        <w:t xml:space="preserve">, the recovery and protection of </w:t>
      </w:r>
      <w:r w:rsidR="008B3FEF">
        <w:rPr>
          <w:color w:val="000000"/>
        </w:rPr>
        <w:t xml:space="preserve">many </w:t>
      </w:r>
      <w:r w:rsidR="008445EE">
        <w:rPr>
          <w:color w:val="000000"/>
        </w:rPr>
        <w:t>Australian seal species continues to conflict with</w:t>
      </w:r>
      <w:del w:id="26"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w:t>
      </w:r>
      <w:r w:rsidR="008445EE">
        <w:rPr>
          <w:rFonts w:ascii="Times New Roman" w:eastAsia="Times New Roman" w:hAnsi="Times New Roman" w:cs="Times New Roman"/>
          <w:color w:val="000000"/>
        </w:rPr>
        <w:lastRenderedPageBreak/>
        <w:t xml:space="preserve">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conflict between </w:t>
      </w:r>
      <w:r w:rsidR="008445EE">
        <w:t>long-nosed fur seals</w:t>
      </w:r>
      <w:r w:rsidR="008445EE">
        <w:rPr>
          <w:rFonts w:ascii="Times New Roman" w:eastAsia="Times New Roman" w:hAnsi="Times New Roman" w:cs="Times New Roman"/>
          <w:color w:val="000000"/>
        </w:rPr>
        <w:t xml:space="preserve"> and little penguins </w:t>
      </w:r>
      <w:r w:rsidR="00C3142D">
        <w:rPr>
          <w:rFonts w:ascii="Times New Roman" w:eastAsia="Times New Roman" w:hAnsi="Times New Roman" w:cs="Times New Roman"/>
          <w:color w:val="000000"/>
        </w:rPr>
        <w:t xml:space="preserve">has not been </w:t>
      </w:r>
      <w:r w:rsidR="00BD0409">
        <w:rPr>
          <w:rFonts w:ascii="Times New Roman" w:eastAsia="Times New Roman" w:hAnsi="Times New Roman" w:cs="Times New Roman"/>
          <w:color w:val="000000"/>
        </w:rPr>
        <w:t xml:space="preserve">reliably </w:t>
      </w:r>
      <w:r w:rsidR="00C3142D">
        <w:rPr>
          <w:rFonts w:ascii="Times New Roman" w:eastAsia="Times New Roman" w:hAnsi="Times New Roman" w:cs="Times New Roman"/>
          <w:color w:val="000000"/>
        </w:rPr>
        <w:t>quantified</w:t>
      </w:r>
      <w:r w:rsidR="008445EE">
        <w:rPr>
          <w:rFonts w:ascii="Times New Roman" w:eastAsia="Times New Roman" w:hAnsi="Times New Roman" w:cs="Times New Roman"/>
          <w:color w:val="000000"/>
        </w:rPr>
        <w:t xml:space="preserve">. </w:t>
      </w:r>
      <w:r w:rsidR="00BA5971">
        <w:rPr>
          <w:rFonts w:ascii="Times New Roman" w:eastAsia="Times New Roman" w:hAnsi="Times New Roman" w:cs="Times New Roman"/>
          <w:color w:val="000000"/>
        </w:rPr>
        <w:t>Yet, t</w:t>
      </w:r>
      <w:r w:rsidR="008445EE">
        <w:rPr>
          <w:rFonts w:ascii="Times New Roman" w:eastAsia="Times New Roman" w:hAnsi="Times New Roman" w:cs="Times New Roman"/>
          <w:color w:val="000000"/>
        </w:rPr>
        <w:t xml:space="preserve">he perception of this conflict </w:t>
      </w:r>
      <w:r w:rsidR="009D3E8F">
        <w:rPr>
          <w:rFonts w:ascii="Times New Roman" w:eastAsia="Times New Roman" w:hAnsi="Times New Roman" w:cs="Times New Roman"/>
        </w:rPr>
        <w:t>has led</w:t>
      </w:r>
      <w:r w:rsidR="008445EE">
        <w:rPr>
          <w:rFonts w:ascii="Times New Roman" w:eastAsia="Times New Roman" w:hAnsi="Times New Roman" w:cs="Times New Roman"/>
        </w:rPr>
        <w:t xml:space="preserve"> to</w:t>
      </w:r>
      <w:r w:rsidR="008445EE">
        <w:rPr>
          <w:rFonts w:ascii="Times New Roman" w:eastAsia="Times New Roman" w:hAnsi="Times New Roman" w:cs="Times New Roman"/>
          <w:color w:val="000000"/>
        </w:rPr>
        <w:t xml:space="preserve"> 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r w:rsidR="008445EE">
        <w:t>(</w:t>
      </w:r>
      <w:r w:rsidR="00F10273">
        <w:t>Goldsworthy et al. 2019</w:t>
      </w:r>
      <w:r w:rsidR="008445EE">
        <w:t>)</w:t>
      </w:r>
      <w:r w:rsidR="00B3000F">
        <w:rPr>
          <w:rFonts w:ascii="Times New Roman" w:eastAsia="Times New Roman" w:hAnsi="Times New Roman" w:cs="Times New Roman"/>
        </w:rPr>
        <w:t>. I</w:t>
      </w:r>
      <w:r w:rsidR="008445EE">
        <w:rPr>
          <w:rFonts w:ascii="Times New Roman" w:eastAsia="Times New Roman" w:hAnsi="Times New Roman" w:cs="Times New Roman"/>
        </w:rPr>
        <w:t xml:space="preserve">n the absence of </w:t>
      </w:r>
      <w:r w:rsidR="008445EE">
        <w:rPr>
          <w:rFonts w:ascii="Times New Roman" w:eastAsia="Times New Roman" w:hAnsi="Times New Roman" w:cs="Times New Roman"/>
          <w:color w:val="000000"/>
        </w:rPr>
        <w:t xml:space="preserve">quantitative information on interactions – the frequency and magnitude of impacts by long-nosed fur seals </w:t>
      </w:r>
      <w:r w:rsidR="008445EE">
        <w:rPr>
          <w:rFonts w:ascii="Times New Roman" w:eastAsia="Times New Roman" w:hAnsi="Times New Roman" w:cs="Times New Roman"/>
        </w:rPr>
        <w:t>on</w:t>
      </w:r>
      <w:r w:rsidR="008445EE">
        <w:rPr>
          <w:rFonts w:ascii="Times New Roman" w:eastAsia="Times New Roman" w:hAnsi="Times New Roman" w:cs="Times New Roman"/>
          <w:color w:val="000000"/>
        </w:rPr>
        <w:t xml:space="preserve"> little penguins are largely unknown.</w:t>
      </w:r>
    </w:p>
    <w:p w14:paraId="233E0A29" w14:textId="082FB988" w:rsidR="00C65F08" w:rsidRPr="00424E07" w:rsidRDefault="004A17A7" w:rsidP="00424E07">
      <w:pPr>
        <w:pBdr>
          <w:top w:val="nil"/>
          <w:left w:val="nil"/>
          <w:bottom w:val="nil"/>
          <w:right w:val="nil"/>
          <w:between w:val="nil"/>
        </w:pBdr>
        <w:ind w:firstLine="720"/>
      </w:pPr>
      <w:r>
        <w:t xml:space="preserve">We </w:t>
      </w:r>
      <w:del w:id="27" w:author="Natasha Hardy" w:date="2021-10-21T10:05:00Z">
        <w:r w:rsidDel="000A5945">
          <w:delText xml:space="preserve">combine </w:delText>
        </w:r>
      </w:del>
      <w:ins w:id="28" w:author="Natasha Hardy" w:date="2021-10-21T10:05:00Z">
        <w:r w:rsidR="000A5945">
          <w:t>apply</w:t>
        </w:r>
        <w:r w:rsidR="000A5945">
          <w:t xml:space="preserve">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r w:rsidR="007C2BDF">
        <w:t xml:space="preserve"> – to </w:t>
      </w:r>
      <w:r w:rsidR="002A0C63">
        <w:t>assess</w:t>
      </w:r>
      <w:r w:rsidR="002A0C63">
        <w:rPr>
          <w:color w:val="000000"/>
        </w:rPr>
        <w:t xml:space="preserve"> </w:t>
      </w:r>
      <w:r w:rsidR="008B3FEF">
        <w:rPr>
          <w:color w:val="000000"/>
        </w:rPr>
        <w:t xml:space="preserve">predation incidence and potential impact on </w:t>
      </w:r>
      <w:r w:rsidR="007C2BDF">
        <w:rPr>
          <w:color w:val="000000"/>
        </w:rPr>
        <w:t xml:space="preserve">little </w:t>
      </w:r>
      <w:r w:rsidR="008B3FEF">
        <w:rPr>
          <w:color w:val="000000"/>
        </w:rPr>
        <w:t>penguin and seabirds across southeastern Australia.</w:t>
      </w:r>
      <w:r w:rsidR="00424E07">
        <w:t xml:space="preserve"> </w:t>
      </w:r>
      <w:ins w:id="29" w:author="Natasha Hardy" w:date="2021-10-21T10:57:00Z">
        <w:r w:rsidR="00770B03">
          <w:t xml:space="preserve">Due to known </w:t>
        </w:r>
      </w:ins>
      <w:ins w:id="30" w:author="Natasha Hardy" w:date="2021-10-25T15:08:00Z">
        <w:r w:rsidR="00546F04">
          <w:t xml:space="preserve">biological and methodological </w:t>
        </w:r>
      </w:ins>
      <w:ins w:id="31" w:author="Natasha Hardy" w:date="2021-10-21T10:57:00Z">
        <w:r w:rsidR="00770B03">
          <w:t xml:space="preserve">differences </w:t>
        </w:r>
      </w:ins>
      <w:ins w:id="32" w:author="Natasha Hardy" w:date="2021-10-25T15:08:00Z">
        <w:r w:rsidR="00546F04">
          <w:t xml:space="preserve">in dietary information </w:t>
        </w:r>
      </w:ins>
      <w:ins w:id="33" w:author="Natasha Hardy" w:date="2021-10-25T15:09:00Z">
        <w:r w:rsidR="00546F04">
          <w:t>obtain</w:t>
        </w:r>
        <w:r w:rsidR="00546F04">
          <w:t>ed</w:t>
        </w:r>
        <w:r w:rsidR="00546F04">
          <w:t xml:space="preserve"> </w:t>
        </w:r>
      </w:ins>
      <w:ins w:id="34" w:author="Natasha Hardy" w:date="2021-10-25T15:08:00Z">
        <w:r w:rsidR="00546F04">
          <w:t>from</w:t>
        </w:r>
      </w:ins>
      <w:ins w:id="35" w:author="Natasha Hardy" w:date="2021-10-21T10:57:00Z">
        <w:r w:rsidR="00770B03">
          <w:t xml:space="preserve"> </w:t>
        </w:r>
        <w:proofErr w:type="gramStart"/>
        <w:r w:rsidR="00770B03">
          <w:t>hard-parts</w:t>
        </w:r>
        <w:proofErr w:type="gramEnd"/>
        <w:r w:rsidR="00770B03">
          <w:t xml:space="preserve"> </w:t>
        </w:r>
      </w:ins>
      <w:ins w:id="36" w:author="Natasha Hardy" w:date="2021-10-21T12:15:00Z">
        <w:r w:rsidR="0035755C">
          <w:t>compared</w:t>
        </w:r>
      </w:ins>
      <w:ins w:id="37" w:author="Natasha Hardy" w:date="2021-10-21T10:57:00Z">
        <w:r w:rsidR="00770B03">
          <w:t xml:space="preserve"> soft tissues</w:t>
        </w:r>
      </w:ins>
      <w:ins w:id="38" w:author="Natasha Hardy" w:date="2021-10-21T11:01:00Z">
        <w:r w:rsidR="009D73F9">
          <w:t xml:space="preserve"> (</w:t>
        </w:r>
      </w:ins>
      <w:ins w:id="39" w:author="Natasha Hardy" w:date="2021-10-21T12:09:00Z">
        <w:r w:rsidR="006C1DD2">
          <w:t>Casper et al., 2007a, 200</w:t>
        </w:r>
      </w:ins>
      <w:ins w:id="40" w:author="Natasha Hardy" w:date="2021-10-25T15:12:00Z">
        <w:r w:rsidR="00546F04">
          <w:t>7</w:t>
        </w:r>
      </w:ins>
      <w:ins w:id="41" w:author="Natasha Hardy" w:date="2021-10-21T12:09:00Z">
        <w:r w:rsidR="006C1DD2">
          <w:t xml:space="preserve">b; </w:t>
        </w:r>
      </w:ins>
      <w:proofErr w:type="spellStart"/>
      <w:ins w:id="42" w:author="Natasha Hardy" w:date="2021-10-21T11:01:00Z">
        <w:r w:rsidR="009D73F9">
          <w:t>Tollit</w:t>
        </w:r>
        <w:proofErr w:type="spellEnd"/>
        <w:r w:rsidR="009D73F9">
          <w:t xml:space="preserve"> et al.</w:t>
        </w:r>
      </w:ins>
      <w:ins w:id="43" w:author="Natasha Hardy" w:date="2021-10-21T12:09:00Z">
        <w:r w:rsidR="006C1DD2">
          <w:t>,</w:t>
        </w:r>
      </w:ins>
      <w:ins w:id="44" w:author="Natasha Hardy" w:date="2021-10-21T11:01:00Z">
        <w:r w:rsidR="009D73F9">
          <w:t xml:space="preserve"> 200</w:t>
        </w:r>
      </w:ins>
      <w:ins w:id="45" w:author="Natasha Hardy" w:date="2021-10-21T12:08:00Z">
        <w:r w:rsidR="006C1DD2">
          <w:t>9</w:t>
        </w:r>
      </w:ins>
      <w:ins w:id="46" w:author="Natasha Hardy" w:date="2021-10-21T11:01:00Z">
        <w:r w:rsidR="009D73F9">
          <w:t>)</w:t>
        </w:r>
      </w:ins>
      <w:ins w:id="47" w:author="Natasha Hardy" w:date="2021-10-21T10:57:00Z">
        <w:r w:rsidR="00770B03">
          <w:t xml:space="preserve">, </w:t>
        </w:r>
      </w:ins>
      <w:ins w:id="48" w:author="Natasha Hardy" w:date="2021-10-21T11:15:00Z">
        <w:r w:rsidR="005864FF">
          <w:t>and differ</w:t>
        </w:r>
      </w:ins>
      <w:ins w:id="49" w:author="Natasha Hardy" w:date="2021-10-21T11:16:00Z">
        <w:r w:rsidR="005864FF">
          <w:t xml:space="preserve">ences in the quantities of DNA available from hard parts compared to soft tissues </w:t>
        </w:r>
      </w:ins>
      <w:ins w:id="50" w:author="Natasha Hardy" w:date="2021-10-21T12:14:00Z">
        <w:r w:rsidR="007A3265">
          <w:rPr>
            <w:color w:val="000000"/>
          </w:rPr>
          <w:t xml:space="preserve">(McDonald &amp; Griffith, 2011, </w:t>
        </w:r>
        <w:proofErr w:type="spellStart"/>
        <w:r w:rsidR="007A3265">
          <w:rPr>
            <w:color w:val="000000"/>
          </w:rPr>
          <w:t>Rothe</w:t>
        </w:r>
        <w:proofErr w:type="spellEnd"/>
        <w:r w:rsidR="007A3265">
          <w:rPr>
            <w:color w:val="000000"/>
          </w:rPr>
          <w:t xml:space="preserve"> &amp; Nagy, 2016)</w:t>
        </w:r>
      </w:ins>
      <w:ins w:id="51" w:author="Natasha Hardy" w:date="2021-10-21T11:16:00Z">
        <w:r w:rsidR="005864FF">
          <w:t xml:space="preserve">, </w:t>
        </w:r>
      </w:ins>
      <w:ins w:id="52" w:author="Natasha Hardy" w:date="2021-10-21T10:57:00Z">
        <w:r w:rsidR="00770B03">
          <w:t xml:space="preserve">we </w:t>
        </w:r>
      </w:ins>
      <w:ins w:id="53" w:author="Natasha Hardy" w:date="2021-10-25T15:17:00Z">
        <w:r w:rsidR="008F3C3B">
          <w:t>apply and present the results of</w:t>
        </w:r>
      </w:ins>
      <w:ins w:id="54" w:author="Natasha Hardy" w:date="2021-10-21T10:57:00Z">
        <w:r w:rsidR="00770B03">
          <w:t xml:space="preserve"> the</w:t>
        </w:r>
      </w:ins>
      <w:ins w:id="55" w:author="Natasha Hardy" w:date="2021-10-21T12:15:00Z">
        <w:r w:rsidR="0035755C">
          <w:t xml:space="preserve"> morphological and DNA metabarcoding</w:t>
        </w:r>
      </w:ins>
      <w:ins w:id="56" w:author="Natasha Hardy" w:date="2021-10-21T10:57:00Z">
        <w:r w:rsidR="00770B03">
          <w:t xml:space="preserve"> techniques </w:t>
        </w:r>
      </w:ins>
      <w:ins w:id="57" w:author="Natasha Hardy" w:date="2021-10-25T15:17:00Z">
        <w:r w:rsidR="008F3C3B">
          <w:t>as</w:t>
        </w:r>
      </w:ins>
      <w:ins w:id="58" w:author="Natasha Hardy" w:date="2021-10-21T11:16:00Z">
        <w:r w:rsidR="005864FF">
          <w:t xml:space="preserve"> simultaneously informative and complementary assaying techniques</w:t>
        </w:r>
      </w:ins>
      <w:ins w:id="59" w:author="Natasha Hardy" w:date="2021-10-21T11:18:00Z">
        <w:r w:rsidR="005864FF">
          <w:t xml:space="preserve">. </w:t>
        </w:r>
      </w:ins>
      <w:del w:id="60" w:author="Natasha Hardy" w:date="2021-10-21T11:18:00Z">
        <w:r w:rsidR="008445EE" w:rsidDel="005864FF">
          <w:rPr>
            <w:color w:val="000000"/>
          </w:rPr>
          <w:delText xml:space="preserve">First, </w:delText>
        </w:r>
        <w:r w:rsidR="008B3FEF" w:rsidDel="005864FF">
          <w:rPr>
            <w:color w:val="000000"/>
          </w:rPr>
          <w:delText>w</w:delText>
        </w:r>
      </w:del>
      <w:ins w:id="61" w:author="Natasha Hardy" w:date="2021-10-21T11:18:00Z">
        <w:r w:rsidR="005864FF">
          <w:rPr>
            <w:color w:val="000000"/>
          </w:rPr>
          <w:t>Thus, w</w:t>
        </w:r>
      </w:ins>
      <w:r w:rsidR="008445EE">
        <w:rPr>
          <w:color w:val="000000"/>
        </w:rPr>
        <w:t>e</w:t>
      </w:r>
      <w:r w:rsidR="00424E07">
        <w:rPr>
          <w:color w:val="000000"/>
        </w:rPr>
        <w:t xml:space="preserve"> </w:t>
      </w:r>
      <w:ins w:id="62" w:author="Natasha Hardy" w:date="2021-10-21T11:18:00Z">
        <w:r w:rsidR="005864FF">
          <w:rPr>
            <w:color w:val="000000"/>
          </w:rPr>
          <w:t xml:space="preserve">first </w:t>
        </w:r>
      </w:ins>
      <w:r w:rsidR="00424E07">
        <w:rPr>
          <w:color w:val="000000"/>
        </w:rPr>
        <w:t>aimed to</w:t>
      </w:r>
      <w:r w:rsidR="008445EE">
        <w:rPr>
          <w:color w:val="000000"/>
        </w:rPr>
        <w:t xml:space="preserve"> compare </w:t>
      </w:r>
      <w:ins w:id="63" w:author="Natasha Hardy" w:date="2021-10-21T10:09:00Z">
        <w:r w:rsidR="00D942F2">
          <w:rPr>
            <w:color w:val="000000"/>
          </w:rPr>
          <w:t xml:space="preserve">overall </w:t>
        </w:r>
      </w:ins>
      <w:r w:rsidR="008445EE">
        <w:t>seabird and little penguin detection rate</w:t>
      </w:r>
      <w:r w:rsidR="008B3FEF">
        <w:t>s</w:t>
      </w:r>
      <w:r w:rsidR="008445EE">
        <w:t xml:space="preserve"> using hard-part</w:t>
      </w:r>
      <w:r w:rsidR="008445EE">
        <w:rPr>
          <w:color w:val="000000"/>
        </w:rPr>
        <w:t xml:space="preserve"> </w:t>
      </w:r>
      <w:r w:rsidR="008445EE">
        <w:t>and</w:t>
      </w:r>
      <w:r w:rsidR="008445EE">
        <w:rPr>
          <w:color w:val="000000"/>
        </w:rPr>
        <w:t xml:space="preserve"> </w:t>
      </w:r>
      <w:r w:rsidR="00C84F54">
        <w:rPr>
          <w:color w:val="000000"/>
        </w:rPr>
        <w:t>genetic</w:t>
      </w:r>
      <w:r w:rsidR="008445EE">
        <w:rPr>
          <w:color w:val="000000"/>
        </w:rPr>
        <w:t xml:space="preserve"> analys</w:t>
      </w:r>
      <w:r w:rsidR="00C84F54">
        <w:rPr>
          <w:color w:val="000000"/>
        </w:rPr>
        <w:t>e</w:t>
      </w:r>
      <w:r w:rsidR="008445EE">
        <w:t>s</w:t>
      </w:r>
      <w:r w:rsidR="008445EE">
        <w:rPr>
          <w:color w:val="000000"/>
        </w:rPr>
        <w:t xml:space="preserve">. Secondly, </w:t>
      </w:r>
      <w:r w:rsidR="00424E07">
        <w:rPr>
          <w:color w:val="000000"/>
        </w:rPr>
        <w:t>we 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from two geographic regions: near the </w:t>
      </w:r>
      <w:r w:rsidR="00BA5971">
        <w:rPr>
          <w:color w:val="000000"/>
        </w:rPr>
        <w:t>center</w:t>
      </w:r>
      <w:r w:rsidR="008445EE">
        <w:rPr>
          <w:color w:val="000000"/>
        </w:rPr>
        <w:t xml:space="preserve"> of the long-nosed fur seals’ geographic range in western Bass Strait; and at the species’ north-eastern range edge in eastern Bass Strait and along the Tasman Sea. </w:t>
      </w:r>
      <w:r w:rsidR="007C2BDF">
        <w:rPr>
          <w:color w:val="000000"/>
        </w:rPr>
        <w:t>Ultimately</w:t>
      </w:r>
      <w:r w:rsidR="008445EE">
        <w:rPr>
          <w:color w:val="000000"/>
        </w:rPr>
        <w:t xml:space="preserve">, we </w:t>
      </w:r>
      <w:r w:rsidR="00424E07">
        <w:t>provide a minimum estimate of penguin abundance consumed by long-nosed fur seals</w:t>
      </w:r>
      <w:r w:rsidR="00424E07">
        <w:rPr>
          <w:color w:val="000000"/>
        </w:rPr>
        <w:t xml:space="preserve"> 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40F003E4" w:rsidR="00C65F08" w:rsidRDefault="008445EE">
      <w:pPr>
        <w:pStyle w:val="Heading2"/>
      </w:pPr>
      <w:bookmarkStart w:id="64" w:name="_2et92p0" w:colFirst="0" w:colLast="0"/>
      <w:bookmarkEnd w:id="64"/>
      <w:r>
        <w:t>Methods</w:t>
      </w:r>
    </w:p>
    <w:p w14:paraId="19A31644" w14:textId="77777777" w:rsidR="00C65F08" w:rsidRDefault="00C65F08"/>
    <w:p w14:paraId="2099EE52" w14:textId="6128BAC6" w:rsidR="00C65F08" w:rsidRDefault="008445EE">
      <w:pPr>
        <w:pStyle w:val="Heading3"/>
      </w:pPr>
      <w:r>
        <w:lastRenderedPageBreak/>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2C27DF9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rsidR="00644E4A">
        <w:rPr>
          <w:color w:val="000000"/>
        </w:rPr>
        <w:t>.</w:t>
      </w:r>
      <w:r>
        <w:t xml:space="preserve"> </w:t>
      </w:r>
      <w:r w:rsidR="00644E4A">
        <w:t>P</w:t>
      </w:r>
      <w:r>
        <w:t>up abundance</w:t>
      </w:r>
      <w:r w:rsidR="00644E4A">
        <w:t>s are illustrated</w:t>
      </w:r>
      <w:r>
        <w:t xml:space="preserve"> as a 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 (Fig. 1). </w:t>
      </w:r>
      <w:r w:rsidR="00D2327D">
        <w:rPr>
          <w:rFonts w:ascii="Times New Roman" w:eastAsia="Times New Roman" w:hAnsi="Times New Roman" w:cs="Times New Roman"/>
          <w:color w:val="000000"/>
        </w:rPr>
        <w:t>Sample sizes used 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29B8390C"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w:t>
      </w:r>
      <w:ins w:id="65"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w:t>
      </w:r>
      <w:r w:rsidR="00644E4A">
        <w:rPr>
          <w:rFonts w:ascii="Times New Roman" w:eastAsia="Times New Roman" w:hAnsi="Times New Roman" w:cs="Times New Roman"/>
          <w:color w:val="000000"/>
        </w:rPr>
        <w:t xml:space="preserve">collected </w:t>
      </w:r>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degradation of DNA or partial loss of scat material</w:t>
      </w:r>
      <w:del w:id="66"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67" w:author="Natasha Hardy" w:date="2021-10-21T10:11:00Z">
        <w:r w:rsidR="00D942F2">
          <w:rPr>
            <w:rFonts w:ascii="Times New Roman" w:eastAsia="Times New Roman" w:hAnsi="Times New Roman" w:cs="Times New Roman"/>
          </w:rPr>
          <w:t xml:space="preserve">Whole scats were thoroughly mixed </w:t>
        </w:r>
      </w:ins>
      <w:ins w:id="68" w:author="Natasha Hardy" w:date="2021-10-21T10:12:00Z">
        <w:r w:rsidR="00D942F2">
          <w:rPr>
            <w:rFonts w:ascii="Times New Roman" w:eastAsia="Times New Roman" w:hAnsi="Times New Roman" w:cs="Times New Roman"/>
          </w:rPr>
          <w:t xml:space="preserve">with </w:t>
        </w:r>
      </w:ins>
      <w:ins w:id="69" w:author="Natasha Hardy" w:date="2021-10-21T10:16:00Z">
        <w:r w:rsidR="00D942F2">
          <w:rPr>
            <w:rFonts w:ascii="Times New Roman" w:eastAsia="Times New Roman" w:hAnsi="Times New Roman" w:cs="Times New Roman"/>
          </w:rPr>
          <w:t>individual disposable</w:t>
        </w:r>
      </w:ins>
      <w:ins w:id="70" w:author="Natasha Hardy" w:date="2021-10-21T10:12:00Z">
        <w:r w:rsidR="00D942F2">
          <w:rPr>
            <w:rFonts w:ascii="Times New Roman" w:eastAsia="Times New Roman" w:hAnsi="Times New Roman" w:cs="Times New Roman"/>
          </w:rPr>
          <w:t xml:space="preserve"> spatulas at the point of collection and </w:t>
        </w:r>
      </w:ins>
      <w:ins w:id="71" w:author="Natasha Hardy" w:date="2021-10-21T10:17:00Z">
        <w:r w:rsidR="00D942F2">
          <w:rPr>
            <w:rFonts w:ascii="Times New Roman" w:eastAsia="Times New Roman" w:hAnsi="Times New Roman" w:cs="Times New Roman"/>
          </w:rPr>
          <w:t xml:space="preserve">as many </w:t>
        </w:r>
      </w:ins>
      <w:ins w:id="72" w:author="Natasha Hardy" w:date="2021-10-21T10:12:00Z">
        <w:r w:rsidR="00D942F2">
          <w:rPr>
            <w:rFonts w:ascii="Times New Roman" w:eastAsia="Times New Roman" w:hAnsi="Times New Roman" w:cs="Times New Roman"/>
          </w:rPr>
          <w:t>subsamples were taken from different lobes of the same scat as would fit in a 2 mL Eppendorf tube</w:t>
        </w:r>
      </w:ins>
      <w:ins w:id="73" w:author="Natasha Hardy" w:date="2021-10-21T10:17:00Z">
        <w:r w:rsidR="00D942F2">
          <w:rPr>
            <w:rFonts w:ascii="Times New Roman" w:eastAsia="Times New Roman" w:hAnsi="Times New Roman" w:cs="Times New Roman"/>
          </w:rPr>
          <w:t xml:space="preserve"> </w:t>
        </w:r>
        <w:r w:rsidR="00D942F2">
          <w:rPr>
            <w:rFonts w:ascii="Times New Roman" w:eastAsia="Times New Roman" w:hAnsi="Times New Roman" w:cs="Times New Roman"/>
          </w:rPr>
          <w:t>for DNA-based analyses of prey remains</w:t>
        </w:r>
      </w:ins>
      <w:ins w:id="74" w:author="Natasha Hardy" w:date="2021-10-21T10:12:00Z">
        <w:r w:rsidR="00D942F2">
          <w:rPr>
            <w:rFonts w:ascii="Times New Roman" w:eastAsia="Times New Roman" w:hAnsi="Times New Roman" w:cs="Times New Roman"/>
          </w:rPr>
          <w:t xml:space="preserve">. </w:t>
        </w:r>
      </w:ins>
      <w:ins w:id="75" w:author="Natasha Hardy" w:date="2021-10-21T10:18:00Z">
        <w:r w:rsidR="00DB7067">
          <w:rPr>
            <w:rFonts w:ascii="Times New Roman" w:eastAsia="Times New Roman" w:hAnsi="Times New Roman" w:cs="Times New Roman"/>
          </w:rPr>
          <w:t xml:space="preserve">The remaining </w:t>
        </w:r>
      </w:ins>
      <w:moveToRangeStart w:id="76" w:author="Natasha Hardy" w:date="2021-10-21T10:17:00Z" w:name="move85703521"/>
      <w:moveTo w:id="77" w:author="Natasha Hardy" w:date="2021-10-21T10:17:00Z">
        <w:del w:id="78" w:author="Natasha Hardy" w:date="2021-10-21T10:18:00Z">
          <w:r w:rsidR="00DB7067" w:rsidDel="00DB7067">
            <w:rPr>
              <w:rFonts w:ascii="Times New Roman" w:eastAsia="Times New Roman" w:hAnsi="Times New Roman" w:cs="Times New Roman"/>
            </w:rPr>
            <w:delText>W</w:delText>
          </w:r>
        </w:del>
      </w:moveTo>
      <w:ins w:id="79" w:author="Natasha Hardy" w:date="2021-10-21T10:18:00Z">
        <w:r w:rsidR="00DB7067">
          <w:rPr>
            <w:rFonts w:ascii="Times New Roman" w:eastAsia="Times New Roman" w:hAnsi="Times New Roman" w:cs="Times New Roman"/>
          </w:rPr>
          <w:t>w</w:t>
        </w:r>
      </w:ins>
      <w:moveTo w:id="80" w:author="Natasha Hardy" w:date="2021-10-21T10:17:00Z">
        <w:r w:rsidR="00DB7067">
          <w:rPr>
            <w:rFonts w:ascii="Times New Roman" w:eastAsia="Times New Roman" w:hAnsi="Times New Roman" w:cs="Times New Roman"/>
          </w:rPr>
          <w:t>hole scats were used for hard-part analyses of morphological prey remains</w:t>
        </w:r>
      </w:moveTo>
      <w:ins w:id="81" w:author="Natasha Hardy" w:date="2021-10-21T10:18:00Z">
        <w:r w:rsidR="00DB7067">
          <w:rPr>
            <w:rFonts w:ascii="Times New Roman" w:eastAsia="Times New Roman" w:hAnsi="Times New Roman" w:cs="Times New Roman"/>
          </w:rPr>
          <w:t xml:space="preserve">, </w:t>
        </w:r>
        <w:r w:rsidR="00DB7067">
          <w:rPr>
            <w:rFonts w:ascii="Times New Roman" w:eastAsia="Times New Roman" w:hAnsi="Times New Roman" w:cs="Times New Roman"/>
            <w:color w:val="231F20"/>
          </w:rPr>
          <w:t xml:space="preserve">and placed </w:t>
        </w:r>
        <w:r w:rsidR="00DB7067">
          <w:rPr>
            <w:rFonts w:ascii="Times New Roman" w:eastAsia="Times New Roman" w:hAnsi="Times New Roman" w:cs="Times New Roman"/>
          </w:rPr>
          <w:t>in an air-tight, zip-lock bag</w:t>
        </w:r>
      </w:ins>
      <w:moveTo w:id="82" w:author="Natasha Hardy" w:date="2021-10-21T10:17:00Z">
        <w:r w:rsidR="00DB7067">
          <w:rPr>
            <w:rFonts w:ascii="Times New Roman" w:eastAsia="Times New Roman" w:hAnsi="Times New Roman" w:cs="Times New Roman"/>
            <w:color w:val="231F20"/>
          </w:rPr>
          <w:t>.</w:t>
        </w:r>
      </w:moveTo>
      <w:moveFromRangeStart w:id="83" w:author="Natasha Hardy" w:date="2021-10-21T10:17:00Z" w:name="move85703521"/>
      <w:moveToRangeEnd w:id="76"/>
      <w:moveFrom w:id="84"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83"/>
      <w:ins w:id="85" w:author="Natasha Hardy" w:date="2021-10-21T10:19:00Z">
        <w:r w:rsidR="00DB7067">
          <w:rPr>
            <w:rFonts w:ascii="Times New Roman" w:eastAsia="Times New Roman" w:hAnsi="Times New Roman" w:cs="Times New Roman"/>
          </w:rPr>
          <w:t xml:space="preserve"> </w:t>
        </w:r>
      </w:ins>
      <w:del w:id="86"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87"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88"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89" w:name="_tyjcwt" w:colFirst="0" w:colLast="0"/>
      <w:bookmarkEnd w:id="89"/>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5D192AD6"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lastRenderedPageBreak/>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sidRPr="00CB48D5">
        <w:rPr>
          <w:shd w:val="clear" w:color="auto" w:fill="DDDDDD"/>
        </w:rPr>
        <w:t>Kirkwood et al. (2008) and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w:t>
      </w:r>
      <w:proofErr w:type="gramStart"/>
      <w:r>
        <w:rPr>
          <w:rFonts w:ascii="Times New Roman" w:eastAsia="Times New Roman" w:hAnsi="Times New Roman" w:cs="Times New Roman"/>
          <w:color w:val="211E1E"/>
        </w:rPr>
        <w:t>flippers</w:t>
      </w:r>
      <w:proofErr w:type="gramEnd"/>
      <w:r>
        <w:rPr>
          <w:rFonts w:ascii="Times New Roman" w:eastAsia="Times New Roman" w:hAnsi="Times New Roman" w:cs="Times New Roman"/>
          <w:color w:val="211E1E"/>
        </w:rPr>
        <w:t xml:space="preserve">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90" w:name="_3dy6vkm" w:colFirst="0" w:colLast="0"/>
      <w:bookmarkEnd w:id="90"/>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E530468"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12">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Pr>
          <w:rFonts w:ascii="Times New Roman" w:eastAsia="Times New Roman" w:hAnsi="Times New Roman" w:cs="Times New Roman"/>
        </w:rPr>
        <w:t xml:space="preserve"> S1.3</w:t>
      </w:r>
      <w:r>
        <w:rPr>
          <w:rFonts w:ascii="Times New Roman" w:eastAsia="Times New Roman" w:hAnsi="Times New Roman" w:cs="Times New Roman"/>
          <w:color w:val="000000"/>
        </w:rPr>
        <w:t xml:space="preserve">).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13">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4">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66B32D6E"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del w:id="91" w:author="Natasha Hardy" w:date="2021-10-21T15:25:00Z">
        <w:r w:rsidDel="00C316C1">
          <w:rPr>
            <w:color w:val="000000"/>
          </w:rPr>
          <w:delText>2</w:delText>
        </w:r>
      </w:del>
      <w:ins w:id="92"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93" w:author="Natasha Hardy" w:date="2021-10-21T15:26:00Z">
        <w:r w:rsidR="00C316C1">
          <w:rPr>
            <w:color w:val="000000"/>
          </w:rPr>
          <w:t xml:space="preserve"> in each duplicate</w:t>
        </w:r>
      </w:ins>
      <w:r>
        <w:rPr>
          <w:color w:val="000000"/>
        </w:rPr>
        <w:t>. A total of 32 samples showed target amplicons</w:t>
      </w:r>
      <w:ins w:id="94" w:author="Natasha Hardy" w:date="2021-10-21T15:26:00Z">
        <w:r w:rsidR="00C316C1">
          <w:rPr>
            <w:color w:val="000000"/>
          </w:rPr>
          <w:t xml:space="preserve"> either in both or one duplicate</w:t>
        </w:r>
      </w:ins>
      <w:ins w:id="95" w:author="Natasha Hardy" w:date="2021-10-21T15:28:00Z">
        <w:r w:rsidR="00C316C1">
          <w:rPr>
            <w:color w:val="000000"/>
          </w:rPr>
          <w:t>, whilst none of the extraction blanks and PCR blanks (negative controls) tested positive for target amplicons</w:t>
        </w:r>
      </w:ins>
      <w:ins w:id="96" w:author="Natasha Hardy" w:date="2021-10-21T12:42:00Z">
        <w:r w:rsidR="00825B4C">
          <w:rPr>
            <w:color w:val="000000"/>
          </w:rPr>
          <w:t>.</w:t>
        </w:r>
      </w:ins>
      <w:ins w:id="97" w:author="Natasha Hardy" w:date="2021-10-21T15:29:00Z">
        <w:r w:rsidR="00C316C1">
          <w:rPr>
            <w:color w:val="000000"/>
          </w:rPr>
          <w:t xml:space="preserve"> We </w:t>
        </w:r>
        <w:r w:rsidR="00C316C1">
          <w:rPr>
            <w:color w:val="000000"/>
          </w:rPr>
          <w:lastRenderedPageBreak/>
          <w:t>procee</w:t>
        </w:r>
      </w:ins>
      <w:ins w:id="98" w:author="Natasha Hardy" w:date="2021-10-21T15:30:00Z">
        <w:r w:rsidR="00C316C1">
          <w:rPr>
            <w:color w:val="000000"/>
          </w:rPr>
          <w:t xml:space="preserve">ded </w:t>
        </w:r>
      </w:ins>
      <w:ins w:id="99" w:author="Natasha Hardy" w:date="2021-10-21T15:31:00Z">
        <w:r w:rsidR="00C316C1">
          <w:rPr>
            <w:color w:val="000000"/>
          </w:rPr>
          <w:t>with sequencing using</w:t>
        </w:r>
      </w:ins>
      <w:ins w:id="100" w:author="Natasha Hardy" w:date="2021-10-21T16:01:00Z">
        <w:r w:rsidR="00432A9A">
          <w:rPr>
            <w:color w:val="000000"/>
          </w:rPr>
          <w:t xml:space="preserve"> a single sample of</w:t>
        </w:r>
      </w:ins>
      <w:ins w:id="101" w:author="Natasha Hardy" w:date="2021-10-21T15:30:00Z">
        <w:r w:rsidR="00C316C1">
          <w:rPr>
            <w:color w:val="000000"/>
          </w:rPr>
          <w:t xml:space="preserve"> DNA extract (give concentration) </w:t>
        </w:r>
      </w:ins>
      <w:ins w:id="102" w:author="Natasha Hardy" w:date="2021-10-21T15:31:00Z">
        <w:r w:rsidR="00C316C1">
          <w:rPr>
            <w:color w:val="000000"/>
          </w:rPr>
          <w:t xml:space="preserve">for </w:t>
        </w:r>
      </w:ins>
      <w:ins w:id="103" w:author="Natasha Hardy" w:date="2021-10-21T16:01:00Z">
        <w:r w:rsidR="00432A9A">
          <w:rPr>
            <w:color w:val="000000"/>
          </w:rPr>
          <w:t xml:space="preserve">each of </w:t>
        </w:r>
      </w:ins>
      <w:ins w:id="104" w:author="Natasha Hardy" w:date="2021-10-21T15:31:00Z">
        <w:r w:rsidR="00C316C1">
          <w:rPr>
            <w:color w:val="000000"/>
          </w:rPr>
          <w:t xml:space="preserve">the </w:t>
        </w:r>
      </w:ins>
      <w:ins w:id="105" w:author="Natasha Hardy" w:date="2021-10-21T15:32:00Z">
        <w:r w:rsidR="00C316C1">
          <w:rPr>
            <w:color w:val="000000"/>
          </w:rPr>
          <w:t xml:space="preserve">32 samples that tested positive for birds, and we include two of the extraction blanks, and one positive control. </w:t>
        </w:r>
      </w:ins>
      <w:del w:id="106"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0FD5E667" w:rsidR="00C65F08" w:rsidRDefault="008445EE">
      <w:pPr>
        <w:pBdr>
          <w:top w:val="nil"/>
          <w:left w:val="nil"/>
          <w:bottom w:val="nil"/>
          <w:right w:val="nil"/>
          <w:between w:val="nil"/>
        </w:pBdr>
        <w:ind w:firstLine="720"/>
      </w:pPr>
      <w:r>
        <w:t xml:space="preserve">Our bioinformatics and sequence quality filtering procedures are described </w:t>
      </w:r>
      <w:del w:id="107" w:author="Microsoft Office User" w:date="2021-10-14T07:15:00Z">
        <w:r w:rsidDel="00A7116A">
          <w:delText xml:space="preserve">in reproducible detail </w:delText>
        </w:r>
      </w:del>
      <w:r>
        <w:t xml:space="preserve">in </w:t>
      </w:r>
      <w:ins w:id="108" w:author="Natasha Hardy" w:date="2021-10-21T16:05:00Z">
        <w:r w:rsidR="00432A9A">
          <w:t xml:space="preserve">reproducible detail in </w:t>
        </w:r>
      </w:ins>
      <w:r w:rsidR="0034344F">
        <w:t>Appendix</w:t>
      </w:r>
      <w:r>
        <w:t xml:space="preserve"> S1.3. We use</w:t>
      </w:r>
      <w:ins w:id="109" w:author="Microsoft Office User" w:date="2021-10-14T07:16:00Z">
        <w:r w:rsidR="00A7116A">
          <w:t>d</w:t>
        </w:r>
      </w:ins>
      <w:r>
        <w:t xml:space="preserve"> </w:t>
      </w:r>
      <w:proofErr w:type="spellStart"/>
      <w:r>
        <w:t>Geneious</w:t>
      </w:r>
      <w:proofErr w:type="spellEnd"/>
      <w:r>
        <w:t xml:space="preserve"> R8.1.5 (Kearse et al., 2012) </w:t>
      </w:r>
      <w:del w:id="110" w:author="Microsoft Office User" w:date="2021-10-14T07:14:00Z">
        <w:r w:rsidDel="00A7116A">
          <w:delText xml:space="preserve">for </w:delText>
        </w:r>
      </w:del>
      <w:ins w:id="111" w:author="Microsoft Office User" w:date="2021-10-14T07:14:00Z">
        <w:r w:rsidR="00A7116A">
          <w:t xml:space="preserve">to </w:t>
        </w:r>
      </w:ins>
      <w:r>
        <w:t>process</w:t>
      </w:r>
      <w:ins w:id="112" w:author="Microsoft Office User" w:date="2021-10-14T07:14:00Z">
        <w:r w:rsidR="00A7116A">
          <w:t xml:space="preserve"> the</w:t>
        </w:r>
      </w:ins>
      <w:del w:id="113" w:author="Microsoft Office User" w:date="2021-10-14T07:14:00Z">
        <w:r w:rsidDel="00A7116A">
          <w:delText>ing</w:delText>
        </w:r>
      </w:del>
      <w:r>
        <w:t xml:space="preserve"> paired-end sequences and</w:t>
      </w:r>
      <w:ins w:id="114" w:author="Microsoft Office User" w:date="2021-10-14T07:13:00Z">
        <w:r w:rsidR="00A7116A">
          <w:t xml:space="preserve"> to </w:t>
        </w:r>
      </w:ins>
      <w:ins w:id="115" w:author="Microsoft Office User" w:date="2021-10-14T07:16:00Z">
        <w:r w:rsidR="00A7116A">
          <w:t>identify</w:t>
        </w:r>
      </w:ins>
      <w:ins w:id="116" w:author="Microsoft Office User" w:date="2021-10-14T07:14:00Z">
        <w:r w:rsidR="00A7116A">
          <w:t xml:space="preserve"> only those sequences with </w:t>
        </w:r>
      </w:ins>
      <w:ins w:id="117" w:author="Microsoft Office User" w:date="2021-10-14T07:15:00Z">
        <w:r w:rsidR="00A7116A">
          <w:t>exact</w:t>
        </w:r>
      </w:ins>
      <w:del w:id="118" w:author="Microsoft Office User" w:date="2021-10-14T07:14:00Z">
        <w:r w:rsidDel="00A7116A">
          <w:delText xml:space="preserve"> </w:delText>
        </w:r>
      </w:del>
      <w:del w:id="119" w:author="Microsoft Office User" w:date="2021-10-14T07:13:00Z">
        <w:r w:rsidDel="00A7116A">
          <w:delText xml:space="preserve">removing </w:delText>
        </w:r>
      </w:del>
      <w:ins w:id="120" w:author="Microsoft Office User" w:date="2021-10-14T07:00:00Z">
        <w:r w:rsidR="001305FA">
          <w:t xml:space="preserve"> matched </w:t>
        </w:r>
      </w:ins>
      <w:r>
        <w:t>genetic tags and primers</w:t>
      </w:r>
      <w:ins w:id="121" w:author="Microsoft Office User" w:date="2021-10-14T07:16:00Z">
        <w:r w:rsidR="00A7116A">
          <w:t xml:space="preserve"> for each sample</w:t>
        </w:r>
      </w:ins>
      <w:r>
        <w:t>.</w:t>
      </w:r>
      <w:ins w:id="122" w:author="Microsoft Office User" w:date="2021-10-14T07:18:00Z">
        <w:r w:rsidR="00A7116A">
          <w:t xml:space="preserve"> Primers and tags were removed after this initial filtering step</w:t>
        </w:r>
      </w:ins>
      <w:ins w:id="123" w:author="Microsoft Office User" w:date="2021-10-14T07:19:00Z">
        <w:r w:rsidR="00A7116A">
          <w:t xml:space="preserve"> to leave the target sequences.</w:t>
        </w:r>
      </w:ins>
      <w:r>
        <w:t xml:space="preserve"> T</w:t>
      </w:r>
      <w:ins w:id="124" w:author="Microsoft Office User" w:date="2021-10-14T07:19:00Z">
        <w:r w:rsidR="00A7116A">
          <w:t>hese t</w:t>
        </w:r>
      </w:ins>
      <w:r>
        <w:t xml:space="preserve">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6B7FC0AE" w:rsidR="00C65F08" w:rsidRDefault="008445EE">
      <w:pPr>
        <w:pBdr>
          <w:top w:val="nil"/>
          <w:left w:val="nil"/>
          <w:bottom w:val="nil"/>
          <w:right w:val="nil"/>
          <w:between w:val="nil"/>
        </w:pBdr>
        <w:ind w:firstLine="720"/>
        <w:rPr>
          <w:color w:val="000000"/>
        </w:rPr>
      </w:pPr>
      <w:r>
        <w:rPr>
          <w:color w:val="000000"/>
        </w:rPr>
        <w:lastRenderedPageBreak/>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w:t>
      </w:r>
      <w:r w:rsidR="0034344F">
        <w:rPr>
          <w:color w:val="000000"/>
        </w:rPr>
        <w:t>Appendix</w:t>
      </w:r>
      <w:r>
        <w:t xml:space="preserve">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125" w:name="_v905livazlun" w:colFirst="0" w:colLast="0"/>
      <w:bookmarkEnd w:id="125"/>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77777777" w:rsidR="007759ED" w:rsidRDefault="008445EE">
      <w:pPr>
        <w:pBdr>
          <w:top w:val="nil"/>
          <w:left w:val="nil"/>
          <w:bottom w:val="nil"/>
          <w:right w:val="nil"/>
          <w:between w:val="nil"/>
        </w:pBdr>
        <w:rPr>
          <w:ins w:id="126" w:author="Microsoft Office User" w:date="2021-10-14T10:53:00Z"/>
          <w:color w:val="000000"/>
        </w:rPr>
      </w:pPr>
      <w:r>
        <w:rPr>
          <w:color w:val="000000"/>
        </w:rPr>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w:t>
      </w:r>
      <w:del w:id="127" w:author="Microsoft Office User" w:date="2021-10-14T07:08:00Z">
        <w:r w:rsidDel="001305FA">
          <w:rPr>
            <w:color w:val="000000"/>
          </w:rPr>
          <w:delText xml:space="preserve">For </w:delText>
        </w:r>
      </w:del>
      <w:ins w:id="128" w:author="Microsoft Office User" w:date="2021-10-14T07:08:00Z">
        <w:r w:rsidR="001305FA">
          <w:rPr>
            <w:color w:val="000000"/>
          </w:rPr>
          <w:t xml:space="preserve">To enable effective </w:t>
        </w:r>
      </w:ins>
      <w:r>
        <w:rPr>
          <w:color w:val="000000"/>
        </w:rPr>
        <w:t xml:space="preserve">haplotype analysis, we </w:t>
      </w:r>
      <w:ins w:id="129" w:author="Microsoft Office User" w:date="2021-10-14T07:20:00Z">
        <w:r w:rsidR="00A7116A">
          <w:rPr>
            <w:color w:val="000000"/>
          </w:rPr>
          <w:t xml:space="preserve">formed the </w:t>
        </w:r>
      </w:ins>
      <w:ins w:id="130" w:author="Microsoft Office User" w:date="2021-10-14T07:22:00Z">
        <w:r w:rsidR="00A00D76">
          <w:rPr>
            <w:color w:val="000000"/>
          </w:rPr>
          <w:t>quality filtered</w:t>
        </w:r>
      </w:ins>
      <w:ins w:id="131" w:author="Microsoft Office User" w:date="2021-10-14T07:21:00Z">
        <w:r w:rsidR="00A00D76">
          <w:rPr>
            <w:color w:val="000000"/>
          </w:rPr>
          <w:t xml:space="preserve"> sequences into clusters of</w:t>
        </w:r>
      </w:ins>
      <w:ins w:id="132" w:author="Microsoft Office User" w:date="2021-10-14T07:04:00Z">
        <w:r w:rsidR="001305FA">
          <w:rPr>
            <w:color w:val="000000"/>
          </w:rPr>
          <w:t xml:space="preserve"> unique sequence</w:t>
        </w:r>
      </w:ins>
      <w:ins w:id="133" w:author="Microsoft Office User" w:date="2021-10-14T07:21:00Z">
        <w:r w:rsidR="00A00D76">
          <w:rPr>
            <w:color w:val="000000"/>
          </w:rPr>
          <w:t>s</w:t>
        </w:r>
      </w:ins>
      <w:ins w:id="134" w:author="Microsoft Office User" w:date="2021-10-14T07:04:00Z">
        <w:r w:rsidR="001305FA">
          <w:rPr>
            <w:color w:val="000000"/>
          </w:rPr>
          <w:t xml:space="preserve"> </w:t>
        </w:r>
      </w:ins>
      <w:ins w:id="135" w:author="Microsoft Office User" w:date="2021-10-14T07:12:00Z">
        <w:r w:rsidR="00A7116A">
          <w:rPr>
            <w:color w:val="000000"/>
          </w:rPr>
          <w:t>instead of OTUs</w:t>
        </w:r>
      </w:ins>
      <w:ins w:id="136" w:author="Microsoft Office User" w:date="2021-10-14T07:05:00Z">
        <w:r w:rsidR="001305FA">
          <w:rPr>
            <w:color w:val="000000"/>
          </w:rPr>
          <w:t xml:space="preserve"> and </w:t>
        </w:r>
      </w:ins>
      <w:r>
        <w:rPr>
          <w:color w:val="000000"/>
        </w:rPr>
        <w:t xml:space="preserve">selected </w:t>
      </w:r>
      <w:ins w:id="137" w:author="Microsoft Office User" w:date="2021-10-14T10:50:00Z">
        <w:r w:rsidR="007759ED">
          <w:rPr>
            <w:color w:val="000000"/>
          </w:rPr>
          <w:t xml:space="preserve">only </w:t>
        </w:r>
      </w:ins>
      <w:r>
        <w:rPr>
          <w:color w:val="000000"/>
        </w:rPr>
        <w:t xml:space="preserve">the </w:t>
      </w:r>
      <w:commentRangeStart w:id="138"/>
      <w:r>
        <w:rPr>
          <w:color w:val="000000"/>
        </w:rPr>
        <w:t>most abundant representative sequences</w:t>
      </w:r>
      <w:commentRangeEnd w:id="138"/>
      <w:r w:rsidR="001305FA">
        <w:rPr>
          <w:rStyle w:val="CommentReference"/>
        </w:rPr>
        <w:commentReference w:id="138"/>
      </w:r>
      <w:r>
        <w:rPr>
          <w:color w:val="000000"/>
        </w:rPr>
        <w:t xml:space="preserve"> from </w:t>
      </w:r>
      <w:ins w:id="139" w:author="Microsoft Office User" w:date="2021-10-14T10:50:00Z">
        <w:r w:rsidR="007759ED">
          <w:rPr>
            <w:color w:val="000000"/>
          </w:rPr>
          <w:t xml:space="preserve">each of </w:t>
        </w:r>
      </w:ins>
      <w:del w:id="140" w:author="Microsoft Office User" w:date="2021-10-14T07:05:00Z">
        <w:r w:rsidDel="001305FA">
          <w:rPr>
            <w:color w:val="000000"/>
          </w:rPr>
          <w:delText xml:space="preserve">10 </w:delText>
        </w:r>
      </w:del>
      <w:ins w:id="141" w:author="Microsoft Office User" w:date="2021-10-14T07:05:00Z">
        <w:r w:rsidR="001305FA">
          <w:rPr>
            <w:color w:val="000000"/>
          </w:rPr>
          <w:t xml:space="preserve">the </w:t>
        </w:r>
      </w:ins>
      <w:ins w:id="142" w:author="Microsoft Office User" w:date="2021-10-14T07:07:00Z">
        <w:r w:rsidR="001305FA">
          <w:rPr>
            <w:color w:val="000000"/>
          </w:rPr>
          <w:t>10</w:t>
        </w:r>
      </w:ins>
      <w:ins w:id="143" w:author="Microsoft Office User" w:date="2021-10-14T07:05:00Z">
        <w:r w:rsidR="001305FA">
          <w:rPr>
            <w:color w:val="000000"/>
          </w:rPr>
          <w:t xml:space="preserve"> </w:t>
        </w:r>
      </w:ins>
      <w:r>
        <w:rPr>
          <w:color w:val="000000"/>
        </w:rPr>
        <w:t xml:space="preserve">samples that tested positive for penguins, excluding samples containing </w:t>
      </w:r>
      <w:del w:id="144" w:author="Microsoft Office User" w:date="2021-10-14T07:23:00Z">
        <w:r w:rsidDel="00A00D76">
          <w:rPr>
            <w:color w:val="000000"/>
          </w:rPr>
          <w:delText xml:space="preserve">only </w:delText>
        </w:r>
      </w:del>
      <w:r>
        <w:rPr>
          <w:color w:val="000000"/>
        </w:rPr>
        <w:t xml:space="preserve">trace amounts of DNA. </w:t>
      </w:r>
      <w:ins w:id="145" w:author="Microsoft Office User" w:date="2021-10-14T10:50:00Z">
        <w:r w:rsidR="007759ED">
          <w:rPr>
            <w:color w:val="000000"/>
          </w:rPr>
          <w:t>This process exclude</w:t>
        </w:r>
      </w:ins>
      <w:ins w:id="146" w:author="Microsoft Office User" w:date="2021-10-14T10:51:00Z">
        <w:r w:rsidR="007759ED">
          <w:rPr>
            <w:color w:val="000000"/>
          </w:rPr>
          <w:t>d thousands of sequences that could be at</w:t>
        </w:r>
      </w:ins>
      <w:ins w:id="147" w:author="Microsoft Office User" w:date="2021-10-14T10:52:00Z">
        <w:r w:rsidR="007759ED">
          <w:rPr>
            <w:color w:val="000000"/>
          </w:rPr>
          <w:t xml:space="preserve">tributed to </w:t>
        </w:r>
      </w:ins>
      <w:ins w:id="148" w:author="Microsoft Office User" w:date="2021-10-14T10:53:00Z">
        <w:r w:rsidR="007759ED">
          <w:rPr>
            <w:color w:val="000000"/>
          </w:rPr>
          <w:t>sequencing error.</w:t>
        </w:r>
      </w:ins>
      <w:ins w:id="149" w:author="Microsoft Office User" w:date="2021-10-14T10:51:00Z">
        <w:r w:rsidR="007759ED">
          <w:rPr>
            <w:color w:val="000000"/>
          </w:rPr>
          <w:t xml:space="preserve"> </w:t>
        </w:r>
      </w:ins>
    </w:p>
    <w:p w14:paraId="5117F241" w14:textId="6CBC2FBF" w:rsidR="00C65F08" w:rsidRDefault="008445EE" w:rsidP="00432A9A">
      <w:pPr>
        <w:pBdr>
          <w:top w:val="nil"/>
          <w:left w:val="nil"/>
          <w:bottom w:val="nil"/>
          <w:right w:val="nil"/>
          <w:between w:val="nil"/>
        </w:pBdr>
        <w:ind w:firstLine="720"/>
        <w:rPr>
          <w:color w:val="000000"/>
        </w:rPr>
        <w:pPrChange w:id="150"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151" w:author="Microsoft Office User" w:date="2021-10-14T07:07:00Z">
        <w:r w:rsidR="001305FA">
          <w:rPr>
            <w:color w:val="000000"/>
          </w:rPr>
          <w:t>12</w:t>
        </w:r>
      </w:ins>
      <w:ins w:id="152" w:author="Microsoft Office User" w:date="2021-10-14T07:05:00Z">
        <w:r w:rsidR="001305FA">
          <w:rPr>
            <w:color w:val="000000"/>
          </w:rPr>
          <w:t xml:space="preserve"> </w:t>
        </w:r>
      </w:ins>
      <w:ins w:id="153" w:author="Microsoft Office User" w:date="2021-10-14T07:06:00Z">
        <w:r w:rsidR="001305FA">
          <w:rPr>
            <w:color w:val="000000"/>
          </w:rPr>
          <w:t xml:space="preserve">penguin </w:t>
        </w:r>
      </w:ins>
      <w:r>
        <w:rPr>
          <w:color w:val="000000"/>
        </w:rPr>
        <w:t>sequences</w:t>
      </w:r>
      <w:del w:id="154" w:author="Microsoft Office User" w:date="2021-10-14T07:06:00Z">
        <w:r w:rsidDel="001305FA">
          <w:rPr>
            <w:color w:val="000000"/>
          </w:rPr>
          <w:delText xml:space="preserve"> (n = 12 sequences, from n = 10 samples)</w:delText>
        </w:r>
      </w:del>
      <w:r>
        <w:rPr>
          <w:color w:val="000000"/>
        </w:rPr>
        <w:t xml:space="preserve">.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w:t>
      </w:r>
      <w:proofErr w:type="gramStart"/>
      <w:r>
        <w:rPr>
          <w:color w:val="000000"/>
        </w:rPr>
        <w:t>in order to</w:t>
      </w:r>
      <w:proofErr w:type="gramEnd"/>
      <w:r>
        <w:rPr>
          <w:color w:val="000000"/>
        </w:rPr>
        <w:t xml:space="preserve"> report on the genetic diversity consumed by long-nosed fur seals, both within and across samples</w:t>
      </w:r>
      <w:r>
        <w:t>.</w:t>
      </w:r>
      <w:r>
        <w:rPr>
          <w:color w:val="000000"/>
        </w:rPr>
        <w:t xml:space="preserve"> </w:t>
      </w:r>
      <w:r>
        <w:t>T</w:t>
      </w:r>
      <w:r>
        <w:rPr>
          <w:color w:val="000000"/>
        </w:rPr>
        <w:t xml:space="preserve">hus, we estimate the number of penguins </w:t>
      </w:r>
      <w:r>
        <w:rPr>
          <w:color w:val="000000"/>
        </w:rPr>
        <w:lastRenderedPageBreak/>
        <w:t>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155" w:name="_4d34og8" w:colFirst="0" w:colLast="0"/>
      <w:bookmarkEnd w:id="155"/>
      <w:r>
        <w:t>Statistical analyses</w:t>
      </w:r>
    </w:p>
    <w:p w14:paraId="757E9041" w14:textId="77777777" w:rsidR="00C65F08" w:rsidRDefault="00C65F08">
      <w:pPr>
        <w:pBdr>
          <w:top w:val="nil"/>
          <w:left w:val="nil"/>
          <w:bottom w:val="nil"/>
          <w:right w:val="nil"/>
          <w:between w:val="nil"/>
        </w:pBdr>
        <w:rPr>
          <w:color w:val="000000"/>
        </w:rPr>
      </w:pPr>
    </w:p>
    <w:p w14:paraId="6F888692" w14:textId="4111C617" w:rsidR="00C65F08" w:rsidRPr="00644E4A" w:rsidRDefault="008445EE" w:rsidP="00644E4A">
      <w:pPr>
        <w:pBdr>
          <w:top w:val="nil"/>
          <w:left w:val="nil"/>
          <w:bottom w:val="nil"/>
          <w:right w:val="nil"/>
          <w:between w:val="nil"/>
        </w:pBdr>
        <w:rPr>
          <w:color w:val="000000"/>
        </w:rPr>
      </w:pPr>
      <w:r>
        <w:rPr>
          <w:color w:val="000000"/>
        </w:rPr>
        <w:t xml:space="preserve">To compare the detection of seabirds and specifically little penguins using different dietary analysis techniques, whilst accounting for different sampling times and locations, samples were assigned </w:t>
      </w:r>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r w:rsidR="00644E4A">
        <w:rPr>
          <w:color w:val="000000"/>
        </w:rPr>
        <w:t xml:space="preserve"> </w:t>
      </w: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w:t>
      </w:r>
      <w:r w:rsidR="0034344F">
        <w:rPr>
          <w:color w:val="000000"/>
        </w:rPr>
        <w:t>Appendix</w:t>
      </w:r>
      <w:r w:rsidR="00E478AB">
        <w:rPr>
          <w:color w:val="000000"/>
        </w:rPr>
        <w:t xml:space="preserve"> </w:t>
      </w:r>
      <w:r w:rsidR="00E478AB">
        <w:t>S2</w:t>
      </w:r>
      <w:r>
        <w:rPr>
          <w:color w:val="000000"/>
        </w:rPr>
        <w:t xml:space="preserve">). The binomial distribution for presence-absence data was used and an additive term included to examine the effect of </w:t>
      </w:r>
      <w:r w:rsidR="009943B4">
        <w:rPr>
          <w:color w:val="000000"/>
        </w:rPr>
        <w:t>long-nosed fur seal</w:t>
      </w:r>
      <w:r>
        <w:rPr>
          <w:color w:val="000000"/>
        </w:rPr>
        <w:t xml:space="preserve">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215EC629" w:rsidR="00C65F08" w:rsidRDefault="008445EE">
      <w:pPr>
        <w:pStyle w:val="Heading2"/>
      </w:pPr>
      <w:bookmarkStart w:id="156" w:name="_2s8eyo1" w:colFirst="0" w:colLast="0"/>
      <w:bookmarkEnd w:id="156"/>
      <w:r>
        <w:t>Results</w:t>
      </w:r>
    </w:p>
    <w:p w14:paraId="2F6DA2AB" w14:textId="77777777" w:rsidR="00C65F08" w:rsidRDefault="00C65F08">
      <w:pPr>
        <w:pBdr>
          <w:top w:val="nil"/>
          <w:left w:val="nil"/>
          <w:bottom w:val="nil"/>
          <w:right w:val="nil"/>
          <w:between w:val="nil"/>
        </w:pBdr>
      </w:pPr>
      <w:bookmarkStart w:id="157" w:name="_17dp8vu" w:colFirst="0" w:colLast="0"/>
      <w:bookmarkStart w:id="158" w:name="_pulcaftvq75r" w:colFirst="0" w:colLast="0"/>
      <w:bookmarkEnd w:id="157"/>
      <w:bookmarkEnd w:id="158"/>
    </w:p>
    <w:p w14:paraId="1C063624" w14:textId="6E5B24BE" w:rsidR="00C65F08" w:rsidRDefault="008445EE">
      <w:pPr>
        <w:pBdr>
          <w:top w:val="nil"/>
          <w:left w:val="nil"/>
          <w:bottom w:val="nil"/>
          <w:right w:val="nil"/>
          <w:between w:val="nil"/>
        </w:pBdr>
        <w:rPr>
          <w:color w:val="000000"/>
        </w:rPr>
      </w:pPr>
      <w:r>
        <w:lastRenderedPageBreak/>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w:t>
      </w:r>
      <w:r w:rsidR="0086178D">
        <w:rPr>
          <w:color w:val="000000"/>
        </w:rPr>
        <w:t>&amp;</w:t>
      </w:r>
      <w:r w:rsidR="00E478AB">
        <w:rPr>
          <w:color w:val="000000"/>
        </w:rPr>
        <w:t xml:space="preserve">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86178D">
        <w:rPr>
          <w:color w:val="000000"/>
        </w:rPr>
        <w:t>&amp;</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47B1CB7D" w:rsidR="00C65F08" w:rsidRDefault="008445EE">
      <w:pPr>
        <w:pStyle w:val="Heading3"/>
      </w:pPr>
      <w:bookmarkStart w:id="159" w:name="_3rdcrjn" w:colFirst="0" w:colLast="0"/>
      <w:bookmarkEnd w:id="159"/>
      <w:r>
        <w:t xml:space="preserve">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55D4F3B2"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w:t>
      </w:r>
      <w:r w:rsidR="0034344F">
        <w:t>Appendix</w:t>
      </w:r>
      <w:r>
        <w:t xml:space="preserve"> S1.3)</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60" w:name="_26in1rg" w:colFirst="0" w:colLast="0"/>
      <w:bookmarkEnd w:id="160"/>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2FA8D6B5"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37D9A4C2"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460AEE84" w:rsidR="00C65F08" w:rsidRDefault="008445EE">
      <w:pPr>
        <w:pStyle w:val="Heading3"/>
      </w:pPr>
      <w:bookmarkStart w:id="161" w:name="_lnxbz9" w:colFirst="0" w:colLast="0"/>
      <w:bookmarkEnd w:id="161"/>
      <w:r>
        <w:lastRenderedPageBreak/>
        <w:t>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5DE7B015" w:rsidR="00C65F08" w:rsidRDefault="008445EE">
      <w:pPr>
        <w:pBdr>
          <w:top w:val="nil"/>
          <w:left w:val="nil"/>
          <w:bottom w:val="nil"/>
          <w:right w:val="nil"/>
          <w:between w:val="nil"/>
        </w:pBdr>
        <w:rPr>
          <w:color w:val="000000"/>
        </w:rPr>
      </w:pPr>
      <w:bookmarkStart w:id="162" w:name="_35nkun2" w:colFirst="0" w:colLast="0"/>
      <w:bookmarkEnd w:id="162"/>
      <w:r>
        <w:rPr>
          <w:color w:val="000000"/>
        </w:rPr>
        <w:t xml:space="preserve">Seabirds were detected at all </w:t>
      </w:r>
      <w:r w:rsidR="00E478AB">
        <w:rPr>
          <w:color w:val="000000"/>
        </w:rPr>
        <w:t xml:space="preserve">main </w:t>
      </w:r>
      <w:r>
        <w:rPr>
          <w:color w:val="000000"/>
        </w:rPr>
        <w:t>sampling locations and time points</w:t>
      </w:r>
      <w:r w:rsidR="002C7D22">
        <w:rPr>
          <w:color w:val="000000"/>
        </w:rPr>
        <w:t>, regardless of the predator samples’ coming from a range edge or more geographically central fur seal colony</w:t>
      </w:r>
      <w:r>
        <w:rPr>
          <w:color w:val="000000"/>
        </w:rPr>
        <w:t xml:space="preserve"> (Fig. </w:t>
      </w:r>
      <w:r w:rsidR="00E478AB">
        <w:rPr>
          <w:color w:val="000000"/>
        </w:rPr>
        <w:t xml:space="preserve">S4 </w:t>
      </w:r>
      <w:r w:rsidR="0086178D">
        <w:rPr>
          <w:color w:val="000000"/>
        </w:rPr>
        <w:t>&amp;</w:t>
      </w:r>
      <w:r w:rsidR="00E478AB">
        <w:rPr>
          <w:color w:val="000000"/>
        </w:rPr>
        <w:t xml:space="preserve"> S5</w:t>
      </w:r>
      <w:r>
        <w:rPr>
          <w:color w:val="000000"/>
        </w:rPr>
        <w:t xml:space="preserve">). Mean detection rates were statistically similar for hard parts compared to DNA methods for both seabirds in general (GLM seabird detection ~ metric: p-value = 0.648), and penguins (GLM penguin detection ~ metric: p-value = 0.200)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1C5AF936"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06B16CB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w:t>
      </w:r>
      <w:r w:rsidR="0086178D">
        <w:rPr>
          <w:color w:val="000000"/>
        </w:rPr>
        <w:t>&amp;</w:t>
      </w:r>
      <w:r>
        <w:rPr>
          <w:color w:val="000000"/>
        </w:rPr>
        <w:t xml:space="preserve">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lastRenderedPageBreak/>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49BE5F03"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w:t>
      </w:r>
      <w:ins w:id="163" w:author="Microsoft Office User" w:date="2021-10-14T07:25:00Z">
        <w:r w:rsidR="007F4B46">
          <w:rPr>
            <w:color w:val="000000"/>
          </w:rPr>
          <w:t xml:space="preserve">12 </w:t>
        </w:r>
      </w:ins>
      <w:r>
        <w:rPr>
          <w:color w:val="000000"/>
        </w:rPr>
        <w:t xml:space="preserve">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w:t>
      </w:r>
      <w:ins w:id="164" w:author="Microsoft Office User" w:date="2021-10-14T07:25:00Z">
        <w:r w:rsidR="007F4B46">
          <w:t>id</w:t>
        </w:r>
      </w:ins>
      <w:del w:id="165" w:author="Microsoft Office User" w:date="2021-10-14T07:25:00Z">
        <w:r w:rsidDel="007F4B46">
          <w:delText>o</w:delText>
        </w:r>
      </w:del>
      <w:r>
        <w:t xml:space="preserve"> detect additional haplotypes when searching those </w:t>
      </w:r>
      <w:r w:rsidR="009943B4">
        <w:t xml:space="preserve">same </w:t>
      </w:r>
      <w:r>
        <w:t xml:space="preserve">samples for haplotypes </w:t>
      </w:r>
      <w:del w:id="166" w:author="Microsoft Office User" w:date="2021-10-14T07:26:00Z">
        <w:r w:rsidR="009943B4" w:rsidDel="007F4B46">
          <w:delText>that could come from elsewhere</w:delText>
        </w:r>
      </w:del>
      <w:ins w:id="167" w:author="Microsoft Office User" w:date="2021-10-14T07:26:00Z">
        <w:r w:rsidR="007F4B46">
          <w:t>identified in other samples</w:t>
        </w:r>
      </w:ins>
      <w:r>
        <w:t xml:space="preserve"> (Figs. </w:t>
      </w:r>
      <w:r w:rsidR="00E478AB">
        <w:t>5b</w:t>
      </w:r>
      <w:r>
        <w:t xml:space="preserve">). </w:t>
      </w:r>
      <w:r>
        <w:rPr>
          <w:color w:val="000000"/>
        </w:rPr>
        <w:t xml:space="preserve">Of these 10 samples, 5 contained a single haplotype, whilst 5 contained between 2–6 individual </w:t>
      </w:r>
      <w:proofErr w:type="spellStart"/>
      <w:r>
        <w:rPr>
          <w:color w:val="000000"/>
        </w:rPr>
        <w:t>mtDNA</w:t>
      </w:r>
      <w:proofErr w:type="spellEnd"/>
      <w:r>
        <w:rPr>
          <w:color w:val="000000"/>
        </w:rPr>
        <w:t xml:space="preserve"> haplotypes </w:t>
      </w:r>
      <w:r w:rsidR="009943B4">
        <w:rPr>
          <w:color w:val="000000"/>
        </w:rPr>
        <w:t xml:space="preserve">or individual penguins </w:t>
      </w:r>
      <w:r>
        <w:rPr>
          <w:color w:val="000000"/>
        </w:rPr>
        <w:t xml:space="preserve">(Fig. </w:t>
      </w:r>
      <w:r w:rsidR="00E478AB">
        <w:t>5b</w:t>
      </w:r>
      <w:r>
        <w:rPr>
          <w:color w:val="000000"/>
        </w:rPr>
        <w:t>).</w:t>
      </w:r>
      <w:r w:rsidR="00A23418">
        <w:rPr>
          <w:color w:val="000000"/>
        </w:rPr>
        <w:t xml:space="preserve"> </w:t>
      </w:r>
      <w:r w:rsidR="00A23418">
        <w:rPr>
          <w:rFonts w:ascii="Times New Roman" w:eastAsia="Times New Roman" w:hAnsi="Times New Roman" w:cs="Times New Roman"/>
        </w:rPr>
        <w:t xml:space="preserve">Logically, two distinct genetic haplotypes present within a sample, represent at least two distinct individual birds consumed. </w:t>
      </w:r>
      <w:r w:rsidR="00867C1C">
        <w:rPr>
          <w:rFonts w:ascii="Times New Roman" w:eastAsia="Times New Roman" w:hAnsi="Times New Roman" w:cs="Times New Roman"/>
        </w:rPr>
        <w:t>Thus,</w:t>
      </w:r>
      <w:r w:rsidR="00A23418">
        <w:rPr>
          <w:rFonts w:ascii="Times New Roman" w:eastAsia="Times New Roman" w:hAnsi="Times New Roman" w:cs="Times New Roman"/>
          <w:color w:val="000000"/>
        </w:rPr>
        <w:t xml:space="preserve"> we posit at least 21 individual penguins were consumed across all 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42721354" w:rsidR="00C65F08" w:rsidRDefault="008445EE">
      <w:pPr>
        <w:pStyle w:val="Heading2"/>
      </w:pPr>
      <w:bookmarkStart w:id="168" w:name="_1ksv4uv" w:colFirst="0" w:colLast="0"/>
      <w:bookmarkEnd w:id="168"/>
      <w:r>
        <w:t xml:space="preserve">Discussion </w:t>
      </w:r>
    </w:p>
    <w:p w14:paraId="3F5FE44C" w14:textId="77777777" w:rsidR="00C65F08" w:rsidRDefault="00C65F08">
      <w:pPr>
        <w:pBdr>
          <w:top w:val="nil"/>
          <w:left w:val="nil"/>
          <w:bottom w:val="nil"/>
          <w:right w:val="nil"/>
          <w:between w:val="nil"/>
        </w:pBdr>
      </w:pPr>
      <w:bookmarkStart w:id="169" w:name="_44sinio" w:colFirst="0" w:colLast="0"/>
      <w:bookmarkEnd w:id="169"/>
    </w:p>
    <w:p w14:paraId="17F7FD26" w14:textId="583C2A72" w:rsidR="00D73F8E" w:rsidRPr="00D73F8E" w:rsidRDefault="00124902" w:rsidP="00FE26ED">
      <w:pPr>
        <w:rPr>
          <w:color w:val="000000"/>
        </w:rPr>
      </w:pPr>
      <w:bookmarkStart w:id="170" w:name="_ggasvmie5cpp" w:colFirst="0" w:colLast="0"/>
      <w:bookmarkStart w:id="171" w:name="_gjdgxs" w:colFirst="0" w:colLast="0"/>
      <w:bookmarkEnd w:id="170"/>
      <w:bookmarkEnd w:id="171"/>
      <w:r>
        <w:t>W</w:t>
      </w:r>
      <w:r w:rsidR="001E4EA0" w:rsidRPr="001E4EA0">
        <w:t>e</w:t>
      </w:r>
      <w:r w:rsidR="001E4EA0">
        <w:t xml:space="preserve"> leveraged </w:t>
      </w:r>
      <w:r w:rsidR="00FE26ED">
        <w:t xml:space="preserve">recent </w:t>
      </w:r>
      <w:r w:rsidR="001E4EA0">
        <w:t xml:space="preserve">advances in cost-effective genetic assaying tools </w:t>
      </w:r>
      <w:r>
        <w:t>combined</w:t>
      </w:r>
      <w:r w:rsidR="001E4EA0">
        <w:t xml:space="preserve"> with traditional diet analysis methods</w:t>
      </w:r>
      <w:r w:rsidR="00FE26ED">
        <w:t>. We</w:t>
      </w:r>
      <w:r>
        <w:t xml:space="preserve"> </w:t>
      </w:r>
      <w:r w:rsidR="001E4EA0" w:rsidRPr="001E4EA0">
        <w:t>contribute</w:t>
      </w:r>
      <w:r>
        <w:t>d</w:t>
      </w:r>
      <w:r w:rsidR="001E4EA0" w:rsidRPr="001E4EA0">
        <w:t xml:space="preserve"> the following significant advances both </w:t>
      </w:r>
      <w:r w:rsidR="00FF19DD">
        <w:t>within</w:t>
      </w:r>
      <w:r w:rsidR="001E4EA0" w:rsidRPr="001E4EA0">
        <w:t xml:space="preserve"> our local context and to the broader conservation biology community: (</w:t>
      </w:r>
      <w:proofErr w:type="spellStart"/>
      <w:r w:rsidR="001E4EA0" w:rsidRPr="001E4EA0">
        <w:t>i</w:t>
      </w:r>
      <w:proofErr w:type="spellEnd"/>
      <w:r w:rsidR="001E4EA0" w:rsidRPr="001E4EA0">
        <w:t>) a multi-assay method for comparison of target species identification</w:t>
      </w:r>
      <w:r w:rsidR="00D73F8E">
        <w:t xml:space="preserve"> – producing a more reliable prevalence than that offered by the traditional assay alone</w:t>
      </w:r>
      <w:r w:rsidR="00FE26ED">
        <w:t>;</w:t>
      </w:r>
      <w:r w:rsidR="001E4EA0" w:rsidRPr="001E4EA0">
        <w:t xml:space="preserve"> (ii) a reproducible protocol for DNA metabarcoding analyses for identifying target prey species from predator scat samples</w:t>
      </w:r>
      <w:r w:rsidR="00FE26ED">
        <w:t>;</w:t>
      </w:r>
      <w:r w:rsidR="001E4EA0" w:rsidRPr="001E4EA0">
        <w:t xml:space="preserve"> </w:t>
      </w:r>
      <w:r w:rsidR="00FE26ED">
        <w:t>and,</w:t>
      </w:r>
      <w:r w:rsidR="001E4EA0" w:rsidRPr="001E4EA0">
        <w:t xml:space="preserve"> (iii) </w:t>
      </w:r>
      <w:r w:rsidR="00065E05">
        <w:t xml:space="preserve">an applied </w:t>
      </w:r>
      <w:r w:rsidR="001E4EA0" w:rsidRPr="001E4EA0">
        <w:t>haplotype</w:t>
      </w:r>
      <w:r w:rsidR="00FE26ED">
        <w:t xml:space="preserve"> polymorphism</w:t>
      </w:r>
      <w:r w:rsidR="001E4EA0" w:rsidRPr="001E4EA0">
        <w:t xml:space="preserve"> analys</w:t>
      </w:r>
      <w:r w:rsidR="00FE26ED">
        <w:t>i</w:t>
      </w:r>
      <w:r w:rsidR="001E4EA0" w:rsidRPr="001E4EA0">
        <w:t>s for genetic diversity and probable abundances of target species within and between samples using shorter base-pair target DNA.</w:t>
      </w:r>
      <w:r w:rsidR="001E4EA0">
        <w:t xml:space="preserve"> </w:t>
      </w:r>
      <w:r w:rsidR="00FE26ED">
        <w:t xml:space="preserve">Our analytical framework is reproducible and can be tailored to </w:t>
      </w:r>
      <w:r w:rsidR="00065E05">
        <w:t>a broad range of</w:t>
      </w:r>
      <w:r w:rsidR="00A23418">
        <w:t xml:space="preserve"> </w:t>
      </w:r>
      <w:r w:rsidR="00065E05">
        <w:t xml:space="preserve">wildlife </w:t>
      </w:r>
      <w:r w:rsidR="00065E05">
        <w:lastRenderedPageBreak/>
        <w:t xml:space="preserve">interaction </w:t>
      </w:r>
      <w:r w:rsidR="00A23418">
        <w:t>surveillance efforts.</w:t>
      </w:r>
      <w:r w:rsidR="00221CB8">
        <w:t xml:space="preserve"> In our study system, this analysis provided key information to conservation practitioners for assessing an</w:t>
      </w:r>
      <w:r w:rsidR="00221CB8">
        <w:rPr>
          <w:color w:val="000000"/>
        </w:rPr>
        <w:t xml:space="preserve"> emerging wildlife conflict in Australian waters and to determine the next steps in monitoring and managing this conflict.</w:t>
      </w:r>
    </w:p>
    <w:p w14:paraId="2146DECE" w14:textId="55D87A7B" w:rsidR="00065E05" w:rsidRDefault="001E4EA0" w:rsidP="00065E05">
      <w:pPr>
        <w:ind w:firstLine="720"/>
        <w:rPr>
          <w:color w:val="000000"/>
        </w:rPr>
      </w:pPr>
      <w:r>
        <w:t>Specifically, w</w:t>
      </w:r>
      <w:r w:rsidR="008445EE">
        <w:t xml:space="preserve">e </w:t>
      </w:r>
      <w:r w:rsidR="00FE26ED">
        <w:t>provide conservation practitioners with a predation prevalence range for</w:t>
      </w:r>
      <w:r w:rsidR="008445EE">
        <w:rPr>
          <w:color w:val="000000"/>
        </w:rPr>
        <w:t xml:space="preserve"> seabirds </w:t>
      </w:r>
      <w:r w:rsidR="00FE26ED">
        <w:rPr>
          <w:color w:val="000000"/>
        </w:rPr>
        <w:t xml:space="preserve">(9–29%) </w:t>
      </w:r>
      <w:r w:rsidR="008445EE">
        <w:rPr>
          <w:color w:val="000000"/>
        </w:rPr>
        <w:t>and little penguins</w:t>
      </w:r>
      <w:r w:rsidR="00FE26ED">
        <w:rPr>
          <w:color w:val="000000"/>
        </w:rPr>
        <w:t xml:space="preserve"> (6–25%) </w:t>
      </w:r>
      <w:r w:rsidR="008445EE">
        <w:rPr>
          <w:color w:val="000000"/>
        </w:rPr>
        <w:t>in the diets of long-nosed fur seals in southeastern Australia</w:t>
      </w:r>
      <w:ins w:id="172" w:author="Natasha Hardy" w:date="2021-10-25T15:21:00Z">
        <w:r w:rsidR="00673DC2">
          <w:rPr>
            <w:color w:val="000000"/>
          </w:rPr>
          <w:t xml:space="preserve">, based on two widely applied </w:t>
        </w:r>
      </w:ins>
      <w:ins w:id="173" w:author="Natasha Hardy" w:date="2021-10-25T15:22:00Z">
        <w:r w:rsidR="00673DC2">
          <w:rPr>
            <w:color w:val="000000"/>
          </w:rPr>
          <w:t>diet assay</w:t>
        </w:r>
      </w:ins>
      <w:ins w:id="174" w:author="Natasha Hardy" w:date="2021-10-25T15:21:00Z">
        <w:r w:rsidR="00673DC2">
          <w:rPr>
            <w:color w:val="000000"/>
          </w:rPr>
          <w:t xml:space="preserve"> techniques</w:t>
        </w:r>
      </w:ins>
      <w:r w:rsidR="00065E05">
        <w:rPr>
          <w:color w:val="000000"/>
        </w:rPr>
        <w:t xml:space="preserve">. </w:t>
      </w:r>
      <w:r w:rsidR="00D73F8E">
        <w:rPr>
          <w:color w:val="000000"/>
        </w:rPr>
        <w:t xml:space="preserve">We confirm that little penguins are currently the </w:t>
      </w:r>
      <w:del w:id="175" w:author="Natasha Hardy" w:date="2021-10-21T10:26:00Z">
        <w:r w:rsidR="00D73F8E" w:rsidDel="00DB7067">
          <w:rPr>
            <w:color w:val="000000"/>
          </w:rPr>
          <w:delText>most commonly consumed</w:delText>
        </w:r>
      </w:del>
      <w:ins w:id="176" w:author="Natasha Hardy" w:date="2021-10-21T10:26:00Z">
        <w:r w:rsidR="00DB7067">
          <w:rPr>
            <w:color w:val="000000"/>
          </w:rPr>
          <w:t>most consumed</w:t>
        </w:r>
      </w:ins>
      <w:r w:rsidR="00D73F8E">
        <w:rPr>
          <w:color w:val="000000"/>
        </w:rPr>
        <w:t xml:space="preserve"> seabird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r w:rsidR="00065E05">
        <w:rPr>
          <w:color w:val="000000"/>
        </w:rPr>
        <w:t>Whilst previous studies have identified little penguin remains at relatively low frequencies overall (</w:t>
      </w:r>
      <w:r w:rsidR="00065E05">
        <w:t>5.9</w:t>
      </w:r>
      <w:r w:rsidR="00065E05">
        <w:rPr>
          <w:color w:val="000000"/>
        </w:rPr>
        <w:t>% of samp</w:t>
      </w:r>
      <w:r w:rsidR="00065E05">
        <w:t>les in</w:t>
      </w:r>
      <w:r w:rsidR="00065E05">
        <w:rPr>
          <w:color w:val="000000"/>
        </w:rPr>
        <w:t xml:space="preserve"> Page et al. 2005, </w:t>
      </w:r>
      <w:r w:rsidR="00065E05">
        <w:t>&lt;2</w:t>
      </w:r>
      <w:r w:rsidR="00065E05">
        <w:rPr>
          <w:color w:val="000000"/>
        </w:rPr>
        <w:t xml:space="preserve">% in Hardy et al. 2017, ~13% of samples in Goldsworthy et al. 2019), </w:t>
      </w:r>
      <w:r w:rsidR="00065E05">
        <w:t>t</w:t>
      </w:r>
      <w:r w:rsidR="00065E05">
        <w:rPr>
          <w:color w:val="000000"/>
        </w:rPr>
        <w:t>he upper range of estimates observed in this study (</w:t>
      </w:r>
      <w:r w:rsidR="00065E05">
        <w:t>25% of samples</w:t>
      </w:r>
      <w:r w:rsidR="00065E05">
        <w:rPr>
          <w:color w:val="000000"/>
        </w:rPr>
        <w:t xml:space="preserve">) signals a need for increased monitoring. Specifically, </w:t>
      </w:r>
      <w:proofErr w:type="gramStart"/>
      <w:r w:rsidR="00065E05">
        <w:rPr>
          <w:color w:val="000000"/>
        </w:rPr>
        <w:t>longer-term</w:t>
      </w:r>
      <w:proofErr w:type="gramEnd"/>
      <w:r w:rsidR="00065E05">
        <w:rPr>
          <w:color w:val="000000"/>
        </w:rPr>
        <w:t xml:space="preserve"> and comprehensive sampling programs are needed to further quantify and update the spatiotemporal patterns in consumption by </w:t>
      </w:r>
      <w:r w:rsidR="00065E05">
        <w:t>long-nosed fur seals</w:t>
      </w:r>
      <w:r w:rsidR="00065E05">
        <w:rPr>
          <w:color w:val="000000"/>
        </w:rPr>
        <w:t xml:space="preserve">. Little penguin consumption may be more prevalent at certain locations </w:t>
      </w:r>
      <w:r w:rsidR="00065E05">
        <w:t xml:space="preserve">near the </w:t>
      </w:r>
      <w:proofErr w:type="spellStart"/>
      <w:r w:rsidR="00065E05">
        <w:t>centre</w:t>
      </w:r>
      <w:proofErr w:type="spellEnd"/>
      <w:r w:rsidR="00065E05">
        <w:t xml:space="preserve"> of their range</w:t>
      </w:r>
      <w:r w:rsidR="00065E05">
        <w:rPr>
          <w:color w:val="000000"/>
        </w:rPr>
        <w:t xml:space="preserve"> and patterns in seabird and little penguin consumption may change over time</w:t>
      </w:r>
      <w:r w:rsidR="00065E05">
        <w:t xml:space="preserve">, with </w:t>
      </w:r>
      <w:r w:rsidR="00065E05">
        <w:rPr>
          <w:color w:val="000000"/>
        </w:rPr>
        <w:t xml:space="preserve">changing predator </w:t>
      </w:r>
      <w:r w:rsidR="00065E05">
        <w:t xml:space="preserve">demography through population recovery and </w:t>
      </w:r>
      <w:del w:id="177" w:author="Natasha Hardy" w:date="2021-10-25T15:23:00Z">
        <w:r w:rsidR="00065E05" w:rsidDel="00673DC2">
          <w:delText xml:space="preserve">through </w:delText>
        </w:r>
      </w:del>
      <w:r w:rsidR="00065E05">
        <w:t>climate change</w:t>
      </w:r>
      <w:r w:rsidR="00065E05">
        <w:rPr>
          <w:color w:val="000000"/>
        </w:rPr>
        <w:t xml:space="preserve">. Further, it may be that a learned </w:t>
      </w:r>
      <w:proofErr w:type="spellStart"/>
      <w:r w:rsidR="00065E05">
        <w:rPr>
          <w:color w:val="000000"/>
        </w:rPr>
        <w:t>behaviour</w:t>
      </w:r>
      <w:proofErr w:type="spellEnd"/>
      <w:r w:rsidR="00065E05">
        <w:rPr>
          <w:color w:val="000000"/>
        </w:rPr>
        <w:t xml:space="preserve"> becomes advantageous to a sub-population and is transmitted to other predator populations, particularly in response to environmental changes and prey availability. Analysis of the predator’s total diet consumed is also warranted to gauge the relative importance of different prey items, in addition to or in combination with focusing on a specific taxonomic group such as seabirds.  </w:t>
      </w:r>
    </w:p>
    <w:p w14:paraId="0B80CA34" w14:textId="324512AA" w:rsidR="00012D34" w:rsidRDefault="004911EF" w:rsidP="004911EF">
      <w:pPr>
        <w:ind w:firstLine="720"/>
        <w:rPr>
          <w:ins w:id="178" w:author="Natasha Hardy" w:date="2021-10-25T15:35:00Z"/>
          <w:color w:val="000000"/>
        </w:rPr>
      </w:pPr>
      <w:r>
        <w:rPr>
          <w:rFonts w:ascii="Times New Roman" w:eastAsia="Times New Roman" w:hAnsi="Times New Roman" w:cs="Times New Roman"/>
          <w:color w:val="000000"/>
        </w:rPr>
        <w:t xml:space="preserve">Quantifying predation can be difficult for certain taxa and current </w:t>
      </w:r>
      <w:r>
        <w:rPr>
          <w:rFonts w:ascii="Times New Roman" w:eastAsia="Times New Roman" w:hAnsi="Times New Roman" w:cs="Times New Roman"/>
        </w:rPr>
        <w:t xml:space="preserve">DNA-based tools already offer </w:t>
      </w:r>
      <w:ins w:id="179" w:author="Natasha Hardy" w:date="2021-10-25T15:33:00Z">
        <w:r w:rsidR="003614A1">
          <w:rPr>
            <w:rFonts w:ascii="Times New Roman" w:eastAsia="Times New Roman" w:hAnsi="Times New Roman" w:cs="Times New Roman"/>
          </w:rPr>
          <w:t xml:space="preserve">known and </w:t>
        </w:r>
      </w:ins>
      <w:r>
        <w:rPr>
          <w:rFonts w:ascii="Times New Roman" w:eastAsia="Times New Roman" w:hAnsi="Times New Roman" w:cs="Times New Roman"/>
        </w:rPr>
        <w:t>significant advantages over identifications of morphological prey remains</w:t>
      </w:r>
      <w:r>
        <w:rPr>
          <w:color w:val="000000"/>
        </w:rPr>
        <w:t>. Many predators</w:t>
      </w:r>
      <w:r>
        <w:rPr>
          <w:rFonts w:ascii="Times New Roman" w:eastAsia="Times New Roman" w:hAnsi="Times New Roman" w:cs="Times New Roman"/>
          <w:color w:val="000000"/>
        </w:rPr>
        <w:t xml:space="preserve"> </w:t>
      </w:r>
      <w:r>
        <w:rPr>
          <w:color w:val="000000"/>
        </w:rPr>
        <w:t xml:space="preserve">often process large, </w:t>
      </w:r>
      <w:proofErr w:type="gramStart"/>
      <w:r>
        <w:rPr>
          <w:color w:val="000000"/>
        </w:rPr>
        <w:t>feathered</w:t>
      </w:r>
      <w:proofErr w:type="gramEnd"/>
      <w:r>
        <w:rPr>
          <w:color w:val="000000"/>
        </w:rPr>
        <w:t xml:space="preserve"> </w:t>
      </w:r>
      <w:ins w:id="180" w:author="Natasha Hardy" w:date="2021-10-25T15:33:00Z">
        <w:r w:rsidR="003614A1">
          <w:rPr>
            <w:color w:val="000000"/>
          </w:rPr>
          <w:t xml:space="preserve">or furred </w:t>
        </w:r>
      </w:ins>
      <w:r>
        <w:rPr>
          <w:color w:val="000000"/>
        </w:rPr>
        <w:t xml:space="preserve">prey differently than they do </w:t>
      </w:r>
      <w:r>
        <w:rPr>
          <w:color w:val="000000"/>
        </w:rPr>
        <w:lastRenderedPageBreak/>
        <w:t xml:space="preserve">smaller prey that can be swallowed whole – fur seals thrash seabirds into pieces or tear their skin and feathers off </w:t>
      </w:r>
      <w:r>
        <w:t>(Hocking et al., 2016)</w:t>
      </w:r>
      <w:ins w:id="181" w:author="Natasha Hardy" w:date="2021-10-25T15:34:00Z">
        <w:r w:rsidR="003614A1">
          <w:t>.</w:t>
        </w:r>
      </w:ins>
      <w:ins w:id="182" w:author="Natasha Hardy" w:date="2021-10-25T15:33:00Z">
        <w:r w:rsidR="003614A1">
          <w:t xml:space="preserve"> </w:t>
        </w:r>
      </w:ins>
      <w:ins w:id="183" w:author="Natasha Hardy" w:date="2021-10-25T15:34:00Z">
        <w:r w:rsidR="003614A1">
          <w:t xml:space="preserve">Similarly, </w:t>
        </w:r>
      </w:ins>
      <w:ins w:id="184" w:author="Natasha Hardy" w:date="2021-10-25T15:33:00Z">
        <w:r w:rsidR="003614A1">
          <w:t xml:space="preserve">issues with mammalian predators avoiding identifiable </w:t>
        </w:r>
      </w:ins>
      <w:ins w:id="185" w:author="Natasha Hardy" w:date="2021-10-25T15:34:00Z">
        <w:r w:rsidR="003614A1">
          <w:t xml:space="preserve">morphological </w:t>
        </w:r>
      </w:ins>
      <w:ins w:id="186" w:author="Natasha Hardy" w:date="2021-10-25T15:33:00Z">
        <w:r w:rsidR="003614A1">
          <w:t xml:space="preserve">remains such as feathers and fur have been reported </w:t>
        </w:r>
      </w:ins>
      <w:ins w:id="187" w:author="Natasha Hardy" w:date="2021-10-25T15:34:00Z">
        <w:r w:rsidR="003614A1">
          <w:t>in a terrestrial system (Mumma et al., 2016)</w:t>
        </w:r>
      </w:ins>
      <w:r>
        <w:rPr>
          <w:color w:val="000000"/>
        </w:rPr>
        <w:t xml:space="preserve">. </w:t>
      </w:r>
      <w:ins w:id="188" w:author="Natasha Hardy" w:date="2021-10-25T15:35:00Z">
        <w:r w:rsidR="00012D34">
          <w:rPr>
            <w:color w:val="000000"/>
          </w:rPr>
          <w:t xml:space="preserve">Fur seals are also known to regurgitate large prey remains such as beaks, feathers, heads, and flippers, as well as engage in ‘belly-biting’ </w:t>
        </w:r>
        <w:proofErr w:type="spellStart"/>
        <w:r w:rsidR="00012D34">
          <w:rPr>
            <w:color w:val="000000"/>
          </w:rPr>
          <w:t>behaviours</w:t>
        </w:r>
        <w:proofErr w:type="spellEnd"/>
        <w:r w:rsidR="00012D34">
          <w:rPr>
            <w:color w:val="000000"/>
          </w:rPr>
          <w:t xml:space="preserve"> where soft parts of prey are targeted – highlighting issues with morphological analyses </w:t>
        </w:r>
      </w:ins>
      <w:ins w:id="189" w:author="Natasha Hardy" w:date="2021-10-25T15:36:00Z">
        <w:r w:rsidR="00012D34">
          <w:rPr>
            <w:color w:val="000000"/>
          </w:rPr>
          <w:t xml:space="preserve">from </w:t>
        </w:r>
        <w:proofErr w:type="spellStart"/>
        <w:r w:rsidR="00012D34">
          <w:rPr>
            <w:color w:val="000000"/>
          </w:rPr>
          <w:t>faeces</w:t>
        </w:r>
        <w:proofErr w:type="spellEnd"/>
        <w:r w:rsidR="00012D34">
          <w:rPr>
            <w:color w:val="000000"/>
          </w:rPr>
          <w:t xml:space="preserve"> </w:t>
        </w:r>
      </w:ins>
      <w:ins w:id="190" w:author="Natasha Hardy" w:date="2021-10-25T15:35:00Z">
        <w:r w:rsidR="00012D34">
          <w:rPr>
            <w:color w:val="000000"/>
          </w:rPr>
          <w:t xml:space="preserve">with this predator </w:t>
        </w:r>
        <w:r w:rsidR="00012D34" w:rsidRPr="00CB48D5">
          <w:rPr>
            <w:color w:val="000000"/>
          </w:rPr>
          <w:t>(R. McIntosh pers. obs.</w:t>
        </w:r>
        <w:r w:rsidR="00012D34">
          <w:rPr>
            <w:color w:val="000000"/>
          </w:rPr>
          <w:t xml:space="preserve">; </w:t>
        </w:r>
        <w:proofErr w:type="spellStart"/>
        <w:r w:rsidR="00012D34">
          <w:rPr>
            <w:color w:val="000000"/>
          </w:rPr>
          <w:t>Tollit</w:t>
        </w:r>
        <w:proofErr w:type="spellEnd"/>
        <w:r w:rsidR="00012D34">
          <w:rPr>
            <w:color w:val="000000"/>
          </w:rPr>
          <w:t xml:space="preserve"> et al., 2009; </w:t>
        </w:r>
        <w:proofErr w:type="spellStart"/>
        <w:r w:rsidR="00012D34">
          <w:rPr>
            <w:color w:val="000000"/>
          </w:rPr>
          <w:t>Granquist</w:t>
        </w:r>
        <w:proofErr w:type="spellEnd"/>
        <w:r w:rsidR="00012D34">
          <w:rPr>
            <w:color w:val="000000"/>
          </w:rPr>
          <w:t xml:space="preserve"> et al., 2018</w:t>
        </w:r>
        <w:r w:rsidR="00012D34" w:rsidRPr="00CB48D5">
          <w:rPr>
            <w:color w:val="000000"/>
          </w:rPr>
          <w:t>).</w:t>
        </w:r>
      </w:ins>
    </w:p>
    <w:p w14:paraId="581E6649" w14:textId="3AA85180" w:rsidR="00065E05" w:rsidRDefault="00012D34" w:rsidP="004911EF">
      <w:pPr>
        <w:ind w:firstLine="720"/>
        <w:rPr>
          <w:ins w:id="191" w:author="Microsoft Office User" w:date="2021-10-14T07:32:00Z"/>
        </w:rPr>
      </w:pPr>
      <w:ins w:id="192" w:author="Natasha Hardy" w:date="2021-10-25T15:36:00Z">
        <w:r>
          <w:rPr>
            <w:color w:val="000000"/>
          </w:rPr>
          <w:t>When diagnostic hard parts are consumed,</w:t>
        </w:r>
      </w:ins>
      <w:del w:id="193" w:author="Natasha Hardy" w:date="2021-10-25T15:36:00Z">
        <w:r w:rsidR="004911EF" w:rsidDel="00012D34">
          <w:rPr>
            <w:color w:val="000000"/>
          </w:rPr>
          <w:delText>Hard-part analysis</w:delText>
        </w:r>
      </w:del>
      <w:ins w:id="194" w:author="Natasha Hardy" w:date="2021-10-25T15:36:00Z">
        <w:r>
          <w:rPr>
            <w:color w:val="000000"/>
          </w:rPr>
          <w:t xml:space="preserve"> practitioners</w:t>
        </w:r>
      </w:ins>
      <w:r w:rsidR="004911EF">
        <w:rPr>
          <w:color w:val="000000"/>
        </w:rPr>
        <w:t xml:space="preserve"> typically assign</w:t>
      </w:r>
      <w:del w:id="195" w:author="Natasha Hardy" w:date="2021-10-25T15:36:00Z">
        <w:r w:rsidR="004911EF" w:rsidDel="00012D34">
          <w:rPr>
            <w:color w:val="000000"/>
          </w:rPr>
          <w:delText>s</w:delText>
        </w:r>
      </w:del>
      <w:r w:rsidR="004911EF">
        <w:rPr>
          <w:color w:val="000000"/>
        </w:rPr>
        <w:t xml:space="preserve"> one individual to remains such as a pair of fish otoliths, a bird skull, paired feet or </w:t>
      </w:r>
      <w:r w:rsidR="004911EF">
        <w:t>paired</w:t>
      </w:r>
      <w:r w:rsidR="004911EF">
        <w:rPr>
          <w:color w:val="000000"/>
        </w:rPr>
        <w:t xml:space="preserve"> upper and lower cephalopod beaks, however assigning the number of individuals to remains such as feathers or fur has been </w:t>
      </w:r>
      <w:r w:rsidR="004911EF">
        <w:t>simplistic (Page et al., 2005</w:t>
      </w:r>
      <w:ins w:id="196" w:author="Natasha Hardy" w:date="2021-10-25T15:25:00Z">
        <w:r w:rsidR="003614A1">
          <w:t>, Mumma et al. 2016</w:t>
        </w:r>
      </w:ins>
      <w:r w:rsidR="004911EF">
        <w:t>)</w:t>
      </w:r>
      <w:r w:rsidR="004911EF">
        <w:rPr>
          <w:color w:val="000000"/>
        </w:rPr>
        <w:t xml:space="preserve">. A recent controlled feeding trial identified that the morphological remains of a single penguin could appear in up to 5 separate fur seal scats on average </w:t>
      </w:r>
      <w:r w:rsidR="004911EF" w:rsidRPr="00CB48D5">
        <w:rPr>
          <w:color w:val="000000"/>
        </w:rPr>
        <w:t>(</w:t>
      </w:r>
      <w:r w:rsidR="004911EF">
        <w:rPr>
          <w:color w:val="000000"/>
        </w:rPr>
        <w:t>Goldsworthy et al. 2019</w:t>
      </w:r>
      <w:r w:rsidR="004911EF" w:rsidRPr="00CB48D5">
        <w:rPr>
          <w:color w:val="000000"/>
        </w:rPr>
        <w:t>).</w:t>
      </w:r>
      <w:ins w:id="197" w:author="Natasha Hardy" w:date="2021-10-21T10:45:00Z">
        <w:r w:rsidR="004A052E">
          <w:rPr>
            <w:color w:val="000000"/>
          </w:rPr>
          <w:t xml:space="preserve"> </w:t>
        </w:r>
      </w:ins>
      <w:del w:id="198" w:author="Natasha Hardy" w:date="2021-10-25T15:35:00Z">
        <w:r w:rsidR="004911EF" w:rsidDel="00012D34">
          <w:rPr>
            <w:color w:val="000000"/>
          </w:rPr>
          <w:delText xml:space="preserve">Fur seals are also known to regurgitate large prey remains such as beaks, feathers, heads, and flippers highlighting issues with what samples to use for morphological analyses with this predator </w:delText>
        </w:r>
        <w:r w:rsidR="004911EF" w:rsidRPr="00CB48D5" w:rsidDel="00012D34">
          <w:rPr>
            <w:color w:val="000000"/>
          </w:rPr>
          <w:delText>(R. McIntosh pers. obs.).</w:delText>
        </w:r>
        <w:r w:rsidR="004911EF" w:rsidDel="00012D34">
          <w:rPr>
            <w:color w:val="000000"/>
          </w:rPr>
          <w:delText xml:space="preserve"> </w:delText>
        </w:r>
      </w:del>
      <w:r w:rsidR="004911EF" w:rsidRPr="0015356E">
        <w:rPr>
          <w:rFonts w:eastAsia="Times New Roman" w:cs="Times New Roman"/>
          <w:color w:val="000000"/>
          <w:shd w:val="clear" w:color="auto" w:fill="FFFFFF"/>
        </w:rPr>
        <w:t xml:space="preserve">Additionally, recent scat </w:t>
      </w:r>
      <w:proofErr w:type="gramStart"/>
      <w:r w:rsidR="004911EF" w:rsidRPr="0015356E">
        <w:rPr>
          <w:rFonts w:eastAsia="Times New Roman" w:cs="Times New Roman"/>
          <w:color w:val="000000"/>
          <w:shd w:val="clear" w:color="auto" w:fill="FFFFFF"/>
        </w:rPr>
        <w:t>clearing</w:t>
      </w:r>
      <w:proofErr w:type="gramEnd"/>
      <w:r w:rsidR="004911EF" w:rsidRPr="0015356E">
        <w:rPr>
          <w:rFonts w:eastAsia="Times New Roman" w:cs="Times New Roman"/>
          <w:color w:val="000000"/>
          <w:shd w:val="clear" w:color="auto" w:fill="FFFFFF"/>
        </w:rPr>
        <w:t xml:space="preserve"> and re-sampling experiments indicate</w:t>
      </w:r>
      <w:r w:rsidR="004911EF">
        <w:rPr>
          <w:rFonts w:eastAsia="Times New Roman" w:cs="Times New Roman"/>
          <w:color w:val="000000"/>
          <w:shd w:val="clear" w:color="auto" w:fill="FFFFFF"/>
        </w:rPr>
        <w:t>d</w:t>
      </w:r>
      <w:r w:rsidR="004911EF" w:rsidRPr="0015356E">
        <w:rPr>
          <w:rFonts w:eastAsia="Times New Roman" w:cs="Times New Roman"/>
          <w:color w:val="000000"/>
          <w:shd w:val="clear" w:color="auto" w:fill="FFFFFF"/>
        </w:rPr>
        <w:t xml:space="preserve"> that penguin feathers, present in fur seal scats, may persist in the environment longer than finer particles (e.g., fish otoliths) (S-L Reinhold, unpublished data) – likely resulting in an overestimation of those taxa in diet analyses and overestimat</w:t>
      </w:r>
      <w:r w:rsidR="004911EF">
        <w:rPr>
          <w:rFonts w:eastAsia="Times New Roman" w:cs="Times New Roman"/>
          <w:color w:val="000000"/>
          <w:shd w:val="clear" w:color="auto" w:fill="FFFFFF"/>
        </w:rPr>
        <w:t>ion</w:t>
      </w:r>
      <w:r w:rsidR="004911EF" w:rsidRPr="0015356E">
        <w:rPr>
          <w:rFonts w:eastAsia="Times New Roman" w:cs="Times New Roman"/>
          <w:color w:val="000000"/>
          <w:shd w:val="clear" w:color="auto" w:fill="FFFFFF"/>
        </w:rPr>
        <w:t xml:space="preserve"> of their consumption</w:t>
      </w:r>
      <w:r w:rsidR="004911EF">
        <w:t>.</w:t>
      </w:r>
    </w:p>
    <w:p w14:paraId="5FFADF24" w14:textId="570DA045" w:rsidR="004E704D" w:rsidRDefault="00012D34" w:rsidP="004E704D">
      <w:pPr>
        <w:ind w:firstLine="720"/>
        <w:rPr>
          <w:ins w:id="199" w:author="Natasha Hardy" w:date="2021-10-25T16:11:00Z"/>
          <w:color w:val="000000"/>
        </w:rPr>
      </w:pPr>
      <w:ins w:id="200" w:author="Natasha Hardy" w:date="2021-10-25T15:41:00Z">
        <w:r>
          <w:rPr>
            <w:color w:val="000000"/>
          </w:rPr>
          <w:t xml:space="preserve">The detection rates for seabirds, and little penguins, found herein for genetic and morphological diet </w:t>
        </w:r>
      </w:ins>
      <w:ins w:id="201" w:author="Natasha Hardy" w:date="2021-10-25T15:43:00Z">
        <w:r>
          <w:rPr>
            <w:color w:val="000000"/>
          </w:rPr>
          <w:t xml:space="preserve">assays </w:t>
        </w:r>
      </w:ins>
      <w:ins w:id="202" w:author="Natasha Hardy" w:date="2021-10-25T16:19:00Z">
        <w:r w:rsidR="009F4B56">
          <w:rPr>
            <w:color w:val="000000"/>
          </w:rPr>
          <w:t xml:space="preserve">support this hypothesis and </w:t>
        </w:r>
      </w:ins>
      <w:ins w:id="203" w:author="Natasha Hardy" w:date="2021-10-25T15:42:00Z">
        <w:r>
          <w:rPr>
            <w:color w:val="000000"/>
          </w:rPr>
          <w:t>were consistent with a growing body of knowledge – reporting more con</w:t>
        </w:r>
      </w:ins>
      <w:ins w:id="204" w:author="Natasha Hardy" w:date="2021-10-25T15:43:00Z">
        <w:r>
          <w:rPr>
            <w:color w:val="000000"/>
          </w:rPr>
          <w:t xml:space="preserve">sistent </w:t>
        </w:r>
      </w:ins>
      <w:ins w:id="205" w:author="Natasha Hardy" w:date="2021-10-25T15:42:00Z">
        <w:r>
          <w:rPr>
            <w:color w:val="000000"/>
          </w:rPr>
          <w:t>detection rates</w:t>
        </w:r>
      </w:ins>
      <w:ins w:id="206" w:author="Natasha Hardy" w:date="2021-10-25T15:43:00Z">
        <w:r>
          <w:rPr>
            <w:color w:val="000000"/>
          </w:rPr>
          <w:t xml:space="preserve"> using genetic assaying techniques</w:t>
        </w:r>
      </w:ins>
      <w:ins w:id="207" w:author="Natasha Hardy" w:date="2021-10-25T15:45:00Z">
        <w:r>
          <w:rPr>
            <w:color w:val="000000"/>
          </w:rPr>
          <w:t xml:space="preserve">, </w:t>
        </w:r>
        <w:r w:rsidR="00932D83">
          <w:rPr>
            <w:color w:val="000000"/>
          </w:rPr>
          <w:t>and</w:t>
        </w:r>
        <w:r>
          <w:rPr>
            <w:color w:val="000000"/>
          </w:rPr>
          <w:t xml:space="preserve"> differen</w:t>
        </w:r>
        <w:r w:rsidR="00932D83">
          <w:rPr>
            <w:color w:val="000000"/>
          </w:rPr>
          <w:t>ces in detectability of prey based on different methods used and tissues targeted (</w:t>
        </w:r>
      </w:ins>
      <w:proofErr w:type="spellStart"/>
      <w:ins w:id="208" w:author="Natasha Hardy" w:date="2021-10-25T16:18:00Z">
        <w:r w:rsidR="009F4B56">
          <w:rPr>
            <w:color w:val="000000"/>
          </w:rPr>
          <w:t>Tollit</w:t>
        </w:r>
        <w:proofErr w:type="spellEnd"/>
        <w:r w:rsidR="009F4B56">
          <w:rPr>
            <w:color w:val="000000"/>
          </w:rPr>
          <w:t xml:space="preserve"> et al., 2009; </w:t>
        </w:r>
      </w:ins>
      <w:proofErr w:type="spellStart"/>
      <w:ins w:id="209" w:author="Natasha Hardy" w:date="2021-10-25T15:46:00Z">
        <w:r w:rsidR="00932D83">
          <w:rPr>
            <w:color w:val="000000"/>
          </w:rPr>
          <w:t>Egeter</w:t>
        </w:r>
        <w:proofErr w:type="spellEnd"/>
        <w:r w:rsidR="00932D83">
          <w:rPr>
            <w:color w:val="000000"/>
          </w:rPr>
          <w:t xml:space="preserve"> et al., 2015; </w:t>
        </w:r>
      </w:ins>
      <w:ins w:id="210" w:author="Natasha Hardy" w:date="2021-10-25T15:45:00Z">
        <w:r w:rsidR="00932D83">
          <w:rPr>
            <w:color w:val="000000"/>
          </w:rPr>
          <w:t>Mumma et al.</w:t>
        </w:r>
      </w:ins>
      <w:ins w:id="211" w:author="Natasha Hardy" w:date="2021-10-25T15:46:00Z">
        <w:r w:rsidR="00932D83">
          <w:rPr>
            <w:color w:val="000000"/>
          </w:rPr>
          <w:t>,</w:t>
        </w:r>
      </w:ins>
      <w:ins w:id="212" w:author="Natasha Hardy" w:date="2021-10-25T15:45:00Z">
        <w:r w:rsidR="00932D83">
          <w:rPr>
            <w:color w:val="000000"/>
          </w:rPr>
          <w:t xml:space="preserve"> 2016).</w:t>
        </w:r>
      </w:ins>
      <w:ins w:id="213" w:author="Natasha Hardy" w:date="2021-10-25T15:50:00Z">
        <w:r w:rsidR="00932D83">
          <w:rPr>
            <w:color w:val="000000"/>
          </w:rPr>
          <w:t xml:space="preserve"> </w:t>
        </w:r>
      </w:ins>
      <w:ins w:id="214" w:author="Microsoft Office User" w:date="2021-10-14T07:35:00Z">
        <w:del w:id="215" w:author="Natasha Hardy" w:date="2021-10-25T15:50:00Z">
          <w:r w:rsidR="0061142B" w:rsidDel="00932D83">
            <w:rPr>
              <w:color w:val="000000"/>
            </w:rPr>
            <w:delText>The DNA analysis supports this hypothesis</w:delText>
          </w:r>
        </w:del>
      </w:ins>
      <w:ins w:id="216" w:author="Microsoft Office User" w:date="2021-10-14T10:32:00Z">
        <w:del w:id="217" w:author="Natasha Hardy" w:date="2021-10-25T15:50:00Z">
          <w:r w:rsidR="00C51B84" w:rsidDel="00932D83">
            <w:rPr>
              <w:color w:val="000000"/>
            </w:rPr>
            <w:delText>.</w:delText>
          </w:r>
        </w:del>
      </w:ins>
      <w:ins w:id="218" w:author="Microsoft Office User" w:date="2021-10-14T07:36:00Z">
        <w:del w:id="219" w:author="Natasha Hardy" w:date="2021-10-25T15:50:00Z">
          <w:r w:rsidR="0061142B" w:rsidDel="00932D83">
            <w:rPr>
              <w:color w:val="000000"/>
            </w:rPr>
            <w:delText xml:space="preserve"> </w:delText>
          </w:r>
        </w:del>
      </w:ins>
      <w:ins w:id="220" w:author="Microsoft Office User" w:date="2021-10-14T10:32:00Z">
        <w:del w:id="221" w:author="Natasha Hardy" w:date="2021-10-25T15:52:00Z">
          <w:r w:rsidR="00C51B84" w:rsidDel="00932D83">
            <w:rPr>
              <w:color w:val="000000"/>
            </w:rPr>
            <w:delText>W</w:delText>
          </w:r>
        </w:del>
      </w:ins>
      <w:ins w:id="222" w:author="Microsoft Office User" w:date="2021-10-14T07:37:00Z">
        <w:del w:id="223" w:author="Natasha Hardy" w:date="2021-10-25T15:52:00Z">
          <w:r w:rsidR="0061142B" w:rsidDel="00932D83">
            <w:rPr>
              <w:color w:val="000000"/>
            </w:rPr>
            <w:delText>hile s</w:delText>
          </w:r>
        </w:del>
      </w:ins>
      <w:ins w:id="224" w:author="Natasha Hardy" w:date="2021-10-25T15:52:00Z">
        <w:r w:rsidR="00932D83">
          <w:rPr>
            <w:color w:val="000000"/>
          </w:rPr>
          <w:t>S</w:t>
        </w:r>
      </w:ins>
      <w:ins w:id="225" w:author="Microsoft Office User" w:date="2021-10-14T07:37:00Z">
        <w:r w:rsidR="0061142B">
          <w:rPr>
            <w:color w:val="000000"/>
          </w:rPr>
          <w:t>eabird</w:t>
        </w:r>
      </w:ins>
      <w:ins w:id="226" w:author="Microsoft Office User" w:date="2021-10-14T07:38:00Z">
        <w:r w:rsidR="0061142B">
          <w:rPr>
            <w:color w:val="000000"/>
          </w:rPr>
          <w:t>s</w:t>
        </w:r>
      </w:ins>
      <w:ins w:id="227" w:author="Microsoft Office User" w:date="2021-10-14T07:37:00Z">
        <w:r w:rsidR="0061142B">
          <w:rPr>
            <w:color w:val="000000"/>
          </w:rPr>
          <w:t xml:space="preserve"> were detected in 29 samples by hard-part analysis, </w:t>
        </w:r>
      </w:ins>
      <w:ins w:id="228" w:author="Natasha Hardy" w:date="2021-10-25T15:52:00Z">
        <w:r w:rsidR="00932D83">
          <w:rPr>
            <w:color w:val="000000"/>
          </w:rPr>
          <w:t xml:space="preserve">but </w:t>
        </w:r>
      </w:ins>
      <w:ins w:id="229" w:author="Microsoft Office User" w:date="2021-10-14T07:38:00Z">
        <w:r w:rsidR="0061142B">
          <w:rPr>
            <w:color w:val="000000"/>
          </w:rPr>
          <w:t>seabird DNA was only detected in 21 samples</w:t>
        </w:r>
      </w:ins>
      <w:ins w:id="230" w:author="Microsoft Office User" w:date="2021-10-14T10:32:00Z">
        <w:r w:rsidR="00C51B84">
          <w:rPr>
            <w:color w:val="000000"/>
          </w:rPr>
          <w:t xml:space="preserve"> and s</w:t>
        </w:r>
      </w:ins>
      <w:ins w:id="231" w:author="Microsoft Office User" w:date="2021-10-14T07:39:00Z">
        <w:r w:rsidR="0061142B">
          <w:rPr>
            <w:color w:val="000000"/>
          </w:rPr>
          <w:t>imultaneous detection occurred in only 10 samples.</w:t>
        </w:r>
      </w:ins>
      <w:ins w:id="232" w:author="Microsoft Office User" w:date="2021-10-14T07:45:00Z">
        <w:r w:rsidR="00E14367">
          <w:rPr>
            <w:color w:val="000000"/>
          </w:rPr>
          <w:t xml:space="preserve"> </w:t>
        </w:r>
      </w:ins>
      <w:proofErr w:type="gramStart"/>
      <w:ins w:id="233" w:author="Natasha Hardy" w:date="2021-10-25T16:11:00Z">
        <w:r w:rsidR="004E704D">
          <w:rPr>
            <w:color w:val="000000"/>
          </w:rPr>
          <w:t>The vast majority of</w:t>
        </w:r>
        <w:proofErr w:type="gramEnd"/>
        <w:r w:rsidR="004E704D">
          <w:rPr>
            <w:color w:val="000000"/>
          </w:rPr>
          <w:t xml:space="preserve"> </w:t>
        </w:r>
      </w:ins>
      <w:ins w:id="234" w:author="Natasha Hardy" w:date="2021-10-25T16:12:00Z">
        <w:r w:rsidR="004E704D">
          <w:rPr>
            <w:color w:val="000000"/>
          </w:rPr>
          <w:t xml:space="preserve">comparative </w:t>
        </w:r>
      </w:ins>
      <w:ins w:id="235" w:author="Natasha Hardy" w:date="2021-10-25T16:11:00Z">
        <w:r w:rsidR="004E704D">
          <w:rPr>
            <w:color w:val="000000"/>
          </w:rPr>
          <w:t xml:space="preserve">papers </w:t>
        </w:r>
        <w:r w:rsidR="004E704D">
          <w:rPr>
            <w:color w:val="000000"/>
          </w:rPr>
          <w:lastRenderedPageBreak/>
          <w:t xml:space="preserve">report </w:t>
        </w:r>
      </w:ins>
      <w:ins w:id="236" w:author="Natasha Hardy" w:date="2021-10-25T16:27:00Z">
        <w:r w:rsidR="004A1E53">
          <w:rPr>
            <w:color w:val="000000"/>
          </w:rPr>
          <w:t xml:space="preserve">different, albeit </w:t>
        </w:r>
      </w:ins>
      <w:ins w:id="237" w:author="Natasha Hardy" w:date="2021-10-25T16:11:00Z">
        <w:r w:rsidR="004E704D">
          <w:rPr>
            <w:color w:val="000000"/>
          </w:rPr>
          <w:t xml:space="preserve">higher detection rates from genetic assays compared to morphological </w:t>
        </w:r>
      </w:ins>
      <w:ins w:id="238" w:author="Natasha Hardy" w:date="2021-10-25T16:12:00Z">
        <w:r w:rsidR="004E704D">
          <w:rPr>
            <w:color w:val="000000"/>
          </w:rPr>
          <w:t>ac</w:t>
        </w:r>
      </w:ins>
      <w:ins w:id="239" w:author="Natasha Hardy" w:date="2021-10-25T16:13:00Z">
        <w:r w:rsidR="004E704D">
          <w:rPr>
            <w:color w:val="000000"/>
          </w:rPr>
          <w:t xml:space="preserve">ross a broad range of systems </w:t>
        </w:r>
      </w:ins>
      <w:ins w:id="240" w:author="Natasha Hardy" w:date="2021-10-25T16:11:00Z">
        <w:r w:rsidR="004E704D">
          <w:rPr>
            <w:color w:val="000000"/>
          </w:rPr>
          <w:t>(</w:t>
        </w:r>
      </w:ins>
      <w:proofErr w:type="spellStart"/>
      <w:ins w:id="241" w:author="Natasha Hardy" w:date="2021-10-25T16:12:00Z">
        <w:r w:rsidR="004E704D">
          <w:rPr>
            <w:color w:val="000000"/>
          </w:rPr>
          <w:t>Egeter</w:t>
        </w:r>
        <w:proofErr w:type="spellEnd"/>
        <w:r w:rsidR="004E704D">
          <w:rPr>
            <w:color w:val="000000"/>
          </w:rPr>
          <w:t xml:space="preserve"> et al., 2015; Mumma et al., 2016)</w:t>
        </w:r>
      </w:ins>
      <w:ins w:id="242" w:author="Natasha Hardy" w:date="2021-10-25T16:13:00Z">
        <w:r w:rsidR="004E704D">
          <w:rPr>
            <w:color w:val="000000"/>
          </w:rPr>
          <w:t xml:space="preserve">, </w:t>
        </w:r>
      </w:ins>
      <w:ins w:id="243" w:author="Natasha Hardy" w:date="2021-10-25T16:27:00Z">
        <w:r w:rsidR="004A1E53">
          <w:rPr>
            <w:color w:val="000000"/>
          </w:rPr>
          <w:t xml:space="preserve">but </w:t>
        </w:r>
      </w:ins>
      <w:ins w:id="244" w:author="Natasha Hardy" w:date="2021-10-25T16:13:00Z">
        <w:r w:rsidR="004E704D">
          <w:rPr>
            <w:color w:val="000000"/>
          </w:rPr>
          <w:t xml:space="preserve">lower detection rates are not uncommon </w:t>
        </w:r>
      </w:ins>
      <w:ins w:id="245" w:author="Natasha Hardy" w:date="2021-10-25T16:16:00Z">
        <w:r w:rsidR="009F4B56">
          <w:rPr>
            <w:color w:val="000000"/>
          </w:rPr>
          <w:t>–</w:t>
        </w:r>
      </w:ins>
      <w:ins w:id="246" w:author="Natasha Hardy" w:date="2021-10-25T16:13:00Z">
        <w:r w:rsidR="004E704D">
          <w:rPr>
            <w:color w:val="000000"/>
          </w:rPr>
          <w:t xml:space="preserve"> particularly for pinnipeds</w:t>
        </w:r>
      </w:ins>
      <w:ins w:id="247" w:author="Natasha Hardy" w:date="2021-10-25T16:16:00Z">
        <w:r w:rsidR="009F4B56">
          <w:rPr>
            <w:color w:val="000000"/>
          </w:rPr>
          <w:t xml:space="preserve"> and </w:t>
        </w:r>
      </w:ins>
      <w:ins w:id="248" w:author="Natasha Hardy" w:date="2021-10-25T16:18:00Z">
        <w:r w:rsidR="009F4B56">
          <w:rPr>
            <w:color w:val="000000"/>
          </w:rPr>
          <w:t>for</w:t>
        </w:r>
      </w:ins>
      <w:ins w:id="249" w:author="Natasha Hardy" w:date="2021-10-25T16:19:00Z">
        <w:r w:rsidR="009F4B56">
          <w:rPr>
            <w:color w:val="000000"/>
          </w:rPr>
          <w:t xml:space="preserve"> morphological remains</w:t>
        </w:r>
      </w:ins>
      <w:ins w:id="250" w:author="Natasha Hardy" w:date="2021-10-25T16:18:00Z">
        <w:r w:rsidR="009F4B56">
          <w:rPr>
            <w:color w:val="000000"/>
          </w:rPr>
          <w:t xml:space="preserve"> that could be overrepresented across scats </w:t>
        </w:r>
      </w:ins>
      <w:ins w:id="251" w:author="Natasha Hardy" w:date="2021-10-25T16:19:00Z">
        <w:r w:rsidR="009F4B56">
          <w:rPr>
            <w:color w:val="000000"/>
          </w:rPr>
          <w:t>such as feathers (</w:t>
        </w:r>
        <w:proofErr w:type="spellStart"/>
        <w:r w:rsidR="009F4B56">
          <w:rPr>
            <w:color w:val="000000"/>
          </w:rPr>
          <w:t>Tollit</w:t>
        </w:r>
        <w:proofErr w:type="spellEnd"/>
        <w:r w:rsidR="009F4B56">
          <w:rPr>
            <w:color w:val="000000"/>
          </w:rPr>
          <w:t xml:space="preserve"> et al., 2009; </w:t>
        </w:r>
        <w:r w:rsidR="009F4B56" w:rsidRPr="0015356E">
          <w:rPr>
            <w:rFonts w:eastAsia="Times New Roman" w:cs="Times New Roman"/>
            <w:color w:val="000000"/>
            <w:shd w:val="clear" w:color="auto" w:fill="FFFFFF"/>
          </w:rPr>
          <w:t>S-L Reinhold, unpublished data</w:t>
        </w:r>
        <w:r w:rsidR="009F4B56">
          <w:rPr>
            <w:rFonts w:eastAsia="Times New Roman" w:cs="Times New Roman"/>
            <w:color w:val="000000"/>
            <w:shd w:val="clear" w:color="auto" w:fill="FFFFFF"/>
          </w:rPr>
          <w:t>)</w:t>
        </w:r>
      </w:ins>
      <w:ins w:id="252" w:author="Natasha Hardy" w:date="2021-10-25T16:27:00Z">
        <w:r w:rsidR="004A1E53">
          <w:rPr>
            <w:rFonts w:eastAsia="Times New Roman" w:cs="Times New Roman"/>
            <w:color w:val="000000"/>
            <w:shd w:val="clear" w:color="auto" w:fill="FFFFFF"/>
          </w:rPr>
          <w:t>.</w:t>
        </w:r>
      </w:ins>
    </w:p>
    <w:p w14:paraId="7452F5BB" w14:textId="23CD554D" w:rsidR="009F4B56" w:rsidRDefault="00932D83" w:rsidP="004E704D">
      <w:pPr>
        <w:ind w:firstLine="720"/>
        <w:rPr>
          <w:ins w:id="253" w:author="Natasha Hardy" w:date="2021-10-25T16:23:00Z"/>
          <w:color w:val="000000"/>
        </w:rPr>
      </w:pPr>
      <w:ins w:id="254" w:author="Natasha Hardy" w:date="2021-10-25T15:52:00Z">
        <w:r>
          <w:rPr>
            <w:color w:val="000000"/>
          </w:rPr>
          <w:t xml:space="preserve">It is noteworthy that seabird DNA was amplified in up to 32 </w:t>
        </w:r>
      </w:ins>
      <w:ins w:id="255" w:author="Natasha Hardy" w:date="2021-10-25T16:20:00Z">
        <w:r w:rsidR="009F4B56">
          <w:rPr>
            <w:color w:val="000000"/>
          </w:rPr>
          <w:t>samples and</w:t>
        </w:r>
      </w:ins>
      <w:ins w:id="256" w:author="Natasha Hardy" w:date="2021-10-25T15:52:00Z">
        <w:r>
          <w:rPr>
            <w:color w:val="000000"/>
          </w:rPr>
          <w:t xml:space="preserve"> sequenced</w:t>
        </w:r>
      </w:ins>
      <w:ins w:id="257" w:author="Natasha Hardy" w:date="2021-10-25T15:53:00Z">
        <w:r>
          <w:rPr>
            <w:color w:val="000000"/>
          </w:rPr>
          <w:t xml:space="preserve"> successfully</w:t>
        </w:r>
      </w:ins>
      <w:ins w:id="258" w:author="Natasha Hardy" w:date="2021-10-25T15:52:00Z">
        <w:r>
          <w:rPr>
            <w:color w:val="000000"/>
          </w:rPr>
          <w:t xml:space="preserve"> in </w:t>
        </w:r>
      </w:ins>
      <w:ins w:id="259" w:author="Natasha Hardy" w:date="2021-10-25T15:53:00Z">
        <w:r>
          <w:rPr>
            <w:color w:val="000000"/>
          </w:rPr>
          <w:t>25 samples if we include</w:t>
        </w:r>
      </w:ins>
      <w:ins w:id="260" w:author="Natasha Hardy" w:date="2021-10-25T16:20:00Z">
        <w:r w:rsidR="009F4B56">
          <w:rPr>
            <w:color w:val="000000"/>
          </w:rPr>
          <w:t>d</w:t>
        </w:r>
      </w:ins>
      <w:ins w:id="261" w:author="Natasha Hardy" w:date="2021-10-25T15:53:00Z">
        <w:r>
          <w:rPr>
            <w:color w:val="000000"/>
          </w:rPr>
          <w:t xml:space="preserve"> samples with trace amounts of DNA. </w:t>
        </w:r>
      </w:ins>
      <w:ins w:id="262" w:author="Natasha Hardy" w:date="2021-10-25T16:20:00Z">
        <w:r w:rsidR="009F4B56">
          <w:rPr>
            <w:color w:val="000000"/>
          </w:rPr>
          <w:t>W</w:t>
        </w:r>
      </w:ins>
      <w:ins w:id="263" w:author="Natasha Hardy" w:date="2021-10-25T15:54:00Z">
        <w:r>
          <w:rPr>
            <w:color w:val="000000"/>
          </w:rPr>
          <w:t>e chose to follow stringent sequence quality filtering to exclude the possibility of false positives beyond reasonable doubt</w:t>
        </w:r>
      </w:ins>
      <w:ins w:id="264" w:author="Natasha Hardy" w:date="2021-10-25T16:21:00Z">
        <w:r w:rsidR="009F4B56">
          <w:rPr>
            <w:color w:val="000000"/>
          </w:rPr>
          <w:t>, e</w:t>
        </w:r>
        <w:r w:rsidR="009F4B56">
          <w:rPr>
            <w:color w:val="000000"/>
          </w:rPr>
          <w:t>ven though we did not obtain seabird DNA in our extraction blanks or negative controls, thereby making a false positive unlikely</w:t>
        </w:r>
      </w:ins>
      <w:ins w:id="265" w:author="Natasha Hardy" w:date="2021-10-25T15:54:00Z">
        <w:r>
          <w:rPr>
            <w:color w:val="000000"/>
          </w:rPr>
          <w:t xml:space="preserve">. </w:t>
        </w:r>
        <w:proofErr w:type="spellStart"/>
        <w:r>
          <w:rPr>
            <w:color w:val="000000"/>
          </w:rPr>
          <w:t>Deagle</w:t>
        </w:r>
        <w:proofErr w:type="spellEnd"/>
        <w:r>
          <w:rPr>
            <w:color w:val="000000"/>
          </w:rPr>
          <w:t xml:space="preserve"> et al. (20</w:t>
        </w:r>
      </w:ins>
      <w:ins w:id="266" w:author="Natasha Hardy" w:date="2021-10-25T15:55:00Z">
        <w:r>
          <w:rPr>
            <w:color w:val="000000"/>
          </w:rPr>
          <w:t>13</w:t>
        </w:r>
      </w:ins>
      <w:ins w:id="267" w:author="Natasha Hardy" w:date="2021-10-25T15:54:00Z">
        <w:r>
          <w:rPr>
            <w:color w:val="000000"/>
          </w:rPr>
          <w:t>)</w:t>
        </w:r>
      </w:ins>
      <w:ins w:id="268" w:author="Natasha Hardy" w:date="2021-10-25T15:55:00Z">
        <w:r>
          <w:rPr>
            <w:color w:val="000000"/>
          </w:rPr>
          <w:t xml:space="preserve"> posited </w:t>
        </w:r>
      </w:ins>
      <w:ins w:id="269" w:author="Natasha Hardy" w:date="2021-10-25T15:56:00Z">
        <w:r w:rsidR="00ED4B8D">
          <w:rPr>
            <w:color w:val="000000"/>
          </w:rPr>
          <w:t xml:space="preserve">however </w:t>
        </w:r>
      </w:ins>
      <w:ins w:id="270" w:author="Natasha Hardy" w:date="2021-10-25T15:55:00Z">
        <w:r>
          <w:rPr>
            <w:color w:val="000000"/>
          </w:rPr>
          <w:t xml:space="preserve">that </w:t>
        </w:r>
      </w:ins>
      <w:ins w:id="271" w:author="Natasha Hardy" w:date="2021-10-25T15:56:00Z">
        <w:r w:rsidR="00ED4B8D">
          <w:rPr>
            <w:color w:val="000000"/>
          </w:rPr>
          <w:t xml:space="preserve">such </w:t>
        </w:r>
      </w:ins>
      <w:ins w:id="272" w:author="Natasha Hardy" w:date="2021-10-25T15:55:00Z">
        <w:r>
          <w:rPr>
            <w:color w:val="000000"/>
          </w:rPr>
          <w:t xml:space="preserve">stringent DNA processing steps does significantly exclude true positives as well as quantitative information </w:t>
        </w:r>
      </w:ins>
      <w:ins w:id="273" w:author="Natasha Hardy" w:date="2021-10-25T15:56:00Z">
        <w:r w:rsidR="00ED4B8D">
          <w:rPr>
            <w:color w:val="000000"/>
          </w:rPr>
          <w:t xml:space="preserve">on </w:t>
        </w:r>
      </w:ins>
      <w:ins w:id="274" w:author="Natasha Hardy" w:date="2021-10-25T15:57:00Z">
        <w:r w:rsidR="00ED4B8D">
          <w:rPr>
            <w:color w:val="000000"/>
          </w:rPr>
          <w:t>prey consumption</w:t>
        </w:r>
      </w:ins>
      <w:ins w:id="275" w:author="Natasha Hardy" w:date="2021-10-25T16:21:00Z">
        <w:r w:rsidR="009F4B56">
          <w:rPr>
            <w:color w:val="000000"/>
          </w:rPr>
          <w:t>, indeed several of the samples containing trace amounts of DNA did contain morphological r</w:t>
        </w:r>
      </w:ins>
      <w:ins w:id="276" w:author="Natasha Hardy" w:date="2021-10-25T16:22:00Z">
        <w:r w:rsidR="009F4B56">
          <w:rPr>
            <w:color w:val="000000"/>
          </w:rPr>
          <w:t>emains of the same taxon (ADD SI DATA)</w:t>
        </w:r>
      </w:ins>
      <w:ins w:id="277" w:author="Natasha Hardy" w:date="2021-10-25T15:57:00Z">
        <w:r w:rsidR="00ED4B8D">
          <w:rPr>
            <w:color w:val="000000"/>
          </w:rPr>
          <w:t>.</w:t>
        </w:r>
      </w:ins>
      <w:ins w:id="278" w:author="Natasha Hardy" w:date="2021-10-25T15:58:00Z">
        <w:r w:rsidR="00ED4B8D">
          <w:rPr>
            <w:color w:val="000000"/>
          </w:rPr>
          <w:t xml:space="preserve"> </w:t>
        </w:r>
      </w:ins>
      <w:ins w:id="279" w:author="Natasha Hardy" w:date="2021-10-25T16:23:00Z">
        <w:r w:rsidR="009F4B56">
          <w:rPr>
            <w:color w:val="000000"/>
          </w:rPr>
          <w:t xml:space="preserve">A key issue, and one well studied in this system, is that of the passage time of soft tissues compared to hard-parts through a predator’s guts – in controlled feeding trials fur seals have been found to retain and pass hard-parts </w:t>
        </w:r>
      </w:ins>
      <w:ins w:id="280" w:author="Natasha Hardy" w:date="2021-10-25T16:27:00Z">
        <w:r w:rsidR="004A1E53">
          <w:rPr>
            <w:color w:val="000000"/>
          </w:rPr>
          <w:t xml:space="preserve">from a single meal </w:t>
        </w:r>
      </w:ins>
      <w:ins w:id="281" w:author="Natasha Hardy" w:date="2021-10-25T16:23:00Z">
        <w:r w:rsidR="009F4B56">
          <w:rPr>
            <w:color w:val="000000"/>
          </w:rPr>
          <w:t xml:space="preserve">for up to 7 days whilst soft tissues are typically detected within 48h (Casper et al., 2007a; </w:t>
        </w:r>
        <w:proofErr w:type="spellStart"/>
        <w:r w:rsidR="009F4B56">
          <w:rPr>
            <w:color w:val="000000"/>
          </w:rPr>
          <w:t>Tollit</w:t>
        </w:r>
        <w:proofErr w:type="spellEnd"/>
        <w:r w:rsidR="009F4B56">
          <w:rPr>
            <w:color w:val="000000"/>
          </w:rPr>
          <w:t xml:space="preserve"> et al., 2009).</w:t>
        </w:r>
        <w:r w:rsidR="009F4B56">
          <w:rPr>
            <w:color w:val="000000"/>
          </w:rPr>
          <w:t xml:space="preserve"> </w:t>
        </w:r>
      </w:ins>
    </w:p>
    <w:p w14:paraId="1A44A9ED" w14:textId="2543D303" w:rsidR="00C51B84" w:rsidDel="00ED4B8D" w:rsidRDefault="00ED4B8D" w:rsidP="00ED4B8D">
      <w:pPr>
        <w:ind w:firstLine="720"/>
        <w:rPr>
          <w:ins w:id="282" w:author="Microsoft Office User" w:date="2021-10-14T10:35:00Z"/>
          <w:del w:id="283" w:author="Natasha Hardy" w:date="2021-10-25T16:04:00Z"/>
          <w:color w:val="000000"/>
        </w:rPr>
        <w:pPrChange w:id="284" w:author="Natasha Hardy" w:date="2021-10-25T16:04:00Z">
          <w:pPr>
            <w:ind w:firstLine="720"/>
          </w:pPr>
        </w:pPrChange>
      </w:pPr>
      <w:ins w:id="285" w:author="Natasha Hardy" w:date="2021-10-25T15:58:00Z">
        <w:r>
          <w:rPr>
            <w:color w:val="000000"/>
          </w:rPr>
          <w:t xml:space="preserve">In addition to this, </w:t>
        </w:r>
      </w:ins>
      <w:ins w:id="286" w:author="Microsoft Office User" w:date="2021-10-14T07:46:00Z">
        <w:del w:id="287" w:author="Natasha Hardy" w:date="2021-10-25T15:58:00Z">
          <w:r w:rsidR="00E14367" w:rsidDel="00ED4B8D">
            <w:rPr>
              <w:color w:val="000000"/>
            </w:rPr>
            <w:delText xml:space="preserve">This could be for </w:delText>
          </w:r>
        </w:del>
      </w:ins>
      <w:ins w:id="288" w:author="Microsoft Office User" w:date="2021-10-14T10:33:00Z">
        <w:del w:id="289" w:author="Natasha Hardy" w:date="2021-10-25T15:58:00Z">
          <w:r w:rsidR="00C51B84" w:rsidDel="00ED4B8D">
            <w:rPr>
              <w:color w:val="000000"/>
            </w:rPr>
            <w:delText xml:space="preserve">a couple of </w:delText>
          </w:r>
        </w:del>
      </w:ins>
      <w:ins w:id="290" w:author="Microsoft Office User" w:date="2021-10-14T07:46:00Z">
        <w:del w:id="291" w:author="Natasha Hardy" w:date="2021-10-25T15:58:00Z">
          <w:r w:rsidR="00E14367" w:rsidDel="00ED4B8D">
            <w:rPr>
              <w:color w:val="000000"/>
            </w:rPr>
            <w:delText xml:space="preserve">reasons: Firstly, </w:delText>
          </w:r>
        </w:del>
      </w:ins>
      <w:ins w:id="292" w:author="Microsoft Office User" w:date="2021-10-14T07:45:00Z">
        <w:r w:rsidR="00E14367">
          <w:rPr>
            <w:color w:val="000000"/>
          </w:rPr>
          <w:t>DNA found in</w:t>
        </w:r>
      </w:ins>
      <w:ins w:id="293" w:author="Microsoft Office User" w:date="2021-10-14T07:46:00Z">
        <w:r w:rsidR="00E14367">
          <w:rPr>
            <w:color w:val="000000"/>
          </w:rPr>
          <w:t xml:space="preserve"> the </w:t>
        </w:r>
      </w:ins>
      <w:ins w:id="294" w:author="Natasha Hardy" w:date="2021-10-25T15:59:00Z">
        <w:r>
          <w:rPr>
            <w:color w:val="000000"/>
          </w:rPr>
          <w:t xml:space="preserve">amorphous, </w:t>
        </w:r>
      </w:ins>
      <w:ins w:id="295" w:author="Microsoft Office User" w:date="2021-10-14T07:46:00Z">
        <w:r w:rsidR="00E14367">
          <w:rPr>
            <w:color w:val="000000"/>
          </w:rPr>
          <w:t xml:space="preserve">soft parts of </w:t>
        </w:r>
      </w:ins>
      <w:ins w:id="296" w:author="Microsoft Office User" w:date="2021-10-14T07:47:00Z">
        <w:r w:rsidR="00E14367">
          <w:rPr>
            <w:color w:val="000000"/>
          </w:rPr>
          <w:t>an</w:t>
        </w:r>
      </w:ins>
      <w:ins w:id="297" w:author="Microsoft Office User" w:date="2021-10-14T07:46:00Z">
        <w:r w:rsidR="00E14367">
          <w:rPr>
            <w:color w:val="000000"/>
          </w:rPr>
          <w:t xml:space="preserve"> animal is readily available and easily amplified</w:t>
        </w:r>
      </w:ins>
      <w:ins w:id="298" w:author="Natasha Hardy" w:date="2021-10-25T15:58:00Z">
        <w:r>
          <w:rPr>
            <w:color w:val="000000"/>
          </w:rPr>
          <w:t xml:space="preserve"> </w:t>
        </w:r>
      </w:ins>
      <w:ins w:id="299" w:author="Natasha Hardy" w:date="2021-10-25T15:59:00Z">
        <w:r>
          <w:rPr>
            <w:color w:val="000000"/>
          </w:rPr>
          <w:t>even in a degraded, digested sample matrix compared to DNA available from hard-parts, feather</w:t>
        </w:r>
      </w:ins>
      <w:ins w:id="300" w:author="Natasha Hardy" w:date="2021-10-25T16:00:00Z">
        <w:r>
          <w:rPr>
            <w:color w:val="000000"/>
          </w:rPr>
          <w:t xml:space="preserve">, fur or bone (Mumma et al., 2016; </w:t>
        </w:r>
        <w:proofErr w:type="spellStart"/>
        <w:r>
          <w:rPr>
            <w:color w:val="000000"/>
          </w:rPr>
          <w:t>Granquist</w:t>
        </w:r>
        <w:proofErr w:type="spellEnd"/>
        <w:r>
          <w:rPr>
            <w:color w:val="000000"/>
          </w:rPr>
          <w:t xml:space="preserve"> et al., 2018), the latter</w:t>
        </w:r>
      </w:ins>
      <w:ins w:id="301" w:author="Natasha Hardy" w:date="2021-10-25T16:14:00Z">
        <w:r w:rsidR="004E704D">
          <w:rPr>
            <w:color w:val="000000"/>
          </w:rPr>
          <w:t xml:space="preserve"> </w:t>
        </w:r>
        <w:proofErr w:type="spellStart"/>
        <w:r w:rsidR="004E704D">
          <w:rPr>
            <w:color w:val="000000"/>
          </w:rPr>
          <w:t>chitinised</w:t>
        </w:r>
        <w:proofErr w:type="spellEnd"/>
        <w:r w:rsidR="004E704D">
          <w:rPr>
            <w:color w:val="000000"/>
          </w:rPr>
          <w:t xml:space="preserve"> or keratinized tissues</w:t>
        </w:r>
      </w:ins>
      <w:ins w:id="302" w:author="Natasha Hardy" w:date="2021-10-25T16:00:00Z">
        <w:r>
          <w:rPr>
            <w:color w:val="000000"/>
          </w:rPr>
          <w:t xml:space="preserve"> often require </w:t>
        </w:r>
        <w:r>
          <w:rPr>
            <w:color w:val="000000"/>
          </w:rPr>
          <w:t xml:space="preserve">a different process than that was used for the </w:t>
        </w:r>
        <w:r>
          <w:rPr>
            <w:color w:val="000000"/>
          </w:rPr>
          <w:t xml:space="preserve">amorphous </w:t>
        </w:r>
        <w:r>
          <w:rPr>
            <w:color w:val="000000"/>
          </w:rPr>
          <w:t>scat analysis and the DNA is often of poor quality (McDonald &amp; Griffith, 2011,</w:t>
        </w:r>
      </w:ins>
      <w:ins w:id="303" w:author="Natasha Hardy" w:date="2021-10-25T16:14:00Z">
        <w:r w:rsidR="004E704D">
          <w:rPr>
            <w:color w:val="000000"/>
          </w:rPr>
          <w:t xml:space="preserve"> </w:t>
        </w:r>
        <w:proofErr w:type="spellStart"/>
        <w:r w:rsidR="004E704D">
          <w:rPr>
            <w:color w:val="000000"/>
          </w:rPr>
          <w:t>Zarzoso</w:t>
        </w:r>
        <w:proofErr w:type="spellEnd"/>
        <w:r w:rsidR="004E704D">
          <w:rPr>
            <w:color w:val="000000"/>
          </w:rPr>
          <w:t>-Lacoste et al., 2013;</w:t>
        </w:r>
      </w:ins>
      <w:ins w:id="304" w:author="Natasha Hardy" w:date="2021-10-25T16:00:00Z">
        <w:r>
          <w:rPr>
            <w:color w:val="000000"/>
          </w:rPr>
          <w:t xml:space="preserve"> </w:t>
        </w:r>
        <w:proofErr w:type="spellStart"/>
        <w:r>
          <w:rPr>
            <w:color w:val="000000"/>
          </w:rPr>
          <w:t>Rothe</w:t>
        </w:r>
        <w:proofErr w:type="spellEnd"/>
        <w:r>
          <w:rPr>
            <w:color w:val="000000"/>
          </w:rPr>
          <w:t xml:space="preserve"> &amp; Nagy, 2016).</w:t>
        </w:r>
      </w:ins>
      <w:ins w:id="305" w:author="Natasha Hardy" w:date="2021-10-25T16:01:00Z">
        <w:r>
          <w:rPr>
            <w:color w:val="000000"/>
          </w:rPr>
          <w:t xml:space="preserve"> </w:t>
        </w:r>
      </w:ins>
      <w:ins w:id="306" w:author="Microsoft Office User" w:date="2021-10-14T07:47:00Z">
        <w:del w:id="307" w:author="Natasha Hardy" w:date="2021-10-25T16:04:00Z">
          <w:r w:rsidR="00E14367" w:rsidDel="00ED4B8D">
            <w:rPr>
              <w:color w:val="000000"/>
            </w:rPr>
            <w:delText>. However</w:delText>
          </w:r>
        </w:del>
      </w:ins>
      <w:ins w:id="308" w:author="Microsoft Office User" w:date="2021-10-14T10:27:00Z">
        <w:del w:id="309" w:author="Natasha Hardy" w:date="2021-10-25T16:04:00Z">
          <w:r w:rsidR="00C51B84" w:rsidDel="00ED4B8D">
            <w:rPr>
              <w:color w:val="000000"/>
            </w:rPr>
            <w:delText>,</w:delText>
          </w:r>
        </w:del>
      </w:ins>
      <w:ins w:id="310" w:author="Microsoft Office User" w:date="2021-10-14T07:47:00Z">
        <w:del w:id="311" w:author="Natasha Hardy" w:date="2021-10-25T16:04:00Z">
          <w:r w:rsidR="00E14367" w:rsidDel="00ED4B8D">
            <w:rPr>
              <w:color w:val="000000"/>
            </w:rPr>
            <w:delText xml:space="preserve"> as these </w:delText>
          </w:r>
        </w:del>
      </w:ins>
      <w:ins w:id="312" w:author="Microsoft Office User" w:date="2021-10-14T10:29:00Z">
        <w:del w:id="313" w:author="Natasha Hardy" w:date="2021-10-25T16:04:00Z">
          <w:r w:rsidR="00C51B84" w:rsidDel="00ED4B8D">
            <w:rPr>
              <w:color w:val="000000"/>
            </w:rPr>
            <w:delText xml:space="preserve">soft </w:delText>
          </w:r>
        </w:del>
      </w:ins>
      <w:ins w:id="314" w:author="Microsoft Office User" w:date="2021-10-14T07:47:00Z">
        <w:del w:id="315" w:author="Natasha Hardy" w:date="2021-10-25T16:04:00Z">
          <w:r w:rsidR="00E14367" w:rsidDel="00ED4B8D">
            <w:rPr>
              <w:color w:val="000000"/>
            </w:rPr>
            <w:delText>parts age</w:delText>
          </w:r>
        </w:del>
      </w:ins>
      <w:ins w:id="316" w:author="Microsoft Office User" w:date="2021-10-14T10:29:00Z">
        <w:del w:id="317" w:author="Natasha Hardy" w:date="2021-10-25T16:04:00Z">
          <w:r w:rsidR="00C51B84" w:rsidDel="00ED4B8D">
            <w:rPr>
              <w:color w:val="000000"/>
            </w:rPr>
            <w:delText>,</w:delText>
          </w:r>
        </w:del>
      </w:ins>
      <w:ins w:id="318" w:author="Microsoft Office User" w:date="2021-10-14T07:47:00Z">
        <w:del w:id="319" w:author="Natasha Hardy" w:date="2021-10-25T16:04:00Z">
          <w:r w:rsidR="00E14367" w:rsidDel="00ED4B8D">
            <w:rPr>
              <w:color w:val="000000"/>
            </w:rPr>
            <w:delText xml:space="preserve"> </w:delText>
          </w:r>
        </w:del>
      </w:ins>
      <w:ins w:id="320" w:author="Microsoft Office User" w:date="2021-10-14T07:48:00Z">
        <w:del w:id="321" w:author="Natasha Hardy" w:date="2021-10-25T16:04:00Z">
          <w:r w:rsidR="00E14367" w:rsidDel="00ED4B8D">
            <w:rPr>
              <w:color w:val="000000"/>
            </w:rPr>
            <w:delText>and are digested</w:delText>
          </w:r>
        </w:del>
      </w:ins>
      <w:ins w:id="322" w:author="Microsoft Office User" w:date="2021-10-14T10:29:00Z">
        <w:del w:id="323" w:author="Natasha Hardy" w:date="2021-10-25T16:04:00Z">
          <w:r w:rsidR="00C51B84" w:rsidDel="00ED4B8D">
            <w:rPr>
              <w:color w:val="000000"/>
            </w:rPr>
            <w:delText>,</w:delText>
          </w:r>
        </w:del>
      </w:ins>
      <w:ins w:id="324" w:author="Microsoft Office User" w:date="2021-10-14T07:48:00Z">
        <w:del w:id="325" w:author="Natasha Hardy" w:date="2021-10-25T16:04:00Z">
          <w:r w:rsidR="00E14367" w:rsidDel="00ED4B8D">
            <w:rPr>
              <w:color w:val="000000"/>
            </w:rPr>
            <w:delText xml:space="preserve"> </w:delText>
          </w:r>
        </w:del>
      </w:ins>
      <w:ins w:id="326" w:author="Microsoft Office User" w:date="2021-10-14T07:47:00Z">
        <w:del w:id="327" w:author="Natasha Hardy" w:date="2021-10-25T16:04:00Z">
          <w:r w:rsidR="00E14367" w:rsidDel="00ED4B8D">
            <w:rPr>
              <w:color w:val="000000"/>
            </w:rPr>
            <w:delText>the</w:delText>
          </w:r>
        </w:del>
      </w:ins>
      <w:ins w:id="328" w:author="Microsoft Office User" w:date="2021-10-14T07:48:00Z">
        <w:del w:id="329" w:author="Natasha Hardy" w:date="2021-10-25T16:04:00Z">
          <w:r w:rsidR="00E14367" w:rsidDel="00ED4B8D">
            <w:rPr>
              <w:color w:val="000000"/>
            </w:rPr>
            <w:delText xml:space="preserve"> DNA </w:delText>
          </w:r>
        </w:del>
      </w:ins>
      <w:ins w:id="330" w:author="Microsoft Office User" w:date="2021-10-14T10:29:00Z">
        <w:del w:id="331" w:author="Natasha Hardy" w:date="2021-10-25T16:04:00Z">
          <w:r w:rsidR="00C51B84" w:rsidDel="00ED4B8D">
            <w:rPr>
              <w:color w:val="000000"/>
            </w:rPr>
            <w:delText>degrades. So</w:delText>
          </w:r>
        </w:del>
      </w:ins>
      <w:ins w:id="332" w:author="Microsoft Office User" w:date="2021-10-14T10:32:00Z">
        <w:del w:id="333" w:author="Natasha Hardy" w:date="2021-10-25T16:04:00Z">
          <w:r w:rsidR="00C51B84" w:rsidDel="00ED4B8D">
            <w:rPr>
              <w:color w:val="000000"/>
            </w:rPr>
            <w:delText>,</w:delText>
          </w:r>
        </w:del>
      </w:ins>
      <w:ins w:id="334" w:author="Microsoft Office User" w:date="2021-10-14T10:30:00Z">
        <w:del w:id="335" w:author="Natasha Hardy" w:date="2021-10-25T16:04:00Z">
          <w:r w:rsidR="00C51B84" w:rsidDel="00ED4B8D">
            <w:rPr>
              <w:color w:val="000000"/>
            </w:rPr>
            <w:delText xml:space="preserve"> in many case</w:delText>
          </w:r>
        </w:del>
      </w:ins>
      <w:ins w:id="336" w:author="Microsoft Office User" w:date="2021-10-14T10:33:00Z">
        <w:del w:id="337" w:author="Natasha Hardy" w:date="2021-10-25T16:04:00Z">
          <w:r w:rsidR="00C51B84" w:rsidDel="00ED4B8D">
            <w:rPr>
              <w:color w:val="000000"/>
            </w:rPr>
            <w:delText>s</w:delText>
          </w:r>
        </w:del>
      </w:ins>
      <w:ins w:id="338" w:author="Microsoft Office User" w:date="2021-10-14T10:29:00Z">
        <w:del w:id="339" w:author="Natasha Hardy" w:date="2021-10-25T16:04:00Z">
          <w:r w:rsidR="00C51B84" w:rsidDel="00ED4B8D">
            <w:rPr>
              <w:color w:val="000000"/>
            </w:rPr>
            <w:delText>,</w:delText>
          </w:r>
        </w:del>
      </w:ins>
      <w:ins w:id="340" w:author="Microsoft Office User" w:date="2021-10-14T10:27:00Z">
        <w:del w:id="341" w:author="Natasha Hardy" w:date="2021-10-25T16:04:00Z">
          <w:r w:rsidR="00C51B84" w:rsidDel="00ED4B8D">
            <w:rPr>
              <w:color w:val="000000"/>
            </w:rPr>
            <w:delText xml:space="preserve"> </w:delText>
          </w:r>
        </w:del>
      </w:ins>
      <w:ins w:id="342" w:author="Microsoft Office User" w:date="2021-10-14T10:28:00Z">
        <w:del w:id="343" w:author="Natasha Hardy" w:date="2021-10-25T16:04:00Z">
          <w:r w:rsidR="00C51B84" w:rsidDel="00ED4B8D">
            <w:rPr>
              <w:color w:val="000000"/>
            </w:rPr>
            <w:delText xml:space="preserve">while the </w:delText>
          </w:r>
        </w:del>
      </w:ins>
      <w:ins w:id="344" w:author="Microsoft Office User" w:date="2021-10-14T14:17:00Z">
        <w:del w:id="345" w:author="Natasha Hardy" w:date="2021-10-25T16:04:00Z">
          <w:r w:rsidR="0023146B" w:rsidDel="00ED4B8D">
            <w:rPr>
              <w:color w:val="000000"/>
            </w:rPr>
            <w:delText xml:space="preserve">hard </w:delText>
          </w:r>
        </w:del>
      </w:ins>
      <w:ins w:id="346" w:author="Microsoft Office User" w:date="2021-10-14T10:28:00Z">
        <w:del w:id="347" w:author="Natasha Hardy" w:date="2021-10-25T16:04:00Z">
          <w:r w:rsidR="00C51B84" w:rsidDel="00ED4B8D">
            <w:rPr>
              <w:color w:val="000000"/>
            </w:rPr>
            <w:delText xml:space="preserve">parts take longer to pass after a meal and can be </w:delText>
          </w:r>
        </w:del>
      </w:ins>
      <w:ins w:id="348" w:author="Microsoft Office User" w:date="2021-10-14T10:30:00Z">
        <w:del w:id="349" w:author="Natasha Hardy" w:date="2021-10-25T16:04:00Z">
          <w:r w:rsidR="00C51B84" w:rsidDel="00ED4B8D">
            <w:rPr>
              <w:color w:val="000000"/>
            </w:rPr>
            <w:delText>seen</w:delText>
          </w:r>
        </w:del>
      </w:ins>
      <w:ins w:id="350" w:author="Microsoft Office User" w:date="2021-10-14T14:02:00Z">
        <w:del w:id="351" w:author="Natasha Hardy" w:date="2021-10-25T16:04:00Z">
          <w:r w:rsidR="00594537" w:rsidDel="00ED4B8D">
            <w:rPr>
              <w:color w:val="000000"/>
            </w:rPr>
            <w:delText xml:space="preserve"> for longer</w:delText>
          </w:r>
        </w:del>
      </w:ins>
      <w:ins w:id="352" w:author="Microsoft Office User" w:date="2021-10-14T10:30:00Z">
        <w:del w:id="353" w:author="Natasha Hardy" w:date="2021-10-25T16:04:00Z">
          <w:r w:rsidR="00C51B84" w:rsidDel="00ED4B8D">
            <w:rPr>
              <w:color w:val="000000"/>
            </w:rPr>
            <w:delText xml:space="preserve">, the soft parts have already passed through the digestive tract and any </w:delText>
          </w:r>
        </w:del>
      </w:ins>
      <w:ins w:id="354" w:author="Microsoft Office User" w:date="2021-10-14T10:31:00Z">
        <w:del w:id="355" w:author="Natasha Hardy" w:date="2021-10-25T16:04:00Z">
          <w:r w:rsidR="00C51B84" w:rsidDel="00ED4B8D">
            <w:rPr>
              <w:color w:val="000000"/>
            </w:rPr>
            <w:delText>remains are unlikely to be detected using eDNA methodologies</w:delText>
          </w:r>
        </w:del>
      </w:ins>
      <w:ins w:id="356" w:author="Microsoft Office User" w:date="2021-10-14T10:32:00Z">
        <w:del w:id="357" w:author="Natasha Hardy" w:date="2021-10-25T16:04:00Z">
          <w:r w:rsidR="00C51B84" w:rsidDel="00ED4B8D">
            <w:rPr>
              <w:color w:val="000000"/>
            </w:rPr>
            <w:delText>.</w:delText>
          </w:r>
        </w:del>
      </w:ins>
      <w:ins w:id="358" w:author="Microsoft Office User" w:date="2021-10-14T10:34:00Z">
        <w:del w:id="359" w:author="Natasha Hardy" w:date="2021-10-25T16:04:00Z">
          <w:r w:rsidR="00C51B84" w:rsidDel="00ED4B8D">
            <w:rPr>
              <w:color w:val="000000"/>
            </w:rPr>
            <w:delText xml:space="preserve"> The extraction of DNA from feather and bone requires </w:delText>
          </w:r>
        </w:del>
        <w:del w:id="360" w:author="Natasha Hardy" w:date="2021-10-25T16:00:00Z">
          <w:r w:rsidR="00C51B84" w:rsidDel="00ED4B8D">
            <w:rPr>
              <w:color w:val="000000"/>
            </w:rPr>
            <w:delText xml:space="preserve">a different process than that </w:delText>
          </w:r>
        </w:del>
      </w:ins>
      <w:ins w:id="361" w:author="Microsoft Office User" w:date="2021-10-14T14:02:00Z">
        <w:del w:id="362" w:author="Natasha Hardy" w:date="2021-10-25T16:00:00Z">
          <w:r w:rsidR="00594537" w:rsidDel="00ED4B8D">
            <w:rPr>
              <w:color w:val="000000"/>
            </w:rPr>
            <w:delText xml:space="preserve">was </w:delText>
          </w:r>
        </w:del>
      </w:ins>
      <w:ins w:id="363" w:author="Microsoft Office User" w:date="2021-10-14T10:34:00Z">
        <w:del w:id="364" w:author="Natasha Hardy" w:date="2021-10-25T16:00:00Z">
          <w:r w:rsidR="00C51B84" w:rsidDel="00ED4B8D">
            <w:rPr>
              <w:color w:val="000000"/>
            </w:rPr>
            <w:delText>used for the scat analysis</w:delText>
          </w:r>
        </w:del>
      </w:ins>
      <w:ins w:id="365" w:author="Microsoft Office User" w:date="2021-10-14T14:04:00Z">
        <w:del w:id="366" w:author="Natasha Hardy" w:date="2021-10-25T16:00:00Z">
          <w:r w:rsidR="00594537" w:rsidDel="00ED4B8D">
            <w:rPr>
              <w:color w:val="000000"/>
            </w:rPr>
            <w:delText xml:space="preserve"> and the DNA is often of poor quality (McDonald &amp; Griffith, 2011</w:delText>
          </w:r>
        </w:del>
      </w:ins>
      <w:ins w:id="367" w:author="Microsoft Office User" w:date="2021-10-14T14:12:00Z">
        <w:del w:id="368" w:author="Natasha Hardy" w:date="2021-10-25T16:00:00Z">
          <w:r w:rsidR="00594537" w:rsidDel="00ED4B8D">
            <w:rPr>
              <w:color w:val="000000"/>
            </w:rPr>
            <w:delText xml:space="preserve">, Rothe &amp; Nagy, </w:delText>
          </w:r>
          <w:r w:rsidR="00786866" w:rsidDel="00ED4B8D">
            <w:rPr>
              <w:color w:val="000000"/>
            </w:rPr>
            <w:delText>2016</w:delText>
          </w:r>
        </w:del>
      </w:ins>
      <w:ins w:id="369" w:author="Microsoft Office User" w:date="2021-10-14T14:04:00Z">
        <w:del w:id="370" w:author="Natasha Hardy" w:date="2021-10-25T16:00:00Z">
          <w:r w:rsidR="00594537" w:rsidDel="00ED4B8D">
            <w:rPr>
              <w:color w:val="000000"/>
            </w:rPr>
            <w:delText>)</w:delText>
          </w:r>
        </w:del>
      </w:ins>
      <w:ins w:id="371" w:author="Microsoft Office User" w:date="2021-10-14T10:34:00Z">
        <w:del w:id="372" w:author="Natasha Hardy" w:date="2021-10-25T16:00:00Z">
          <w:r w:rsidR="00C51B84" w:rsidDel="00ED4B8D">
            <w:rPr>
              <w:color w:val="000000"/>
            </w:rPr>
            <w:delText>.</w:delText>
          </w:r>
        </w:del>
      </w:ins>
    </w:p>
    <w:p w14:paraId="23551679" w14:textId="4D55CE89" w:rsidR="00C51B84" w:rsidRDefault="00C51B84" w:rsidP="004A1E53">
      <w:pPr>
        <w:ind w:firstLine="720"/>
        <w:rPr>
          <w:ins w:id="373" w:author="Natasha Hardy" w:date="2021-10-25T15:51:00Z"/>
          <w:color w:val="000000"/>
        </w:rPr>
      </w:pPr>
      <w:ins w:id="374" w:author="Microsoft Office User" w:date="2021-10-14T10:35:00Z">
        <w:del w:id="375" w:author="Natasha Hardy" w:date="2021-10-25T16:04:00Z">
          <w:r w:rsidDel="00ED4B8D">
            <w:rPr>
              <w:color w:val="000000"/>
            </w:rPr>
            <w:delText>Secondly, t</w:delText>
          </w:r>
        </w:del>
      </w:ins>
      <w:ins w:id="376" w:author="Natasha Hardy" w:date="2021-10-25T16:04:00Z">
        <w:r w:rsidR="00ED4B8D">
          <w:rPr>
            <w:color w:val="000000"/>
          </w:rPr>
          <w:t>T</w:t>
        </w:r>
      </w:ins>
      <w:ins w:id="377" w:author="Microsoft Office User" w:date="2021-10-14T10:35:00Z">
        <w:r>
          <w:rPr>
            <w:color w:val="000000"/>
          </w:rPr>
          <w:t xml:space="preserve">here can </w:t>
        </w:r>
      </w:ins>
      <w:ins w:id="378" w:author="Natasha Hardy" w:date="2021-10-25T16:06:00Z">
        <w:r w:rsidR="004E704D">
          <w:rPr>
            <w:color w:val="000000"/>
          </w:rPr>
          <w:t xml:space="preserve">also </w:t>
        </w:r>
      </w:ins>
      <w:ins w:id="379" w:author="Microsoft Office User" w:date="2021-10-14T10:35:00Z">
        <w:r>
          <w:rPr>
            <w:color w:val="000000"/>
          </w:rPr>
          <w:t xml:space="preserve">be some stochasticity </w:t>
        </w:r>
      </w:ins>
      <w:ins w:id="380" w:author="Microsoft Office User" w:date="2021-10-14T10:36:00Z">
        <w:r>
          <w:rPr>
            <w:color w:val="000000"/>
          </w:rPr>
          <w:t>in DNA amplification from a sample</w:t>
        </w:r>
      </w:ins>
      <w:ins w:id="381" w:author="Natasha Hardy" w:date="2021-10-25T16:06:00Z">
        <w:r w:rsidR="004E704D">
          <w:rPr>
            <w:color w:val="000000"/>
          </w:rPr>
          <w:t xml:space="preserve"> (</w:t>
        </w:r>
        <w:proofErr w:type="spellStart"/>
        <w:r w:rsidR="004E704D">
          <w:rPr>
            <w:color w:val="000000"/>
          </w:rPr>
          <w:t>Egeter</w:t>
        </w:r>
        <w:proofErr w:type="spellEnd"/>
        <w:r w:rsidR="004E704D">
          <w:rPr>
            <w:color w:val="000000"/>
          </w:rPr>
          <w:t xml:space="preserve"> et al.</w:t>
        </w:r>
      </w:ins>
      <w:ins w:id="382" w:author="Microsoft Office User" w:date="2021-10-14T10:36:00Z">
        <w:del w:id="383" w:author="Natasha Hardy" w:date="2021-10-25T16:04:00Z">
          <w:r w:rsidDel="00ED4B8D">
            <w:rPr>
              <w:color w:val="000000"/>
            </w:rPr>
            <w:delText>.</w:delText>
          </w:r>
        </w:del>
      </w:ins>
      <w:ins w:id="384" w:author="Natasha Hardy" w:date="2021-10-25T16:04:00Z">
        <w:r w:rsidR="00ED4B8D">
          <w:rPr>
            <w:color w:val="000000"/>
          </w:rPr>
          <w:t xml:space="preserve">, </w:t>
        </w:r>
      </w:ins>
      <w:ins w:id="385" w:author="Natasha Hardy" w:date="2021-10-25T16:07:00Z">
        <w:r w:rsidR="004E704D">
          <w:rPr>
            <w:color w:val="000000"/>
          </w:rPr>
          <w:t xml:space="preserve">2015) </w:t>
        </w:r>
      </w:ins>
      <w:ins w:id="386" w:author="Natasha Hardy" w:date="2021-10-25T16:04:00Z">
        <w:r w:rsidR="00ED4B8D">
          <w:rPr>
            <w:color w:val="000000"/>
          </w:rPr>
          <w:t>however, we</w:t>
        </w:r>
      </w:ins>
      <w:ins w:id="387" w:author="Microsoft Office User" w:date="2021-10-14T10:36:00Z">
        <w:del w:id="388" w:author="Natasha Hardy" w:date="2021-10-25T16:04:00Z">
          <w:r w:rsidDel="00ED4B8D">
            <w:rPr>
              <w:color w:val="000000"/>
            </w:rPr>
            <w:delText xml:space="preserve"> This occurrence can be</w:delText>
          </w:r>
        </w:del>
        <w:r>
          <w:rPr>
            <w:color w:val="000000"/>
          </w:rPr>
          <w:t xml:space="preserve"> mitigated </w:t>
        </w:r>
      </w:ins>
      <w:ins w:id="389" w:author="Natasha Hardy" w:date="2021-10-25T16:04:00Z">
        <w:r w:rsidR="00ED4B8D">
          <w:rPr>
            <w:color w:val="000000"/>
          </w:rPr>
          <w:t xml:space="preserve">this </w:t>
        </w:r>
      </w:ins>
      <w:ins w:id="390" w:author="Microsoft Office User" w:date="2021-10-14T10:36:00Z">
        <w:r>
          <w:rPr>
            <w:color w:val="000000"/>
          </w:rPr>
          <w:t xml:space="preserve">by </w:t>
        </w:r>
      </w:ins>
      <w:ins w:id="391" w:author="Natasha Hardy" w:date="2021-10-25T16:04:00Z">
        <w:r w:rsidR="00ED4B8D">
          <w:rPr>
            <w:color w:val="000000"/>
          </w:rPr>
          <w:t>th</w:t>
        </w:r>
      </w:ins>
      <w:ins w:id="392" w:author="Natasha Hardy" w:date="2021-10-25T16:05:00Z">
        <w:r w:rsidR="00ED4B8D">
          <w:rPr>
            <w:color w:val="000000"/>
          </w:rPr>
          <w:t xml:space="preserve">oroughly homogenizing samples and screening </w:t>
        </w:r>
      </w:ins>
      <w:ins w:id="393" w:author="Microsoft Office User" w:date="2021-10-14T10:36:00Z">
        <w:del w:id="394" w:author="Natasha Hardy" w:date="2021-10-25T16:05:00Z">
          <w:r w:rsidDel="00ED4B8D">
            <w:rPr>
              <w:color w:val="000000"/>
            </w:rPr>
            <w:delText xml:space="preserve">the use </w:delText>
          </w:r>
        </w:del>
      </w:ins>
      <w:ins w:id="395" w:author="Microsoft Office User" w:date="2021-10-14T10:37:00Z">
        <w:del w:id="396" w:author="Natasha Hardy" w:date="2021-10-25T16:05:00Z">
          <w:r w:rsidDel="00ED4B8D">
            <w:rPr>
              <w:color w:val="000000"/>
            </w:rPr>
            <w:delText>of</w:delText>
          </w:r>
        </w:del>
      </w:ins>
      <w:ins w:id="397" w:author="Natasha Hardy" w:date="2021-10-25T16:05:00Z">
        <w:r w:rsidR="00ED4B8D">
          <w:rPr>
            <w:color w:val="000000"/>
          </w:rPr>
          <w:t>multiple</w:t>
        </w:r>
      </w:ins>
      <w:ins w:id="398" w:author="Microsoft Office User" w:date="2021-10-14T10:37:00Z">
        <w:r>
          <w:rPr>
            <w:color w:val="000000"/>
          </w:rPr>
          <w:t xml:space="preserve"> replicates from </w:t>
        </w:r>
        <w:r>
          <w:rPr>
            <w:color w:val="000000"/>
          </w:rPr>
          <w:lastRenderedPageBreak/>
          <w:t>the same sampl</w:t>
        </w:r>
      </w:ins>
      <w:ins w:id="399" w:author="Natasha Hardy" w:date="2021-10-25T16:05:00Z">
        <w:r w:rsidR="00ED4B8D">
          <w:rPr>
            <w:color w:val="000000"/>
          </w:rPr>
          <w:t>e, as well as</w:t>
        </w:r>
      </w:ins>
      <w:ins w:id="400" w:author="Microsoft Office User" w:date="2021-10-14T10:37:00Z">
        <w:del w:id="401" w:author="Natasha Hardy" w:date="2021-10-25T16:05:00Z">
          <w:r w:rsidDel="00ED4B8D">
            <w:rPr>
              <w:color w:val="000000"/>
            </w:rPr>
            <w:delText>e</w:delText>
          </w:r>
          <w:r w:rsidR="00806508" w:rsidDel="00ED4B8D">
            <w:rPr>
              <w:color w:val="000000"/>
            </w:rPr>
            <w:delText xml:space="preserve"> or</w:delText>
          </w:r>
        </w:del>
        <w:r w:rsidR="00806508">
          <w:rPr>
            <w:color w:val="000000"/>
          </w:rPr>
          <w:t xml:space="preserve"> </w:t>
        </w:r>
        <w:del w:id="402" w:author="Natasha Hardy" w:date="2021-10-25T16:05:00Z">
          <w:r w:rsidR="00806508" w:rsidDel="00ED4B8D">
            <w:rPr>
              <w:color w:val="000000"/>
            </w:rPr>
            <w:delText>the use</w:delText>
          </w:r>
        </w:del>
      </w:ins>
      <w:ins w:id="403" w:author="Natasha Hardy" w:date="2021-10-25T16:05:00Z">
        <w:r w:rsidR="00ED4B8D">
          <w:rPr>
            <w:color w:val="000000"/>
          </w:rPr>
          <w:t>using</w:t>
        </w:r>
      </w:ins>
      <w:ins w:id="404" w:author="Microsoft Office User" w:date="2021-10-14T10:37:00Z">
        <w:del w:id="405" w:author="Natasha Hardy" w:date="2021-10-25T16:05:00Z">
          <w:r w:rsidR="00806508" w:rsidDel="00ED4B8D">
            <w:rPr>
              <w:color w:val="000000"/>
            </w:rPr>
            <w:delText xml:space="preserve"> of</w:delText>
          </w:r>
        </w:del>
        <w:r w:rsidR="00806508">
          <w:rPr>
            <w:color w:val="000000"/>
          </w:rPr>
          <w:t xml:space="preserve"> individually tagged </w:t>
        </w:r>
      </w:ins>
      <w:ins w:id="406" w:author="Microsoft Office User" w:date="2021-10-14T10:38:00Z">
        <w:r w:rsidR="00806508">
          <w:rPr>
            <w:color w:val="000000"/>
          </w:rPr>
          <w:t xml:space="preserve">PCR replicates. </w:t>
        </w:r>
      </w:ins>
      <w:ins w:id="407" w:author="Natasha Hardy" w:date="2021-10-25T16:24:00Z">
        <w:r w:rsidR="009F4B56">
          <w:rPr>
            <w:color w:val="000000"/>
          </w:rPr>
          <w:t>T</w:t>
        </w:r>
      </w:ins>
      <w:ins w:id="408" w:author="Natasha Hardy" w:date="2021-10-25T16:09:00Z">
        <w:r w:rsidR="004E704D">
          <w:rPr>
            <w:color w:val="000000"/>
          </w:rPr>
          <w:t xml:space="preserve">hese methodological and biological factors </w:t>
        </w:r>
      </w:ins>
      <w:ins w:id="409" w:author="Natasha Hardy" w:date="2021-10-25T16:24:00Z">
        <w:r w:rsidR="009F4B56">
          <w:rPr>
            <w:color w:val="000000"/>
          </w:rPr>
          <w:t>thus differentially</w:t>
        </w:r>
      </w:ins>
      <w:ins w:id="410" w:author="Natasha Hardy" w:date="2021-10-25T16:10:00Z">
        <w:r w:rsidR="004E704D">
          <w:rPr>
            <w:color w:val="000000"/>
          </w:rPr>
          <w:t xml:space="preserve"> </w:t>
        </w:r>
      </w:ins>
      <w:ins w:id="411" w:author="Natasha Hardy" w:date="2021-10-25T16:09:00Z">
        <w:r w:rsidR="004E704D">
          <w:rPr>
            <w:color w:val="000000"/>
          </w:rPr>
          <w:t xml:space="preserve">affect the detection rates for genetic </w:t>
        </w:r>
      </w:ins>
      <w:ins w:id="412" w:author="Natasha Hardy" w:date="2021-10-25T16:10:00Z">
        <w:r w:rsidR="004E704D">
          <w:rPr>
            <w:color w:val="000000"/>
          </w:rPr>
          <w:t xml:space="preserve">and </w:t>
        </w:r>
      </w:ins>
      <w:ins w:id="413" w:author="Natasha Hardy" w:date="2021-10-25T16:09:00Z">
        <w:r w:rsidR="004E704D">
          <w:rPr>
            <w:color w:val="000000"/>
          </w:rPr>
          <w:t>mo</w:t>
        </w:r>
      </w:ins>
      <w:ins w:id="414" w:author="Natasha Hardy" w:date="2021-10-25T16:10:00Z">
        <w:r w:rsidR="004E704D">
          <w:rPr>
            <w:color w:val="000000"/>
          </w:rPr>
          <w:t>rphological assays within a sample, as well as the likelihood for soft and hard prey remains to co-occur within</w:t>
        </w:r>
      </w:ins>
      <w:ins w:id="415" w:author="Natasha Hardy" w:date="2021-10-25T16:11:00Z">
        <w:r w:rsidR="004E704D">
          <w:rPr>
            <w:color w:val="000000"/>
          </w:rPr>
          <w:t xml:space="preserve"> the same samples. </w:t>
        </w:r>
      </w:ins>
      <w:ins w:id="416" w:author="Natasha Hardy" w:date="2021-10-25T16:25:00Z">
        <w:r w:rsidR="009F4B56">
          <w:rPr>
            <w:color w:val="000000"/>
          </w:rPr>
          <w:t xml:space="preserve">We therefore posit that all parallel applications of these two types of techniques represent nearly independent and </w:t>
        </w:r>
      </w:ins>
      <w:ins w:id="417" w:author="Natasha Hardy" w:date="2021-10-25T16:26:00Z">
        <w:r w:rsidR="009F4B56">
          <w:rPr>
            <w:color w:val="000000"/>
          </w:rPr>
          <w:t>informative assays</w:t>
        </w:r>
      </w:ins>
      <w:ins w:id="418" w:author="Natasha Hardy" w:date="2021-10-25T16:31:00Z">
        <w:r w:rsidR="004A1E53">
          <w:rPr>
            <w:color w:val="000000"/>
          </w:rPr>
          <w:t xml:space="preserve">, unless genetic techniques were </w:t>
        </w:r>
      </w:ins>
      <w:ins w:id="419" w:author="Natasha Hardy" w:date="2021-10-25T16:32:00Z">
        <w:r w:rsidR="004A1E53">
          <w:rPr>
            <w:color w:val="000000"/>
          </w:rPr>
          <w:t>used to augment morphological identifications by targeting non-identifiable prey tissues (</w:t>
        </w:r>
      </w:ins>
      <w:ins w:id="420" w:author="Natasha Hardy" w:date="2021-10-25T16:34:00Z">
        <w:r w:rsidR="004A1E53">
          <w:rPr>
            <w:color w:val="000000"/>
          </w:rPr>
          <w:t>Ford et al., 2011</w:t>
        </w:r>
      </w:ins>
      <w:ins w:id="421" w:author="Natasha Hardy" w:date="2021-10-25T16:33:00Z">
        <w:r w:rsidR="004A1E53">
          <w:rPr>
            <w:color w:val="000000"/>
          </w:rPr>
          <w:t xml:space="preserve">; </w:t>
        </w:r>
      </w:ins>
      <w:proofErr w:type="spellStart"/>
      <w:ins w:id="422" w:author="Natasha Hardy" w:date="2021-10-25T16:32:00Z">
        <w:r w:rsidR="004A1E53">
          <w:rPr>
            <w:color w:val="000000"/>
          </w:rPr>
          <w:t>Méheust</w:t>
        </w:r>
        <w:proofErr w:type="spellEnd"/>
        <w:r w:rsidR="004A1E53">
          <w:rPr>
            <w:color w:val="000000"/>
          </w:rPr>
          <w:t xml:space="preserve"> et al., 2015)</w:t>
        </w:r>
      </w:ins>
      <w:ins w:id="423" w:author="Natasha Hardy" w:date="2021-10-25T16:33:00Z">
        <w:r w:rsidR="004A1E53">
          <w:rPr>
            <w:color w:val="000000"/>
          </w:rPr>
          <w:t>.</w:t>
        </w:r>
      </w:ins>
    </w:p>
    <w:p w14:paraId="66DD7357" w14:textId="440AF9CD" w:rsidR="00932D83" w:rsidDel="004E704D" w:rsidRDefault="00932D83" w:rsidP="00932D83">
      <w:pPr>
        <w:ind w:firstLine="720"/>
        <w:rPr>
          <w:del w:id="424" w:author="Natasha Hardy" w:date="2021-10-25T16:07:00Z"/>
          <w:color w:val="000000"/>
        </w:rPr>
      </w:pPr>
    </w:p>
    <w:p w14:paraId="69AA37D9" w14:textId="1B92A7EB" w:rsidR="0015356E" w:rsidRDefault="00A23418" w:rsidP="0015356E">
      <w:pPr>
        <w:ind w:firstLine="720"/>
        <w:rPr>
          <w:color w:val="000000"/>
        </w:rPr>
      </w:pPr>
      <w:r>
        <w:rPr>
          <w:rFonts w:ascii="Times New Roman" w:eastAsia="Times New Roman" w:hAnsi="Times New Roman" w:cs="Times New Roman"/>
        </w:rPr>
        <w:t xml:space="preserve">Based on haplotype polymorphism, we propose that </w:t>
      </w:r>
      <w:r>
        <w:rPr>
          <w:rFonts w:ascii="Times New Roman" w:eastAsia="Times New Roman" w:hAnsi="Times New Roman" w:cs="Times New Roman"/>
          <w:color w:val="000000"/>
        </w:rPr>
        <w:t>at least 21 individual penguins were consumed and occurred in only 10% of long-nosed fur seal scat samples. Further, a single scat could contain up to 6 haplotypes or individual penguins.</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We posit that this number is likely an underestimate, firstly due to highly conserved genetic diversity and </w:t>
      </w:r>
      <w:r w:rsidR="008445EE">
        <w:t>limited spatial variability in genetic structuring of little penguins based on microsatellite and mitochondrial DNA assays (</w:t>
      </w:r>
      <w:proofErr w:type="spellStart"/>
      <w:r w:rsidR="007C2BDF">
        <w:t>Peucker</w:t>
      </w:r>
      <w:proofErr w:type="spellEnd"/>
      <w:r w:rsidR="007C2BDF">
        <w:t xml:space="preserve"> et al., 2009; </w:t>
      </w:r>
      <w:r w:rsidR="008445EE">
        <w:t xml:space="preserve">Burridge et al., 2015; </w:t>
      </w:r>
      <w:proofErr w:type="spellStart"/>
      <w:r w:rsidR="008445EE">
        <w:t>Vardeh</w:t>
      </w:r>
      <w:proofErr w:type="spellEnd"/>
      <w:r w:rsidR="008445EE">
        <w:t xml:space="preserve">, 2015). Secondly, </w:t>
      </w:r>
      <w:r w:rsidR="008445EE">
        <w:rPr>
          <w:rFonts w:ascii="Times New Roman" w:eastAsia="Times New Roman" w:hAnsi="Times New Roman" w:cs="Times New Roman"/>
          <w:color w:val="000000"/>
        </w:rPr>
        <w:t>this study uses a conserved mitochondrial gene</w:t>
      </w:r>
      <w:r w:rsidR="00BB2679">
        <w:rPr>
          <w:rFonts w:ascii="Times New Roman" w:eastAsia="Times New Roman" w:hAnsi="Times New Roman" w:cs="Times New Roman"/>
          <w:color w:val="000000"/>
        </w:rPr>
        <w:t>,</w:t>
      </w:r>
      <w:r w:rsidR="008445EE">
        <w:rPr>
          <w:rFonts w:ascii="Times New Roman" w:eastAsia="Times New Roman" w:hAnsi="Times New Roman" w:cs="Times New Roman"/>
          <w:color w:val="000000"/>
        </w:rPr>
        <w:t xml:space="preserve"> </w:t>
      </w:r>
      <w:r w:rsidR="008445EE">
        <w:rPr>
          <w:color w:val="000000"/>
        </w:rPr>
        <w:t>12S ribosomal RNA, and recover</w:t>
      </w:r>
      <w:r w:rsidR="00BB2679">
        <w:rPr>
          <w:color w:val="000000"/>
        </w:rPr>
        <w:t>ed</w:t>
      </w:r>
      <w:r w:rsidR="008445EE">
        <w:rPr>
          <w:color w:val="000000"/>
        </w:rPr>
        <w:t xml:space="preserve"> ~230 bp DNA fragments. </w:t>
      </w:r>
      <w:r w:rsidR="00BB2679">
        <w:rPr>
          <w:color w:val="000000"/>
        </w:rPr>
        <w:t>T</w:t>
      </w:r>
      <w:r w:rsidR="008445EE">
        <w:rPr>
          <w:color w:val="000000"/>
        </w:rPr>
        <w:t xml:space="preserve">his </w:t>
      </w:r>
      <w:r w:rsidR="00BB2679">
        <w:rPr>
          <w:color w:val="000000"/>
        </w:rPr>
        <w:t>gene was selected for proven reliability in detecting seabirds (Hardy et al. 2017).</w:t>
      </w:r>
      <w:r w:rsidR="008445EE">
        <w:rPr>
          <w:color w:val="000000"/>
        </w:rPr>
        <w:t xml:space="preserve"> </w:t>
      </w:r>
      <w:r w:rsidR="00BB2679">
        <w:t>T</w:t>
      </w:r>
      <w:r w:rsidR="008445EE">
        <w:t>argeting</w:t>
      </w:r>
      <w:r w:rsidR="008445EE">
        <w:rPr>
          <w:color w:val="000000"/>
        </w:rPr>
        <w:t xml:space="preserve"> longer and </w:t>
      </w:r>
      <w:r w:rsidR="008445EE">
        <w:t>more variable</w:t>
      </w:r>
      <w:r w:rsidR="008445EE">
        <w:rPr>
          <w:color w:val="000000"/>
        </w:rPr>
        <w:t xml:space="preserve"> barcodes would likely reveal greater genetic diversity</w:t>
      </w:r>
      <w:r>
        <w:rPr>
          <w:color w:val="000000"/>
        </w:rPr>
        <w:t xml:space="preserve"> </w:t>
      </w:r>
      <w:r w:rsidR="008445EE">
        <w:rPr>
          <w:color w:val="000000"/>
        </w:rPr>
        <w:t xml:space="preserve">and </w:t>
      </w:r>
      <w:r w:rsidR="004911EF">
        <w:rPr>
          <w:color w:val="000000"/>
        </w:rPr>
        <w:t>thus further our estimation of</w:t>
      </w:r>
      <w:r w:rsidR="008445EE">
        <w:t xml:space="preserve"> </w:t>
      </w:r>
      <w:r w:rsidR="008445EE">
        <w:rPr>
          <w:color w:val="000000"/>
        </w:rPr>
        <w:t xml:space="preserve">individual penguins consumed. </w:t>
      </w:r>
      <w:r w:rsidR="00BB2679">
        <w:rPr>
          <w:color w:val="000000"/>
        </w:rPr>
        <w:t>Decisions on target genes</w:t>
      </w:r>
      <w:r w:rsidR="008445EE">
        <w:rPr>
          <w:color w:val="000000"/>
        </w:rPr>
        <w:t xml:space="preserve"> must be balanced with the fact that </w:t>
      </w:r>
      <w:proofErr w:type="spellStart"/>
      <w:r w:rsidR="00BB2679">
        <w:rPr>
          <w:color w:val="000000"/>
        </w:rPr>
        <w:t>faecal</w:t>
      </w:r>
      <w:proofErr w:type="spellEnd"/>
      <w:r w:rsidR="008445EE">
        <w:rPr>
          <w:color w:val="000000"/>
        </w:rPr>
        <w:t xml:space="preserve"> DNA is </w:t>
      </w:r>
      <w:r w:rsidR="00BB2679">
        <w:rPr>
          <w:color w:val="000000"/>
        </w:rPr>
        <w:t xml:space="preserve">highly </w:t>
      </w:r>
      <w:proofErr w:type="gramStart"/>
      <w:r w:rsidR="008445EE">
        <w:rPr>
          <w:color w:val="000000"/>
        </w:rPr>
        <w:t>degraded</w:t>
      </w:r>
      <w:proofErr w:type="gramEnd"/>
      <w:r w:rsidR="008445EE">
        <w:rPr>
          <w:color w:val="000000"/>
        </w:rPr>
        <w:t xml:space="preserve"> and </w:t>
      </w:r>
      <w:r w:rsidR="001E30E9">
        <w:rPr>
          <w:color w:val="000000"/>
        </w:rPr>
        <w:t xml:space="preserve">the </w:t>
      </w:r>
      <w:r w:rsidR="008445EE">
        <w:rPr>
          <w:color w:val="000000"/>
        </w:rPr>
        <w:t>recovery of longer</w:t>
      </w:r>
      <w:r w:rsidR="001E30E9">
        <w:rPr>
          <w:color w:val="000000"/>
        </w:rPr>
        <w:t xml:space="preserve"> </w:t>
      </w:r>
      <w:r w:rsidR="008445EE">
        <w:rPr>
          <w:color w:val="000000"/>
        </w:rPr>
        <w:t>fragments can be problematic</w:t>
      </w:r>
      <w:r w:rsidR="00FF19DD">
        <w:rPr>
          <w:color w:val="000000"/>
        </w:rPr>
        <w:t xml:space="preserve"> (</w:t>
      </w:r>
      <w:proofErr w:type="spellStart"/>
      <w:r w:rsidR="00F200BF">
        <w:rPr>
          <w:color w:val="000000"/>
        </w:rPr>
        <w:t>Taberlet</w:t>
      </w:r>
      <w:proofErr w:type="spellEnd"/>
      <w:r w:rsidR="00F200BF">
        <w:rPr>
          <w:color w:val="000000"/>
        </w:rPr>
        <w:t xml:space="preserve"> et al. 2012</w:t>
      </w:r>
      <w:r w:rsidR="00FF19DD">
        <w:rPr>
          <w:color w:val="000000"/>
        </w:rPr>
        <w:t>)</w:t>
      </w:r>
      <w:r w:rsidR="008445EE">
        <w:rPr>
          <w:color w:val="000000"/>
        </w:rPr>
        <w:t>. If longer fragments are targeted, DNA traces from birds that are more digested may be lost.</w:t>
      </w:r>
      <w:r w:rsidR="008445EE">
        <w:t xml:space="preserve"> However, o</w:t>
      </w:r>
      <w:r w:rsidR="008445EE">
        <w:rPr>
          <w:color w:val="000000"/>
        </w:rPr>
        <w:t xml:space="preserve">ngoing improvements in DNA extraction and sequencing techniques will ensure genetic tools remain at the forefront of wildlife forensics and </w:t>
      </w:r>
      <w:r w:rsidR="00BB2679">
        <w:rPr>
          <w:color w:val="000000"/>
        </w:rPr>
        <w:t xml:space="preserve">ecological </w:t>
      </w:r>
      <w:r w:rsidR="008445EE">
        <w:rPr>
          <w:color w:val="000000"/>
        </w:rPr>
        <w:t>monitoring.</w:t>
      </w:r>
    </w:p>
    <w:p w14:paraId="539B94B0" w14:textId="251533C0" w:rsidR="00C65F08" w:rsidRDefault="008445EE" w:rsidP="00387848">
      <w:pPr>
        <w:ind w:firstLine="720"/>
      </w:pPr>
      <w:r>
        <w:t xml:space="preserve">This paper ultimately posits that DNA-based methods </w:t>
      </w:r>
      <w:r w:rsidR="004911EF">
        <w:t>will significantly advance wildlife conflict surveillance and impact assessment</w:t>
      </w:r>
      <w:r>
        <w:t xml:space="preserve"> between conservation priority species.</w:t>
      </w:r>
      <w:r w:rsidR="004911EF">
        <w:rPr>
          <w:color w:val="000000"/>
        </w:rPr>
        <w:t xml:space="preserve"> DNA metabarcoding provided key additional information here, critical to assessing predator-</w:t>
      </w:r>
      <w:r w:rsidR="004911EF">
        <w:rPr>
          <w:color w:val="000000"/>
        </w:rPr>
        <w:lastRenderedPageBreak/>
        <w:t>prey interactions within a wildlife conflict and conservation management context: (</w:t>
      </w:r>
      <w:proofErr w:type="spellStart"/>
      <w:r w:rsidR="004911EF">
        <w:rPr>
          <w:color w:val="000000"/>
        </w:rPr>
        <w:t>i</w:t>
      </w:r>
      <w:proofErr w:type="spellEnd"/>
      <w:r w:rsidR="004911EF">
        <w:rPr>
          <w:color w:val="000000"/>
        </w:rPr>
        <w:t>) offering multiple metrics in addition to occurrence rates; (ii) detecti</w:t>
      </w:r>
      <w:r w:rsidR="004911EF">
        <w:t>ng</w:t>
      </w:r>
      <w:r w:rsidR="004911EF">
        <w:rPr>
          <w:color w:val="000000"/>
        </w:rPr>
        <w:t xml:space="preserve"> multiple prey taxa within a single sample; and (iii) identifying genetic diversity enabling estimation of penguin abundances consumed.</w:t>
      </w:r>
      <w:r w:rsidR="004911EF">
        <w:t xml:space="preserve"> </w:t>
      </w:r>
      <w:r w:rsidR="00387848">
        <w:rPr>
          <w:color w:val="000000"/>
        </w:rPr>
        <w:t>W</w:t>
      </w:r>
      <w:r w:rsidR="00387848">
        <w:t>e recommend</w:t>
      </w:r>
      <w:r w:rsidR="00387848">
        <w:rPr>
          <w:color w:val="000000"/>
        </w:rPr>
        <w:t xml:space="preserve"> the development and optimization of cost-effective assays </w:t>
      </w:r>
      <w:r w:rsidR="00387848">
        <w:t xml:space="preserve">tailored to the needs of specific wildlife conflict scenarios </w:t>
      </w:r>
      <w:proofErr w:type="gramStart"/>
      <w:r w:rsidR="00387848">
        <w:t>in order to</w:t>
      </w:r>
      <w:proofErr w:type="gramEnd"/>
      <w:r w:rsidR="00387848">
        <w:t xml:space="preserve"> better quantify and monitor these interactions. </w:t>
      </w:r>
      <w:r w:rsidR="00387848">
        <w:rPr>
          <w:color w:val="000000"/>
        </w:rPr>
        <w:t>The use of</w:t>
      </w:r>
      <w:r>
        <w:t xml:space="preserve"> multiple target genes </w:t>
      </w:r>
      <w:r w:rsidR="00387848">
        <w:t>typically produces</w:t>
      </w:r>
      <w:r>
        <w:t xml:space="preserve"> </w:t>
      </w:r>
      <w:r w:rsidR="00387848">
        <w:t>more reliable results with which to form consensus on predation prevalence and likely impacts</w:t>
      </w:r>
      <w:r>
        <w:t xml:space="preserve">. </w:t>
      </w:r>
      <w:r w:rsidR="00387848">
        <w:t>G</w:t>
      </w:r>
      <w:r>
        <w:t xml:space="preserve">enetic screening for predator DNA </w:t>
      </w:r>
      <w:r w:rsidR="00387848">
        <w:t>enables</w:t>
      </w:r>
      <w:r>
        <w:t xml:space="preserve"> individual predator</w:t>
      </w:r>
      <w:r w:rsidR="00387848">
        <w:t xml:space="preserve"> identification</w:t>
      </w:r>
      <w:r>
        <w:t xml:space="preserve"> </w:t>
      </w:r>
      <w:r w:rsidR="00387848">
        <w:t>(</w:t>
      </w:r>
      <w:proofErr w:type="spellStart"/>
      <w:r w:rsidR="00387848">
        <w:t>Wegge</w:t>
      </w:r>
      <w:proofErr w:type="spellEnd"/>
      <w:r w:rsidR="00387848">
        <w:t xml:space="preserve"> et al., 2012)</w:t>
      </w:r>
      <w:r w:rsidR="00E33317">
        <w:t xml:space="preserve"> and this may be of</w:t>
      </w:r>
      <w:r w:rsidR="00387848">
        <w:t xml:space="preserve"> especial</w:t>
      </w:r>
      <w:r w:rsidR="00E33317">
        <w:t xml:space="preserve"> interest to managers</w:t>
      </w:r>
      <w:r w:rsidR="00387848">
        <w:t xml:space="preserve"> when controversial strategies are on the table for controlling predation. If</w:t>
      </w:r>
      <w:r>
        <w:t xml:space="preserve"> consumed biomass information is needed, we recommend </w:t>
      </w:r>
      <w:r w:rsidR="0015356E">
        <w:t>developing</w:t>
      </w:r>
      <w:r>
        <w:t xml:space="preserve"> </w:t>
      </w:r>
      <w:r>
        <w:rPr>
          <w:color w:val="000000"/>
        </w:rPr>
        <w:t xml:space="preserve">DNA-to-tissue-based correction factors </w:t>
      </w:r>
      <w:r>
        <w:t>(Thomas et al., 2014)</w:t>
      </w:r>
      <w:r>
        <w:rPr>
          <w:color w:val="000000"/>
        </w:rPr>
        <w:t xml:space="preserve">. </w:t>
      </w:r>
      <w:r>
        <w:t xml:space="preserve">Numerous studies have developed species-specific and cost-effective assays using older technology and that could be applied to large sample sizes and large numbers of predatory taxa, for the detection of specific </w:t>
      </w:r>
      <w:r w:rsidR="00387848">
        <w:t>taxonomic groups</w:t>
      </w:r>
      <w:r>
        <w:t xml:space="preserve">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BC4428F" w14:textId="424CC6D3" w:rsidR="005F3262" w:rsidRDefault="005122A7" w:rsidP="005F3262">
      <w:pPr>
        <w:ind w:firstLine="720"/>
      </w:pPr>
      <w:r>
        <w:t>P</w:t>
      </w:r>
      <w:r w:rsidR="008445EE">
        <w:t>redator impacts need to be considered and managed within an up-to-date cumulative impact assessment for threats</w:t>
      </w:r>
      <w:r w:rsidR="0015356E">
        <w:t>, here</w:t>
      </w:r>
      <w:r w:rsidR="008445EE">
        <w:t xml:space="preserve"> to little penguins in southern Australia</w:t>
      </w:r>
      <w:r w:rsidR="0015356E">
        <w:t>, before money is spent on strategies that may not be effective, such as native predator culling</w:t>
      </w:r>
      <w:r w:rsidR="008445EE">
        <w:t xml:space="preserve">. </w:t>
      </w:r>
      <w:r w:rsidR="001E4EA0">
        <w:t>Like</w:t>
      </w:r>
      <w:r w:rsidR="008445EE">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individual foraging strategy for some long-nosed fur seals, with potentially </w:t>
      </w:r>
      <w:r w:rsidR="0015356E">
        <w:lastRenderedPageBreak/>
        <w:t>negative impacts for local penguin populations. However, this threat needs to be assessed</w:t>
      </w:r>
      <w:r w:rsidR="0015356E" w:rsidRPr="0015356E">
        <w:t xml:space="preserve"> </w:t>
      </w:r>
      <w:r w:rsidR="0015356E">
        <w:t>alongside other impactful and cumulative stressors (</w:t>
      </w:r>
      <w:proofErr w:type="gramStart"/>
      <w:r w:rsidR="0015356E">
        <w:t>e.g.</w:t>
      </w:r>
      <w:proofErr w:type="gramEnd"/>
      <w:r w:rsidR="0015356E">
        <w:t xml:space="preserve"> habitat degradation and introduced terrestrial predators) (Kirkwood et al., 2014). </w:t>
      </w:r>
      <w:r w:rsidR="008445EE">
        <w:t xml:space="preserve">It is important to acknowledge that the scale and prevalence of predator-prey interactions may have been altered </w:t>
      </w:r>
      <w:proofErr w:type="gramStart"/>
      <w:r w:rsidR="008445EE">
        <w:t>as a result of</w:t>
      </w:r>
      <w:proofErr w:type="gramEnd"/>
      <w:r w:rsidR="008445EE">
        <w:t xml:space="preserve">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r w:rsidR="001E4EA0">
        <w:t>country and</w:t>
      </w:r>
      <w:r w:rsidR="008445EE">
        <w:t xml:space="preserve"> could provide insight regarding the relationship between the little penguin and the </w:t>
      </w:r>
      <w:r w:rsidR="00FA7069">
        <w:t xml:space="preserve">long-nosed </w:t>
      </w:r>
      <w:r w:rsidR="008445EE">
        <w:t>fur seal.</w:t>
      </w:r>
    </w:p>
    <w:p w14:paraId="78C5BB34" w14:textId="77777777" w:rsidR="00C65F08" w:rsidRDefault="00C65F08">
      <w:pPr>
        <w:pBdr>
          <w:top w:val="nil"/>
          <w:left w:val="nil"/>
          <w:bottom w:val="nil"/>
          <w:right w:val="nil"/>
          <w:between w:val="nil"/>
        </w:pBdr>
        <w:rPr>
          <w:color w:val="000000"/>
        </w:rPr>
      </w:pPr>
      <w:bookmarkStart w:id="425" w:name="_3j2qqm3" w:colFirst="0" w:colLast="0"/>
      <w:bookmarkEnd w:id="425"/>
    </w:p>
    <w:p w14:paraId="58D88BF8" w14:textId="77777777" w:rsidR="0067531B" w:rsidRDefault="0067531B" w:rsidP="0067531B">
      <w:pPr>
        <w:pStyle w:val="Heading2"/>
      </w:pPr>
      <w:bookmarkStart w:id="426" w:name="_1y810tw" w:colFirst="0" w:colLast="0"/>
      <w:bookmarkEnd w:id="426"/>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0FAFAC52" w:rsidR="00005583" w:rsidRPr="00F360EA" w:rsidRDefault="0067531B" w:rsidP="00005583">
      <w:pPr>
        <w:pStyle w:val="Heading2"/>
      </w:pPr>
      <w:bookmarkStart w:id="427" w:name="_2xcytpi" w:colFirst="0" w:colLast="0"/>
      <w:bookmarkEnd w:id="427"/>
      <w:r>
        <w:t>Literature Cited</w:t>
      </w:r>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882C50" w:rsidRDefault="00005583" w:rsidP="00005583">
      <w:pPr>
        <w:widowControl w:val="0"/>
        <w:pBdr>
          <w:top w:val="nil"/>
          <w:left w:val="nil"/>
          <w:bottom w:val="nil"/>
          <w:right w:val="nil"/>
          <w:between w:val="nil"/>
        </w:pBdr>
        <w:ind w:left="720" w:hanging="720"/>
        <w:rPr>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hyperlink r:id="rId15" w:history="1">
        <w:r w:rsidRPr="00882C50">
          <w:rPr>
            <w:rStyle w:val="Hyperlink"/>
            <w:rFonts w:eastAsia="Times New Roman" w:cs="Times New Roman"/>
            <w:lang w:val="en-CA"/>
          </w:rPr>
          <w:t>http://www.ala.org.au</w:t>
        </w:r>
      </w:hyperlink>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3499D102" w14:textId="7D514C7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hyperlink r:id="rId16" w:history="1">
        <w:r w:rsidR="00A11016" w:rsidRPr="00882C50">
          <w:rPr>
            <w:rStyle w:val="Hyperlink"/>
          </w:rPr>
          <w:t>https://doi.org/10.1093/nar/gki063</w:t>
        </w:r>
      </w:hyperlink>
      <w:r w:rsidR="00A11016" w:rsidRPr="00882C50">
        <w:t xml:space="preserve"> </w:t>
      </w:r>
    </w:p>
    <w:p w14:paraId="0BF41837" w14:textId="33BDFF46" w:rsidR="00005583" w:rsidRPr="00882C50" w:rsidRDefault="00005583" w:rsidP="00005583">
      <w:pPr>
        <w:widowControl w:val="0"/>
        <w:pBdr>
          <w:top w:val="nil"/>
          <w:left w:val="nil"/>
          <w:bottom w:val="nil"/>
          <w:right w:val="nil"/>
          <w:between w:val="nil"/>
        </w:pBdr>
        <w:ind w:left="720" w:hanging="720"/>
      </w:pPr>
      <w:r w:rsidRPr="00882C50">
        <w:lastRenderedPageBreak/>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hyperlink r:id="rId17" w:history="1">
        <w:r w:rsidR="00A11016" w:rsidRPr="00882C50">
          <w:rPr>
            <w:rStyle w:val="Hyperlink"/>
          </w:rPr>
          <w:t>https://doi.org/10.1002/ece3.3123</w:t>
        </w:r>
      </w:hyperlink>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Cambridge.</w:t>
      </w:r>
      <w:r w:rsidR="00A11016" w:rsidRPr="00882C50">
        <w:rPr>
          <w:rFonts w:eastAsia="Times New Roman" w:cs="Times New Roman"/>
          <w:lang w:val="en-CA"/>
        </w:rPr>
        <w:t xml:space="preserve"> Available from</w:t>
      </w:r>
      <w:r w:rsidRPr="00882C50">
        <w:t xml:space="preserve"> </w:t>
      </w:r>
      <w:hyperlink r:id="rId18" w:history="1">
        <w:r w:rsidR="00A11016" w:rsidRPr="00882C50">
          <w:rPr>
            <w:rStyle w:val="Hyperlink"/>
          </w:rPr>
          <w:t>http://www.birdlife.org</w:t>
        </w:r>
      </w:hyperlink>
      <w:r w:rsidR="00A11016" w:rsidRPr="00882C50">
        <w:t xml:space="preserve"> (accessed January 2021)</w:t>
      </w:r>
    </w:p>
    <w:p w14:paraId="0E269BF2" w14:textId="49CAD3C0"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hyperlink r:id="rId19" w:history="1">
        <w:r w:rsidR="00A11016" w:rsidRPr="00882C50">
          <w:rPr>
            <w:rStyle w:val="Hyperlink"/>
          </w:rPr>
          <w:t>https://doi.org/10.1111/j.1748-7692.2012.00604.x</w:t>
        </w:r>
      </w:hyperlink>
      <w:r w:rsidR="00A11016" w:rsidRPr="00882C50">
        <w:t xml:space="preserve"> </w:t>
      </w:r>
    </w:p>
    <w:p w14:paraId="7A395200" w14:textId="17D462F5"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hyperlink r:id="rId20" w:history="1">
        <w:r w:rsidR="00A11016" w:rsidRPr="00882C50">
          <w:rPr>
            <w:rStyle w:val="Hyperlink"/>
          </w:rPr>
          <w:t>https://doi.org/10.1093/jhered/esv009</w:t>
        </w:r>
      </w:hyperlink>
      <w:r w:rsidR="00A11016" w:rsidRPr="00882C50">
        <w:t xml:space="preserve"> </w:t>
      </w:r>
    </w:p>
    <w:p w14:paraId="5F7C02AB" w14:textId="77777777" w:rsidR="006C1DD2" w:rsidRPr="00882C50" w:rsidRDefault="00005583" w:rsidP="006C1DD2">
      <w:pPr>
        <w:widowControl w:val="0"/>
        <w:pBdr>
          <w:top w:val="nil"/>
          <w:left w:val="nil"/>
          <w:bottom w:val="nil"/>
          <w:right w:val="nil"/>
          <w:between w:val="nil"/>
        </w:pBdr>
        <w:ind w:left="720" w:hanging="720"/>
        <w:rPr>
          <w:ins w:id="428"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hyperlink r:id="rId21" w:history="1">
        <w:r w:rsidR="00A11016" w:rsidRPr="00882C50">
          <w:rPr>
            <w:rStyle w:val="Hyperlink"/>
          </w:rPr>
          <w:t>https://doi.org/10.1002/ecs2.2579</w:t>
        </w:r>
      </w:hyperlink>
      <w:r w:rsidR="00A11016" w:rsidRPr="00882C50">
        <w:t xml:space="preserve"> </w:t>
      </w:r>
    </w:p>
    <w:p w14:paraId="2AFA9794" w14:textId="77777777" w:rsidR="006C1DD2" w:rsidRPr="00882C50" w:rsidRDefault="006C1DD2" w:rsidP="006C1DD2">
      <w:pPr>
        <w:widowControl w:val="0"/>
        <w:pBdr>
          <w:top w:val="nil"/>
          <w:left w:val="nil"/>
          <w:bottom w:val="nil"/>
          <w:right w:val="nil"/>
          <w:between w:val="nil"/>
        </w:pBdr>
        <w:ind w:left="720" w:hanging="720"/>
        <w:rPr>
          <w:ins w:id="429" w:author="Natasha Hardy" w:date="2021-10-21T12:13:00Z"/>
          <w:rFonts w:eastAsia="Times New Roman" w:cs="Arial"/>
          <w:color w:val="222222"/>
          <w:shd w:val="clear" w:color="auto" w:fill="FFFFFF"/>
          <w:lang w:val="en-CA"/>
        </w:rPr>
      </w:pPr>
      <w:ins w:id="430" w:author="Natasha Hardy" w:date="2021-10-21T12:10:00Z">
        <w:r w:rsidRPr="006C1DD2">
          <w:rPr>
            <w:rFonts w:eastAsia="Times New Roman" w:cs="Arial"/>
            <w:color w:val="222222"/>
            <w:shd w:val="clear" w:color="auto" w:fill="FFFFFF"/>
            <w:lang w:val="en-CA"/>
          </w:rPr>
          <w:t xml:space="preserve">Casper, R. M., </w:t>
        </w:r>
        <w:proofErr w:type="spellStart"/>
        <w:r w:rsidRPr="006C1DD2">
          <w:rPr>
            <w:rFonts w:eastAsia="Times New Roman" w:cs="Arial"/>
            <w:color w:val="222222"/>
            <w:shd w:val="clear" w:color="auto" w:fill="FFFFFF"/>
            <w:lang w:val="en-CA"/>
          </w:rPr>
          <w:t>Jarman</w:t>
        </w:r>
        <w:proofErr w:type="spellEnd"/>
        <w:r w:rsidRPr="006C1DD2">
          <w:rPr>
            <w:rFonts w:eastAsia="Times New Roman" w:cs="Arial"/>
            <w:color w:val="222222"/>
            <w:shd w:val="clear" w:color="auto" w:fill="FFFFFF"/>
            <w:lang w:val="en-CA"/>
          </w:rPr>
          <w:t xml:space="preserve">, S. N., Gales, N. J., &amp; </w:t>
        </w:r>
        <w:proofErr w:type="spellStart"/>
        <w:r w:rsidRPr="006C1DD2">
          <w:rPr>
            <w:rFonts w:eastAsia="Times New Roman" w:cs="Arial"/>
            <w:color w:val="222222"/>
            <w:shd w:val="clear" w:color="auto" w:fill="FFFFFF"/>
            <w:lang w:val="en-CA"/>
          </w:rPr>
          <w:t>Hindell</w:t>
        </w:r>
        <w:proofErr w:type="spellEnd"/>
        <w:r w:rsidRPr="006C1DD2">
          <w:rPr>
            <w:rFonts w:eastAsia="Times New Roman" w:cs="Arial"/>
            <w:color w:val="222222"/>
            <w:shd w:val="clear" w:color="auto" w:fill="FFFFFF"/>
            <w:lang w:val="en-CA"/>
          </w:rPr>
          <w:t>, M. A. (2007</w:t>
        </w:r>
        <w:r w:rsidRPr="00882C50">
          <w:rPr>
            <w:rFonts w:eastAsia="Times New Roman" w:cs="Arial"/>
            <w:color w:val="222222"/>
            <w:shd w:val="clear" w:color="auto" w:fill="FFFFFF"/>
            <w:lang w:val="en-CA"/>
          </w:rPr>
          <w:t>a</w:t>
        </w:r>
        <w:r w:rsidRPr="006C1DD2">
          <w:rPr>
            <w:rFonts w:eastAsia="Times New Roman" w:cs="Arial"/>
            <w:color w:val="222222"/>
            <w:shd w:val="clear" w:color="auto" w:fill="FFFFFF"/>
            <w:lang w:val="en-CA"/>
          </w:rPr>
          <w:t>). Combining DNA and morphological analyses of faecal samples improves insight into trophic interactions: a case study using a generalist predator. </w:t>
        </w:r>
        <w:r w:rsidRPr="006C1DD2">
          <w:rPr>
            <w:rFonts w:eastAsia="Times New Roman" w:cs="Arial"/>
            <w:i/>
            <w:iCs/>
            <w:color w:val="222222"/>
            <w:shd w:val="clear" w:color="auto" w:fill="FFFFFF"/>
            <w:lang w:val="en-CA"/>
          </w:rPr>
          <w:t>Marine Biology</w:t>
        </w:r>
        <w:r w:rsidRPr="006C1DD2">
          <w:rPr>
            <w:rFonts w:eastAsia="Times New Roman" w:cs="Arial"/>
            <w:color w:val="222222"/>
            <w:shd w:val="clear" w:color="auto" w:fill="FFFFFF"/>
            <w:lang w:val="en-CA"/>
          </w:rPr>
          <w:t>, </w:t>
        </w:r>
        <w:r w:rsidRPr="006C1DD2">
          <w:rPr>
            <w:rFonts w:eastAsia="Times New Roman" w:cs="Arial"/>
            <w:i/>
            <w:iCs/>
            <w:color w:val="222222"/>
            <w:shd w:val="clear" w:color="auto" w:fill="FFFFFF"/>
            <w:lang w:val="en-CA"/>
          </w:rPr>
          <w:t>152</w:t>
        </w:r>
        <w:r w:rsidRPr="006C1DD2">
          <w:rPr>
            <w:rFonts w:eastAsia="Times New Roman" w:cs="Arial"/>
            <w:color w:val="222222"/>
            <w:shd w:val="clear" w:color="auto" w:fill="FFFFFF"/>
            <w:lang w:val="en-CA"/>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431" w:author="Natasha Hardy" w:date="2021-10-21T12:13:00Z">
            <w:rPr/>
          </w:rPrChange>
        </w:rPr>
      </w:pPr>
      <w:ins w:id="432" w:author="Natasha Hardy" w:date="2021-10-21T12:13:00Z">
        <w:r w:rsidRPr="006C1DD2">
          <w:rPr>
            <w:rFonts w:eastAsia="Times New Roman" w:cs="Arial"/>
            <w:color w:val="222222"/>
            <w:shd w:val="clear" w:color="auto" w:fill="FFFFFF"/>
            <w:lang w:val="en-CA"/>
          </w:rPr>
          <w:t xml:space="preserve">Casper, R. M., </w:t>
        </w:r>
        <w:proofErr w:type="spellStart"/>
        <w:r w:rsidRPr="006C1DD2">
          <w:rPr>
            <w:rFonts w:eastAsia="Times New Roman" w:cs="Arial"/>
            <w:color w:val="222222"/>
            <w:shd w:val="clear" w:color="auto" w:fill="FFFFFF"/>
            <w:lang w:val="en-CA"/>
          </w:rPr>
          <w:t>Jarman</w:t>
        </w:r>
        <w:proofErr w:type="spellEnd"/>
        <w:r w:rsidRPr="006C1DD2">
          <w:rPr>
            <w:rFonts w:eastAsia="Times New Roman" w:cs="Arial"/>
            <w:color w:val="222222"/>
            <w:shd w:val="clear" w:color="auto" w:fill="FFFFFF"/>
            <w:lang w:val="en-CA"/>
          </w:rPr>
          <w:t xml:space="preserve">, S. N., </w:t>
        </w:r>
        <w:proofErr w:type="spellStart"/>
        <w:r w:rsidRPr="006C1DD2">
          <w:rPr>
            <w:rFonts w:eastAsia="Times New Roman" w:cs="Arial"/>
            <w:color w:val="222222"/>
            <w:shd w:val="clear" w:color="auto" w:fill="FFFFFF"/>
            <w:lang w:val="en-CA"/>
          </w:rPr>
          <w:t>Deagle</w:t>
        </w:r>
        <w:proofErr w:type="spellEnd"/>
        <w:r w:rsidRPr="006C1DD2">
          <w:rPr>
            <w:rFonts w:eastAsia="Times New Roman" w:cs="Arial"/>
            <w:color w:val="222222"/>
            <w:shd w:val="clear" w:color="auto" w:fill="FFFFFF"/>
            <w:lang w:val="en-CA"/>
          </w:rPr>
          <w:t xml:space="preserve">, B. E., Gales, N. J., &amp; </w:t>
        </w:r>
        <w:proofErr w:type="spellStart"/>
        <w:r w:rsidRPr="006C1DD2">
          <w:rPr>
            <w:rFonts w:eastAsia="Times New Roman" w:cs="Arial"/>
            <w:color w:val="222222"/>
            <w:shd w:val="clear" w:color="auto" w:fill="FFFFFF"/>
            <w:lang w:val="en-CA"/>
          </w:rPr>
          <w:t>Hindell</w:t>
        </w:r>
        <w:proofErr w:type="spellEnd"/>
        <w:r w:rsidRPr="006C1DD2">
          <w:rPr>
            <w:rFonts w:eastAsia="Times New Roman" w:cs="Arial"/>
            <w:color w:val="222222"/>
            <w:shd w:val="clear" w:color="auto" w:fill="FFFFFF"/>
            <w:lang w:val="en-CA"/>
          </w:rPr>
          <w:t>, M. A. (2007</w:t>
        </w:r>
        <w:r w:rsidRPr="00882C50">
          <w:rPr>
            <w:rFonts w:eastAsia="Times New Roman" w:cs="Arial"/>
            <w:color w:val="222222"/>
            <w:shd w:val="clear" w:color="auto" w:fill="FFFFFF"/>
            <w:lang w:val="en-CA"/>
          </w:rPr>
          <w:t>b</w:t>
        </w:r>
        <w:r w:rsidRPr="006C1DD2">
          <w:rPr>
            <w:rFonts w:eastAsia="Times New Roman" w:cs="Arial"/>
            <w:color w:val="222222"/>
            <w:shd w:val="clear" w:color="auto" w:fill="FFFFFF"/>
            <w:lang w:val="en-CA"/>
          </w:rPr>
          <w:t>). Detecting prey from DNA in predator scats: a comparison with morphological analysis, using Arctocephalus seals fed a known diet. </w:t>
        </w:r>
        <w:r w:rsidRPr="006C1DD2">
          <w:rPr>
            <w:rFonts w:eastAsia="Times New Roman" w:cs="Arial"/>
            <w:i/>
            <w:iCs/>
            <w:color w:val="222222"/>
            <w:shd w:val="clear" w:color="auto" w:fill="FFFFFF"/>
            <w:lang w:val="en-CA"/>
          </w:rPr>
          <w:t>Journal of Experimental Marine Biology and Ecology</w:t>
        </w:r>
        <w:r w:rsidRPr="006C1DD2">
          <w:rPr>
            <w:rFonts w:eastAsia="Times New Roman" w:cs="Arial"/>
            <w:color w:val="222222"/>
            <w:shd w:val="clear" w:color="auto" w:fill="FFFFFF"/>
            <w:lang w:val="en-CA"/>
          </w:rPr>
          <w:t>, </w:t>
        </w:r>
        <w:r w:rsidRPr="006C1DD2">
          <w:rPr>
            <w:rFonts w:eastAsia="Times New Roman" w:cs="Arial"/>
            <w:i/>
            <w:iCs/>
            <w:color w:val="222222"/>
            <w:shd w:val="clear" w:color="auto" w:fill="FFFFFF"/>
            <w:lang w:val="en-CA"/>
          </w:rPr>
          <w:t>347</w:t>
        </w:r>
        <w:r w:rsidRPr="006C1DD2">
          <w:rPr>
            <w:rFonts w:eastAsia="Times New Roman" w:cs="Arial"/>
            <w:color w:val="222222"/>
            <w:shd w:val="clear" w:color="auto" w:fill="FFFFFF"/>
            <w:lang w:val="en-CA"/>
          </w:rPr>
          <w:t>(1-2), 144-154.</w:t>
        </w:r>
      </w:ins>
    </w:p>
    <w:p w14:paraId="5302C284" w14:textId="1388C2A1" w:rsidR="00005583" w:rsidRPr="00882C50" w:rsidRDefault="00005583" w:rsidP="00005583">
      <w:pPr>
        <w:widowControl w:val="0"/>
        <w:pBdr>
          <w:top w:val="nil"/>
          <w:left w:val="nil"/>
          <w:bottom w:val="nil"/>
          <w:right w:val="nil"/>
          <w:between w:val="nil"/>
        </w:pBdr>
        <w:ind w:left="720" w:hanging="720"/>
      </w:pPr>
      <w:r w:rsidRPr="00882C50">
        <w:t xml:space="preserve">Cavallo, C., </w:t>
      </w:r>
      <w:proofErr w:type="spellStart"/>
      <w:r w:rsidRPr="00882C50">
        <w:t>Chiaradia</w:t>
      </w:r>
      <w:proofErr w:type="spellEnd"/>
      <w:r w:rsidRPr="00882C50">
        <w:t xml:space="preserve">, A., </w:t>
      </w:r>
      <w:proofErr w:type="spellStart"/>
      <w:r w:rsidRPr="00882C50">
        <w:t>Deagle</w:t>
      </w:r>
      <w:proofErr w:type="spellEnd"/>
      <w:r w:rsidRPr="00882C50">
        <w:t xml:space="preserve">, B. E., Hays, G. C., </w:t>
      </w:r>
      <w:proofErr w:type="spellStart"/>
      <w:r w:rsidRPr="00882C50">
        <w:t>Jarman</w:t>
      </w:r>
      <w:proofErr w:type="spellEnd"/>
      <w:r w:rsidRPr="00882C50">
        <w:t xml:space="preserve">, S., McInnes, J. C., </w:t>
      </w:r>
      <w:proofErr w:type="spellStart"/>
      <w:r w:rsidRPr="00882C50">
        <w:t>Ropert</w:t>
      </w:r>
      <w:r w:rsidRPr="00882C50">
        <w:rPr>
          <w:rFonts w:ascii="Cambria Math" w:hAnsi="Cambria Math" w:cs="Cambria Math"/>
        </w:rPr>
        <w:t>‐</w:t>
      </w:r>
      <w:r w:rsidRPr="00882C50">
        <w:t>Coudert</w:t>
      </w:r>
      <w:proofErr w:type="spellEnd"/>
      <w:r w:rsidRPr="00882C50">
        <w:t xml:space="preserve">, Y., Sánchez, S., &amp; Reina, R. D. (2020). Quantifying prey availability using </w:t>
      </w:r>
      <w:r w:rsidRPr="00882C50">
        <w:lastRenderedPageBreak/>
        <w:t xml:space="preserve">the foraging plasticity of a marine predator, the little penguin. Functional Ecology </w:t>
      </w:r>
      <w:r w:rsidRPr="00882C50">
        <w:rPr>
          <w:b/>
          <w:bCs/>
        </w:rPr>
        <w:t>34</w:t>
      </w:r>
      <w:r w:rsidR="00C57641" w:rsidRPr="00882C50">
        <w:t>:8</w:t>
      </w:r>
      <w:r w:rsidRPr="00882C50">
        <w:t xml:space="preserve">, 1626–1639. </w:t>
      </w:r>
      <w:hyperlink r:id="rId22" w:history="1">
        <w:r w:rsidR="00A11016" w:rsidRPr="00882C50">
          <w:rPr>
            <w:rStyle w:val="Hyperlink"/>
          </w:rPr>
          <w:t>https://doi.org/10.1111/1365-2435.13605</w:t>
        </w:r>
      </w:hyperlink>
      <w:r w:rsidR="00A11016" w:rsidRPr="00882C50">
        <w:t xml:space="preserve"> </w:t>
      </w:r>
    </w:p>
    <w:p w14:paraId="2BED2ADB" w14:textId="27FECC93"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hyperlink r:id="rId23" w:history="1">
        <w:r w:rsidR="00A11016" w:rsidRPr="00882C50">
          <w:rPr>
            <w:rStyle w:val="Hyperlink"/>
          </w:rPr>
          <w:t>https://doi.org/10.1007/978-1-4612-4318-2_10</w:t>
        </w:r>
      </w:hyperlink>
      <w:r w:rsidR="00A11016" w:rsidRPr="00882C50">
        <w:t xml:space="preserve"> </w:t>
      </w:r>
    </w:p>
    <w:p w14:paraId="4491D26C" w14:textId="018D1D4B"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hyperlink r:id="rId24" w:history="1">
        <w:r w:rsidR="00C57641" w:rsidRPr="00882C50">
          <w:rPr>
            <w:rStyle w:val="Hyperlink"/>
          </w:rPr>
          <w:t>https://doi.org/10.1016/j.biocon.2019.01.029</w:t>
        </w:r>
      </w:hyperlink>
      <w:r w:rsidR="00C57641" w:rsidRPr="00882C50">
        <w:t xml:space="preserve"> </w:t>
      </w:r>
    </w:p>
    <w:p w14:paraId="29426249" w14:textId="22BEC912"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hyperlink r:id="rId25" w:history="1">
        <w:r w:rsidR="00C57641" w:rsidRPr="00882C50">
          <w:rPr>
            <w:rStyle w:val="Hyperlink"/>
          </w:rPr>
          <w:t>https://doi.org/10.1071/mu9910263</w:t>
        </w:r>
      </w:hyperlink>
      <w:r w:rsidR="00C57641" w:rsidRPr="00882C50">
        <w:t xml:space="preserve"> </w:t>
      </w:r>
    </w:p>
    <w:p w14:paraId="0ACAAA86" w14:textId="77777777" w:rsidR="00ED4B8D" w:rsidRDefault="00005583" w:rsidP="00ED4B8D">
      <w:pPr>
        <w:widowControl w:val="0"/>
        <w:pBdr>
          <w:top w:val="nil"/>
          <w:left w:val="nil"/>
          <w:bottom w:val="nil"/>
          <w:right w:val="nil"/>
          <w:between w:val="nil"/>
        </w:pBdr>
        <w:ind w:left="720" w:hanging="720"/>
        <w:rPr>
          <w:ins w:id="433" w:author="Natasha Hardy" w:date="2021-10-25T15:57:00Z"/>
        </w:rPr>
      </w:pPr>
      <w:proofErr w:type="spellStart"/>
      <w:r w:rsidRPr="00882C50">
        <w:t>Deagle</w:t>
      </w:r>
      <w:proofErr w:type="spellEnd"/>
      <w:r w:rsidRPr="00882C50">
        <w:t xml:space="preserve">, B. E., Kirkwood, R., &amp; </w:t>
      </w:r>
      <w:proofErr w:type="spellStart"/>
      <w:r w:rsidRPr="00882C50">
        <w:t>Jarman</w:t>
      </w:r>
      <w:proofErr w:type="spellEnd"/>
      <w:r w:rsidRPr="00882C50">
        <w:t xml:space="preserve">, S. N. (2009). Analysis of Australian fur seal diet by pyrosequencing prey DNA in </w:t>
      </w:r>
      <w:proofErr w:type="spellStart"/>
      <w:r w:rsidRPr="00882C50">
        <w:t>faeces</w:t>
      </w:r>
      <w:proofErr w:type="spellEnd"/>
      <w:r w:rsidRPr="00882C50">
        <w:t xml:space="preserve">. Molecular Ecology </w:t>
      </w:r>
      <w:r w:rsidRPr="00882C50">
        <w:rPr>
          <w:b/>
          <w:bCs/>
        </w:rPr>
        <w:t>18</w:t>
      </w:r>
      <w:r w:rsidR="00C57641" w:rsidRPr="00882C50">
        <w:t>:9</w:t>
      </w:r>
      <w:r w:rsidRPr="00882C50">
        <w:t xml:space="preserve">, 2022–2038. </w:t>
      </w:r>
      <w:hyperlink r:id="rId26" w:history="1">
        <w:r w:rsidR="00C57641" w:rsidRPr="00882C50">
          <w:rPr>
            <w:rStyle w:val="Hyperlink"/>
          </w:rPr>
          <w:t>https://doi.org/10.1111/j.1365-294X.2009.04158.x</w:t>
        </w:r>
      </w:hyperlink>
      <w:r w:rsidR="00C57641" w:rsidRPr="00882C50">
        <w:t xml:space="preserve"> </w:t>
      </w:r>
    </w:p>
    <w:p w14:paraId="35F9FA9C" w14:textId="2A7FFAF1" w:rsidR="00ED4B8D" w:rsidRPr="00ED4B8D" w:rsidRDefault="00ED4B8D" w:rsidP="00ED4B8D">
      <w:pPr>
        <w:widowControl w:val="0"/>
        <w:pBdr>
          <w:top w:val="nil"/>
          <w:left w:val="nil"/>
          <w:bottom w:val="nil"/>
          <w:right w:val="nil"/>
          <w:between w:val="nil"/>
        </w:pBdr>
        <w:ind w:left="720" w:hanging="720"/>
      </w:pPr>
      <w:proofErr w:type="spellStart"/>
      <w:ins w:id="434" w:author="Natasha Hardy" w:date="2021-10-25T15:57:00Z">
        <w:r w:rsidRPr="00ED4B8D">
          <w:rPr>
            <w:rFonts w:eastAsia="Times New Roman" w:cs="Arial"/>
            <w:color w:val="222222"/>
            <w:shd w:val="clear" w:color="auto" w:fill="FFFFFF"/>
            <w:lang w:val="en-CA"/>
          </w:rPr>
          <w:t>Deagle</w:t>
        </w:r>
        <w:proofErr w:type="spellEnd"/>
        <w:r w:rsidRPr="00ED4B8D">
          <w:rPr>
            <w:rFonts w:eastAsia="Times New Roman" w:cs="Arial"/>
            <w:color w:val="222222"/>
            <w:shd w:val="clear" w:color="auto" w:fill="FFFFFF"/>
            <w:lang w:val="en-CA"/>
          </w:rPr>
          <w:t xml:space="preserve">, B. E., Thomas, A. C., Shaffer, A. K., </w:t>
        </w:r>
        <w:proofErr w:type="spellStart"/>
        <w:r w:rsidRPr="00ED4B8D">
          <w:rPr>
            <w:rFonts w:eastAsia="Times New Roman" w:cs="Arial"/>
            <w:color w:val="222222"/>
            <w:shd w:val="clear" w:color="auto" w:fill="FFFFFF"/>
            <w:lang w:val="en-CA"/>
          </w:rPr>
          <w:t>Trites</w:t>
        </w:r>
        <w:proofErr w:type="spellEnd"/>
        <w:r w:rsidRPr="00ED4B8D">
          <w:rPr>
            <w:rFonts w:eastAsia="Times New Roman" w:cs="Arial"/>
            <w:color w:val="222222"/>
            <w:shd w:val="clear" w:color="auto" w:fill="FFFFFF"/>
            <w:lang w:val="en-CA"/>
          </w:rPr>
          <w:t xml:space="preserve">, A. W., &amp; </w:t>
        </w:r>
        <w:proofErr w:type="spellStart"/>
        <w:r w:rsidRPr="00ED4B8D">
          <w:rPr>
            <w:rFonts w:eastAsia="Times New Roman" w:cs="Arial"/>
            <w:color w:val="222222"/>
            <w:shd w:val="clear" w:color="auto" w:fill="FFFFFF"/>
            <w:lang w:val="en-CA"/>
          </w:rPr>
          <w:t>Jarman</w:t>
        </w:r>
        <w:proofErr w:type="spellEnd"/>
        <w:r w:rsidRPr="00ED4B8D">
          <w:rPr>
            <w:rFonts w:eastAsia="Times New Roman" w:cs="Arial"/>
            <w:color w:val="222222"/>
            <w:shd w:val="clear" w:color="auto" w:fill="FFFFFF"/>
            <w:lang w:val="en-CA"/>
          </w:rPr>
          <w:t>, S. N. (2013). Quantifying sequence proportions in a DNA</w:t>
        </w:r>
        <w:r w:rsidRPr="00ED4B8D">
          <w:rPr>
            <w:rFonts w:ascii="Cambria Math" w:eastAsia="Times New Roman" w:hAnsi="Cambria Math" w:cs="Cambria Math"/>
            <w:color w:val="222222"/>
            <w:shd w:val="clear" w:color="auto" w:fill="FFFFFF"/>
            <w:lang w:val="en-CA"/>
          </w:rPr>
          <w:t>‐</w:t>
        </w:r>
        <w:r w:rsidRPr="00ED4B8D">
          <w:rPr>
            <w:rFonts w:eastAsia="Times New Roman" w:cs="Arial"/>
            <w:color w:val="222222"/>
            <w:shd w:val="clear" w:color="auto" w:fill="FFFFFF"/>
            <w:lang w:val="en-CA"/>
          </w:rPr>
          <w:t xml:space="preserve">based diet study using Ion Torrent amplicon sequencing: which counts </w:t>
        </w:r>
        <w:proofErr w:type="gramStart"/>
        <w:r w:rsidRPr="00ED4B8D">
          <w:rPr>
            <w:rFonts w:eastAsia="Times New Roman" w:cs="Arial"/>
            <w:color w:val="222222"/>
            <w:shd w:val="clear" w:color="auto" w:fill="FFFFFF"/>
            <w:lang w:val="en-CA"/>
          </w:rPr>
          <w:t>count?.</w:t>
        </w:r>
        <w:proofErr w:type="gramEnd"/>
        <w:r w:rsidRPr="00ED4B8D">
          <w:rPr>
            <w:rFonts w:eastAsia="Times New Roman" w:cs="Arial"/>
            <w:color w:val="222222"/>
            <w:shd w:val="clear" w:color="auto" w:fill="FFFFFF"/>
            <w:lang w:val="en-CA"/>
          </w:rPr>
          <w:t> </w:t>
        </w:r>
        <w:r w:rsidRPr="00ED4B8D">
          <w:rPr>
            <w:rFonts w:eastAsia="Times New Roman" w:cs="Arial"/>
            <w:i/>
            <w:iCs/>
            <w:color w:val="222222"/>
            <w:shd w:val="clear" w:color="auto" w:fill="FFFFFF"/>
            <w:lang w:val="en-CA"/>
          </w:rPr>
          <w:t>Molecular Ecology Resources</w:t>
        </w:r>
        <w:r w:rsidRPr="00ED4B8D">
          <w:rPr>
            <w:rFonts w:eastAsia="Times New Roman" w:cs="Arial"/>
            <w:color w:val="222222"/>
            <w:shd w:val="clear" w:color="auto" w:fill="FFFFFF"/>
            <w:lang w:val="en-CA"/>
          </w:rPr>
          <w:t>, </w:t>
        </w:r>
        <w:r w:rsidRPr="00ED4B8D">
          <w:rPr>
            <w:rFonts w:eastAsia="Times New Roman" w:cs="Arial"/>
            <w:i/>
            <w:iCs/>
            <w:color w:val="222222"/>
            <w:shd w:val="clear" w:color="auto" w:fill="FFFFFF"/>
            <w:lang w:val="en-CA"/>
          </w:rPr>
          <w:t>13</w:t>
        </w:r>
        <w:r w:rsidRPr="00ED4B8D">
          <w:rPr>
            <w:rFonts w:eastAsia="Times New Roman" w:cs="Arial"/>
            <w:color w:val="222222"/>
            <w:shd w:val="clear" w:color="auto" w:fill="FFFFFF"/>
            <w:lang w:val="en-CA"/>
          </w:rPr>
          <w:t>(4), 620-633.</w:t>
        </w:r>
      </w:ins>
    </w:p>
    <w:p w14:paraId="7E3FC598" w14:textId="046D7506"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hyperlink r:id="rId27" w:history="1">
        <w:r w:rsidR="00C57641" w:rsidRPr="00882C50">
          <w:rPr>
            <w:rStyle w:val="Hyperlink"/>
          </w:rPr>
          <w:t>https://doi.org/10.1111/mec.14734</w:t>
        </w:r>
      </w:hyperlink>
      <w:r w:rsidR="00C57641" w:rsidRPr="00882C50">
        <w:t xml:space="preserve"> </w:t>
      </w:r>
    </w:p>
    <w:p w14:paraId="6F8C4C21" w14:textId="54DA1E57"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hyperlink r:id="rId28" w:history="1">
        <w:r w:rsidR="00C57641" w:rsidRPr="00882C50">
          <w:rPr>
            <w:rStyle w:val="Hyperlink"/>
          </w:rPr>
          <w:t>https://doi.org/10.1093/bioinformatics/btq461</w:t>
        </w:r>
      </w:hyperlink>
      <w:r w:rsidR="00C57641" w:rsidRPr="00882C50">
        <w:t xml:space="preserve"> </w:t>
      </w:r>
    </w:p>
    <w:p w14:paraId="1DE2FD46" w14:textId="77777777" w:rsidR="00932D83" w:rsidRDefault="00005583" w:rsidP="00932D83">
      <w:pPr>
        <w:widowControl w:val="0"/>
        <w:pBdr>
          <w:top w:val="nil"/>
          <w:left w:val="nil"/>
          <w:bottom w:val="nil"/>
          <w:right w:val="nil"/>
          <w:between w:val="nil"/>
        </w:pBdr>
        <w:ind w:left="720" w:hanging="720"/>
        <w:rPr>
          <w:ins w:id="435" w:author="Natasha Hardy" w:date="2021-10-25T15:46:00Z"/>
        </w:rPr>
      </w:pPr>
      <w:r w:rsidRPr="00882C50">
        <w:lastRenderedPageBreak/>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hyperlink r:id="rId29" w:history="1">
        <w:r w:rsidR="00C57641" w:rsidRPr="00882C50">
          <w:rPr>
            <w:rStyle w:val="Hyperlink"/>
          </w:rPr>
          <w:t>https://doi.org/10.1093/bioinformatics/btv401</w:t>
        </w:r>
      </w:hyperlink>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436"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(1999).</w:t>
      </w:r>
    </w:p>
    <w:p w14:paraId="3F879465" w14:textId="565ED45F"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hyperlink r:id="rId30" w:history="1">
        <w:r w:rsidR="00C57641" w:rsidRPr="00882C50">
          <w:rPr>
            <w:rStyle w:val="Hyperlink"/>
          </w:rPr>
          <w:t>https://doi.org/10.1126/science.282.5388.473</w:t>
        </w:r>
      </w:hyperlink>
      <w:r w:rsidR="00C57641" w:rsidRPr="00882C50">
        <w:t xml:space="preserve"> </w:t>
      </w:r>
    </w:p>
    <w:p w14:paraId="4F54B5BD" w14:textId="137A9B20"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hyperlink r:id="rId31" w:history="1">
        <w:r w:rsidR="00C57641" w:rsidRPr="00882C50">
          <w:rPr>
            <w:rStyle w:val="Hyperlink"/>
          </w:rPr>
          <w:t>https://doi.org/10.3354/meps09748</w:t>
        </w:r>
      </w:hyperlink>
      <w:r w:rsidR="00C57641" w:rsidRPr="00882C50">
        <w:t xml:space="preserve"> </w:t>
      </w:r>
    </w:p>
    <w:p w14:paraId="7FCD05B3" w14:textId="506EBB3E"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hyperlink r:id="rId32" w:history="1">
        <w:r w:rsidR="00C57641" w:rsidRPr="00882C50">
          <w:rPr>
            <w:rStyle w:val="Hyperlink"/>
          </w:rPr>
          <w:t>https://doi.org/10.1016/j.biocon.2007.07.010</w:t>
        </w:r>
      </w:hyperlink>
      <w:r w:rsidR="00C57641" w:rsidRPr="00882C50">
        <w:t xml:space="preserve"> </w:t>
      </w:r>
    </w:p>
    <w:p w14:paraId="77608F66" w14:textId="4A6DECEC" w:rsidR="00005583" w:rsidRPr="00882C50" w:rsidDel="00882C50" w:rsidRDefault="00005583" w:rsidP="00882C50">
      <w:pPr>
        <w:widowControl w:val="0"/>
        <w:pBdr>
          <w:top w:val="nil"/>
          <w:left w:val="nil"/>
          <w:bottom w:val="nil"/>
          <w:right w:val="nil"/>
          <w:between w:val="nil"/>
        </w:pBdr>
        <w:ind w:left="720" w:hanging="720"/>
        <w:rPr>
          <w:del w:id="437"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hyperlink r:id="rId33" w:history="1">
        <w:r w:rsidRPr="00882C50">
          <w:rPr>
            <w:rStyle w:val="Hyperlink"/>
          </w:rPr>
          <w:t>https://doi.org/10.1016/j.ecolmodel.2013.01.006</w:t>
        </w:r>
      </w:hyperlink>
    </w:p>
    <w:p w14:paraId="762701A8" w14:textId="77777777" w:rsidR="00882C50" w:rsidRPr="00882C50" w:rsidRDefault="00882C50" w:rsidP="00005583">
      <w:pPr>
        <w:widowControl w:val="0"/>
        <w:pBdr>
          <w:top w:val="nil"/>
          <w:left w:val="nil"/>
          <w:bottom w:val="nil"/>
          <w:right w:val="nil"/>
          <w:between w:val="nil"/>
        </w:pBdr>
        <w:ind w:left="720" w:hanging="720"/>
        <w:rPr>
          <w:ins w:id="438"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439"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440" w:author="Natasha Hardy" w:date="2021-10-25T14:52:00Z"/>
          <w:rFonts w:cs="Arial"/>
          <w:color w:val="222222"/>
          <w:shd w:val="clear" w:color="auto" w:fill="FFFFFF"/>
        </w:rPr>
      </w:pPr>
      <w:proofErr w:type="spellStart"/>
      <w:ins w:id="441"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xml:space="preserve">) in </w:t>
        </w:r>
        <w:proofErr w:type="gramStart"/>
        <w:r w:rsidRPr="00882C50">
          <w:rPr>
            <w:rFonts w:eastAsia="Times New Roman" w:cs="Arial"/>
            <w:color w:val="222222"/>
            <w:shd w:val="clear" w:color="auto" w:fill="FFFFFF"/>
            <w:lang w:val="en-CA"/>
          </w:rPr>
          <w:t>north western</w:t>
        </w:r>
        <w:proofErr w:type="gramEnd"/>
        <w:r w:rsidRPr="00882C50">
          <w:rPr>
            <w:rFonts w:eastAsia="Times New Roman" w:cs="Arial"/>
            <w:color w:val="222222"/>
            <w:shd w:val="clear" w:color="auto" w:fill="FFFFFF"/>
            <w:lang w:val="en-CA"/>
          </w:rPr>
          <w:t xml:space="preserve">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2199-2210.</w:t>
        </w:r>
      </w:ins>
    </w:p>
    <w:p w14:paraId="5885F08A" w14:textId="560F2BA4"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hyperlink r:id="rId34" w:history="1">
        <w:r w:rsidR="00C57641" w:rsidRPr="00882C50">
          <w:rPr>
            <w:rStyle w:val="Hyperlink"/>
          </w:rPr>
          <w:t>https://doi.org/10.3354/meps12165</w:t>
        </w:r>
      </w:hyperlink>
      <w:r w:rsidR="00C57641" w:rsidRPr="00882C50">
        <w:t xml:space="preserve"> </w:t>
      </w:r>
    </w:p>
    <w:p w14:paraId="2569BA26" w14:textId="6DAA9728"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hyperlink r:id="rId35" w:history="1">
        <w:r w:rsidR="00C57641" w:rsidRPr="00882C50">
          <w:rPr>
            <w:rStyle w:val="Hyperlink"/>
          </w:rPr>
          <w:t>https://doi.org/10.1139/cjz-2014-0142</w:t>
        </w:r>
      </w:hyperlink>
      <w:r w:rsidR="00C57641" w:rsidRPr="00882C50">
        <w:t xml:space="preserve"> </w:t>
      </w:r>
    </w:p>
    <w:p w14:paraId="6416F960" w14:textId="07F5FA18"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hyperlink r:id="rId36" w:history="1">
        <w:r w:rsidR="00C57641" w:rsidRPr="00882C50">
          <w:rPr>
            <w:rStyle w:val="Hyperlink"/>
          </w:rPr>
          <w:t>https://doi.org/10.1111/mms.12285</w:t>
        </w:r>
      </w:hyperlink>
      <w:r w:rsidR="00C57641" w:rsidRPr="00882C50">
        <w:t xml:space="preserve"> </w:t>
      </w:r>
    </w:p>
    <w:p w14:paraId="56D87158" w14:textId="1034E8BC" w:rsidR="00005583" w:rsidRPr="00882C50" w:rsidRDefault="00005583" w:rsidP="00005583">
      <w:pPr>
        <w:widowControl w:val="0"/>
        <w:pBdr>
          <w:top w:val="nil"/>
          <w:left w:val="nil"/>
          <w:bottom w:val="nil"/>
          <w:right w:val="nil"/>
          <w:between w:val="nil"/>
        </w:pBdr>
        <w:ind w:left="720" w:hanging="720"/>
      </w:pPr>
      <w:r w:rsidRPr="00882C50">
        <w:t xml:space="preserve">Hunter, E., Taylor, N., Fox, C. J., Maillard, M., &amp; Taylor, M. I. (2012). Effectiveness of TaqMan probes for detection of fish eggs and larvae in the stomach contents of a teleost predator. Journal of Fish Biology </w:t>
      </w:r>
      <w:r w:rsidRPr="00882C50">
        <w:rPr>
          <w:b/>
          <w:bCs/>
        </w:rPr>
        <w:t>81</w:t>
      </w:r>
      <w:r w:rsidR="00C57641" w:rsidRPr="00882C50">
        <w:t>:</w:t>
      </w:r>
      <w:r w:rsidRPr="00882C50">
        <w:t xml:space="preserve">1, 320–328. </w:t>
      </w:r>
      <w:hyperlink r:id="rId37" w:history="1">
        <w:r w:rsidRPr="00882C50">
          <w:rPr>
            <w:rStyle w:val="Hyperlink"/>
          </w:rPr>
          <w:t>https://doi.org/10.1111/j.1095-8649.2012.03298.x</w:t>
        </w:r>
      </w:hyperlink>
    </w:p>
    <w:p w14:paraId="488115AF" w14:textId="35BC2B02" w:rsidR="00005583" w:rsidRPr="00882C50" w:rsidRDefault="00005583" w:rsidP="00005583">
      <w:pPr>
        <w:widowControl w:val="0"/>
        <w:pBdr>
          <w:top w:val="nil"/>
          <w:left w:val="nil"/>
          <w:bottom w:val="nil"/>
          <w:right w:val="nil"/>
          <w:between w:val="nil"/>
        </w:pBdr>
        <w:ind w:left="720" w:hanging="720"/>
      </w:pPr>
      <w:r w:rsidRPr="00882C50">
        <w:lastRenderedPageBreak/>
        <w:t>IUCN (2020). The IUCN Red List of Threatened Species</w:t>
      </w:r>
      <w:r w:rsidR="00C57641" w:rsidRPr="00882C50">
        <w:t>, Cambridge</w:t>
      </w:r>
      <w:r w:rsidRPr="00882C50">
        <w:t xml:space="preserve">. </w:t>
      </w:r>
      <w:r w:rsidR="00C57641" w:rsidRPr="00882C50">
        <w:t xml:space="preserve">Available from </w:t>
      </w:r>
      <w:hyperlink r:id="rId38" w:history="1">
        <w:r w:rsidR="00C57641" w:rsidRPr="00882C50">
          <w:rPr>
            <w:rStyle w:val="Hyperlink"/>
          </w:rPr>
          <w:t>https://www.iucnredlist.org</w:t>
        </w:r>
      </w:hyperlink>
      <w:r w:rsidR="00C57641" w:rsidRPr="00882C50">
        <w:t xml:space="preserve"> (accessed July 2020).</w:t>
      </w:r>
    </w:p>
    <w:p w14:paraId="1B29B6D0" w14:textId="02FF6DBE"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hyperlink r:id="rId39" w:history="1">
        <w:r w:rsidR="00C57641" w:rsidRPr="00882C50">
          <w:rPr>
            <w:rStyle w:val="Hyperlink"/>
          </w:rPr>
          <w:t>https://doi.org/10.1093/bioinformatics/bts199</w:t>
        </w:r>
      </w:hyperlink>
      <w:r w:rsidR="00C57641" w:rsidRPr="00882C50">
        <w:t xml:space="preserve"> </w:t>
      </w:r>
    </w:p>
    <w:p w14:paraId="2A57140B" w14:textId="23C79503" w:rsidR="00005583" w:rsidRPr="00882C50" w:rsidRDefault="00005583" w:rsidP="00005583">
      <w:pPr>
        <w:widowControl w:val="0"/>
        <w:pBdr>
          <w:top w:val="nil"/>
          <w:left w:val="nil"/>
          <w:bottom w:val="nil"/>
          <w:right w:val="nil"/>
          <w:between w:val="nil"/>
        </w:pBdr>
        <w:ind w:left="720" w:hanging="720"/>
      </w:pPr>
      <w:r w:rsidRPr="00882C50">
        <w:t xml:space="preserve">Kirkwood, R., Hume, F., &amp; </w:t>
      </w:r>
      <w:proofErr w:type="spellStart"/>
      <w:r w:rsidRPr="00882C50">
        <w:t>Hindell</w:t>
      </w:r>
      <w:proofErr w:type="spellEnd"/>
      <w:r w:rsidRPr="00882C50">
        <w:t xml:space="preserve">, M. (2008). Sea temperature variations mediate annual changes in the diet of Australian fur seals in Bass Strait. Marine Ecology Progress Series </w:t>
      </w:r>
      <w:r w:rsidRPr="00882C50">
        <w:rPr>
          <w:b/>
          <w:bCs/>
        </w:rPr>
        <w:t>369</w:t>
      </w:r>
      <w:r w:rsidRPr="00882C50">
        <w:t xml:space="preserve">, 297–309. </w:t>
      </w:r>
      <w:hyperlink r:id="rId40" w:history="1">
        <w:r w:rsidR="00C57641" w:rsidRPr="00882C50">
          <w:rPr>
            <w:rStyle w:val="Hyperlink"/>
          </w:rPr>
          <w:t>https://doi.org/10.3354/meps07633</w:t>
        </w:r>
      </w:hyperlink>
      <w:r w:rsidR="00C57641" w:rsidRPr="00882C50">
        <w:t xml:space="preserve"> </w:t>
      </w:r>
    </w:p>
    <w:p w14:paraId="69A8B299" w14:textId="7F4AAFD2"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hyperlink r:id="rId41" w:history="1">
        <w:r w:rsidR="00C57641" w:rsidRPr="00882C50">
          <w:rPr>
            <w:rStyle w:val="Hyperlink"/>
          </w:rPr>
          <w:t>https://doi.org/10.1071/WR13196</w:t>
        </w:r>
      </w:hyperlink>
      <w:r w:rsidR="00C57641" w:rsidRPr="00882C50">
        <w:t xml:space="preserve"> </w:t>
      </w:r>
    </w:p>
    <w:p w14:paraId="07D8982A" w14:textId="119AAC3A"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as a threat to the viability of yellow-eyed penguins (</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hyperlink r:id="rId42" w:history="1">
        <w:r w:rsidR="00C57641" w:rsidRPr="00882C50">
          <w:rPr>
            <w:rStyle w:val="Hyperlink"/>
          </w:rPr>
          <w:t>https://doi.org/10.1016/j.biocon.2006.10.024</w:t>
        </w:r>
      </w:hyperlink>
      <w:r w:rsidR="00C57641" w:rsidRPr="00882C50">
        <w:t xml:space="preserve"> </w:t>
      </w:r>
    </w:p>
    <w:p w14:paraId="1B522B0C" w14:textId="7C2C9830"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hyperlink r:id="rId43" w:history="1">
        <w:r w:rsidR="00C57641" w:rsidRPr="00882C50">
          <w:rPr>
            <w:rStyle w:val="Hyperlink"/>
          </w:rPr>
          <w:t>https://doi.org/10.1111/2041-210X.12410</w:t>
        </w:r>
      </w:hyperlink>
      <w:r w:rsidR="00C57641" w:rsidRPr="00882C50">
        <w:t xml:space="preserve"> </w:t>
      </w:r>
    </w:p>
    <w:p w14:paraId="3A4A3025" w14:textId="2D725A24"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hyperlink r:id="rId44" w:history="1">
        <w:r w:rsidR="00C57641" w:rsidRPr="00882C50">
          <w:rPr>
            <w:rStyle w:val="Hyperlink"/>
          </w:rPr>
          <w:t>https://doi.org/10.7882/AZ.1999.036</w:t>
        </w:r>
      </w:hyperlink>
      <w:r w:rsidR="00C57641" w:rsidRPr="00882C50">
        <w:t xml:space="preserve"> </w:t>
      </w:r>
    </w:p>
    <w:p w14:paraId="4B25CB8A" w14:textId="0BAD7F04"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hyperlink r:id="rId45" w:history="1">
        <w:r w:rsidR="00C57641" w:rsidRPr="00882C50">
          <w:rPr>
            <w:rStyle w:val="Hyperlink"/>
          </w:rPr>
          <w:t>https://doi.org/10.1111/conl.12186</w:t>
        </w:r>
      </w:hyperlink>
      <w:r w:rsidR="00C57641" w:rsidRPr="00882C50">
        <w:t xml:space="preserve"> </w:t>
      </w:r>
    </w:p>
    <w:p w14:paraId="76B1BD4A" w14:textId="77777777" w:rsidR="003614A1" w:rsidRDefault="00594537" w:rsidP="003614A1">
      <w:pPr>
        <w:widowControl w:val="0"/>
        <w:pBdr>
          <w:top w:val="nil"/>
          <w:left w:val="nil"/>
          <w:bottom w:val="nil"/>
          <w:right w:val="nil"/>
          <w:between w:val="nil"/>
        </w:pBdr>
        <w:ind w:left="720" w:hanging="720"/>
        <w:rPr>
          <w:ins w:id="442" w:author="Natasha Hardy" w:date="2021-10-25T15:28:00Z"/>
        </w:rPr>
      </w:pPr>
      <w:ins w:id="443" w:author="Microsoft Office User" w:date="2021-10-14T14:05:00Z">
        <w:r w:rsidRPr="00882C50">
          <w:t xml:space="preserve">McDonald, P. </w:t>
        </w:r>
      </w:ins>
      <w:ins w:id="444" w:author="Microsoft Office User" w:date="2021-10-14T14:06:00Z">
        <w:r w:rsidRPr="00882C50">
          <w:t>G.</w:t>
        </w:r>
      </w:ins>
      <w:ins w:id="445" w:author="Microsoft Office User" w:date="2021-10-14T14:05:00Z">
        <w:r w:rsidRPr="00882C50">
          <w:t xml:space="preserve"> &amp; Griffith</w:t>
        </w:r>
      </w:ins>
      <w:ins w:id="446" w:author="Microsoft Office User" w:date="2021-10-14T14:06:00Z">
        <w:r w:rsidRPr="00882C50">
          <w:t>, S. C. (2011)</w:t>
        </w:r>
      </w:ins>
      <w:ins w:id="447" w:author="Microsoft Office User" w:date="2021-10-14T14:10:00Z">
        <w:r w:rsidRPr="00882C50">
          <w:t>.</w:t>
        </w:r>
      </w:ins>
      <w:ins w:id="448" w:author="Microsoft Office User" w:date="2021-10-14T14:06:00Z">
        <w:r w:rsidRPr="00882C50">
          <w:t xml:space="preserve"> To pluck or not to pluck: the hidden ethical and scientific costs of relying on feathers</w:t>
        </w:r>
      </w:ins>
      <w:ins w:id="449" w:author="Microsoft Office User" w:date="2021-10-14T14:07:00Z">
        <w:r w:rsidRPr="00882C50">
          <w:t xml:space="preserve"> as a primary source of DNA. Journal of Avian Biology</w:t>
        </w:r>
      </w:ins>
      <w:ins w:id="450" w:author="Microsoft Office User" w:date="2021-10-14T14:08:00Z">
        <w:r w:rsidRPr="00882C50">
          <w:t xml:space="preserve"> </w:t>
        </w:r>
        <w:r w:rsidRPr="00882C50">
          <w:rPr>
            <w:b/>
            <w:bCs/>
          </w:rPr>
          <w:t>42</w:t>
        </w:r>
        <w:r w:rsidRPr="00882C50">
          <w:t>:3, 197-203</w:t>
        </w:r>
      </w:ins>
      <w:ins w:id="451" w:author="Microsoft Office User" w:date="2021-10-14T14:10:00Z">
        <w:r w:rsidRPr="00882C50">
          <w:t>.</w:t>
        </w:r>
      </w:ins>
      <w:ins w:id="452" w:author="Microsoft Office User" w:date="2021-10-14T14:09:00Z">
        <w:r w:rsidRPr="00882C50">
          <w:t xml:space="preserve"> </w:t>
        </w:r>
      </w:ins>
      <w:ins w:id="453" w:author="Microsoft Office User" w:date="2021-10-14T14:10:00Z">
        <w:r w:rsidRPr="00882C50">
          <w:fldChar w:fldCharType="begin"/>
        </w:r>
        <w:r w:rsidRPr="00882C50">
          <w:instrText xml:space="preserve"> HYPERLINK "</w:instrText>
        </w:r>
      </w:ins>
      <w:ins w:id="454" w:author="Microsoft Office User" w:date="2021-10-14T14:09:00Z">
        <w:r w:rsidRPr="00882C50">
          <w:instrText>https://doi.org/10.1111/j.1600-048X.2011.05365.x</w:instrText>
        </w:r>
      </w:ins>
      <w:ins w:id="455" w:author="Microsoft Office User" w:date="2021-10-14T14:10:00Z">
        <w:r w:rsidRPr="00882C50">
          <w:instrText xml:space="preserve">" </w:instrText>
        </w:r>
        <w:r w:rsidRPr="00882C50">
          <w:fldChar w:fldCharType="separate"/>
        </w:r>
      </w:ins>
      <w:ins w:id="456" w:author="Microsoft Office User" w:date="2021-10-14T14:09:00Z">
        <w:r w:rsidRPr="00882C50">
          <w:rPr>
            <w:rStyle w:val="Hyperlink"/>
          </w:rPr>
          <w:t>https://doi.org/10.1111/j.1600-048X.2011.05365.x</w:t>
        </w:r>
      </w:ins>
      <w:ins w:id="457"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458" w:author="Microsoft Office User" w:date="2021-10-14T14:05:00Z"/>
        </w:rPr>
      </w:pPr>
      <w:ins w:id="459"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36A54932"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hyperlink r:id="rId46" w:history="1">
        <w:r w:rsidR="00C57641" w:rsidRPr="00882C50">
          <w:rPr>
            <w:rStyle w:val="Hyperlink"/>
          </w:rPr>
          <w:t>https://doi.org/10.3354/meps293283</w:t>
        </w:r>
      </w:hyperlink>
      <w:r w:rsidR="00C57641" w:rsidRPr="00882C50">
        <w:t xml:space="preserve"> </w:t>
      </w:r>
    </w:p>
    <w:p w14:paraId="5A21EBA5" w14:textId="68C113C0"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hyperlink r:id="rId47" w:history="1">
        <w:r w:rsidR="00C57641" w:rsidRPr="00882C50">
          <w:rPr>
            <w:rStyle w:val="Hyperlink"/>
          </w:rPr>
          <w:t>https://doi.org/10.1525/auk.2009.08055</w:t>
        </w:r>
      </w:hyperlink>
      <w:r w:rsidR="00C57641" w:rsidRPr="00882C50">
        <w:t xml:space="preserve"> </w:t>
      </w:r>
    </w:p>
    <w:p w14:paraId="625A0882" w14:textId="746ECC1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Molecular Ecology </w:t>
      </w:r>
      <w:r w:rsidRPr="00882C50">
        <w:rPr>
          <w:b/>
          <w:bCs/>
        </w:rPr>
        <w:t>21</w:t>
      </w:r>
      <w:r w:rsidR="00C57641" w:rsidRPr="00882C50">
        <w:t>:8</w:t>
      </w:r>
      <w:r w:rsidRPr="00882C50">
        <w:t xml:space="preserve">, 1931–1950. </w:t>
      </w:r>
      <w:hyperlink r:id="rId48" w:history="1">
        <w:r w:rsidR="00C57641" w:rsidRPr="00882C50">
          <w:rPr>
            <w:rStyle w:val="Hyperlink"/>
          </w:rPr>
          <w:t>https://doi.org/10.1111/j.1365-294X.2011.05403.x</w:t>
        </w:r>
      </w:hyperlink>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026174EA"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hyperlink r:id="rId49" w:history="1">
        <w:r w:rsidR="00C57641" w:rsidRPr="00882C50">
          <w:rPr>
            <w:rStyle w:val="Hyperlink"/>
          </w:rPr>
          <w:t>https://doi.org/10.1016/j.tree.2015.04.003</w:t>
        </w:r>
      </w:hyperlink>
      <w:r w:rsidR="00C57641" w:rsidRPr="00882C50">
        <w:t xml:space="preserve"> </w:t>
      </w:r>
    </w:p>
    <w:p w14:paraId="3EE6144F" w14:textId="6CF85CCE"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w:t>
      </w:r>
      <w:r w:rsidRPr="00882C50">
        <w:lastRenderedPageBreak/>
        <w:t xml:space="preserve">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hyperlink r:id="rId50" w:history="1">
        <w:r w:rsidR="00C57641" w:rsidRPr="00882C50">
          <w:rPr>
            <w:rStyle w:val="Hyperlink"/>
          </w:rPr>
          <w:t>https://doi.org/10.3389/fmars.2019.00248</w:t>
        </w:r>
      </w:hyperlink>
      <w:r w:rsidR="00C57641" w:rsidRPr="00882C50">
        <w:t xml:space="preserve"> </w:t>
      </w:r>
    </w:p>
    <w:p w14:paraId="045C8A26" w14:textId="78B05F2B" w:rsidR="00786866" w:rsidRPr="00882C50" w:rsidRDefault="00786866" w:rsidP="00005583">
      <w:pPr>
        <w:widowControl w:val="0"/>
        <w:pBdr>
          <w:top w:val="nil"/>
          <w:left w:val="nil"/>
          <w:bottom w:val="nil"/>
          <w:right w:val="nil"/>
          <w:between w:val="nil"/>
        </w:pBdr>
        <w:ind w:left="720" w:hanging="720"/>
        <w:rPr>
          <w:ins w:id="460" w:author="Microsoft Office User" w:date="2021-10-14T14:12:00Z"/>
        </w:rPr>
      </w:pPr>
      <w:proofErr w:type="spellStart"/>
      <w:ins w:id="461" w:author="Microsoft Office User" w:date="2021-10-14T14:12:00Z">
        <w:r w:rsidRPr="00882C50">
          <w:t>Rothe</w:t>
        </w:r>
      </w:ins>
      <w:proofErr w:type="spellEnd"/>
      <w:ins w:id="462" w:author="Microsoft Office User" w:date="2021-10-14T14:13:00Z">
        <w:r w:rsidRPr="00882C50">
          <w:t>, J. &amp; Nagy, M. (2016). Comparison of two silica-based extraction methods for DNA isolation from bones</w:t>
        </w:r>
      </w:ins>
      <w:ins w:id="463" w:author="Microsoft Office User" w:date="2021-10-14T14:14:00Z">
        <w:r w:rsidRPr="00882C50">
          <w:t xml:space="preserve">. Legal Medicine </w:t>
        </w:r>
        <w:r w:rsidRPr="00882C50">
          <w:rPr>
            <w:b/>
            <w:bCs/>
          </w:rPr>
          <w:t xml:space="preserve">22: </w:t>
        </w:r>
        <w:r w:rsidRPr="00882C50">
          <w:t xml:space="preserve">36-41. </w:t>
        </w:r>
      </w:ins>
      <w:ins w:id="464" w:author="Microsoft Office User" w:date="2021-10-14T14:15:00Z">
        <w:r w:rsidRPr="00882C50">
          <w:fldChar w:fldCharType="begin"/>
        </w:r>
        <w:r w:rsidRPr="00882C50">
          <w:instrText xml:space="preserve"> HYPERLINK "</w:instrText>
        </w:r>
      </w:ins>
      <w:ins w:id="465" w:author="Microsoft Office User" w:date="2021-10-14T14:14:00Z">
        <w:r w:rsidRPr="00882C50">
          <w:instrText>https://doi.org/10.1016/j.legalmed.2016.07.008</w:instrText>
        </w:r>
      </w:ins>
      <w:ins w:id="466" w:author="Microsoft Office User" w:date="2021-10-14T14:15:00Z">
        <w:r w:rsidRPr="00882C50">
          <w:instrText xml:space="preserve">" </w:instrText>
        </w:r>
        <w:r w:rsidRPr="00882C50">
          <w:fldChar w:fldCharType="separate"/>
        </w:r>
      </w:ins>
      <w:ins w:id="467" w:author="Microsoft Office User" w:date="2021-10-14T14:14:00Z">
        <w:r w:rsidRPr="00882C50">
          <w:rPr>
            <w:rStyle w:val="Hyperlink"/>
          </w:rPr>
          <w:t>https://doi.org/10.1016/j.legalmed.2016.07.008</w:t>
        </w:r>
      </w:ins>
      <w:ins w:id="468" w:author="Microsoft Office User" w:date="2021-10-14T14:15:00Z">
        <w:r w:rsidRPr="00882C50">
          <w:fldChar w:fldCharType="end"/>
        </w:r>
        <w:r w:rsidRPr="00882C50">
          <w:t xml:space="preserve"> </w:t>
        </w:r>
      </w:ins>
    </w:p>
    <w:p w14:paraId="1BA5F524" w14:textId="32911EEF" w:rsidR="00005583" w:rsidRPr="00882C50" w:rsidRDefault="00005583" w:rsidP="00005583">
      <w:pPr>
        <w:widowControl w:val="0"/>
        <w:pBdr>
          <w:top w:val="nil"/>
          <w:left w:val="nil"/>
          <w:bottom w:val="nil"/>
          <w:right w:val="nil"/>
          <w:between w:val="nil"/>
        </w:pBdr>
        <w:ind w:left="720" w:hanging="720"/>
      </w:pPr>
      <w:r w:rsidRPr="00882C50">
        <w:t xml:space="preserve">Rout, T. M., Kirkwood, R., Sutherland, D. R., Murphy, S., &amp; McCarthy, M. A. (2014). When to declare successful eradication of an invasive predator? Animal Conservation </w:t>
      </w:r>
      <w:r w:rsidRPr="00882C50">
        <w:rPr>
          <w:b/>
          <w:bCs/>
        </w:rPr>
        <w:t>17</w:t>
      </w:r>
      <w:r w:rsidR="00C57641" w:rsidRPr="00882C50">
        <w:t>:</w:t>
      </w:r>
      <w:r w:rsidRPr="00882C50">
        <w:t xml:space="preserve">2, 125–132. </w:t>
      </w:r>
      <w:hyperlink r:id="rId51" w:history="1">
        <w:r w:rsidR="00C57641" w:rsidRPr="00882C50">
          <w:rPr>
            <w:rStyle w:val="Hyperlink"/>
          </w:rPr>
          <w:t>https://doi.org/10.1111/acv.12065</w:t>
        </w:r>
      </w:hyperlink>
      <w:r w:rsidR="00C57641" w:rsidRPr="00882C50">
        <w:t xml:space="preserve"> </w:t>
      </w:r>
    </w:p>
    <w:p w14:paraId="48BA22C5" w14:textId="4913DB25" w:rsidR="00005583" w:rsidRPr="00882C50" w:rsidRDefault="00005583" w:rsidP="00005583">
      <w:pPr>
        <w:widowControl w:val="0"/>
        <w:pBdr>
          <w:top w:val="nil"/>
          <w:left w:val="nil"/>
          <w:bottom w:val="nil"/>
          <w:right w:val="nil"/>
          <w:between w:val="nil"/>
        </w:pBdr>
        <w:ind w:left="720" w:hanging="720"/>
      </w:pPr>
      <w:r w:rsidRPr="00882C50">
        <w:t xml:space="preserve">Schreier, B. M., </w:t>
      </w:r>
      <w:proofErr w:type="spellStart"/>
      <w:r w:rsidRPr="00882C50">
        <w:t>Baerwald</w:t>
      </w:r>
      <w:proofErr w:type="spellEnd"/>
      <w:r w:rsidRPr="00882C50">
        <w:t xml:space="preserve">, M. R., Conrad, J. L., Schumer, G., &amp; May, B. (2016). Examination of Predation on Early Life Stage Delta Smelt in the San Francisco Estuary Using DNA Diet Analysis. Transactions of the American Fisheries Society </w:t>
      </w:r>
      <w:r w:rsidRPr="00882C50">
        <w:rPr>
          <w:b/>
          <w:bCs/>
        </w:rPr>
        <w:t>145</w:t>
      </w:r>
      <w:r w:rsidR="00C57641" w:rsidRPr="00882C50">
        <w:t>:</w:t>
      </w:r>
      <w:r w:rsidRPr="00882C50">
        <w:t xml:space="preserve">4, 723–733. </w:t>
      </w:r>
      <w:hyperlink r:id="rId52" w:history="1">
        <w:r w:rsidR="00C57641" w:rsidRPr="00882C50">
          <w:rPr>
            <w:rStyle w:val="Hyperlink"/>
          </w:rPr>
          <w:t>https://doi.org/10.1080/00028487.2016.1152299</w:t>
        </w:r>
      </w:hyperlink>
      <w:r w:rsidR="00C57641" w:rsidRPr="00882C50">
        <w:t xml:space="preserve"> </w:t>
      </w:r>
    </w:p>
    <w:p w14:paraId="27D4BE5A" w14:textId="60EF3587"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hyperlink r:id="rId53" w:history="1">
        <w:r w:rsidR="00C57641" w:rsidRPr="00882C50">
          <w:rPr>
            <w:rStyle w:val="Hyperlink"/>
          </w:rPr>
          <w:t>https://doi.org/10.1073/pnas.1803573115</w:t>
        </w:r>
      </w:hyperlink>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hyperlink r:id="rId54" w:history="1">
        <w:r w:rsidR="00C57641" w:rsidRPr="00882C50">
          <w:rPr>
            <w:rStyle w:val="Hyperlink"/>
          </w:rPr>
          <w:t>http://catalog.hathitrust.org/api/volumes/oclc/43839899.html</w:t>
        </w:r>
      </w:hyperlink>
      <w:r w:rsidR="00C57641" w:rsidRPr="00882C50">
        <w:t xml:space="preserve"> </w:t>
      </w:r>
    </w:p>
    <w:p w14:paraId="5892C803" w14:textId="2BC4AFA2" w:rsidR="00005583" w:rsidRPr="00882C50" w:rsidRDefault="00005583" w:rsidP="00005583">
      <w:pPr>
        <w:widowControl w:val="0"/>
        <w:pBdr>
          <w:top w:val="nil"/>
          <w:left w:val="nil"/>
          <w:bottom w:val="nil"/>
          <w:right w:val="nil"/>
          <w:between w:val="nil"/>
        </w:pBdr>
        <w:ind w:left="720" w:hanging="720"/>
      </w:pPr>
      <w:r w:rsidRPr="00882C50">
        <w:t xml:space="preserve">Shaughnessy, P. D., Kirkwood, R., </w:t>
      </w:r>
      <w:proofErr w:type="spellStart"/>
      <w:r w:rsidRPr="00882C50">
        <w:t>Cawthorn</w:t>
      </w:r>
      <w:proofErr w:type="spellEnd"/>
      <w:r w:rsidRPr="00882C50">
        <w:t xml:space="preserve">, M., Kemper, C., &amp; Pemberton, D. (2003). Pinnipeds, </w:t>
      </w:r>
      <w:proofErr w:type="gramStart"/>
      <w:r w:rsidRPr="00882C50">
        <w:t>cetaceans</w:t>
      </w:r>
      <w:proofErr w:type="gramEnd"/>
      <w:r w:rsidRPr="00882C50">
        <w:t xml:space="preserve"> and fisheries in Australia; a review of operational interactions. In </w:t>
      </w:r>
      <w:r w:rsidRPr="00882C50">
        <w:lastRenderedPageBreak/>
        <w:t xml:space="preserve">Marine mammals: Fisheries, </w:t>
      </w:r>
      <w:proofErr w:type="gramStart"/>
      <w:r w:rsidRPr="00882C50">
        <w:t>tourism</w:t>
      </w:r>
      <w:proofErr w:type="gramEnd"/>
      <w:r w:rsidRPr="00882C50">
        <w:t xml:space="preserve"> and management issues. (N. Gales, M. </w:t>
      </w:r>
      <w:proofErr w:type="spellStart"/>
      <w:r w:rsidRPr="00882C50">
        <w:t>Hindell</w:t>
      </w:r>
      <w:proofErr w:type="spellEnd"/>
      <w:r w:rsidRPr="00882C50">
        <w:t xml:space="preserve"> and R. Kirkwood., pp. 136-152.). CSIRO Publishing.</w:t>
      </w:r>
    </w:p>
    <w:p w14:paraId="6B9D9FD0" w14:textId="14507F0B" w:rsidR="000742DF" w:rsidRPr="00882C50" w:rsidRDefault="000742DF" w:rsidP="000742DF">
      <w:pPr>
        <w:widowControl w:val="0"/>
        <w:pBdr>
          <w:top w:val="nil"/>
          <w:left w:val="nil"/>
          <w:bottom w:val="nil"/>
          <w:right w:val="nil"/>
          <w:between w:val="nil"/>
        </w:pBdr>
        <w:ind w:left="720" w:hanging="720"/>
      </w:pPr>
      <w:r w:rsidRPr="00882C50">
        <w:t xml:space="preserve">Shaughnessy, P. D., Goldsworthy, S. D., Mackay, A. I. (2015). The long-nosed fur seal (Arctocephalus </w:t>
      </w:r>
      <w:proofErr w:type="spellStart"/>
      <w:r w:rsidRPr="00882C50">
        <w:t>forsteri</w:t>
      </w:r>
      <w:proofErr w:type="spellEnd"/>
      <w:r w:rsidRPr="00882C50">
        <w:t xml:space="preserve">) in South Australia in 2013–14: Abundance, </w:t>
      </w:r>
      <w:proofErr w:type="gramStart"/>
      <w:r w:rsidRPr="00882C50">
        <w:t>status</w:t>
      </w:r>
      <w:proofErr w:type="gramEnd"/>
      <w:r w:rsidRPr="00882C50">
        <w:t xml:space="preserve"> and trends. Australian Journal of Zoology </w:t>
      </w:r>
      <w:r w:rsidRPr="00882C50">
        <w:rPr>
          <w:b/>
          <w:bCs/>
        </w:rPr>
        <w:t>63</w:t>
      </w:r>
      <w:r w:rsidRPr="00882C50">
        <w:t xml:space="preserve">:2, 101–110. </w:t>
      </w:r>
      <w:hyperlink r:id="rId55" w:history="1">
        <w:r w:rsidRPr="00882C50">
          <w:rPr>
            <w:rStyle w:val="Hyperlink"/>
          </w:rPr>
          <w:t>https://doi.org/10.1071/ZO14103</w:t>
        </w:r>
      </w:hyperlink>
    </w:p>
    <w:p w14:paraId="12100B1C" w14:textId="65239F40"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hyperlink r:id="rId56" w:history="1">
        <w:r w:rsidR="00C57641" w:rsidRPr="00882C50">
          <w:rPr>
            <w:rStyle w:val="Hyperlink"/>
          </w:rPr>
          <w:t>https://doi.org/10.1038/s41559-016-0004</w:t>
        </w:r>
      </w:hyperlink>
      <w:r w:rsidR="00C57641" w:rsidRPr="00882C50">
        <w:t xml:space="preserve"> </w:t>
      </w:r>
    </w:p>
    <w:p w14:paraId="0C86F9DB" w14:textId="137CE935" w:rsidR="00005583" w:rsidRPr="00882C50" w:rsidRDefault="00005583" w:rsidP="00005583">
      <w:pPr>
        <w:widowControl w:val="0"/>
        <w:pBdr>
          <w:top w:val="nil"/>
          <w:left w:val="nil"/>
          <w:bottom w:val="nil"/>
          <w:right w:val="nil"/>
          <w:between w:val="nil"/>
        </w:pBdr>
        <w:ind w:left="720" w:hanging="720"/>
      </w:pPr>
      <w:proofErr w:type="spellStart"/>
      <w:r w:rsidRPr="00882C50">
        <w:t>Skaala</w:t>
      </w:r>
      <w:proofErr w:type="spellEnd"/>
      <w:r w:rsidRPr="00882C50">
        <w:t xml:space="preserve">, Ø., Glover, K. A., </w:t>
      </w:r>
      <w:proofErr w:type="spellStart"/>
      <w:r w:rsidRPr="00882C50">
        <w:t>Barlaup</w:t>
      </w:r>
      <w:proofErr w:type="spellEnd"/>
      <w:r w:rsidRPr="00882C50">
        <w:t xml:space="preserve">, B. T., &amp; </w:t>
      </w:r>
      <w:proofErr w:type="spellStart"/>
      <w:r w:rsidRPr="00882C50">
        <w:t>Borgstrøm</w:t>
      </w:r>
      <w:proofErr w:type="spellEnd"/>
      <w:r w:rsidRPr="00882C50">
        <w:t xml:space="preserve">, R. (2014). Microsatellite DNA used for parentage identification of partly digested Atlantic salmon (Salmo </w:t>
      </w:r>
      <w:proofErr w:type="spellStart"/>
      <w:r w:rsidRPr="00882C50">
        <w:t>salar</w:t>
      </w:r>
      <w:proofErr w:type="spellEnd"/>
      <w:r w:rsidRPr="00882C50">
        <w:t xml:space="preserve">) juveniles through non-destructive diet sampling in salmonids. Marine Biology Research </w:t>
      </w:r>
      <w:r w:rsidRPr="00882C50">
        <w:rPr>
          <w:b/>
          <w:bCs/>
        </w:rPr>
        <w:t>10</w:t>
      </w:r>
      <w:r w:rsidR="00C57641" w:rsidRPr="00882C50">
        <w:t>:</w:t>
      </w:r>
      <w:r w:rsidRPr="00882C50">
        <w:t xml:space="preserve">3, 323–328. </w:t>
      </w:r>
      <w:hyperlink r:id="rId57" w:history="1">
        <w:r w:rsidRPr="00882C50">
          <w:rPr>
            <w:rStyle w:val="Hyperlink"/>
          </w:rPr>
          <w:t>https://doi.org/10.1080/17451000.2013.810757</w:t>
        </w:r>
      </w:hyperlink>
    </w:p>
    <w:p w14:paraId="003DB046" w14:textId="7467266B"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hyperlink r:id="rId58" w:history="1">
        <w:r w:rsidRPr="00882C50">
          <w:rPr>
            <w:rStyle w:val="Hyperlink"/>
          </w:rPr>
          <w:t>https://doi.org/10.1111/cobi.13183</w:t>
        </w:r>
      </w:hyperlink>
    </w:p>
    <w:p w14:paraId="59A00C39" w14:textId="6C03E3E8" w:rsidR="00005583" w:rsidRPr="00882C50" w:rsidRDefault="00005583" w:rsidP="00005583">
      <w:pPr>
        <w:widowControl w:val="0"/>
        <w:pBdr>
          <w:top w:val="nil"/>
          <w:left w:val="nil"/>
          <w:bottom w:val="nil"/>
          <w:right w:val="nil"/>
          <w:between w:val="nil"/>
        </w:pBdr>
        <w:ind w:left="720" w:hanging="720"/>
      </w:pPr>
      <w:proofErr w:type="spellStart"/>
      <w:r w:rsidRPr="00882C50">
        <w:rPr>
          <w:rFonts w:cs="Helvetica"/>
          <w:color w:val="000000"/>
        </w:rPr>
        <w:t>Taberlet</w:t>
      </w:r>
      <w:proofErr w:type="spellEnd"/>
      <w:r w:rsidRPr="00882C50">
        <w:rPr>
          <w:rFonts w:cs="Helvetica"/>
          <w:color w:val="000000"/>
        </w:rPr>
        <w:t xml:space="preserve">, P., et al. (2012). "Towards next-generation biodiversity assessment using DNA metabarcoding." Molecular Ecology </w:t>
      </w:r>
      <w:r w:rsidRPr="00882C50">
        <w:rPr>
          <w:rFonts w:cs="Helvetica"/>
          <w:b/>
          <w:bCs/>
          <w:color w:val="000000"/>
        </w:rPr>
        <w:t>21</w:t>
      </w:r>
      <w:r w:rsidR="00C57641" w:rsidRPr="00882C50">
        <w:rPr>
          <w:rFonts w:cs="Helvetica"/>
          <w:color w:val="000000"/>
        </w:rPr>
        <w:t>:</w:t>
      </w:r>
      <w:r w:rsidRPr="00882C50">
        <w:rPr>
          <w:rFonts w:cs="Helvetica"/>
          <w:color w:val="000000"/>
        </w:rPr>
        <w:t>8</w:t>
      </w:r>
      <w:r w:rsidR="00C57641" w:rsidRPr="00882C50">
        <w:rPr>
          <w:rFonts w:cs="Helvetica"/>
          <w:color w:val="000000"/>
        </w:rPr>
        <w:t>,</w:t>
      </w:r>
      <w:r w:rsidRPr="00882C50">
        <w:rPr>
          <w:rFonts w:cs="Helvetica"/>
          <w:color w:val="000000"/>
        </w:rPr>
        <w:t xml:space="preserve"> 2045–2050.</w:t>
      </w:r>
    </w:p>
    <w:p w14:paraId="71A5D816" w14:textId="77777777"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hyperlink r:id="rId59" w:history="1">
        <w:r w:rsidR="00C57641" w:rsidRPr="00882C50">
          <w:rPr>
            <w:rStyle w:val="Hyperlink"/>
          </w:rPr>
          <w:t>https://doi.org/10.1111/mec.12523</w:t>
        </w:r>
      </w:hyperlink>
      <w:r w:rsidR="00C57641" w:rsidRPr="00882C50">
        <w:t xml:space="preserve"> </w:t>
      </w:r>
    </w:p>
    <w:p w14:paraId="28AA42F4" w14:textId="025FB13E"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w:t>
      </w:r>
      <w:r w:rsidRPr="00882C50">
        <w:lastRenderedPageBreak/>
        <w:t xml:space="preserve">conservation for monitoring past and present biodiversity. </w:t>
      </w:r>
      <w:r w:rsidRPr="00882C50">
        <w:rPr>
          <w:i/>
          <w:iCs/>
        </w:rPr>
        <w:t>Biological Conservation</w:t>
      </w:r>
      <w:r w:rsidRPr="00882C50">
        <w:t xml:space="preserve">, </w:t>
      </w:r>
      <w:r w:rsidRPr="00882C50">
        <w:rPr>
          <w:i/>
          <w:iCs/>
        </w:rPr>
        <w:t>183</w:t>
      </w:r>
      <w:r w:rsidRPr="00882C50">
        <w:t xml:space="preserve">, 4–18. </w:t>
      </w:r>
      <w:hyperlink r:id="rId60" w:history="1">
        <w:r w:rsidRPr="00882C50">
          <w:rPr>
            <w:rStyle w:val="Hyperlink"/>
          </w:rPr>
          <w:t>https://doi.org/10.1016/j.biocon.2014.11.019</w:t>
        </w:r>
      </w:hyperlink>
    </w:p>
    <w:p w14:paraId="013BFC85" w14:textId="77777777" w:rsidR="009D73F9" w:rsidRPr="00882C50" w:rsidRDefault="00005583" w:rsidP="009D73F9">
      <w:pPr>
        <w:widowControl w:val="0"/>
        <w:pBdr>
          <w:top w:val="nil"/>
          <w:left w:val="nil"/>
          <w:bottom w:val="nil"/>
          <w:right w:val="nil"/>
          <w:between w:val="nil"/>
        </w:pBdr>
        <w:ind w:left="720" w:hanging="720"/>
        <w:rPr>
          <w:ins w:id="469"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1DE04877" w:rsidR="009D73F9" w:rsidRPr="00882C50" w:rsidRDefault="009D73F9" w:rsidP="009D73F9">
      <w:pPr>
        <w:widowControl w:val="0"/>
        <w:pBdr>
          <w:top w:val="nil"/>
          <w:left w:val="nil"/>
          <w:bottom w:val="nil"/>
          <w:right w:val="nil"/>
          <w:between w:val="nil"/>
        </w:pBdr>
        <w:ind w:left="720" w:hanging="720"/>
      </w:pPr>
      <w:proofErr w:type="spellStart"/>
      <w:ins w:id="470" w:author="Natasha Hardy" w:date="2021-10-21T11:04:00Z">
        <w:r w:rsidRPr="009D73F9">
          <w:rPr>
            <w:rFonts w:eastAsia="Times New Roman" w:cs="Arial"/>
            <w:color w:val="222222"/>
            <w:shd w:val="clear" w:color="auto" w:fill="FFFFFF"/>
            <w:lang w:val="en-CA"/>
          </w:rPr>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p>
    <w:p w14:paraId="231C8F6A" w14:textId="77777777"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429ED2B6"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hyperlink r:id="rId61" w:history="1">
        <w:r w:rsidR="00C57641" w:rsidRPr="00882C50">
          <w:rPr>
            <w:rStyle w:val="Hyperlink"/>
          </w:rPr>
          <w:t>https://doi.org/10.1578/AM.34.2.2008.193</w:t>
        </w:r>
      </w:hyperlink>
      <w:r w:rsidR="00C57641" w:rsidRPr="00882C50">
        <w:t xml:space="preserve"> </w:t>
      </w:r>
    </w:p>
    <w:p w14:paraId="0DB73A6F" w14:textId="50B57B91"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hyperlink r:id="rId62" w:history="1">
        <w:r w:rsidR="00C57641" w:rsidRPr="00882C50">
          <w:rPr>
            <w:rStyle w:val="Hyperlink"/>
          </w:rPr>
          <w:t>https://doi.org/10.2981/11-049</w:t>
        </w:r>
      </w:hyperlink>
      <w:r w:rsidR="00C57641" w:rsidRPr="00882C50">
        <w:t xml:space="preserve"> </w:t>
      </w:r>
    </w:p>
    <w:p w14:paraId="572577AB" w14:textId="77777777" w:rsidR="004E704D" w:rsidRDefault="00005583" w:rsidP="004E704D">
      <w:pPr>
        <w:widowControl w:val="0"/>
        <w:pBdr>
          <w:top w:val="nil"/>
          <w:left w:val="nil"/>
          <w:bottom w:val="nil"/>
          <w:right w:val="nil"/>
          <w:between w:val="nil"/>
        </w:pBdr>
        <w:ind w:left="720" w:hanging="720"/>
        <w:rPr>
          <w:ins w:id="471"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hyperlink r:id="rId63" w:history="1">
        <w:r w:rsidRPr="00882C50">
          <w:rPr>
            <w:rStyle w:val="Hyperlink"/>
          </w:rPr>
          <w:t>https://doi.org/10.1371/journal.pone.0026738</w:t>
        </w:r>
      </w:hyperlink>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472"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473" w:author="Natasha Hardy" w:date="2021-10-25T16:16:00Z">
        <w:r>
          <w:rPr>
            <w:rFonts w:cs="Helvetica"/>
            <w:color w:val="141413"/>
          </w:rPr>
          <w:t>.</w:t>
        </w:r>
      </w:ins>
      <w:ins w:id="474"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 xml:space="preserve">prey in </w:t>
        </w:r>
        <w:r w:rsidRPr="004E704D">
          <w:rPr>
            <w:rFonts w:cs="Helvetica"/>
            <w:color w:val="141413"/>
          </w:rPr>
          <w:lastRenderedPageBreak/>
          <w:t>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xml:space="preserve">), as a percentage of all samples (n = 99). We report genetic sequences obtained from standard sequence quality filtering, ‘DNA (all)’, as well as for samples that contained large quantities of sequences, ‘DNA abundant’ (&gt; 99% of </w:t>
      </w:r>
      <w:r>
        <w:rPr>
          <w:color w:val="000000"/>
        </w:rPr>
        <w:lastRenderedPageBreak/>
        <w:t>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pgSz w:w="11900" w:h="16840"/>
          <w:pgMar w:top="1440" w:right="1440" w:bottom="1440" w:left="1440" w:header="720" w:footer="720" w:gutter="0"/>
          <w:lnNumType w:countBy="1" w:restart="continuous"/>
          <w:cols w:space="720"/>
          <w:docGrid w:linePitch="326"/>
        </w:sectPr>
      </w:pPr>
    </w:p>
    <w:p w14:paraId="54ABA6C3" w14:textId="6706D8C6" w:rsidR="00C65F08" w:rsidRDefault="008445EE">
      <w:pPr>
        <w:pStyle w:val="Heading2"/>
      </w:pPr>
      <w:r>
        <w:lastRenderedPageBreak/>
        <w:t>Figures &amp; Tables</w:t>
      </w:r>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77777777" w:rsidR="00CB5243" w:rsidRDefault="00CB5243" w:rsidP="00CB5243">
      <w:pPr>
        <w:pBdr>
          <w:top w:val="nil"/>
          <w:left w:val="nil"/>
          <w:bottom w:val="nil"/>
          <w:right w:val="nil"/>
          <w:between w:val="nil"/>
        </w:pBdr>
        <w:rPr>
          <w:color w:val="000000"/>
        </w:rPr>
        <w:sectPr w:rsidR="00CB5243" w:rsidSect="00CB5243">
          <w:headerReference w:type="default" r:id="rId65"/>
          <w:footerReference w:type="default" r:id="rId66"/>
          <w:pgSz w:w="11900" w:h="16840"/>
          <w:pgMar w:top="1440" w:right="1440" w:bottom="1440" w:left="1440" w:header="720" w:footer="720" w:gutter="0"/>
          <w:lnNumType w:countBy="1" w:restart="continuous"/>
          <w:pgNumType w:start="1"/>
          <w:cols w:space="720"/>
          <w:docGrid w:linePitch="326"/>
        </w:sect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Lady Julia Percy Island, 38.4161° S, 142.0038° E) from western Bass Strait, Victoria; Gabo Island in eastern Bass Strait, Victoria (37.5649° S, </w:t>
      </w:r>
      <w:r>
        <w:lastRenderedPageBreak/>
        <w:t xml:space="preserve">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77777777" w:rsidR="00CB5243" w:rsidRDefault="00CB5243" w:rsidP="00CB5243">
      <w:pPr>
        <w:pBdr>
          <w:top w:val="nil"/>
          <w:left w:val="nil"/>
          <w:bottom w:val="nil"/>
          <w:right w:val="nil"/>
          <w:between w:val="nil"/>
        </w:pBdr>
        <w:rPr>
          <w:color w:val="000000"/>
        </w:rPr>
        <w:sectPr w:rsidR="00CB5243" w:rsidSect="008D468A">
          <w:headerReference w:type="default" r:id="rId68"/>
          <w:footerReference w:type="default" r:id="rId69"/>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0">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77777777"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4F2CC6A9" w14:textId="77777777" w:rsidR="00CB5243" w:rsidRDefault="00CB5243" w:rsidP="00CB5243">
      <w:pPr>
        <w:pBdr>
          <w:top w:val="nil"/>
          <w:left w:val="nil"/>
          <w:bottom w:val="nil"/>
          <w:right w:val="nil"/>
          <w:between w:val="nil"/>
        </w:pBdr>
        <w:rPr>
          <w:color w:val="000000"/>
        </w:rPr>
      </w:pPr>
    </w:p>
    <w:p w14:paraId="03CE14F2"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1">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p>
    <w:p w14:paraId="044DCF72" w14:textId="7777777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a) using hard-part analyses (n = 29) and b) using DNA-based methods (n = 21). GI = Gabo Island. The total (Fig. S2) and relative (Fig. S3) contribution of seabird taxa within samples based on DNA abundance are included in Appendix S2.</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2">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1BE452BE" w:rsidR="00C65F08" w:rsidRDefault="00CB5243" w:rsidP="0034344F">
      <w:pPr>
        <w:pBdr>
          <w:top w:val="nil"/>
          <w:left w:val="nil"/>
          <w:bottom w:val="nil"/>
          <w:right w:val="nil"/>
          <w:between w:val="nil"/>
        </w:pBdr>
        <w:rPr>
          <w:color w:val="000000"/>
        </w:rP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p>
    <w:p w14:paraId="71D695BF" w14:textId="77777777" w:rsidR="00C65F08" w:rsidRDefault="00C65F08" w:rsidP="0034344F">
      <w:pPr>
        <w:widowControl w:val="0"/>
        <w:pBdr>
          <w:top w:val="nil"/>
          <w:left w:val="nil"/>
          <w:bottom w:val="nil"/>
          <w:right w:val="nil"/>
          <w:between w:val="nil"/>
        </w:pBdr>
        <w:ind w:left="720" w:hanging="720"/>
      </w:pPr>
      <w:bookmarkStart w:id="475" w:name="_4i7ojhp" w:colFirst="0" w:colLast="0"/>
      <w:bookmarkEnd w:id="475"/>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default" r:id="rId73"/>
      <w:footerReference w:type="default" r:id="rId74"/>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Natasha Hardy" w:date="2021-10-25T15:15:00Z" w:initials="NH">
    <w:p w14:paraId="43703C10" w14:textId="6056A6B6" w:rsidR="008F3C3B" w:rsidRDefault="008F3C3B">
      <w:pPr>
        <w:pStyle w:val="CommentText"/>
      </w:pPr>
      <w:r>
        <w:rPr>
          <w:rStyle w:val="CommentReference"/>
        </w:rPr>
        <w:annotationRef/>
      </w:r>
      <w:r>
        <w:t>Maybe worth combing some of the text from the previous two paragraphs, due to wordiness.</w:t>
      </w:r>
    </w:p>
  </w:comment>
  <w:comment w:id="138"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703C10" w15:done="0"/>
  <w15:commentEx w15:paraId="3C6E6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14875" w16cex:dateUtc="2021-10-25T21:15:00Z"/>
  <w16cex:commentExtensible w16cex:durableId="25125667" w16cex:dateUtc="2021-10-13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703C10" w16cid:durableId="25214875"/>
  <w16cid:commentId w16cid:paraId="3C6E6E6A" w16cid:durableId="25125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59BCB" w14:textId="77777777" w:rsidR="003F7031" w:rsidRDefault="003F7031">
      <w:pPr>
        <w:spacing w:line="240" w:lineRule="auto"/>
      </w:pPr>
      <w:r>
        <w:separator/>
      </w:r>
    </w:p>
  </w:endnote>
  <w:endnote w:type="continuationSeparator" w:id="0">
    <w:p w14:paraId="01CBF43C" w14:textId="77777777" w:rsidR="003F7031" w:rsidRDefault="003F7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6F"/>
    <w:panose1 w:val="00000500000000020000"/>
    <w:charset w:val="00"/>
    <w:family w:val="auto"/>
    <w:pitch w:val="variable"/>
    <w:sig w:usb0="E00002FF" w:usb1="5000205A" w:usb2="00000000" w:usb3="00000000" w:csb0="0000019F" w:csb1="00000000"/>
  </w:font>
  <w:font w:name="Georgia">
    <w:altName w:val="﷽﷽﷽﷽﷽﷽﷽﷽"/>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772AE" w14:textId="77777777" w:rsidR="003F7031" w:rsidRDefault="003F7031">
      <w:pPr>
        <w:spacing w:line="240" w:lineRule="auto"/>
      </w:pPr>
      <w:r>
        <w:separator/>
      </w:r>
    </w:p>
  </w:footnote>
  <w:footnote w:type="continuationSeparator" w:id="0">
    <w:p w14:paraId="4584B36C" w14:textId="77777777" w:rsidR="003F7031" w:rsidRDefault="003F70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77777777" w:rsidR="00CB5243" w:rsidRDefault="00CB524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CB524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5CC2"/>
    <w:rsid w:val="00046834"/>
    <w:rsid w:val="00065E05"/>
    <w:rsid w:val="000742DF"/>
    <w:rsid w:val="0009683F"/>
    <w:rsid w:val="000A33EE"/>
    <w:rsid w:val="000A5945"/>
    <w:rsid w:val="000A62F0"/>
    <w:rsid w:val="000C5F69"/>
    <w:rsid w:val="000D3C59"/>
    <w:rsid w:val="000D4AB3"/>
    <w:rsid w:val="0010604C"/>
    <w:rsid w:val="00124902"/>
    <w:rsid w:val="001305FA"/>
    <w:rsid w:val="0015356E"/>
    <w:rsid w:val="00155C24"/>
    <w:rsid w:val="001836B6"/>
    <w:rsid w:val="001E30E9"/>
    <w:rsid w:val="001E4EA0"/>
    <w:rsid w:val="001E7E6F"/>
    <w:rsid w:val="0021662A"/>
    <w:rsid w:val="00221CB8"/>
    <w:rsid w:val="0023146B"/>
    <w:rsid w:val="002575E7"/>
    <w:rsid w:val="002A0C63"/>
    <w:rsid w:val="002C6810"/>
    <w:rsid w:val="002C7D22"/>
    <w:rsid w:val="003044D1"/>
    <w:rsid w:val="003171DF"/>
    <w:rsid w:val="00322127"/>
    <w:rsid w:val="0034344F"/>
    <w:rsid w:val="0035755C"/>
    <w:rsid w:val="003614A1"/>
    <w:rsid w:val="00376613"/>
    <w:rsid w:val="00387848"/>
    <w:rsid w:val="003B299B"/>
    <w:rsid w:val="003D599E"/>
    <w:rsid w:val="003F7031"/>
    <w:rsid w:val="00424E07"/>
    <w:rsid w:val="00431B3D"/>
    <w:rsid w:val="00432A9A"/>
    <w:rsid w:val="00481CE6"/>
    <w:rsid w:val="004911EF"/>
    <w:rsid w:val="004A052E"/>
    <w:rsid w:val="004A17A7"/>
    <w:rsid w:val="004A1E53"/>
    <w:rsid w:val="004E0DE7"/>
    <w:rsid w:val="004E704D"/>
    <w:rsid w:val="00505606"/>
    <w:rsid w:val="005122A7"/>
    <w:rsid w:val="00546F04"/>
    <w:rsid w:val="00555315"/>
    <w:rsid w:val="005864FF"/>
    <w:rsid w:val="00590363"/>
    <w:rsid w:val="005904B0"/>
    <w:rsid w:val="00594537"/>
    <w:rsid w:val="005B086F"/>
    <w:rsid w:val="005E64BC"/>
    <w:rsid w:val="005E662A"/>
    <w:rsid w:val="005F3262"/>
    <w:rsid w:val="0061142B"/>
    <w:rsid w:val="006247CB"/>
    <w:rsid w:val="00624B9A"/>
    <w:rsid w:val="00644E4A"/>
    <w:rsid w:val="006451B1"/>
    <w:rsid w:val="00655873"/>
    <w:rsid w:val="00673DC2"/>
    <w:rsid w:val="0067531B"/>
    <w:rsid w:val="00687F08"/>
    <w:rsid w:val="00691FEF"/>
    <w:rsid w:val="006B3C1C"/>
    <w:rsid w:val="006B6C12"/>
    <w:rsid w:val="006C1DD2"/>
    <w:rsid w:val="006F0494"/>
    <w:rsid w:val="00721090"/>
    <w:rsid w:val="00740473"/>
    <w:rsid w:val="00753037"/>
    <w:rsid w:val="00770B03"/>
    <w:rsid w:val="007759ED"/>
    <w:rsid w:val="00786866"/>
    <w:rsid w:val="007A3265"/>
    <w:rsid w:val="007C2BDF"/>
    <w:rsid w:val="007D40CD"/>
    <w:rsid w:val="007F4B46"/>
    <w:rsid w:val="007F74BF"/>
    <w:rsid w:val="00806508"/>
    <w:rsid w:val="00817F75"/>
    <w:rsid w:val="00825B4C"/>
    <w:rsid w:val="008445EE"/>
    <w:rsid w:val="0086178D"/>
    <w:rsid w:val="008646D9"/>
    <w:rsid w:val="00867C1C"/>
    <w:rsid w:val="00873839"/>
    <w:rsid w:val="00882C50"/>
    <w:rsid w:val="00890371"/>
    <w:rsid w:val="008B3FEF"/>
    <w:rsid w:val="008B679C"/>
    <w:rsid w:val="008D468A"/>
    <w:rsid w:val="008F3C3B"/>
    <w:rsid w:val="00923595"/>
    <w:rsid w:val="00932D83"/>
    <w:rsid w:val="00965F65"/>
    <w:rsid w:val="00971F0C"/>
    <w:rsid w:val="009943B4"/>
    <w:rsid w:val="009A6D82"/>
    <w:rsid w:val="009D3E8F"/>
    <w:rsid w:val="009D73F9"/>
    <w:rsid w:val="009E3217"/>
    <w:rsid w:val="009E481B"/>
    <w:rsid w:val="009F4B56"/>
    <w:rsid w:val="00A00D76"/>
    <w:rsid w:val="00A11016"/>
    <w:rsid w:val="00A23418"/>
    <w:rsid w:val="00A53BCE"/>
    <w:rsid w:val="00A7116A"/>
    <w:rsid w:val="00AB3B9B"/>
    <w:rsid w:val="00AB47AB"/>
    <w:rsid w:val="00AB5995"/>
    <w:rsid w:val="00AC0654"/>
    <w:rsid w:val="00AE0191"/>
    <w:rsid w:val="00B3000F"/>
    <w:rsid w:val="00B75E5D"/>
    <w:rsid w:val="00B81EC0"/>
    <w:rsid w:val="00BA5971"/>
    <w:rsid w:val="00BB2679"/>
    <w:rsid w:val="00BD0409"/>
    <w:rsid w:val="00C3142D"/>
    <w:rsid w:val="00C316C1"/>
    <w:rsid w:val="00C51B84"/>
    <w:rsid w:val="00C57641"/>
    <w:rsid w:val="00C60DA6"/>
    <w:rsid w:val="00C65F08"/>
    <w:rsid w:val="00C84F54"/>
    <w:rsid w:val="00CB48D5"/>
    <w:rsid w:val="00CB5243"/>
    <w:rsid w:val="00D07242"/>
    <w:rsid w:val="00D2327D"/>
    <w:rsid w:val="00D33523"/>
    <w:rsid w:val="00D3771A"/>
    <w:rsid w:val="00D73F8E"/>
    <w:rsid w:val="00D942F2"/>
    <w:rsid w:val="00DB7067"/>
    <w:rsid w:val="00DD005F"/>
    <w:rsid w:val="00DF5493"/>
    <w:rsid w:val="00E14367"/>
    <w:rsid w:val="00E33317"/>
    <w:rsid w:val="00E478AB"/>
    <w:rsid w:val="00E67A57"/>
    <w:rsid w:val="00E804EE"/>
    <w:rsid w:val="00ED2127"/>
    <w:rsid w:val="00ED4B8D"/>
    <w:rsid w:val="00F012AF"/>
    <w:rsid w:val="00F10273"/>
    <w:rsid w:val="00F200BF"/>
    <w:rsid w:val="00F360EA"/>
    <w:rsid w:val="00F57C04"/>
    <w:rsid w:val="00F57DE0"/>
    <w:rsid w:val="00FA7069"/>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semiHidden/>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semiHidden/>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365-294X.2009.04158.x" TargetMode="External"/><Relationship Id="rId21" Type="http://schemas.openxmlformats.org/officeDocument/2006/relationships/hyperlink" Target="https://doi.org/10.1002/ecs2.2579" TargetMode="External"/><Relationship Id="rId42" Type="http://schemas.openxmlformats.org/officeDocument/2006/relationships/hyperlink" Target="https://doi.org/10.1016/j.biocon.2006.10.024" TargetMode="External"/><Relationship Id="rId47" Type="http://schemas.openxmlformats.org/officeDocument/2006/relationships/hyperlink" Target="https://doi.org/10.1525/auk.2009.08055" TargetMode="External"/><Relationship Id="rId63" Type="http://schemas.openxmlformats.org/officeDocument/2006/relationships/hyperlink" Target="https://doi.org/10.1371/journal.pone.0026738" TargetMode="External"/><Relationship Id="rId68" Type="http://schemas.openxmlformats.org/officeDocument/2006/relationships/header" Target="header2.xml"/><Relationship Id="rId16" Type="http://schemas.openxmlformats.org/officeDocument/2006/relationships/hyperlink" Target="https://doi.org/10.1093/nar/gki063" TargetMode="External"/><Relationship Id="rId11" Type="http://schemas.microsoft.com/office/2018/08/relationships/commentsExtensible" Target="commentsExtensible.xml"/><Relationship Id="rId24" Type="http://schemas.openxmlformats.org/officeDocument/2006/relationships/hyperlink" Target="https://doi.org/10.1016/j.biocon.2019.01.029" TargetMode="External"/><Relationship Id="rId32" Type="http://schemas.openxmlformats.org/officeDocument/2006/relationships/hyperlink" Target="https://doi.org/10.1016/j.biocon.2007.07.010" TargetMode="External"/><Relationship Id="rId37" Type="http://schemas.openxmlformats.org/officeDocument/2006/relationships/hyperlink" Target="https://doi.org/10.1111/j.1095-8649.2012.03298.x" TargetMode="External"/><Relationship Id="rId40" Type="http://schemas.openxmlformats.org/officeDocument/2006/relationships/hyperlink" Target="https://doi.org/10.3354/meps07633" TargetMode="External"/><Relationship Id="rId45" Type="http://schemas.openxmlformats.org/officeDocument/2006/relationships/hyperlink" Target="https://doi.org/10.1111/conl.12186" TargetMode="External"/><Relationship Id="rId53" Type="http://schemas.openxmlformats.org/officeDocument/2006/relationships/hyperlink" Target="https://doi.org/10.1073/pnas.1803573115" TargetMode="External"/><Relationship Id="rId58" Type="http://schemas.openxmlformats.org/officeDocument/2006/relationships/hyperlink" Target="https://doi.org/10.1111/cobi.13183" TargetMode="External"/><Relationship Id="rId66" Type="http://schemas.openxmlformats.org/officeDocument/2006/relationships/footer" Target="footer1.xm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oi.org/10.1578/AM.34.2.2008.193" TargetMode="External"/><Relationship Id="rId19" Type="http://schemas.openxmlformats.org/officeDocument/2006/relationships/hyperlink" Target="https://doi.org/10.1111/j.1748-7692.2012.00604.x" TargetMode="External"/><Relationship Id="rId14" Type="http://schemas.openxmlformats.org/officeDocument/2006/relationships/hyperlink" Target="https://www.bioline.com/us/" TargetMode="External"/><Relationship Id="rId22" Type="http://schemas.openxmlformats.org/officeDocument/2006/relationships/hyperlink" Target="https://doi.org/10.1111/1365-2435.13605" TargetMode="External"/><Relationship Id="rId27" Type="http://schemas.openxmlformats.org/officeDocument/2006/relationships/hyperlink" Target="https://doi.org/10.1111/mec.14734" TargetMode="External"/><Relationship Id="rId30" Type="http://schemas.openxmlformats.org/officeDocument/2006/relationships/hyperlink" Target="https://doi.org/10.1126/science.282.5388.473" TargetMode="External"/><Relationship Id="rId35" Type="http://schemas.openxmlformats.org/officeDocument/2006/relationships/hyperlink" Target="https://doi.org/10.1139/cjz-2014-0142" TargetMode="External"/><Relationship Id="rId43" Type="http://schemas.openxmlformats.org/officeDocument/2006/relationships/hyperlink" Target="https://doi.org/10.1111/2041-210X.12410" TargetMode="External"/><Relationship Id="rId48" Type="http://schemas.openxmlformats.org/officeDocument/2006/relationships/hyperlink" Target="https://doi.org/10.1111/j.1365-294X.2011.05403.x" TargetMode="External"/><Relationship Id="rId56" Type="http://schemas.openxmlformats.org/officeDocument/2006/relationships/hyperlink" Target="https://doi.org/10.1038/s41559-016-0004" TargetMode="External"/><Relationship Id="rId64" Type="http://schemas.openxmlformats.org/officeDocument/2006/relationships/image" Target="media/image1.jpeg"/><Relationship Id="rId69" Type="http://schemas.openxmlformats.org/officeDocument/2006/relationships/footer" Target="footer2.xml"/><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111/acv.12065" TargetMode="External"/><Relationship Id="rId72" Type="http://schemas.openxmlformats.org/officeDocument/2006/relationships/image" Target="media/image5.emf"/><Relationship Id="rId3" Type="http://schemas.openxmlformats.org/officeDocument/2006/relationships/styles" Target="styles.xml"/><Relationship Id="rId12" Type="http://schemas.openxmlformats.org/officeDocument/2006/relationships/hyperlink" Target="http://www.mobio.com" TargetMode="External"/><Relationship Id="rId17" Type="http://schemas.openxmlformats.org/officeDocument/2006/relationships/hyperlink" Target="https://doi.org/10.1002/ece3.3123" TargetMode="External"/><Relationship Id="rId25" Type="http://schemas.openxmlformats.org/officeDocument/2006/relationships/hyperlink" Target="https://doi.org/10.1071/mu9910263" TargetMode="External"/><Relationship Id="rId33" Type="http://schemas.openxmlformats.org/officeDocument/2006/relationships/hyperlink" Target="https://doi.org/10.1016/j.ecolmodel.2013.01.006" TargetMode="External"/><Relationship Id="rId38" Type="http://schemas.openxmlformats.org/officeDocument/2006/relationships/hyperlink" Target="https://www.iucnredlist.org." TargetMode="External"/><Relationship Id="rId46" Type="http://schemas.openxmlformats.org/officeDocument/2006/relationships/hyperlink" Target="https://doi.org/10.3354/meps293283" TargetMode="External"/><Relationship Id="rId59" Type="http://schemas.openxmlformats.org/officeDocument/2006/relationships/hyperlink" Target="https://doi.org/10.1111/mec.12523" TargetMode="External"/><Relationship Id="rId67" Type="http://schemas.openxmlformats.org/officeDocument/2006/relationships/image" Target="media/image2.png"/><Relationship Id="rId20" Type="http://schemas.openxmlformats.org/officeDocument/2006/relationships/hyperlink" Target="https://doi.org/10.1093/jhered/esv009" TargetMode="External"/><Relationship Id="rId41" Type="http://schemas.openxmlformats.org/officeDocument/2006/relationships/hyperlink" Target="https://doi.org/10.1071/WR13196" TargetMode="External"/><Relationship Id="rId54" Type="http://schemas.openxmlformats.org/officeDocument/2006/relationships/hyperlink" Target="http://catalog.hathitrust.org/api/volumes/oclc/43839899.html" TargetMode="External"/><Relationship Id="rId62" Type="http://schemas.openxmlformats.org/officeDocument/2006/relationships/hyperlink" Target="https://doi.org/10.2981/11-049" TargetMode="External"/><Relationship Id="rId70" Type="http://schemas.openxmlformats.org/officeDocument/2006/relationships/image" Target="media/image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la.org.au" TargetMode="External"/><Relationship Id="rId23" Type="http://schemas.openxmlformats.org/officeDocument/2006/relationships/hyperlink" Target="https://doi.org/10.1007/978-1-4612-4318-2_10" TargetMode="External"/><Relationship Id="rId28" Type="http://schemas.openxmlformats.org/officeDocument/2006/relationships/hyperlink" Target="https://doi.org/10.1093/bioinformatics/btq461" TargetMode="External"/><Relationship Id="rId36" Type="http://schemas.openxmlformats.org/officeDocument/2006/relationships/hyperlink" Target="https://doi.org/10.1111/mms.12285" TargetMode="External"/><Relationship Id="rId49" Type="http://schemas.openxmlformats.org/officeDocument/2006/relationships/hyperlink" Target="https://doi.org/10.1016/j.tree.2015.04.003" TargetMode="External"/><Relationship Id="rId57" Type="http://schemas.openxmlformats.org/officeDocument/2006/relationships/hyperlink" Target="https://doi.org/10.1080/17451000.2013.810757" TargetMode="External"/><Relationship Id="rId10" Type="http://schemas.microsoft.com/office/2016/09/relationships/commentsIds" Target="commentsIds.xml"/><Relationship Id="rId31" Type="http://schemas.openxmlformats.org/officeDocument/2006/relationships/hyperlink" Target="https://doi.org/10.3354/meps09748" TargetMode="External"/><Relationship Id="rId44" Type="http://schemas.openxmlformats.org/officeDocument/2006/relationships/hyperlink" Target="https://doi.org/10.7882/AZ.1999.036" TargetMode="External"/><Relationship Id="rId52" Type="http://schemas.openxmlformats.org/officeDocument/2006/relationships/hyperlink" Target="https://doi.org/10.1080/00028487.2016.1152299" TargetMode="External"/><Relationship Id="rId60" Type="http://schemas.openxmlformats.org/officeDocument/2006/relationships/hyperlink" Target="https://doi.org/10.1016/j.biocon.2014.11.019" TargetMode="External"/><Relationship Id="rId65" Type="http://schemas.openxmlformats.org/officeDocument/2006/relationships/header" Target="header1.xml"/><Relationship Id="rId73"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www.mobio.com" TargetMode="External"/><Relationship Id="rId18" Type="http://schemas.openxmlformats.org/officeDocument/2006/relationships/hyperlink" Target="http://www.birdlife.org" TargetMode="External"/><Relationship Id="rId39" Type="http://schemas.openxmlformats.org/officeDocument/2006/relationships/hyperlink" Target="https://doi.org/10.1093/bioinformatics/bts199" TargetMode="External"/><Relationship Id="rId34" Type="http://schemas.openxmlformats.org/officeDocument/2006/relationships/hyperlink" Target="https://doi.org/10.3354/meps12165" TargetMode="External"/><Relationship Id="rId50" Type="http://schemas.openxmlformats.org/officeDocument/2006/relationships/hyperlink" Target="https://doi.org/10.3389/fmars.2019.00248" TargetMode="External"/><Relationship Id="rId55" Type="http://schemas.openxmlformats.org/officeDocument/2006/relationships/hyperlink" Target="https://doi.org/10.1071/ZO14103"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emf"/><Relationship Id="rId2" Type="http://schemas.openxmlformats.org/officeDocument/2006/relationships/numbering" Target="numbering.xml"/><Relationship Id="rId29" Type="http://schemas.openxmlformats.org/officeDocument/2006/relationships/hyperlink" Target="https://doi.org/10.1093/bioinformatics/btv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37</Pages>
  <Words>9726</Words>
  <Characters>55439</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cp:revision>
  <dcterms:created xsi:type="dcterms:W3CDTF">2021-10-25T21:24:00Z</dcterms:created>
  <dcterms:modified xsi:type="dcterms:W3CDTF">2021-10-25T22:34:00Z</dcterms:modified>
</cp:coreProperties>
</file>