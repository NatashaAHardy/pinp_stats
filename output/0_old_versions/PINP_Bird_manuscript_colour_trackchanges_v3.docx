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 xml:space="preserve">with </w:t>
        </w:r>
        <w:commentRangeStart w:id="2"/>
        <w:r w:rsidR="00624890">
          <w:rPr>
            <w:color w:val="000000"/>
          </w:rPr>
          <w:t>multi-assay</w:t>
        </w:r>
      </w:ins>
      <w:r>
        <w:rPr>
          <w:color w:val="000000"/>
        </w:rPr>
        <w:t xml:space="preserve"> </w:t>
      </w:r>
      <w:commentRangeEnd w:id="2"/>
      <w:r w:rsidR="005E2A72">
        <w:rPr>
          <w:rStyle w:val="CommentReference"/>
        </w:rPr>
        <w:commentReference w:id="2"/>
      </w:r>
      <w:r>
        <w:rPr>
          <w:color w:val="000000"/>
        </w:rPr>
        <w:t>eDNA metabarcoding and traditional diet analys</w:t>
      </w:r>
      <w:ins w:id="3" w:author="Natasha Hardy" w:date="2021-11-11T10:32:00Z">
        <w:r w:rsidR="00624890">
          <w:rPr>
            <w:color w:val="000000"/>
          </w:rPr>
          <w:t>e</w:t>
        </w:r>
      </w:ins>
      <w:del w:id="4"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5"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6" w:name="_fvy2o7auuua2" w:colFirst="0" w:colLast="0"/>
      <w:bookmarkStart w:id="7" w:name="_b642bvi9ka6c" w:colFirst="0" w:colLast="0"/>
      <w:bookmarkStart w:id="8" w:name="_q8zcwl9ra09r" w:colFirst="0" w:colLast="0"/>
      <w:bookmarkEnd w:id="6"/>
      <w:bookmarkEnd w:id="7"/>
      <w:bookmarkEnd w:id="8"/>
    </w:p>
    <w:p w14:paraId="36872BC4" w14:textId="58FF8156" w:rsidR="00C65F08" w:rsidDel="00DB199C" w:rsidRDefault="000A62F0" w:rsidP="006B3C1C">
      <w:pPr>
        <w:rPr>
          <w:del w:id="9"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0" w:author="Natasha Hardy" w:date="2021-11-11T10:13:00Z">
        <w:r w:rsidR="00E33317" w:rsidDel="00771177">
          <w:delText xml:space="preserve">are </w:delText>
        </w:r>
      </w:del>
      <w:ins w:id="11" w:author="Natasha Hardy" w:date="2021-11-11T10:13:00Z">
        <w:r w:rsidR="00771177">
          <w:t xml:space="preserve">will </w:t>
        </w:r>
      </w:ins>
      <w:r w:rsidR="00E33317">
        <w:t xml:space="preserve">likely </w:t>
      </w:r>
      <w:del w:id="12" w:author="Natasha Hardy" w:date="2021-11-11T10:13:00Z">
        <w:r w:rsidR="00E33317" w:rsidDel="00771177">
          <w:delText xml:space="preserve">to </w:delText>
        </w:r>
      </w:del>
      <w:r w:rsidR="00E33317">
        <w:t xml:space="preserve">increase with mounting pressures during the Anthropocene. </w:t>
      </w:r>
      <w:r w:rsidR="008445EE">
        <w:t xml:space="preserve">We </w:t>
      </w:r>
      <w:del w:id="13" w:author="Natasha Hardy" w:date="2021-11-04T18:00:00Z">
        <w:r w:rsidR="00E33317" w:rsidDel="00554BA6">
          <w:delText xml:space="preserve">therefore </w:delText>
        </w:r>
      </w:del>
      <w:r w:rsidR="008445EE">
        <w:t>present a modular</w:t>
      </w:r>
      <w:ins w:id="14"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5"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6" w:author="Natasha Hardy" w:date="2021-10-15T14:32:00Z">
        <w:r w:rsidR="006B6C12" w:rsidDel="00D3771A">
          <w:delText xml:space="preserve">combine </w:delText>
        </w:r>
      </w:del>
      <w:ins w:id="17" w:author="Natasha Hardy" w:date="2021-10-15T14:32:00Z">
        <w:r w:rsidR="00D3771A">
          <w:t xml:space="preserve">apply </w:t>
        </w:r>
      </w:ins>
      <w:r w:rsidR="006B6C12">
        <w:t xml:space="preserve">two ecological surveillance techniques </w:t>
      </w:r>
      <w:del w:id="18" w:author="Natasha Hardy" w:date="2021-10-21T09:58:00Z">
        <w:r w:rsidR="006B6C12" w:rsidDel="000A5945">
          <w:delText xml:space="preserve">applied </w:delText>
        </w:r>
      </w:del>
      <w:r w:rsidR="006B6C12">
        <w:t>to predator diet analysis, traditional morphometric (hard-part) and DNA metabarcoding (genetic)</w:t>
      </w:r>
      <w:r w:rsidR="006B6C12" w:rsidRPr="006B6C12">
        <w:t xml:space="preserve"> </w:t>
      </w:r>
      <w:r w:rsidR="006B6C12">
        <w:t xml:space="preserve">analyses, to provide managers with </w:t>
      </w:r>
      <w:del w:id="19" w:author="Natasha Hardy" w:date="2021-11-11T10:34:00Z">
        <w:r w:rsidR="006B6C12" w:rsidDel="00624890">
          <w:delText xml:space="preserve">an </w:delText>
        </w:r>
      </w:del>
      <w:r w:rsidR="006B6C12">
        <w:t xml:space="preserve">estimated incidence of predation, the number of species impacted and </w:t>
      </w:r>
      <w:del w:id="20" w:author="Natasha Hardy" w:date="2021-11-11T10:34:00Z">
        <w:r w:rsidR="006B6C12" w:rsidDel="00624890">
          <w:delText xml:space="preserve">quantitative information on </w:delText>
        </w:r>
      </w:del>
      <w:r w:rsidR="006B6C12">
        <w:t xml:space="preserve">prey </w:t>
      </w:r>
      <w:ins w:id="21" w:author="Natasha Hardy" w:date="2021-11-11T10:34:00Z">
        <w:r w:rsidR="00624890">
          <w:t xml:space="preserve">relative </w:t>
        </w:r>
      </w:ins>
      <w:r w:rsidR="006B6C12">
        <w:t xml:space="preserve">importance to </w:t>
      </w:r>
      <w:r w:rsidR="006451B1">
        <w:t>the predator</w:t>
      </w:r>
      <w:r w:rsidR="006B6C12">
        <w:t xml:space="preserve">. </w:t>
      </w:r>
      <w:del w:id="22" w:author="Natasha Hardy" w:date="2021-10-21T10:00:00Z">
        <w:r w:rsidR="006B6C12" w:rsidDel="000A5945">
          <w:delText>Further</w:delText>
        </w:r>
      </w:del>
      <w:ins w:id="23" w:author="Natasha Hardy" w:date="2021-11-11T10:34:00Z">
        <w:r w:rsidR="00624890">
          <w:t>W</w:t>
        </w:r>
      </w:ins>
      <w:del w:id="24" w:author="Natasha Hardy" w:date="2021-11-11T10:34:00Z">
        <w:r w:rsidR="006B6C12" w:rsidDel="00624890">
          <w:delText>, w</w:delText>
        </w:r>
      </w:del>
      <w:r w:rsidR="006B6C12">
        <w:t xml:space="preserve">e </w:t>
      </w:r>
      <w:ins w:id="25"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6"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7" w:author="Natasha Hardy" w:date="2021-11-11T10:17:00Z">
        <w:r w:rsidR="00771177">
          <w:t xml:space="preserve">obtained for a species of conservation concern </w:t>
        </w:r>
      </w:ins>
      <w:r w:rsidR="006B6C12">
        <w:t>to</w:t>
      </w:r>
      <w:ins w:id="28" w:author="Natasha Hardy" w:date="2021-10-21T10:01:00Z">
        <w:r w:rsidR="000A5945">
          <w:t xml:space="preserve"> provide an</w:t>
        </w:r>
      </w:ins>
      <w:r w:rsidR="006B6C12">
        <w:t xml:space="preserve"> </w:t>
      </w:r>
      <w:r w:rsidR="006B3C1C">
        <w:t xml:space="preserve">estimate </w:t>
      </w:r>
      <w:ins w:id="29" w:author="Natasha Hardy" w:date="2021-10-21T10:01:00Z">
        <w:r w:rsidR="000A5945">
          <w:t xml:space="preserve">of individuals </w:t>
        </w:r>
      </w:ins>
      <w:del w:id="3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1" w:author="Natasha Hardy" w:date="2021-11-11T10:17:00Z">
        <w:r w:rsidR="006B6C12" w:rsidDel="00771177">
          <w:delText xml:space="preserve"> </w:delText>
        </w:r>
        <w:r w:rsidR="006B3C1C" w:rsidDel="00771177">
          <w:delText>for</w:delText>
        </w:r>
        <w:r w:rsidR="006B6C12" w:rsidDel="00771177">
          <w:delText xml:space="preserve"> a </w:delText>
        </w:r>
      </w:del>
      <w:del w:id="32" w:author="Natasha Hardy" w:date="2021-11-11T10:15:00Z">
        <w:r w:rsidR="006B6C12" w:rsidDel="00771177">
          <w:delText xml:space="preserve">prey </w:delText>
        </w:r>
      </w:del>
      <w:del w:id="33"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4" w:author="Natasha Hardy" w:date="2021-11-11T10:06:00Z">
        <w:r w:rsidR="006451B1">
          <w:t xml:space="preserve"> </w:t>
        </w:r>
      </w:ins>
      <w:ins w:id="35"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6" w:author="Natasha Hardy" w:date="2021-10-21T10:02:00Z">
        <w:r w:rsidR="006451B1" w:rsidDel="000A5945">
          <w:delText xml:space="preserve">of </w:delText>
        </w:r>
      </w:del>
      <w:ins w:id="37" w:author="Natasha Hardy" w:date="2021-10-21T10:02:00Z">
        <w:r w:rsidR="000A5945">
          <w:t xml:space="preserve">ranges from </w:t>
        </w:r>
      </w:ins>
      <w:r w:rsidR="008445EE">
        <w:t xml:space="preserve">9–29% </w:t>
      </w:r>
      <w:ins w:id="38" w:author="Natasha Hardy" w:date="2021-10-21T10:03:00Z">
        <w:r w:rsidR="000A5945">
          <w:t xml:space="preserve">of samples </w:t>
        </w:r>
      </w:ins>
      <w:ins w:id="39" w:author="Natasha Hardy" w:date="2021-11-11T10:36:00Z">
        <w:r w:rsidR="00624890">
          <w:t xml:space="preserve">and </w:t>
        </w:r>
      </w:ins>
      <w:del w:id="40" w:author="Natasha Hardy" w:date="2021-10-21T10:03:00Z">
        <w:r w:rsidR="00CB5243" w:rsidDel="000A5945">
          <w:delText xml:space="preserve">across </w:delText>
        </w:r>
      </w:del>
      <w:ins w:id="41" w:author="Natasha Hardy" w:date="2021-10-21T10:03:00Z">
        <w:r w:rsidR="000A5945">
          <w:t>includ</w:t>
        </w:r>
      </w:ins>
      <w:ins w:id="42" w:author="Natasha Hardy" w:date="2021-11-11T10:36:00Z">
        <w:r w:rsidR="00624890">
          <w:t>ed</w:t>
        </w:r>
      </w:ins>
      <w:ins w:id="43" w:author="Natasha Hardy" w:date="2021-10-21T10:03:00Z">
        <w:r w:rsidR="000A5945">
          <w:t xml:space="preserve"> up to </w:t>
        </w:r>
      </w:ins>
      <w:r w:rsidR="00CB5243">
        <w:t xml:space="preserve">6 </w:t>
      </w:r>
      <w:r w:rsidR="008445EE">
        <w:t>seabird</w:t>
      </w:r>
      <w:ins w:id="44" w:author="Natasha Hardy" w:date="2021-11-11T10:17:00Z">
        <w:r w:rsidR="00771177">
          <w:t xml:space="preserve"> </w:t>
        </w:r>
      </w:ins>
      <w:r w:rsidR="008445EE">
        <w:t>s</w:t>
      </w:r>
      <w:ins w:id="45" w:author="Natasha Hardy" w:date="2021-11-11T10:17:00Z">
        <w:r w:rsidR="00771177">
          <w:t>pecies</w:t>
        </w:r>
      </w:ins>
      <w:del w:id="46" w:author="Natasha Hardy" w:date="2021-11-11T10:36:00Z">
        <w:r w:rsidR="00CB5243" w:rsidDel="00624890">
          <w:delText>,</w:delText>
        </w:r>
        <w:r w:rsidR="008445EE" w:rsidDel="00624890">
          <w:delText xml:space="preserve"> </w:delText>
        </w:r>
      </w:del>
      <w:ins w:id="47" w:author="Natasha Hardy" w:date="2021-11-11T10:36:00Z">
        <w:r w:rsidR="00624890">
          <w:t>. Their seabird prey – the culturally valued little penguin (</w:t>
        </w:r>
        <w:proofErr w:type="spellStart"/>
        <w:r w:rsidR="00624890">
          <w:rPr>
            <w:i/>
          </w:rPr>
          <w:t>Eudyptula</w:t>
        </w:r>
        <w:proofErr w:type="spellEnd"/>
        <w:r w:rsidR="00624890">
          <w:rPr>
            <w:i/>
          </w:rPr>
          <w:t xml:space="preserve"> minor</w:t>
        </w:r>
        <w:r w:rsidR="00624890">
          <w:t xml:space="preserve">) </w:t>
        </w:r>
      </w:ins>
      <w:del w:id="48" w:author="Natasha Hardy" w:date="2021-11-11T10:36:00Z">
        <w:r w:rsidR="008445EE" w:rsidDel="00624890">
          <w:delText>and</w:delText>
        </w:r>
      </w:del>
      <w:ins w:id="49" w:author="Natasha Hardy" w:date="2021-11-11T10:36:00Z">
        <w:r w:rsidR="00624890">
          <w:t xml:space="preserve">occurred in </w:t>
        </w:r>
      </w:ins>
      <w:ins w:id="50" w:author="Natasha Hardy" w:date="2021-10-21T10:03:00Z">
        <w:del w:id="51" w:author="Rebecca McIntosh" w:date="2021-10-28T09:38:00Z">
          <w:r w:rsidR="000A5945" w:rsidDel="008F266D">
            <w:delText>ranging from</w:delText>
          </w:r>
        </w:del>
      </w:ins>
      <w:del w:id="52" w:author="Rebecca McIntosh" w:date="2021-10-28T09:38:00Z">
        <w:r w:rsidR="008445EE" w:rsidDel="008F266D">
          <w:delText xml:space="preserve"> </w:delText>
        </w:r>
      </w:del>
      <w:r w:rsidR="008445EE">
        <w:t xml:space="preserve">6–25% </w:t>
      </w:r>
      <w:ins w:id="53" w:author="Natasha Hardy" w:date="2021-10-21T10:03:00Z">
        <w:r w:rsidR="000A5945">
          <w:t>of samples</w:t>
        </w:r>
      </w:ins>
      <w:del w:id="54" w:author="Natasha Hardy" w:date="2021-11-11T10:37:00Z">
        <w:r w:rsidR="008445EE" w:rsidDel="00624890">
          <w:delText xml:space="preserve">for </w:delText>
        </w:r>
        <w:r w:rsidR="00CB5243" w:rsidDel="00624890">
          <w:delText>their main</w:delText>
        </w:r>
      </w:del>
      <w:del w:id="55"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6" w:author="Natasha Hardy" w:date="2021-11-11T10:06:00Z">
        <w:r w:rsidR="006451B1">
          <w:delText>)</w:delText>
        </w:r>
        <w:r>
          <w:delText>,</w:delText>
        </w:r>
      </w:del>
      <w:ins w:id="57" w:author="Rebecca McIntosh" w:date="2021-10-28T09:38:00Z">
        <w:r w:rsidR="008F266D">
          <w:t>. This is</w:t>
        </w:r>
      </w:ins>
      <w:del w:id="58" w:author="Rebecca McIntosh" w:date="2021-10-28T09:38:00Z">
        <w:r w:rsidDel="008F266D">
          <w:delText>,</w:delText>
        </w:r>
      </w:del>
      <w:r>
        <w:t xml:space="preserve"> </w:t>
      </w:r>
      <w:del w:id="59" w:author="Rebecca McIntosh" w:date="2021-10-28T09:38:00Z">
        <w:r w:rsidR="00E33317" w:rsidDel="008F266D">
          <w:delText xml:space="preserve">and </w:delText>
        </w:r>
      </w:del>
      <w:r w:rsidR="00E33317">
        <w:t>higher than</w:t>
      </w:r>
      <w:r w:rsidR="008445EE">
        <w:t xml:space="preserve"> previously reported from traditional morphological assays</w:t>
      </w:r>
      <w:ins w:id="60" w:author="Natasha Hardy" w:date="2021-10-21T10:03:00Z">
        <w:r w:rsidR="000A5945">
          <w:t xml:space="preserve"> alone</w:t>
        </w:r>
      </w:ins>
      <w:r w:rsidR="008445EE">
        <w:t xml:space="preserve">. DNA metabarcoding proved more sensitive in identifying additional seabird </w:t>
      </w:r>
      <w:del w:id="61" w:author="Natasha Hardy" w:date="2021-11-11T10:18:00Z">
        <w:r w:rsidR="008445EE" w:rsidDel="00771177">
          <w:delText xml:space="preserve">prey </w:delText>
        </w:r>
      </w:del>
      <w:ins w:id="62"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w:t>
      </w:r>
      <w:ins w:id="63" w:author="Natasha Hardy" w:date="2021-11-30T15:55:00Z">
        <w:r w:rsidR="00074257">
          <w:t xml:space="preserve">five </w:t>
        </w:r>
      </w:ins>
      <w:r w:rsidR="008445EE">
        <w:t xml:space="preserve">distinct mitochondrial haplotypes </w:t>
      </w:r>
      <w:r w:rsidR="006451B1">
        <w:t>–</w:t>
      </w:r>
      <w:r w:rsidR="008445EE">
        <w:t xml:space="preserve"> </w:t>
      </w:r>
      <w:r w:rsidR="006451B1">
        <w:t xml:space="preserve">representing </w:t>
      </w:r>
      <w:r w:rsidR="008445EE">
        <w:t xml:space="preserve">a minimum of </w:t>
      </w:r>
      <w:del w:id="64" w:author="Natasha Hardy" w:date="2021-11-30T15:55:00Z">
        <w:r w:rsidR="008445EE" w:rsidDel="00074257">
          <w:delText xml:space="preserve">21 </w:delText>
        </w:r>
      </w:del>
      <w:ins w:id="65" w:author="Natasha Hardy" w:date="2021-11-30T15:55:00Z">
        <w:r w:rsidR="00074257">
          <w:t xml:space="preserve">16 </w:t>
        </w:r>
      </w:ins>
      <w:r w:rsidR="008445EE">
        <w:t xml:space="preserve">individual penguins consumed across </w:t>
      </w:r>
      <w:del w:id="66"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7"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8" w:author="Natasha Hardy" w:date="2021-11-11T10:40:00Z">
        <w:r w:rsidR="00624890">
          <w:t xml:space="preserve">similar </w:t>
        </w:r>
      </w:ins>
      <w:del w:id="69" w:author="Natasha Hardy" w:date="2021-11-11T10:40:00Z">
        <w:r w:rsidR="006B3C1C" w:rsidDel="00624890">
          <w:delText xml:space="preserve">the most </w:delText>
        </w:r>
      </w:del>
      <w:r w:rsidR="006B3C1C">
        <w:t xml:space="preserve">cost-effective assaying techniques. </w:t>
      </w:r>
      <w:commentRangeStart w:id="70"/>
      <w:del w:id="71" w:author="Rebecca McIntosh" w:date="2021-10-28T09:45:00Z">
        <w:r w:rsidR="006B3C1C" w:rsidRPr="008F266D" w:rsidDel="008F266D">
          <w:delText>We</w:delText>
        </w:r>
        <w:r w:rsidR="006B3C1C" w:rsidDel="008F266D">
          <w:delText xml:space="preserve"> </w:delText>
        </w:r>
      </w:del>
      <w:commentRangeEnd w:id="70"/>
      <w:ins w:id="72" w:author="Natasha Hardy" w:date="2021-11-11T10:06:00Z">
        <w:r w:rsidR="008F266D">
          <w:rPr>
            <w:rStyle w:val="CommentReference"/>
          </w:rPr>
          <w:commentReference w:id="70"/>
        </w:r>
      </w:ins>
      <w:ins w:id="73" w:author="Rebecca McIntosh" w:date="2021-10-28T09:45:00Z">
        <w:r w:rsidR="008F266D">
          <w:t xml:space="preserve">The </w:t>
        </w:r>
      </w:ins>
      <w:del w:id="74"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5" w:author="Rebecca McIntosh" w:date="2021-10-28T09:45:00Z">
        <w:r w:rsidR="008F266D">
          <w:t xml:space="preserve">are </w:t>
        </w:r>
      </w:ins>
      <w:ins w:id="76" w:author="Rebecca McIntosh" w:date="2021-10-28T09:46:00Z">
        <w:r w:rsidR="008F266D">
          <w:t>highlighted</w:t>
        </w:r>
      </w:ins>
      <w:ins w:id="77" w:author="Rebecca McIntosh" w:date="2021-10-28T09:47:00Z">
        <w:r w:rsidR="008F266D">
          <w:t>,</w:t>
        </w:r>
      </w:ins>
      <w:ins w:id="78" w:author="Rebecca McIntosh" w:date="2021-10-28T09:46:00Z">
        <w:r w:rsidR="008F266D">
          <w:t xml:space="preserve"> provid</w:t>
        </w:r>
      </w:ins>
      <w:ins w:id="79" w:author="Rebecca McIntosh" w:date="2021-10-28T09:47:00Z">
        <w:r w:rsidR="008F266D">
          <w:t xml:space="preserve">ing </w:t>
        </w:r>
      </w:ins>
      <w:del w:id="80" w:author="Rebecca McIntosh" w:date="2021-10-28T09:45:00Z">
        <w:r w:rsidR="006B3C1C" w:rsidDel="008F266D">
          <w:delText>in</w:delText>
        </w:r>
      </w:del>
      <w:del w:id="81" w:author="Rebecca McIntosh" w:date="2021-10-28T09:46:00Z">
        <w:r w:rsidR="006B3C1C" w:rsidDel="008F266D">
          <w:delText xml:space="preserve"> providing </w:delText>
        </w:r>
        <w:commentRangeStart w:id="82"/>
        <w:r w:rsidR="006B3C1C" w:rsidDel="008F266D">
          <w:delText>more</w:delText>
        </w:r>
      </w:del>
      <w:commentRangeEnd w:id="82"/>
      <w:r w:rsidR="008F266D">
        <w:rPr>
          <w:rStyle w:val="CommentReference"/>
        </w:rPr>
        <w:commentReference w:id="82"/>
      </w:r>
      <w:del w:id="83"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4" w:author="Natasha Hardy" w:date="2021-11-11T10:42:00Z">
        <w:r w:rsidR="008445EE" w:rsidDel="00DB199C">
          <w:delText xml:space="preserve"> </w:delText>
        </w:r>
      </w:del>
    </w:p>
    <w:p w14:paraId="4E9DA3D3" w14:textId="39FE39CA" w:rsidR="00F360EA" w:rsidDel="00DB199C" w:rsidRDefault="00F360EA">
      <w:pPr>
        <w:rPr>
          <w:ins w:id="85" w:author="Rebecca McIntosh" w:date="2021-10-28T12:25:00Z"/>
          <w:del w:id="86" w:author="Natasha Hardy" w:date="2021-11-11T10:41:00Z"/>
        </w:rPr>
      </w:pPr>
    </w:p>
    <w:p w14:paraId="68FBD98A" w14:textId="52CE6917" w:rsidR="00515F6D" w:rsidRDefault="00515F6D">
      <w:pPr>
        <w:rPr>
          <w:ins w:id="87" w:author="Natasha Hardy" w:date="2021-11-04T18:54:00Z"/>
        </w:rPr>
      </w:pPr>
      <w:ins w:id="88" w:author="Rebecca McIntosh" w:date="2021-10-28T12:25:00Z">
        <w:del w:id="89" w:author="Natasha Hardy" w:date="2021-11-11T10:41:00Z">
          <w:r w:rsidDel="00DB199C">
            <w:delText>TOTAL DOC 7</w:delText>
          </w:r>
        </w:del>
      </w:ins>
      <w:ins w:id="90" w:author="Rebecca McIntosh" w:date="2021-10-28T17:07:00Z">
        <w:del w:id="91" w:author="Natasha Hardy" w:date="2021-11-04T18:56:00Z">
          <w:r w:rsidR="00FC3A4B" w:rsidDel="000463F0">
            <w:delText>393</w:delText>
          </w:r>
        </w:del>
      </w:ins>
      <w:ins w:id="92" w:author="Rebecca McIntosh" w:date="2021-10-28T12:25:00Z">
        <w:del w:id="93" w:author="Natasha Hardy" w:date="2021-11-11T10:41:00Z">
          <w:r w:rsidDel="00DB199C">
            <w:delText xml:space="preserve"> words</w:delText>
          </w:r>
        </w:del>
      </w:ins>
    </w:p>
    <w:p w14:paraId="7A0654D7" w14:textId="77777777" w:rsidR="000463F0" w:rsidRDefault="000463F0">
      <w:pPr>
        <w:rPr>
          <w:ins w:id="94"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5" w:name="_1fob9te" w:colFirst="0" w:colLast="0"/>
      <w:bookmarkEnd w:id="95"/>
      <w:r>
        <w:t>Introduction</w:t>
      </w:r>
      <w:ins w:id="96" w:author="Rebecca McIntosh" w:date="2021-10-28T12:23:00Z">
        <w:r w:rsidR="00515F6D">
          <w:t xml:space="preserve"> </w:t>
        </w:r>
      </w:ins>
      <w:ins w:id="97" w:author="Natasha Hardy" w:date="2021-11-11T10:42:00Z">
        <w:r w:rsidR="00DB199C">
          <w:t>(</w:t>
        </w:r>
      </w:ins>
      <w:ins w:id="98" w:author="Rebecca McIntosh" w:date="2021-10-28T17:06:00Z">
        <w:r w:rsidR="004A2B98">
          <w:t>9</w:t>
        </w:r>
        <w:del w:id="99" w:author="Natasha Hardy" w:date="2021-11-11T10:59:00Z">
          <w:r w:rsidR="004A2B98" w:rsidDel="00D93663">
            <w:delText>3</w:delText>
          </w:r>
        </w:del>
      </w:ins>
      <w:ins w:id="100" w:author="Rebecca McIntosh" w:date="2021-10-29T11:48:00Z">
        <w:del w:id="101" w:author="Natasha Hardy" w:date="2021-11-11T10:59:00Z">
          <w:r w:rsidR="004D7C2D" w:rsidDel="00D93663">
            <w:delText>0</w:delText>
          </w:r>
        </w:del>
      </w:ins>
      <w:ins w:id="102" w:author="Natasha Hardy" w:date="2021-11-11T10:59:00Z">
        <w:r w:rsidR="00D93663">
          <w:t>23</w:t>
        </w:r>
      </w:ins>
      <w:ins w:id="103" w:author="Natasha Hardy" w:date="2021-11-11T10:42:00Z">
        <w:r w:rsidR="00DB199C">
          <w:t>)</w:t>
        </w:r>
      </w:ins>
      <w:ins w:id="104" w:author="Rebecca McIntosh" w:date="2021-10-28T12:23:00Z">
        <w:r w:rsidR="00515F6D">
          <w:t xml:space="preserve"> </w:t>
        </w:r>
        <w:del w:id="105"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6" w:name="_qott2vcw10ox" w:colFirst="0" w:colLast="0"/>
      <w:bookmarkEnd w:id="106"/>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7" w:author="Natasha Hardy" w:date="2021-11-11T10:42:00Z">
            <w:rPr/>
          </w:rPrChange>
        </w:rPr>
        <w:t>Conflict</w:t>
      </w:r>
      <w:r w:rsidR="006247CB" w:rsidRPr="00DB199C">
        <w:rPr>
          <w:shd w:val="clear" w:color="auto" w:fill="D9D9D9" w:themeFill="background1" w:themeFillShade="D9"/>
          <w:rPrChange w:id="108" w:author="Natasha Hardy" w:date="2021-11-11T10:42:00Z">
            <w:rPr/>
          </w:rPrChange>
        </w:rPr>
        <w:t>s</w:t>
      </w:r>
      <w:r w:rsidRPr="00DB199C">
        <w:rPr>
          <w:shd w:val="clear" w:color="auto" w:fill="D9D9D9" w:themeFill="background1" w:themeFillShade="D9"/>
          <w:rPrChange w:id="109" w:author="Natasha Hardy" w:date="2021-11-11T10:42:00Z">
            <w:rPr/>
          </w:rPrChange>
        </w:rPr>
        <w:t xml:space="preserve"> between iconic species </w:t>
      </w:r>
      <w:r w:rsidR="006247CB" w:rsidRPr="00DB199C">
        <w:rPr>
          <w:shd w:val="clear" w:color="auto" w:fill="D9D9D9" w:themeFill="background1" w:themeFillShade="D9"/>
          <w:rPrChange w:id="110" w:author="Natasha Hardy" w:date="2021-11-11T10:42:00Z">
            <w:rPr/>
          </w:rPrChange>
        </w:rPr>
        <w:t>are</w:t>
      </w:r>
      <w:r w:rsidRPr="00DB199C">
        <w:rPr>
          <w:shd w:val="clear" w:color="auto" w:fill="D9D9D9" w:themeFill="background1" w:themeFillShade="D9"/>
          <w:rPrChange w:id="111" w:author="Natasha Hardy" w:date="2021-11-11T10:42:00Z">
            <w:rPr/>
          </w:rPrChange>
        </w:rPr>
        <w:t xml:space="preserve"> likely to increase with mounting</w:t>
      </w:r>
      <w:r w:rsidR="00923595" w:rsidRPr="00DB199C">
        <w:rPr>
          <w:shd w:val="clear" w:color="auto" w:fill="D9D9D9" w:themeFill="background1" w:themeFillShade="D9"/>
          <w:rPrChange w:id="112" w:author="Natasha Hardy" w:date="2021-11-11T10:42:00Z">
            <w:rPr/>
          </w:rPrChange>
        </w:rPr>
        <w:t xml:space="preserve"> human</w:t>
      </w:r>
      <w:r w:rsidRPr="00DB199C">
        <w:rPr>
          <w:shd w:val="clear" w:color="auto" w:fill="D9D9D9" w:themeFill="background1" w:themeFillShade="D9"/>
          <w:rPrChange w:id="113" w:author="Natasha Hardy" w:date="2021-11-11T10:42:00Z">
            <w:rPr/>
          </w:rPrChange>
        </w:rPr>
        <w:t xml:space="preserve"> pressures </w:t>
      </w:r>
      <w:r w:rsidR="00923595" w:rsidRPr="00DB199C">
        <w:rPr>
          <w:shd w:val="clear" w:color="auto" w:fill="D9D9D9" w:themeFill="background1" w:themeFillShade="D9"/>
          <w:rPrChange w:id="114" w:author="Natasha Hardy" w:date="2021-11-11T10:42:00Z">
            <w:rPr/>
          </w:rPrChange>
        </w:rPr>
        <w:t xml:space="preserve">on wildlife </w:t>
      </w:r>
      <w:r w:rsidRPr="00DB199C">
        <w:rPr>
          <w:shd w:val="clear" w:color="auto" w:fill="D9D9D9" w:themeFill="background1" w:themeFillShade="D9"/>
          <w:rPrChange w:id="115"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6"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7"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8"/>
      <w:del w:id="119" w:author="Rebecca McIntosh" w:date="2021-10-28T09:49:00Z">
        <w:r w:rsidR="008445EE" w:rsidDel="002C34B9">
          <w:rPr>
            <w:rFonts w:ascii="Times New Roman" w:eastAsia="Times New Roman" w:hAnsi="Times New Roman" w:cs="Times New Roman"/>
          </w:rPr>
          <w:delText>value</w:delText>
        </w:r>
      </w:del>
      <w:commentRangeEnd w:id="118"/>
      <w:r w:rsidR="002C34B9">
        <w:rPr>
          <w:rStyle w:val="CommentReference"/>
        </w:rPr>
        <w:commentReference w:id="118"/>
      </w:r>
      <w:del w:id="120" w:author="Rebecca McIntosh" w:date="2021-10-28T09:49:00Z">
        <w:r w:rsidR="008445EE" w:rsidDel="002C34B9">
          <w:rPr>
            <w:rFonts w:ascii="Times New Roman" w:eastAsia="Times New Roman" w:hAnsi="Times New Roman" w:cs="Times New Roman"/>
            <w:color w:val="000000"/>
          </w:rPr>
          <w:delText xml:space="preserve"> </w:delText>
        </w:r>
      </w:del>
      <w:ins w:id="121"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22"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23"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4"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5"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7"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8"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9"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30"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31"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32"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33"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4"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5" w:author="Natasha Hardy" w:date="2021-11-05T11:28:00Z">
        <w:r w:rsidDel="008B6BCA">
          <w:rPr>
            <w:color w:val="000000"/>
          </w:rPr>
          <w:delText xml:space="preserve">species </w:delText>
        </w:r>
      </w:del>
      <w:ins w:id="136"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7" w:author="Natasha Hardy" w:date="2021-11-05T11:28:00Z">
        <w:r w:rsidDel="008B6BCA">
          <w:rPr>
            <w:color w:val="000000"/>
          </w:rPr>
          <w:delText xml:space="preserve"> and</w:delText>
        </w:r>
      </w:del>
      <w:ins w:id="138"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9"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40" w:author="Natasha Hardy" w:date="2021-11-11T10:06:00Z">
        <w:r>
          <w:rPr>
            <w:rFonts w:ascii="Times New Roman" w:eastAsia="Times New Roman" w:hAnsi="Times New Roman" w:cs="Times New Roman"/>
            <w:color w:val="000000"/>
          </w:rPr>
          <w:delText>seal</w:delText>
        </w:r>
      </w:del>
      <w:ins w:id="141" w:author="Natasha Hardy" w:date="2021-11-11T10:06:00Z">
        <w:r>
          <w:rPr>
            <w:rFonts w:ascii="Times New Roman" w:eastAsia="Times New Roman" w:hAnsi="Times New Roman" w:cs="Times New Roman"/>
            <w:color w:val="000000"/>
          </w:rPr>
          <w:t>seal</w:t>
        </w:r>
      </w:ins>
      <w:ins w:id="142"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43" w:author="Rebecca McIntosh" w:date="2021-10-28T16:48:00Z">
        <w:r w:rsidDel="00264A48">
          <w:rPr>
            <w:rFonts w:ascii="Times New Roman" w:eastAsia="Times New Roman" w:hAnsi="Times New Roman" w:cs="Times New Roman"/>
            <w:color w:val="000000"/>
          </w:rPr>
          <w:delText xml:space="preserve">massive </w:delText>
        </w:r>
      </w:del>
      <w:del w:id="144"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5"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6"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7"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8"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9" w:author="Rebecca McIntosh" w:date="2021-10-28T16:59:00Z">
        <w:r w:rsidR="00155C24" w:rsidDel="00C34632">
          <w:delText>Total e</w:delText>
        </w:r>
        <w:r w:rsidR="00155C24" w:rsidDel="00C34632">
          <w:rPr>
            <w:color w:val="000000"/>
          </w:rPr>
          <w:delText xml:space="preserve">stimates of mainland Australian seal populations </w:delText>
        </w:r>
      </w:del>
      <w:del w:id="150" w:author="Rebecca McIntosh" w:date="2021-10-28T16:50:00Z">
        <w:r w:rsidR="00155C24" w:rsidDel="00264A48">
          <w:rPr>
            <w:color w:val="000000"/>
          </w:rPr>
          <w:delText xml:space="preserve">prior to sealing </w:delText>
        </w:r>
      </w:del>
      <w:del w:id="151" w:author="Rebecca McIntosh" w:date="2021-10-28T16:49:00Z">
        <w:r w:rsidR="00155C24" w:rsidDel="00264A48">
          <w:rPr>
            <w:color w:val="000000"/>
          </w:rPr>
          <w:delText>were never made, however</w:delText>
        </w:r>
        <w:r w:rsidR="00155C24" w:rsidDel="00264A48">
          <w:delText xml:space="preserve"> it is noteworthy</w:delText>
        </w:r>
      </w:del>
      <w:ins w:id="152" w:author="Rebecca McIntosh" w:date="2021-10-28T17:00:00Z">
        <w:r w:rsidR="00C34632">
          <w:t>While the original population size is unknown, h</w:t>
        </w:r>
      </w:ins>
      <w:ins w:id="153" w:author="Rebecca McIntosh" w:date="2021-10-28T16:50:00Z">
        <w:r w:rsidR="00264A48">
          <w:rPr>
            <w:color w:val="000000"/>
          </w:rPr>
          <w:t>arvesting records</w:t>
        </w:r>
      </w:ins>
      <w:ins w:id="154" w:author="Rebecca McIntosh" w:date="2021-10-28T17:00:00Z">
        <w:r w:rsidR="00C34632">
          <w:rPr>
            <w:color w:val="000000"/>
          </w:rPr>
          <w:t xml:space="preserve"> </w:t>
        </w:r>
      </w:ins>
      <w:ins w:id="155" w:author="Rebecca McIntosh" w:date="2021-10-28T16:50:00Z">
        <w:r w:rsidR="00264A48">
          <w:rPr>
            <w:color w:val="000000"/>
          </w:rPr>
          <w:t>suggest</w:t>
        </w:r>
      </w:ins>
      <w:r w:rsidR="00155C24">
        <w:t xml:space="preserve"> that</w:t>
      </w:r>
      <w:r w:rsidR="00155C24">
        <w:rPr>
          <w:color w:val="000000"/>
        </w:rPr>
        <w:t xml:space="preserve"> </w:t>
      </w:r>
      <w:ins w:id="156" w:author="Rebecca McIntosh" w:date="2021-10-28T16:52:00Z">
        <w:r w:rsidR="00860776">
          <w:rPr>
            <w:color w:val="000000"/>
          </w:rPr>
          <w:t xml:space="preserve">the </w:t>
        </w:r>
      </w:ins>
      <w:del w:id="157" w:author="Rebecca McIntosh" w:date="2021-10-28T16:51:00Z">
        <w:r w:rsidR="00155C24" w:rsidDel="00860776">
          <w:rPr>
            <w:color w:val="000000"/>
          </w:rPr>
          <w:delText>the recent recovery of</w:delText>
        </w:r>
      </w:del>
      <w:ins w:id="158" w:author="Rebecca McIntosh" w:date="2021-10-28T16:51:00Z">
        <w:r w:rsidR="00860776">
          <w:rPr>
            <w:color w:val="000000"/>
          </w:rPr>
          <w:t>current</w:t>
        </w:r>
      </w:ins>
      <w:r w:rsidR="00155C24">
        <w:rPr>
          <w:color w:val="000000"/>
        </w:rPr>
        <w:t xml:space="preserve"> long-nosed fur seal</w:t>
      </w:r>
      <w:del w:id="159" w:author="Rebecca McIntosh" w:date="2021-10-28T16:51:00Z">
        <w:r w:rsidR="00155C24" w:rsidDel="00860776">
          <w:rPr>
            <w:color w:val="000000"/>
          </w:rPr>
          <w:delText>s</w:delText>
        </w:r>
      </w:del>
      <w:r w:rsidR="00155C24">
        <w:rPr>
          <w:color w:val="000000"/>
        </w:rPr>
        <w:t xml:space="preserve"> </w:t>
      </w:r>
      <w:ins w:id="160" w:author="Rebecca McIntosh" w:date="2021-10-28T16:52:00Z">
        <w:r w:rsidR="00860776">
          <w:rPr>
            <w:color w:val="000000"/>
          </w:rPr>
          <w:t xml:space="preserve">population </w:t>
        </w:r>
      </w:ins>
      <w:del w:id="161"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62"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63"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4"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5" w:author="Natasha Hardy" w:date="2021-11-11T10:53:00Z">
        <w:r w:rsidR="006A44D9">
          <w:rPr>
            <w:rFonts w:ascii="Times New Roman" w:eastAsia="Times New Roman" w:hAnsi="Times New Roman" w:cs="Times New Roman"/>
          </w:rPr>
          <w:t>eclining</w:t>
        </w:r>
      </w:ins>
      <w:del w:id="166" w:author="Natasha Hardy" w:date="2021-11-11T10:53:00Z">
        <w:r w:rsidDel="006A44D9">
          <w:rPr>
            <w:rFonts w:ascii="Times New Roman" w:eastAsia="Times New Roman" w:hAnsi="Times New Roman" w:cs="Times New Roman"/>
          </w:rPr>
          <w:delText>eteriorating</w:delText>
        </w:r>
      </w:del>
      <w:del w:id="167" w:author="Natasha Hardy" w:date="2021-11-05T11:34:00Z">
        <w:r w:rsidDel="004614E0">
          <w:rPr>
            <w:rFonts w:ascii="Times New Roman" w:eastAsia="Times New Roman" w:hAnsi="Times New Roman" w:cs="Times New Roman"/>
          </w:rPr>
          <w:delText xml:space="preserve"> and</w:delText>
        </w:r>
      </w:del>
      <w:ins w:id="168"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9" w:author="Natasha Hardy" w:date="2021-11-05T11:31:00Z">
        <w:r w:rsidDel="008B6BCA">
          <w:rPr>
            <w:rFonts w:ascii="Times New Roman" w:eastAsia="Times New Roman" w:hAnsi="Times New Roman" w:cs="Times New Roman"/>
          </w:rPr>
          <w:delText>where they</w:delText>
        </w:r>
      </w:del>
      <w:ins w:id="170"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71"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72"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73" w:author="Natasha Hardy" w:date="2021-11-11T11:15:00Z">
        <w:r w:rsidDel="00156F8A">
          <w:delText xml:space="preserve">Rout </w:delText>
        </w:r>
      </w:del>
      <w:ins w:id="174" w:author="Natasha Hardy" w:date="2021-11-11T11:15:00Z">
        <w:r w:rsidR="00156F8A">
          <w:t xml:space="preserve">Kirkwood </w:t>
        </w:r>
      </w:ins>
      <w:r>
        <w:t>et al., 2014)</w:t>
      </w:r>
      <w:r w:rsidR="00F10273">
        <w:t xml:space="preserve">, (ii) </w:t>
      </w:r>
      <w:del w:id="175" w:author="Natasha Hardy" w:date="2021-10-25T15:15:00Z">
        <w:r w:rsidR="00F10273" w:rsidDel="008F3C3B">
          <w:delText>inscreasing</w:delText>
        </w:r>
      </w:del>
      <w:ins w:id="176"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7" w:author="Rebecca McIntosh" w:date="2021-10-28T09:55:00Z">
        <w:r w:rsidR="00F10273" w:rsidDel="00A30D9C">
          <w:delText>s</w:delText>
        </w:r>
      </w:del>
      <w:r w:rsidR="00F10273">
        <w:t xml:space="preserve"> </w:t>
      </w:r>
      <w:del w:id="178" w:author="Natasha Hardy" w:date="2021-11-11T10:06:00Z">
        <w:r>
          <w:rPr>
            <w:rFonts w:ascii="Times New Roman" w:eastAsia="Times New Roman" w:hAnsi="Times New Roman" w:cs="Times New Roman"/>
          </w:rPr>
          <w:delText>web</w:delText>
        </w:r>
      </w:del>
      <w:ins w:id="179" w:author="Natasha Hardy" w:date="2021-11-11T10:06:00Z">
        <w:r>
          <w:rPr>
            <w:rFonts w:ascii="Times New Roman" w:eastAsia="Times New Roman" w:hAnsi="Times New Roman" w:cs="Times New Roman"/>
          </w:rPr>
          <w:t>web</w:t>
        </w:r>
      </w:ins>
      <w:ins w:id="180"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81" w:author="Natasha Hardy" w:date="2021-11-05T11:35:00Z">
        <w:r w:rsidDel="004614E0">
          <w:delText>ocean warming</w:delText>
        </w:r>
      </w:del>
      <w:ins w:id="182" w:author="Natasha Hardy" w:date="2021-11-05T11:35:00Z">
        <w:r w:rsidR="004614E0">
          <w:t>climate change</w:t>
        </w:r>
      </w:ins>
      <w:r>
        <w:t xml:space="preserve"> and competition with </w:t>
      </w:r>
      <w:del w:id="183"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4" w:author="Natasha Hardy" w:date="2021-11-05T11:35:00Z">
        <w:r w:rsidR="002575E7" w:rsidDel="004614E0">
          <w:delText>have been</w:delText>
        </w:r>
      </w:del>
      <w:ins w:id="185" w:author="Natasha Hardy" w:date="2021-11-05T11:35:00Z">
        <w:r w:rsidR="004614E0">
          <w:t>were</w:t>
        </w:r>
      </w:ins>
      <w:r w:rsidR="002575E7">
        <w:rPr>
          <w:color w:val="000000"/>
        </w:rPr>
        <w:t xml:space="preserve"> identified in </w:t>
      </w:r>
      <w:del w:id="186" w:author="Natasha Hardy" w:date="2021-11-05T11:36:00Z">
        <w:r w:rsidR="002575E7" w:rsidDel="004614E0">
          <w:rPr>
            <w:color w:val="000000"/>
          </w:rPr>
          <w:delText xml:space="preserve">the diets of </w:delText>
        </w:r>
      </w:del>
      <w:r w:rsidR="002575E7">
        <w:rPr>
          <w:color w:val="000000"/>
        </w:rPr>
        <w:t>juvenile</w:t>
      </w:r>
      <w:del w:id="187" w:author="Natasha Hardy" w:date="2021-11-11T10:54:00Z">
        <w:r w:rsidR="002575E7" w:rsidDel="006A44D9">
          <w:rPr>
            <w:color w:val="000000"/>
          </w:rPr>
          <w:delText>s</w:delText>
        </w:r>
      </w:del>
      <w:r w:rsidR="002575E7">
        <w:rPr>
          <w:color w:val="000000"/>
        </w:rPr>
        <w:t>, sub-</w:t>
      </w:r>
      <w:ins w:id="188" w:author="Natasha Hardy" w:date="2021-10-21T10:05:00Z">
        <w:r w:rsidR="000A5945">
          <w:rPr>
            <w:color w:val="000000"/>
          </w:rPr>
          <w:t>adult,</w:t>
        </w:r>
      </w:ins>
      <w:r w:rsidR="002575E7">
        <w:rPr>
          <w:color w:val="000000"/>
        </w:rPr>
        <w:t xml:space="preserve"> and adult male </w:t>
      </w:r>
      <w:r w:rsidR="002575E7">
        <w:t>long-nosed fur seals</w:t>
      </w:r>
      <w:ins w:id="189"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90" w:author="Natasha Hardy" w:date="2021-11-11T10:06:00Z">
        <w:r w:rsidR="002A0C63">
          <w:rPr>
            <w:color w:val="000000"/>
          </w:rPr>
          <w:delText>penguin</w:delText>
        </w:r>
      </w:del>
      <w:ins w:id="191" w:author="Rebecca McIntosh" w:date="2021-10-28T16:54:00Z">
        <w:r w:rsidR="00C30155">
          <w:rPr>
            <w:color w:val="000000"/>
          </w:rPr>
          <w:t xml:space="preserve">the number of </w:t>
        </w:r>
      </w:ins>
      <w:ins w:id="192" w:author="Natasha Hardy" w:date="2021-11-11T10:06:00Z">
        <w:r w:rsidR="002A0C63">
          <w:rPr>
            <w:color w:val="000000"/>
          </w:rPr>
          <w:t>penguin</w:t>
        </w:r>
      </w:ins>
      <w:ins w:id="193" w:author="Rebecca McIntosh" w:date="2021-10-28T16:54:00Z">
        <w:r w:rsidR="00C30155">
          <w:rPr>
            <w:color w:val="000000"/>
          </w:rPr>
          <w:t>s</w:t>
        </w:r>
      </w:ins>
      <w:r w:rsidR="002A0C63">
        <w:rPr>
          <w:color w:val="000000"/>
        </w:rPr>
        <w:t xml:space="preserve"> </w:t>
      </w:r>
      <w:del w:id="194"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5" w:author="Rebecca McIntosh" w:date="2021-10-28T16:54:00Z">
        <w:r w:rsidR="002A0C63" w:rsidDel="00C30155">
          <w:rPr>
            <w:color w:val="000000"/>
          </w:rPr>
          <w:delText xml:space="preserve">predation </w:delText>
        </w:r>
      </w:del>
      <w:ins w:id="196" w:author="Rebecca McIntosh" w:date="2021-10-28T16:54:00Z">
        <w:r w:rsidR="00C30155">
          <w:rPr>
            <w:color w:val="000000"/>
          </w:rPr>
          <w:t xml:space="preserve">the </w:t>
        </w:r>
      </w:ins>
      <w:r w:rsidR="002A0C63">
        <w:rPr>
          <w:color w:val="000000"/>
        </w:rPr>
        <w:t>impact</w:t>
      </w:r>
      <w:del w:id="197" w:author="Rebecca McIntosh" w:date="2021-10-28T16:54:00Z">
        <w:r w:rsidR="002A0C63" w:rsidDel="00C30155">
          <w:rPr>
            <w:color w:val="000000"/>
          </w:rPr>
          <w:delText>s</w:delText>
        </w:r>
      </w:del>
      <w:r w:rsidR="002A0C63">
        <w:rPr>
          <w:color w:val="000000"/>
        </w:rPr>
        <w:t xml:space="preserve"> </w:t>
      </w:r>
      <w:del w:id="198" w:author="Natasha Hardy" w:date="2021-11-05T11:34:00Z">
        <w:r w:rsidR="00F10273" w:rsidDel="004614E0">
          <w:rPr>
            <w:color w:val="000000"/>
          </w:rPr>
          <w:delText xml:space="preserve">have been difficult to </w:delText>
        </w:r>
      </w:del>
      <w:del w:id="199" w:author="Natasha Hardy" w:date="2021-11-11T10:06:00Z">
        <w:r w:rsidR="00F10273">
          <w:rPr>
            <w:color w:val="000000"/>
          </w:rPr>
          <w:delText>estimate.</w:delText>
        </w:r>
      </w:del>
      <w:del w:id="200" w:author="Natasha Hardy" w:date="2021-11-05T11:34:00Z">
        <w:r w:rsidR="00F10273" w:rsidDel="004614E0">
          <w:rPr>
            <w:color w:val="000000"/>
          </w:rPr>
          <w:delText>estimate</w:delText>
        </w:r>
      </w:del>
      <w:ins w:id="201" w:author="Rebecca McIntosh" w:date="2021-10-28T09:56:00Z">
        <w:del w:id="202" w:author="Natasha Hardy" w:date="2021-11-05T11:34:00Z">
          <w:r w:rsidR="00A30D9C" w:rsidDel="004614E0">
            <w:rPr>
              <w:color w:val="000000"/>
            </w:rPr>
            <w:delText>quantify</w:delText>
          </w:r>
        </w:del>
      </w:ins>
      <w:ins w:id="203" w:author="Natasha Hardy" w:date="2021-11-05T11:34:00Z">
        <w:r w:rsidR="004614E0">
          <w:rPr>
            <w:color w:val="000000"/>
          </w:rPr>
          <w:t>are unknown</w:t>
        </w:r>
      </w:ins>
      <w:ins w:id="204" w:author="Rebecca McIntosh" w:date="2021-10-28T17:01:00Z">
        <w:r w:rsidR="0086430C">
          <w:rPr>
            <w:color w:val="000000"/>
          </w:rPr>
          <w:t xml:space="preserve">, </w:t>
        </w:r>
      </w:ins>
      <w:ins w:id="205" w:author="Rebecca McIntosh" w:date="2021-10-28T17:02:00Z">
        <w:r w:rsidR="0086430C">
          <w:rPr>
            <w:color w:val="000000"/>
          </w:rPr>
          <w:t xml:space="preserve">particularly for </w:t>
        </w:r>
      </w:ins>
      <w:del w:id="206"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7"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8" w:author="Rebecca McIntosh" w:date="2021-10-28T17:02:00Z">
        <w:r w:rsidR="002575E7" w:rsidDel="0086430C">
          <w:rPr>
            <w:rFonts w:ascii="Times New Roman" w:eastAsia="Times New Roman" w:hAnsi="Times New Roman" w:cs="Times New Roman"/>
            <w:color w:val="000000"/>
          </w:rPr>
          <w:delText xml:space="preserve">, </w:delText>
        </w:r>
      </w:del>
      <w:ins w:id="209"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10" w:author="Rebecca McIntosh" w:date="2021-10-28T17:02:00Z">
        <w:r w:rsidR="0086430C">
          <w:rPr>
            <w:rFonts w:ascii="Times New Roman" w:eastAsia="Times New Roman" w:hAnsi="Times New Roman" w:cs="Times New Roman"/>
            <w:color w:val="000000"/>
          </w:rPr>
          <w:t>; h</w:t>
        </w:r>
      </w:ins>
      <w:del w:id="211"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12" w:author="Rebecca McIntosh" w:date="2021-10-28T17:03:00Z">
        <w:r w:rsidR="002575E7" w:rsidDel="0086430C">
          <w:rPr>
            <w:rFonts w:ascii="Times New Roman" w:eastAsia="Times New Roman" w:hAnsi="Times New Roman" w:cs="Times New Roman"/>
          </w:rPr>
          <w:delText xml:space="preserve">previous estimates </w:delText>
        </w:r>
      </w:del>
      <w:del w:id="213"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4"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5" w:author="Rebecca McIntosh" w:date="2021-10-28T17:03:00Z">
        <w:r w:rsidR="0086430C">
          <w:rPr>
            <w:rFonts w:ascii="Times New Roman" w:eastAsia="Times New Roman" w:hAnsi="Times New Roman" w:cs="Times New Roman"/>
          </w:rPr>
          <w:t xml:space="preserve">this </w:t>
        </w:r>
        <w:del w:id="216"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7"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8" w:author="Rebecca McIntosh" w:date="2021-10-28T09:58:00Z">
        <w:r w:rsidR="008B3FEF" w:rsidDel="008C43BF">
          <w:rPr>
            <w:color w:val="000000"/>
          </w:rPr>
          <w:delText xml:space="preserve">many </w:delText>
        </w:r>
      </w:del>
      <w:r w:rsidR="008445EE">
        <w:rPr>
          <w:color w:val="000000"/>
        </w:rPr>
        <w:t>Australian seal species continues to conflict with</w:t>
      </w:r>
      <w:del w:id="219"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20"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21" w:author="Natasha Hardy" w:date="2021-11-11T10:06:00Z">
        <w:r w:rsidR="008445EE">
          <w:rPr>
            <w:rFonts w:ascii="Times New Roman" w:eastAsia="Times New Roman" w:hAnsi="Times New Roman" w:cs="Times New Roman"/>
            <w:color w:val="000000"/>
          </w:rPr>
          <w:delText>.</w:delText>
        </w:r>
      </w:del>
      <w:ins w:id="222" w:author="Rebecca McIntosh" w:date="2021-10-28T10:06:00Z">
        <w:del w:id="223" w:author="Natasha Hardy" w:date="2021-11-11T10:57:00Z">
          <w:r w:rsidR="008C43BF" w:rsidDel="00A05A94">
            <w:rPr>
              <w:rFonts w:ascii="Times New Roman" w:eastAsia="Times New Roman" w:hAnsi="Times New Roman" w:cs="Times New Roman"/>
              <w:color w:val="000000"/>
            </w:rPr>
            <w:delText>is often perceived</w:delText>
          </w:r>
        </w:del>
      </w:ins>
      <w:ins w:id="224" w:author="Rebecca McIntosh" w:date="2021-10-28T17:04:00Z">
        <w:del w:id="225" w:author="Natasha Hardy" w:date="2021-11-11T10:57:00Z">
          <w:r w:rsidR="00644898" w:rsidDel="00A05A94">
            <w:rPr>
              <w:rFonts w:ascii="Times New Roman" w:eastAsia="Times New Roman" w:hAnsi="Times New Roman" w:cs="Times New Roman"/>
              <w:color w:val="000000"/>
            </w:rPr>
            <w:delText xml:space="preserve">, </w:delText>
          </w:r>
        </w:del>
      </w:ins>
      <w:del w:id="226"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7" w:author="Natasha Hardy" w:date="2021-11-11T10:06:00Z">
        <w:r w:rsidR="009D3E8F">
          <w:rPr>
            <w:rFonts w:ascii="Times New Roman" w:eastAsia="Times New Roman" w:hAnsi="Times New Roman" w:cs="Times New Roman"/>
          </w:rPr>
          <w:delText>led</w:delText>
        </w:r>
      </w:del>
      <w:ins w:id="228" w:author="Rebecca McIntosh" w:date="2021-10-28T17:04:00Z">
        <w:del w:id="229" w:author="Natasha Hardy" w:date="2021-11-11T10:57:00Z">
          <w:r w:rsidR="00644898" w:rsidDel="00A05A94">
            <w:rPr>
              <w:rFonts w:ascii="Times New Roman" w:eastAsia="Times New Roman" w:hAnsi="Times New Roman" w:cs="Times New Roman"/>
            </w:rPr>
            <w:delText>ading</w:delText>
          </w:r>
        </w:del>
      </w:ins>
      <w:del w:id="230"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31"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32"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33"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4"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5" w:author="Natasha Hardy" w:date="2021-11-11T10:06:00Z">
        <w:r>
          <w:delText>We</w:delText>
        </w:r>
      </w:del>
      <w:del w:id="236" w:author="Rebecca McIntosh" w:date="2021-10-28T10:18:00Z">
        <w:r w:rsidDel="00593E97">
          <w:delText xml:space="preserve">We </w:delText>
        </w:r>
      </w:del>
      <w:ins w:id="237" w:author="Rebecca McIntosh" w:date="2021-10-28T10:36:00Z">
        <w:r w:rsidR="000F53DF">
          <w:t>To assess</w:t>
        </w:r>
        <w:r w:rsidR="000F53DF">
          <w:rPr>
            <w:color w:val="000000"/>
          </w:rPr>
          <w:t xml:space="preserve"> predation incidence and potential impact on little penguin and seabirds across southeastern Australia</w:t>
        </w:r>
      </w:ins>
      <w:ins w:id="238" w:author="Rebecca McIntosh" w:date="2021-10-28T10:18:00Z">
        <w:r w:rsidR="00593E97">
          <w:t xml:space="preserve">, </w:t>
        </w:r>
      </w:ins>
      <w:ins w:id="239" w:author="Rebecca McIntosh" w:date="2021-10-28T10:19:00Z">
        <w:r w:rsidR="00593E97">
          <w:t xml:space="preserve">we </w:t>
        </w:r>
      </w:ins>
      <w:del w:id="240" w:author="Rebecca McIntosh" w:date="2021-10-28T10:19:00Z">
        <w:r w:rsidDel="00A360DB">
          <w:delText xml:space="preserve">combine </w:delText>
        </w:r>
      </w:del>
      <w:ins w:id="241"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42" w:author="Rebecca McIntosh" w:date="2021-10-28T16:57:00Z">
        <w:r w:rsidR="007C2BDF" w:rsidDel="00C34632">
          <w:delText xml:space="preserve"> –</w:delText>
        </w:r>
      </w:del>
      <w:del w:id="243"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4"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45" w:author="Natasha Hardy" w:date="2021-10-21T12:15:00Z">
        <w:r w:rsidR="0035755C" w:rsidRPr="00327B78">
          <w:rPr>
            <w:shd w:val="clear" w:color="auto" w:fill="D9D9D9" w:themeFill="background1" w:themeFillShade="D9"/>
          </w:rPr>
          <w:t>compared</w:t>
        </w:r>
      </w:ins>
      <w:ins w:id="246" w:author="Natasha Hardy" w:date="2021-11-11T10:57:00Z">
        <w:r w:rsidR="00A05A94" w:rsidRPr="00327B78">
          <w:rPr>
            <w:shd w:val="clear" w:color="auto" w:fill="D9D9D9" w:themeFill="background1" w:themeFillShade="D9"/>
          </w:rPr>
          <w:t xml:space="preserve"> </w:t>
        </w:r>
      </w:ins>
      <w:ins w:id="247" w:author="Natasha Hardy" w:date="2021-11-11T10:58:00Z">
        <w:r w:rsidR="00A05A94" w:rsidRPr="00327B78">
          <w:rPr>
            <w:shd w:val="clear" w:color="auto" w:fill="D9D9D9" w:themeFill="background1" w:themeFillShade="D9"/>
          </w:rPr>
          <w:t xml:space="preserve">to </w:t>
        </w:r>
      </w:ins>
      <w:ins w:id="248"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49" w:author="Natasha Hardy" w:date="2021-10-25T15:17:00Z">
        <w:r w:rsidR="008F3C3B" w:rsidRPr="00327B78">
          <w:rPr>
            <w:shd w:val="clear" w:color="auto" w:fill="D9D9D9" w:themeFill="background1" w:themeFillShade="D9"/>
          </w:rPr>
          <w:t>and present the results of</w:t>
        </w:r>
      </w:ins>
      <w:ins w:id="250" w:author="Natasha Hardy" w:date="2021-10-21T10:57:00Z">
        <w:r w:rsidR="00770B03" w:rsidRPr="00327B78">
          <w:rPr>
            <w:shd w:val="clear" w:color="auto" w:fill="D9D9D9" w:themeFill="background1" w:themeFillShade="D9"/>
          </w:rPr>
          <w:t xml:space="preserve"> the</w:t>
        </w:r>
      </w:ins>
      <w:ins w:id="251" w:author="Natasha Hardy" w:date="2021-10-21T12:15:00Z">
        <w:r w:rsidR="0035755C" w:rsidRPr="00327B78">
          <w:rPr>
            <w:shd w:val="clear" w:color="auto" w:fill="D9D9D9" w:themeFill="background1" w:themeFillShade="D9"/>
          </w:rPr>
          <w:t xml:space="preserve"> </w:t>
        </w:r>
      </w:ins>
      <w:ins w:id="252" w:author="Natasha Hardy" w:date="2021-11-04T18:47:00Z">
        <w:r w:rsidR="002E61F3" w:rsidRPr="00327B78">
          <w:rPr>
            <w:shd w:val="clear" w:color="auto" w:fill="D9D9D9" w:themeFill="background1" w:themeFillShade="D9"/>
          </w:rPr>
          <w:t>morphological and DNA metabarcoding techniques as simultaneously informative and complementary assaying techniques</w:t>
        </w:r>
        <w:r w:rsidR="002E61F3" w:rsidRPr="000567B7">
          <w:t xml:space="preserve">. </w:t>
        </w:r>
      </w:ins>
      <w:del w:id="253" w:author="Natasha Hardy" w:date="2021-10-21T11:18:00Z">
        <w:r w:rsidR="008445EE" w:rsidDel="005864FF">
          <w:rPr>
            <w:color w:val="000000"/>
          </w:rPr>
          <w:delText>First</w:delText>
        </w:r>
      </w:del>
      <w:ins w:id="254" w:author="Rebecca McIntosh" w:date="2021-10-28T10:37:00Z">
        <w:del w:id="255" w:author="Natasha Hardy" w:date="2021-11-04T18:47:00Z">
          <w:r w:rsidR="000F53DF" w:rsidDel="002E61F3">
            <w:delText xml:space="preserve">to </w:delText>
          </w:r>
        </w:del>
      </w:ins>
      <w:ins w:id="256" w:author="Rebecca McIntosh" w:date="2021-10-29T11:47:00Z">
        <w:del w:id="257" w:author="Natasha Hardy" w:date="2021-11-04T18:47:00Z">
          <w:r w:rsidR="004D7C2D" w:rsidDel="002E61F3">
            <w:delText>-</w:delText>
          </w:r>
        </w:del>
      </w:ins>
      <w:ins w:id="258" w:author="Rebecca McIntosh" w:date="2021-10-28T17:05:00Z">
        <w:del w:id="259" w:author="Natasha Hardy" w:date="2021-11-04T18:47:00Z">
          <w:r w:rsidR="004A2B98" w:rsidDel="002E61F3">
            <w:delText>these methods</w:delText>
          </w:r>
        </w:del>
      </w:ins>
      <w:del w:id="260" w:author="Natasha Hardy" w:date="2021-10-21T11:18:00Z">
        <w:r w:rsidR="008445EE" w:rsidDel="005864FF">
          <w:rPr>
            <w:color w:val="000000"/>
          </w:rPr>
          <w:delText xml:space="preserve">First, </w:delText>
        </w:r>
        <w:r w:rsidR="008B3FEF" w:rsidDel="005864FF">
          <w:rPr>
            <w:color w:val="000000"/>
          </w:rPr>
          <w:delText>w</w:delText>
        </w:r>
      </w:del>
      <w:ins w:id="261" w:author="Natasha Hardy" w:date="2021-10-21T11:18:00Z">
        <w:r w:rsidR="005864FF">
          <w:rPr>
            <w:color w:val="000000"/>
          </w:rPr>
          <w:t>Thus, w</w:t>
        </w:r>
      </w:ins>
      <w:r w:rsidR="008445EE">
        <w:rPr>
          <w:color w:val="000000"/>
        </w:rPr>
        <w:t>e</w:t>
      </w:r>
      <w:r w:rsidR="00424E07">
        <w:rPr>
          <w:color w:val="000000"/>
        </w:rPr>
        <w:t xml:space="preserve"> </w:t>
      </w:r>
      <w:ins w:id="262" w:author="Natasha Hardy" w:date="2021-10-21T11:18:00Z">
        <w:del w:id="263" w:author="Rebecca McIntosh" w:date="2021-10-28T17:05:00Z">
          <w:r w:rsidR="005864FF" w:rsidDel="004A2B98">
            <w:rPr>
              <w:color w:val="000000"/>
            </w:rPr>
            <w:delText xml:space="preserve">first </w:delText>
          </w:r>
        </w:del>
      </w:ins>
      <w:del w:id="264"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65" w:author="Natasha Hardy" w:date="2021-10-21T10:09:00Z">
        <w:r w:rsidR="00D942F2">
          <w:rPr>
            <w:color w:val="000000"/>
          </w:rPr>
          <w:t xml:space="preserve">overall </w:t>
        </w:r>
      </w:ins>
      <w:r w:rsidR="008445EE">
        <w:t>seabird and little penguin detection rate</w:t>
      </w:r>
      <w:r w:rsidR="008B3FEF">
        <w:t>s</w:t>
      </w:r>
      <w:ins w:id="266" w:author="Natasha Hardy" w:date="2021-11-04T18:47:00Z">
        <w:r w:rsidR="002E61F3">
          <w:t xml:space="preserve"> </w:t>
        </w:r>
        <w:r w:rsidR="002E61F3" w:rsidRPr="000567B7">
          <w:t>across</w:t>
        </w:r>
        <w:r w:rsidR="002E61F3">
          <w:t xml:space="preserve"> groups of samples, rather than sample-by-sample</w:t>
        </w:r>
      </w:ins>
      <w:ins w:id="267" w:author="Rebecca McIntosh" w:date="2021-10-28T17:05:00Z">
        <w:r w:rsidR="004A2B98">
          <w:t xml:space="preserve">, </w:t>
        </w:r>
      </w:ins>
      <w:del w:id="268"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69" w:author="Rebecca McIntosh" w:date="2021-10-28T10:38:00Z">
        <w:r w:rsidR="008445EE" w:rsidDel="000F53DF">
          <w:rPr>
            <w:color w:val="000000"/>
          </w:rPr>
          <w:delText>Secondly</w:delText>
        </w:r>
      </w:del>
      <w:del w:id="270"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71"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72" w:author="Natasha Hardy" w:date="2021-11-11T10:06:00Z">
        <w:r w:rsidR="007C2BDF">
          <w:rPr>
            <w:color w:val="000000"/>
          </w:rPr>
          <w:delText>Ultimately</w:delText>
        </w:r>
        <w:r w:rsidR="008445EE">
          <w:rPr>
            <w:color w:val="000000"/>
          </w:rPr>
          <w:delText>,</w:delText>
        </w:r>
      </w:del>
      <w:del w:id="273" w:author="Rebecca McIntosh" w:date="2021-10-28T17:06:00Z">
        <w:r w:rsidR="007C2BDF" w:rsidDel="004A2B98">
          <w:rPr>
            <w:color w:val="000000"/>
          </w:rPr>
          <w:delText>U</w:delText>
        </w:r>
      </w:del>
      <w:ins w:id="274" w:author="Rebecca McIntosh" w:date="2021-10-28T17:06:00Z">
        <w:r w:rsidR="004A2B98">
          <w:rPr>
            <w:color w:val="000000"/>
          </w:rPr>
          <w:t>and</w:t>
        </w:r>
        <w:del w:id="275" w:author="Natasha Hardy" w:date="2021-11-04T18:48:00Z">
          <w:r w:rsidR="004A2B98" w:rsidDel="002E61F3">
            <w:rPr>
              <w:color w:val="000000"/>
            </w:rPr>
            <w:delText xml:space="preserve"> u</w:delText>
          </w:r>
        </w:del>
      </w:ins>
      <w:del w:id="276" w:author="Natasha Hardy" w:date="2021-11-04T18:48:00Z">
        <w:r w:rsidR="007C2BDF" w:rsidDel="002E61F3">
          <w:rPr>
            <w:color w:val="000000"/>
          </w:rPr>
          <w:delText>ltimately</w:delText>
        </w:r>
      </w:del>
      <w:ins w:id="277" w:author="Natasha Hardy" w:date="2021-11-11T10:06:00Z">
        <w:r w:rsidR="008445EE">
          <w:rPr>
            <w:color w:val="000000"/>
          </w:rPr>
          <w:t xml:space="preserve">, </w:t>
        </w:r>
      </w:ins>
      <w:ins w:id="278" w:author="Natasha Hardy" w:date="2021-11-04T18:48:00Z">
        <w:r w:rsidR="002E61F3">
          <w:rPr>
            <w:color w:val="000000"/>
          </w:rPr>
          <w:t xml:space="preserve">we </w:t>
        </w:r>
      </w:ins>
      <w:del w:id="279" w:author="Rebecca McIntosh" w:date="2021-10-28T17:06:00Z">
        <w:r w:rsidR="008445EE" w:rsidDel="004A2B98">
          <w:rPr>
            <w:color w:val="000000"/>
          </w:rPr>
          <w:delText xml:space="preserve">we </w:delText>
        </w:r>
      </w:del>
      <w:r w:rsidR="00424E07">
        <w:t xml:space="preserve">provide a minimum estimate of penguin abundance consumed </w:t>
      </w:r>
      <w:del w:id="280"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81" w:name="_2et92p0" w:colFirst="0" w:colLast="0"/>
      <w:bookmarkEnd w:id="281"/>
      <w:r>
        <w:t>Methods</w:t>
      </w:r>
      <w:ins w:id="282" w:author="Rebecca McIntosh" w:date="2021-10-28T12:22:00Z">
        <w:r w:rsidR="00515F6D">
          <w:t xml:space="preserve"> </w:t>
        </w:r>
      </w:ins>
      <w:ins w:id="283" w:author="Natasha Hardy" w:date="2021-11-11T14:39:00Z">
        <w:r w:rsidR="00762DF3">
          <w:t>(</w:t>
        </w:r>
      </w:ins>
      <w:ins w:id="284" w:author="Rebecca McIntosh" w:date="2021-10-28T12:22:00Z">
        <w:r w:rsidR="00515F6D">
          <w:t>1</w:t>
        </w:r>
        <w:del w:id="285" w:author="Natasha Hardy" w:date="2021-11-11T12:19:00Z">
          <w:r w:rsidR="00515F6D" w:rsidDel="0047137C">
            <w:delText>3</w:delText>
          </w:r>
        </w:del>
      </w:ins>
      <w:ins w:id="286" w:author="Rebecca McIntosh" w:date="2021-10-29T12:15:00Z">
        <w:del w:id="287" w:author="Natasha Hardy" w:date="2021-11-11T12:19:00Z">
          <w:r w:rsidR="00144DC8" w:rsidDel="0047137C">
            <w:delText>22</w:delText>
          </w:r>
        </w:del>
      </w:ins>
      <w:ins w:id="288" w:author="Natasha Hardy" w:date="2021-11-11T12:19:00Z">
        <w:r w:rsidR="0047137C">
          <w:t>2</w:t>
        </w:r>
      </w:ins>
      <w:ins w:id="289" w:author="Natasha Hardy" w:date="2021-11-13T11:31:00Z">
        <w:r w:rsidR="00DD4823">
          <w:t>51</w:t>
        </w:r>
      </w:ins>
      <w:ins w:id="290" w:author="Natasha Hardy" w:date="2021-11-11T14:39:00Z">
        <w:r w:rsidR="00762DF3">
          <w:t>)</w:t>
        </w:r>
      </w:ins>
      <w:ins w:id="291" w:author="Rebecca McIntosh" w:date="2021-10-28T12:22:00Z">
        <w:del w:id="292"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293" w:author="Natasha Hardy" w:date="2021-11-11T11:05:00Z">
        <w:r w:rsidR="00850141">
          <w:rPr>
            <w:color w:val="000000"/>
          </w:rPr>
          <w:t>in Bass Strait and NSW,</w:t>
        </w:r>
      </w:ins>
      <w:del w:id="294" w:author="Natasha Hardy" w:date="2021-11-11T11:05:00Z">
        <w:r w:rsidDel="00850141">
          <w:rPr>
            <w:color w:val="000000"/>
          </w:rPr>
          <w:delText>in</w:delText>
        </w:r>
      </w:del>
      <w:r>
        <w:rPr>
          <w:color w:val="000000"/>
        </w:rPr>
        <w:t xml:space="preserve"> southeastern Australia (Fig. 1, 2a &amp; 2b</w:t>
      </w:r>
      <w:del w:id="295" w:author="Natasha Hardy" w:date="2021-11-11T11:05:00Z">
        <w:r w:rsidDel="00850141">
          <w:rPr>
            <w:color w:val="000000"/>
          </w:rPr>
          <w:delText>).</w:delText>
        </w:r>
        <w:r w:rsidDel="00850141">
          <w:delText xml:space="preserve"> </w:delText>
        </w:r>
      </w:del>
      <w:ins w:id="296" w:author="Natasha Hardy" w:date="2021-11-11T11:05:00Z">
        <w:r w:rsidR="00850141">
          <w:rPr>
            <w:color w:val="000000"/>
          </w:rPr>
          <w:t>),</w:t>
        </w:r>
        <w:r w:rsidR="00850141">
          <w:t xml:space="preserve"> </w:t>
        </w:r>
      </w:ins>
      <w:del w:id="297" w:author="Natasha Hardy" w:date="2021-11-11T11:05:00Z">
        <w:r w:rsidDel="00850141">
          <w:delText>Long</w:delText>
        </w:r>
      </w:del>
      <w:ins w:id="298" w:author="Natasha Hardy" w:date="2021-11-11T11:05:00Z">
        <w:r w:rsidR="00850141">
          <w:t>where long</w:t>
        </w:r>
      </w:ins>
      <w:r>
        <w:t>-nosed fur seals</w:t>
      </w:r>
      <w:r>
        <w:rPr>
          <w:color w:val="000000"/>
        </w:rPr>
        <w:t xml:space="preserve"> have only recently begun breeding</w:t>
      </w:r>
      <w:del w:id="299"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300"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301" w:author="Natasha Hardy" w:date="2021-11-11T12:24:00Z">
        <w:r w:rsidDel="007C0F27">
          <w:rPr>
            <w:rFonts w:ascii="Times New Roman" w:eastAsia="Times New Roman" w:hAnsi="Times New Roman" w:cs="Times New Roman"/>
            <w:color w:val="000000"/>
          </w:rPr>
          <w:delText>taken in</w:delText>
        </w:r>
      </w:del>
      <w:ins w:id="302"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03"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04"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05" w:author="Natasha Hardy" w:date="2021-11-11T11:06:00Z">
        <w:r w:rsidR="00850141">
          <w:rPr>
            <w:rFonts w:ascii="Times New Roman" w:eastAsia="Times New Roman" w:hAnsi="Times New Roman" w:cs="Times New Roman"/>
            <w:color w:val="000000"/>
          </w:rPr>
          <w:t xml:space="preserve"> only</w:t>
        </w:r>
      </w:ins>
      <w:del w:id="306"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07"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08"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09"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10"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11" w:author="Natasha Hardy" w:date="2021-11-11T12:24:00Z">
        <w:r w:rsidDel="007C0F27">
          <w:rPr>
            <w:rFonts w:ascii="Times New Roman" w:eastAsia="Times New Roman" w:hAnsi="Times New Roman" w:cs="Times New Roman"/>
            <w:color w:val="000000"/>
          </w:rPr>
          <w:delText xml:space="preserve">faecal </w:delText>
        </w:r>
      </w:del>
      <w:ins w:id="312" w:author="Natasha Hardy" w:date="2021-11-11T12:24:00Z">
        <w:r w:rsidR="007C0F27">
          <w:rPr>
            <w:rFonts w:ascii="Times New Roman" w:eastAsia="Times New Roman" w:hAnsi="Times New Roman" w:cs="Times New Roman"/>
            <w:color w:val="000000"/>
          </w:rPr>
          <w:t>scats</w:t>
        </w:r>
      </w:ins>
      <w:del w:id="313"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14" w:author="Rebecca McIntosh" w:date="2021-10-28T11:00:00Z">
        <w:r w:rsidR="00644E4A" w:rsidDel="008A7A96">
          <w:rPr>
            <w:rFonts w:ascii="Times New Roman" w:eastAsia="Times New Roman" w:hAnsi="Times New Roman" w:cs="Times New Roman"/>
            <w:color w:val="000000"/>
          </w:rPr>
          <w:delText xml:space="preserve">collected </w:delText>
        </w:r>
      </w:del>
      <w:ins w:id="315"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16"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17"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18"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19"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20" w:author="Natasha Hardy" w:date="2021-10-21T10:11:00Z">
        <w:r w:rsidR="00D942F2">
          <w:rPr>
            <w:rFonts w:ascii="Times New Roman" w:eastAsia="Times New Roman" w:hAnsi="Times New Roman" w:cs="Times New Roman"/>
          </w:rPr>
          <w:t xml:space="preserve">Whole scats were thoroughly mixed </w:t>
        </w:r>
      </w:ins>
      <w:ins w:id="321" w:author="Natasha Hardy" w:date="2021-10-21T10:12:00Z">
        <w:r w:rsidR="00D942F2">
          <w:rPr>
            <w:rFonts w:ascii="Times New Roman" w:eastAsia="Times New Roman" w:hAnsi="Times New Roman" w:cs="Times New Roman"/>
          </w:rPr>
          <w:t xml:space="preserve">with </w:t>
        </w:r>
      </w:ins>
      <w:ins w:id="322" w:author="Natasha Hardy" w:date="2021-10-21T10:16:00Z">
        <w:r w:rsidR="00D942F2">
          <w:rPr>
            <w:rFonts w:ascii="Times New Roman" w:eastAsia="Times New Roman" w:hAnsi="Times New Roman" w:cs="Times New Roman"/>
          </w:rPr>
          <w:t>individual disposable</w:t>
        </w:r>
      </w:ins>
      <w:ins w:id="323" w:author="Natasha Hardy" w:date="2021-10-21T10:12:00Z">
        <w:r w:rsidR="00D942F2">
          <w:rPr>
            <w:rFonts w:ascii="Times New Roman" w:eastAsia="Times New Roman" w:hAnsi="Times New Roman" w:cs="Times New Roman"/>
          </w:rPr>
          <w:t xml:space="preserve"> spatulas at point of collection and a 2 mL </w:t>
        </w:r>
      </w:ins>
      <w:ins w:id="324" w:author="Natasha Hardy" w:date="2021-11-11T11:08:00Z">
        <w:r w:rsidR="00850141">
          <w:rPr>
            <w:rFonts w:ascii="Times New Roman" w:eastAsia="Times New Roman" w:hAnsi="Times New Roman" w:cs="Times New Roman"/>
          </w:rPr>
          <w:t xml:space="preserve">subsample was taken from each </w:t>
        </w:r>
      </w:ins>
      <w:ins w:id="325" w:author="Natasha Hardy" w:date="2021-11-11T12:25:00Z">
        <w:r w:rsidR="007C0F27">
          <w:rPr>
            <w:rFonts w:ascii="Times New Roman" w:eastAsia="Times New Roman" w:hAnsi="Times New Roman" w:cs="Times New Roman"/>
          </w:rPr>
          <w:t>field-</w:t>
        </w:r>
      </w:ins>
      <w:ins w:id="326" w:author="Natasha Hardy" w:date="2021-11-11T11:09:00Z">
        <w:r w:rsidR="00850141">
          <w:rPr>
            <w:rFonts w:ascii="Times New Roman" w:eastAsia="Times New Roman" w:hAnsi="Times New Roman" w:cs="Times New Roman"/>
          </w:rPr>
          <w:t xml:space="preserve">homogenized scat </w:t>
        </w:r>
      </w:ins>
      <w:ins w:id="327" w:author="Natasha Hardy" w:date="2021-10-21T10:17:00Z">
        <w:r w:rsidR="00D942F2">
          <w:rPr>
            <w:rFonts w:ascii="Times New Roman" w:eastAsia="Times New Roman" w:hAnsi="Times New Roman" w:cs="Times New Roman"/>
          </w:rPr>
          <w:t>for DNA-based analyses of prey remains</w:t>
        </w:r>
      </w:ins>
      <w:ins w:id="328" w:author="Natasha Hardy" w:date="2021-10-21T10:12:00Z">
        <w:r w:rsidR="00D942F2">
          <w:rPr>
            <w:rFonts w:ascii="Times New Roman" w:eastAsia="Times New Roman" w:hAnsi="Times New Roman" w:cs="Times New Roman"/>
          </w:rPr>
          <w:t xml:space="preserve">. </w:t>
        </w:r>
      </w:ins>
      <w:ins w:id="329" w:author="Natasha Hardy" w:date="2021-10-21T10:18:00Z">
        <w:r w:rsidR="00DB7067">
          <w:rPr>
            <w:rFonts w:ascii="Times New Roman" w:eastAsia="Times New Roman" w:hAnsi="Times New Roman" w:cs="Times New Roman"/>
          </w:rPr>
          <w:t xml:space="preserve">The remaining </w:t>
        </w:r>
      </w:ins>
      <w:moveToRangeStart w:id="330" w:author="Natasha Hardy" w:date="2021-10-21T10:17:00Z" w:name="move85703521"/>
      <w:moveTo w:id="331" w:author="Natasha Hardy" w:date="2021-10-21T10:17:00Z">
        <w:del w:id="332" w:author="Natasha Hardy" w:date="2021-10-21T10:18:00Z">
          <w:r w:rsidR="00DB7067" w:rsidDel="00DB7067">
            <w:rPr>
              <w:rFonts w:ascii="Times New Roman" w:eastAsia="Times New Roman" w:hAnsi="Times New Roman" w:cs="Times New Roman"/>
            </w:rPr>
            <w:delText>W</w:delText>
          </w:r>
        </w:del>
      </w:moveTo>
      <w:ins w:id="333" w:author="Natasha Hardy" w:date="2021-10-21T10:18:00Z">
        <w:r w:rsidR="00DB7067">
          <w:rPr>
            <w:rFonts w:ascii="Times New Roman" w:eastAsia="Times New Roman" w:hAnsi="Times New Roman" w:cs="Times New Roman"/>
          </w:rPr>
          <w:t>w</w:t>
        </w:r>
      </w:ins>
      <w:moveTo w:id="334" w:author="Natasha Hardy" w:date="2021-10-21T10:17:00Z">
        <w:r w:rsidR="00DB7067">
          <w:rPr>
            <w:rFonts w:ascii="Times New Roman" w:eastAsia="Times New Roman" w:hAnsi="Times New Roman" w:cs="Times New Roman"/>
          </w:rPr>
          <w:t xml:space="preserve">hole scats were </w:t>
        </w:r>
        <w:del w:id="335" w:author="Rebecca McIntosh" w:date="2021-10-28T11:03:00Z">
          <w:r w:rsidR="00DB7067" w:rsidDel="008A7A96">
            <w:rPr>
              <w:rFonts w:ascii="Times New Roman" w:eastAsia="Times New Roman" w:hAnsi="Times New Roman" w:cs="Times New Roman"/>
            </w:rPr>
            <w:delText>used</w:delText>
          </w:r>
        </w:del>
      </w:moveTo>
      <w:ins w:id="336" w:author="Rebecca McIntosh" w:date="2021-10-28T11:03:00Z">
        <w:r w:rsidR="008A7A96">
          <w:rPr>
            <w:rFonts w:ascii="Times New Roman" w:eastAsia="Times New Roman" w:hAnsi="Times New Roman" w:cs="Times New Roman"/>
          </w:rPr>
          <w:t>collected</w:t>
        </w:r>
      </w:ins>
      <w:moveTo w:id="337" w:author="Natasha Hardy" w:date="2021-10-21T10:17:00Z">
        <w:r w:rsidR="00DB7067">
          <w:rPr>
            <w:rFonts w:ascii="Times New Roman" w:eastAsia="Times New Roman" w:hAnsi="Times New Roman" w:cs="Times New Roman"/>
          </w:rPr>
          <w:t xml:space="preserve"> for </w:t>
        </w:r>
        <w:del w:id="338"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39" w:author="Natasha Hardy" w:date="2021-10-21T10:18:00Z">
        <w:r w:rsidR="00DB7067">
          <w:rPr>
            <w:rFonts w:ascii="Times New Roman" w:eastAsia="Times New Roman" w:hAnsi="Times New Roman" w:cs="Times New Roman"/>
          </w:rPr>
          <w:t>,</w:t>
        </w:r>
        <w:del w:id="340"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41"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42" w:author="Natasha Hardy" w:date="2021-10-21T10:18:00Z">
        <w:r w:rsidR="00DB7067">
          <w:rPr>
            <w:rFonts w:ascii="Times New Roman" w:eastAsia="Times New Roman" w:hAnsi="Times New Roman" w:cs="Times New Roman"/>
          </w:rPr>
          <w:t xml:space="preserve"> air-tight, zip-lock bag</w:t>
        </w:r>
      </w:ins>
      <w:ins w:id="343" w:author="Rebecca McIntosh" w:date="2021-10-28T11:03:00Z">
        <w:r w:rsidR="008A7A96">
          <w:rPr>
            <w:rFonts w:ascii="Times New Roman" w:eastAsia="Times New Roman" w:hAnsi="Times New Roman" w:cs="Times New Roman"/>
          </w:rPr>
          <w:t>s</w:t>
        </w:r>
      </w:ins>
      <w:ins w:id="344" w:author="Rebecca McIntosh" w:date="2021-10-28T11:04:00Z">
        <w:r w:rsidR="008A7A96">
          <w:rPr>
            <w:rFonts w:ascii="Times New Roman" w:eastAsia="Times New Roman" w:hAnsi="Times New Roman" w:cs="Times New Roman"/>
          </w:rPr>
          <w:t>.</w:t>
        </w:r>
      </w:ins>
      <w:moveTo w:id="345" w:author="Natasha Hardy" w:date="2021-10-21T10:17:00Z">
        <w:del w:id="346" w:author="Rebecca McIntosh" w:date="2021-10-29T12:02:00Z">
          <w:r w:rsidR="00DB7067" w:rsidDel="007A0DB9">
            <w:rPr>
              <w:rFonts w:ascii="Times New Roman" w:eastAsia="Times New Roman" w:hAnsi="Times New Roman" w:cs="Times New Roman"/>
              <w:color w:val="231F20"/>
            </w:rPr>
            <w:delText>.</w:delText>
          </w:r>
        </w:del>
      </w:moveTo>
      <w:moveFromRangeStart w:id="347" w:author="Natasha Hardy" w:date="2021-10-21T10:17:00Z" w:name="move85703521"/>
      <w:moveToRangeEnd w:id="330"/>
      <w:moveFrom w:id="348"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47"/>
      <w:ins w:id="349" w:author="Natasha Hardy" w:date="2021-10-21T10:19:00Z">
        <w:r w:rsidR="00DB7067">
          <w:rPr>
            <w:rFonts w:ascii="Times New Roman" w:eastAsia="Times New Roman" w:hAnsi="Times New Roman" w:cs="Times New Roman"/>
          </w:rPr>
          <w:t xml:space="preserve"> </w:t>
        </w:r>
      </w:ins>
      <w:del w:id="350"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51"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52"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53" w:name="_tyjcwt" w:colFirst="0" w:colLast="0"/>
      <w:bookmarkEnd w:id="353"/>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54" w:author="Natasha Hardy" w:date="2021-11-11T11:10:00Z">
        <w:r w:rsidRPr="00156F8A" w:rsidDel="00850141">
          <w:rPr>
            <w:rPrChange w:id="355" w:author="Natasha Hardy" w:date="2021-11-11T11:16:00Z">
              <w:rPr>
                <w:shd w:val="clear" w:color="auto" w:fill="DDDDDD"/>
              </w:rPr>
            </w:rPrChange>
          </w:rPr>
          <w:delText xml:space="preserve">Kirkwood et al. (2008) and </w:delText>
        </w:r>
      </w:del>
      <w:r w:rsidRPr="00156F8A">
        <w:rPr>
          <w:rPrChange w:id="356"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57" w:name="_3dy6vkm" w:colFirst="0" w:colLast="0"/>
      <w:bookmarkEnd w:id="357"/>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58"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59"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60" w:author="Rebecca McIntosh" w:date="2021-10-28T11:06:00Z">
        <w:r w:rsidR="008445EE" w:rsidDel="008A7A96">
          <w:rPr>
            <w:rFonts w:ascii="Times New Roman" w:eastAsia="Times New Roman" w:hAnsi="Times New Roman" w:cs="Times New Roman"/>
            <w:color w:val="000000"/>
          </w:rPr>
          <w:delText>. DNA was extracted from</w:delText>
        </w:r>
      </w:del>
      <w:ins w:id="361"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62"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63"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364"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6D0B8FB3" w:rsidR="00C65F08" w:rsidRDefault="008445EE">
      <w:pPr>
        <w:pBdr>
          <w:top w:val="nil"/>
          <w:left w:val="nil"/>
          <w:bottom w:val="nil"/>
          <w:right w:val="nil"/>
          <w:between w:val="nil"/>
        </w:pBdr>
        <w:ind w:firstLine="720"/>
      </w:pPr>
      <w:del w:id="365" w:author="Natasha Hardy" w:date="2021-11-11T11:21:00Z">
        <w:r w:rsidDel="00156F8A">
          <w:rPr>
            <w:rFonts w:ascii="Times New Roman" w:eastAsia="Times New Roman" w:hAnsi="Times New Roman" w:cs="Times New Roman"/>
            <w:color w:val="000000"/>
          </w:rPr>
          <w:delText xml:space="preserve">A </w:delText>
        </w:r>
      </w:del>
      <w:ins w:id="366"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367" w:author="Natasha Hardy" w:date="2021-11-11T11:21:00Z">
        <w:r w:rsidDel="00156F8A">
          <w:rPr>
            <w:rFonts w:ascii="Times New Roman" w:eastAsia="Times New Roman" w:hAnsi="Times New Roman" w:cs="Times New Roman"/>
            <w:color w:val="000000"/>
          </w:rPr>
          <w:delText xml:space="preserve"> of</w:delText>
        </w:r>
      </w:del>
      <w:ins w:id="368"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69"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70" w:author="Natasha Hardy" w:date="2021-10-21T15:25:00Z">
        <w:r w:rsidDel="00C316C1">
          <w:rPr>
            <w:color w:val="000000"/>
          </w:rPr>
          <w:delText>2</w:delText>
        </w:r>
      </w:del>
      <w:ins w:id="371"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72" w:author="Natasha Hardy" w:date="2021-10-21T15:26:00Z">
        <w:r w:rsidR="00C316C1">
          <w:rPr>
            <w:color w:val="000000"/>
          </w:rPr>
          <w:t xml:space="preserve"> in each duplicate</w:t>
        </w:r>
      </w:ins>
      <w:r>
        <w:rPr>
          <w:color w:val="000000"/>
        </w:rPr>
        <w:t>. A total of 32 samples showed target amplicons</w:t>
      </w:r>
      <w:ins w:id="373" w:author="Natasha Hardy" w:date="2021-10-21T15:26:00Z">
        <w:r w:rsidR="00C316C1">
          <w:rPr>
            <w:color w:val="000000"/>
          </w:rPr>
          <w:t xml:space="preserve"> </w:t>
        </w:r>
      </w:ins>
      <w:ins w:id="374" w:author="Natasha Hardy" w:date="2021-11-11T12:23:00Z">
        <w:r w:rsidR="007C0F27">
          <w:rPr>
            <w:color w:val="000000"/>
          </w:rPr>
          <w:t>i</w:t>
        </w:r>
      </w:ins>
      <w:ins w:id="375" w:author="Natasha Hardy" w:date="2021-10-21T15:26:00Z">
        <w:r w:rsidR="00C316C1">
          <w:rPr>
            <w:color w:val="000000"/>
          </w:rPr>
          <w:t>n both or one duplicate</w:t>
        </w:r>
      </w:ins>
      <w:ins w:id="376" w:author="Natasha Hardy" w:date="2021-10-21T15:28:00Z">
        <w:r w:rsidR="00C316C1">
          <w:rPr>
            <w:color w:val="000000"/>
          </w:rPr>
          <w:t xml:space="preserve">, </w:t>
        </w:r>
      </w:ins>
      <w:ins w:id="377" w:author="Natasha Hardy" w:date="2021-11-29T18:10:00Z">
        <w:r w:rsidR="00687071">
          <w:rPr>
            <w:color w:val="000000"/>
          </w:rPr>
          <w:t>but not in</w:t>
        </w:r>
      </w:ins>
      <w:ins w:id="378" w:author="Natasha Hardy" w:date="2021-10-21T15:28:00Z">
        <w:r w:rsidR="00C316C1">
          <w:rPr>
            <w:color w:val="000000"/>
          </w:rPr>
          <w:t xml:space="preserve"> the extraction blanks and PCR blanks (negative controls)</w:t>
        </w:r>
      </w:ins>
      <w:ins w:id="379" w:author="Natasha Hardy" w:date="2021-10-21T12:42:00Z">
        <w:r w:rsidR="00825B4C">
          <w:rPr>
            <w:color w:val="000000"/>
          </w:rPr>
          <w:t>.</w:t>
        </w:r>
      </w:ins>
      <w:ins w:id="380" w:author="Natasha Hardy" w:date="2021-10-21T15:29:00Z">
        <w:r w:rsidR="00C316C1">
          <w:rPr>
            <w:color w:val="000000"/>
          </w:rPr>
          <w:t xml:space="preserve"> We procee</w:t>
        </w:r>
      </w:ins>
      <w:ins w:id="381" w:author="Natasha Hardy" w:date="2021-10-21T15:30:00Z">
        <w:r w:rsidR="00C316C1">
          <w:rPr>
            <w:color w:val="000000"/>
          </w:rPr>
          <w:t xml:space="preserve">ded </w:t>
        </w:r>
      </w:ins>
      <w:ins w:id="382" w:author="Natasha Hardy" w:date="2021-10-21T15:31:00Z">
        <w:r w:rsidR="00C316C1">
          <w:rPr>
            <w:color w:val="000000"/>
          </w:rPr>
          <w:t>with sequencing using</w:t>
        </w:r>
      </w:ins>
      <w:ins w:id="383" w:author="Natasha Hardy" w:date="2021-10-21T16:01:00Z">
        <w:r w:rsidR="00432A9A">
          <w:rPr>
            <w:color w:val="000000"/>
          </w:rPr>
          <w:t xml:space="preserve"> a single sample of</w:t>
        </w:r>
      </w:ins>
      <w:ins w:id="384" w:author="Natasha Hardy" w:date="2021-10-21T15:30:00Z">
        <w:r w:rsidR="00C316C1">
          <w:rPr>
            <w:color w:val="000000"/>
          </w:rPr>
          <w:t xml:space="preserve"> DNA extract (</w:t>
        </w:r>
      </w:ins>
      <w:ins w:id="385" w:author="Natasha Hardy" w:date="2021-11-11T11:25:00Z">
        <w:r w:rsidR="001C5BFB" w:rsidRPr="001C5BFB">
          <w:rPr>
            <w:color w:val="000000"/>
            <w:rPrChange w:id="386" w:author="Natasha Hardy" w:date="2021-11-11T11:25:00Z">
              <w:rPr>
                <w:color w:val="000000"/>
                <w:highlight w:val="yellow"/>
              </w:rPr>
            </w:rPrChange>
          </w:rPr>
          <w:t>neat</w:t>
        </w:r>
      </w:ins>
      <w:ins w:id="387" w:author="Natasha Hardy" w:date="2021-10-21T15:30:00Z">
        <w:r w:rsidR="00C316C1" w:rsidRPr="001C5BFB">
          <w:rPr>
            <w:color w:val="000000"/>
            <w:rPrChange w:id="388" w:author="Natasha Hardy" w:date="2021-11-11T11:25:00Z">
              <w:rPr>
                <w:color w:val="000000"/>
                <w:highlight w:val="yellow"/>
              </w:rPr>
            </w:rPrChange>
          </w:rPr>
          <w:t xml:space="preserve"> concentration</w:t>
        </w:r>
        <w:r w:rsidR="00C316C1">
          <w:rPr>
            <w:color w:val="000000"/>
          </w:rPr>
          <w:t xml:space="preserve">) </w:t>
        </w:r>
      </w:ins>
      <w:ins w:id="389" w:author="Natasha Hardy" w:date="2021-10-21T15:31:00Z">
        <w:r w:rsidR="00C316C1">
          <w:rPr>
            <w:color w:val="000000"/>
          </w:rPr>
          <w:t xml:space="preserve">for </w:t>
        </w:r>
      </w:ins>
      <w:ins w:id="390" w:author="Natasha Hardy" w:date="2021-10-21T16:01:00Z">
        <w:r w:rsidR="00432A9A">
          <w:rPr>
            <w:color w:val="000000"/>
          </w:rPr>
          <w:t xml:space="preserve">each of </w:t>
        </w:r>
      </w:ins>
      <w:ins w:id="391" w:author="Natasha Hardy" w:date="2021-10-21T15:31:00Z">
        <w:r w:rsidR="00C316C1">
          <w:rPr>
            <w:color w:val="000000"/>
          </w:rPr>
          <w:t xml:space="preserve">the </w:t>
        </w:r>
      </w:ins>
      <w:ins w:id="392" w:author="Natasha Hardy" w:date="2021-10-21T15:32:00Z">
        <w:r w:rsidR="00C316C1">
          <w:rPr>
            <w:color w:val="000000"/>
          </w:rPr>
          <w:t>32 samples that tested positive for birds, and we include</w:t>
        </w:r>
      </w:ins>
      <w:ins w:id="393" w:author="Rebecca McIntosh" w:date="2021-10-29T12:04:00Z">
        <w:r w:rsidR="007A0DB9">
          <w:rPr>
            <w:color w:val="000000"/>
          </w:rPr>
          <w:t>d</w:t>
        </w:r>
      </w:ins>
      <w:ins w:id="394" w:author="Natasha Hardy" w:date="2021-10-21T15:32:00Z">
        <w:r w:rsidR="00C316C1">
          <w:rPr>
            <w:color w:val="000000"/>
          </w:rPr>
          <w:t xml:space="preserve"> two extraction blanks and one positive control. </w:t>
        </w:r>
      </w:ins>
      <w:del w:id="395"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396" w:author="Natasha Hardy" w:date="2021-11-11T12:28:00Z">
        <w:r w:rsidDel="00960F72">
          <w:rPr>
            <w:color w:val="000000"/>
          </w:rPr>
          <w:delText>, including</w:delText>
        </w:r>
      </w:del>
      <w:ins w:id="397"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398" w:author="Natasha Hardy" w:date="2021-11-11T12:28:00Z">
        <w:r w:rsidDel="00960F72">
          <w:rPr>
            <w:color w:val="000000"/>
          </w:rPr>
          <w:delText xml:space="preserve">, </w:delText>
        </w:r>
      </w:del>
      <w:ins w:id="399" w:author="Natasha Hardy" w:date="2021-11-11T12:28:00Z">
        <w:r w:rsidR="00960F72">
          <w:rPr>
            <w:color w:val="000000"/>
          </w:rPr>
          <w:t xml:space="preserve"> – </w:t>
        </w:r>
      </w:ins>
      <w:r>
        <w:rPr>
          <w:color w:val="000000"/>
        </w:rPr>
        <w:t xml:space="preserve">was performed by </w:t>
      </w:r>
      <w:del w:id="400"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401" w:author="Natasha Hardy" w:date="2021-11-11T12:28:00Z">
        <w:r w:rsidR="00960F72">
          <w:rPr>
            <w:color w:val="000000"/>
          </w:rPr>
          <w:t>,</w:t>
        </w:r>
      </w:ins>
      <w:r>
        <w:rPr>
          <w:color w:val="000000"/>
        </w:rPr>
        <w:t xml:space="preserve"> </w:t>
      </w:r>
      <w:del w:id="402" w:author="Natasha Hardy" w:date="2021-11-11T12:28:00Z">
        <w:r w:rsidDel="00960F72">
          <w:rPr>
            <w:color w:val="000000"/>
          </w:rPr>
          <w:delText>laborator</w:delText>
        </w:r>
      </w:del>
      <w:del w:id="403" w:author="Natasha Hardy" w:date="2021-11-11T11:33:00Z">
        <w:r w:rsidDel="00BD11B3">
          <w:rPr>
            <w:color w:val="000000"/>
          </w:rPr>
          <w:delText>ies</w:delText>
        </w:r>
      </w:del>
      <w:del w:id="404" w:author="Natasha Hardy" w:date="2021-11-11T12:28:00Z">
        <w:r w:rsidDel="00960F72">
          <w:rPr>
            <w:color w:val="000000"/>
          </w:rPr>
          <w:delText xml:space="preserve"> at the </w:delText>
        </w:r>
      </w:del>
      <w:r>
        <w:rPr>
          <w:color w:val="000000"/>
        </w:rPr>
        <w:t>University of New South Wales.</w:t>
      </w:r>
    </w:p>
    <w:p w14:paraId="4572F7AF" w14:textId="064BB3A5" w:rsidR="00C65F08" w:rsidRPr="00687071" w:rsidDel="003F668B" w:rsidRDefault="008445EE">
      <w:pPr>
        <w:pBdr>
          <w:top w:val="nil"/>
          <w:left w:val="nil"/>
          <w:bottom w:val="nil"/>
          <w:right w:val="nil"/>
          <w:between w:val="nil"/>
        </w:pBdr>
        <w:ind w:firstLine="720"/>
        <w:rPr>
          <w:del w:id="405" w:author="Natasha Hardy" w:date="2021-11-11T11:36:00Z"/>
          <w:highlight w:val="yellow"/>
          <w:rPrChange w:id="406" w:author="Natasha Hardy" w:date="2021-11-29T18:11:00Z">
            <w:rPr>
              <w:del w:id="407" w:author="Natasha Hardy" w:date="2021-11-11T11:36:00Z"/>
            </w:rPr>
          </w:rPrChange>
        </w:rPr>
      </w:pPr>
      <w:del w:id="408" w:author="Natasha Hardy" w:date="2021-11-11T11:33:00Z">
        <w:r w:rsidRPr="00687071" w:rsidDel="003F668B">
          <w:rPr>
            <w:highlight w:val="yellow"/>
            <w:rPrChange w:id="409" w:author="Natasha Hardy" w:date="2021-11-29T18:11:00Z">
              <w:rPr/>
            </w:rPrChange>
          </w:rPr>
          <w:delText>Our b</w:delText>
        </w:r>
      </w:del>
      <w:ins w:id="410" w:author="Microsoft Office User" w:date="2021-11-30T13:10:00Z">
        <w:r w:rsidR="005E2A72">
          <w:rPr>
            <w:highlight w:val="yellow"/>
          </w:rPr>
          <w:t>The b</w:t>
        </w:r>
      </w:ins>
      <w:ins w:id="411" w:author="Natasha Hardy" w:date="2021-11-11T11:33:00Z">
        <w:del w:id="412" w:author="Microsoft Office User" w:date="2021-11-30T13:10:00Z">
          <w:r w:rsidR="003F668B" w:rsidRPr="00687071" w:rsidDel="005E2A72">
            <w:rPr>
              <w:highlight w:val="yellow"/>
              <w:rPrChange w:id="413" w:author="Natasha Hardy" w:date="2021-11-29T18:11:00Z">
                <w:rPr/>
              </w:rPrChange>
            </w:rPr>
            <w:delText>B</w:delText>
          </w:r>
        </w:del>
      </w:ins>
      <w:r w:rsidRPr="00687071">
        <w:rPr>
          <w:highlight w:val="yellow"/>
          <w:rPrChange w:id="414" w:author="Natasha Hardy" w:date="2021-11-29T18:11:00Z">
            <w:rPr/>
          </w:rPrChange>
        </w:rPr>
        <w:t xml:space="preserve">ioinformatics and sequence quality filtering procedures are described </w:t>
      </w:r>
      <w:del w:id="415" w:author="Microsoft Office User" w:date="2021-10-14T07:15:00Z">
        <w:r w:rsidRPr="00687071" w:rsidDel="00A7116A">
          <w:rPr>
            <w:highlight w:val="yellow"/>
            <w:rPrChange w:id="416" w:author="Natasha Hardy" w:date="2021-11-29T18:11:00Z">
              <w:rPr/>
            </w:rPrChange>
          </w:rPr>
          <w:delText xml:space="preserve">in reproducible detail </w:delText>
        </w:r>
      </w:del>
      <w:r w:rsidRPr="00687071">
        <w:rPr>
          <w:highlight w:val="yellow"/>
          <w:rPrChange w:id="417" w:author="Natasha Hardy" w:date="2021-11-29T18:11:00Z">
            <w:rPr/>
          </w:rPrChange>
        </w:rPr>
        <w:t xml:space="preserve">in </w:t>
      </w:r>
      <w:ins w:id="418" w:author="Natasha Hardy" w:date="2021-10-21T16:05:00Z">
        <w:r w:rsidR="00432A9A" w:rsidRPr="00687071">
          <w:rPr>
            <w:highlight w:val="yellow"/>
            <w:rPrChange w:id="419" w:author="Natasha Hardy" w:date="2021-11-29T18:11:00Z">
              <w:rPr/>
            </w:rPrChange>
          </w:rPr>
          <w:t xml:space="preserve">reproducible detail in </w:t>
        </w:r>
      </w:ins>
      <w:r w:rsidR="0034344F" w:rsidRPr="00687071">
        <w:rPr>
          <w:highlight w:val="yellow"/>
          <w:rPrChange w:id="420" w:author="Natasha Hardy" w:date="2021-11-29T18:11:00Z">
            <w:rPr/>
          </w:rPrChange>
        </w:rPr>
        <w:t>Appendix</w:t>
      </w:r>
      <w:r w:rsidRPr="00687071">
        <w:rPr>
          <w:highlight w:val="yellow"/>
          <w:rPrChange w:id="421" w:author="Natasha Hardy" w:date="2021-11-29T18:11:00Z">
            <w:rPr/>
          </w:rPrChange>
        </w:rPr>
        <w:t xml:space="preserve"> S1.3. We use</w:t>
      </w:r>
      <w:ins w:id="422" w:author="Microsoft Office User" w:date="2021-10-14T07:16:00Z">
        <w:r w:rsidR="00A7116A" w:rsidRPr="00687071">
          <w:rPr>
            <w:highlight w:val="yellow"/>
            <w:rPrChange w:id="423" w:author="Natasha Hardy" w:date="2021-11-29T18:11:00Z">
              <w:rPr/>
            </w:rPrChange>
          </w:rPr>
          <w:t>d</w:t>
        </w:r>
      </w:ins>
      <w:r w:rsidRPr="00687071">
        <w:rPr>
          <w:highlight w:val="yellow"/>
          <w:rPrChange w:id="424" w:author="Natasha Hardy" w:date="2021-11-29T18:11:00Z">
            <w:rPr/>
          </w:rPrChange>
        </w:rPr>
        <w:t xml:space="preserve"> </w:t>
      </w:r>
      <w:proofErr w:type="spellStart"/>
      <w:r w:rsidRPr="00687071">
        <w:rPr>
          <w:highlight w:val="yellow"/>
          <w:rPrChange w:id="425" w:author="Natasha Hardy" w:date="2021-11-29T18:11:00Z">
            <w:rPr/>
          </w:rPrChange>
        </w:rPr>
        <w:t>Geneious</w:t>
      </w:r>
      <w:proofErr w:type="spellEnd"/>
      <w:r w:rsidRPr="00687071">
        <w:rPr>
          <w:highlight w:val="yellow"/>
          <w:rPrChange w:id="426" w:author="Natasha Hardy" w:date="2021-11-29T18:11:00Z">
            <w:rPr/>
          </w:rPrChange>
        </w:rPr>
        <w:t xml:space="preserve"> R8.1.5 (Kearse et al., 2012) </w:t>
      </w:r>
      <w:del w:id="427" w:author="Microsoft Office User" w:date="2021-10-14T07:14:00Z">
        <w:r w:rsidRPr="00687071" w:rsidDel="00A7116A">
          <w:rPr>
            <w:highlight w:val="yellow"/>
            <w:rPrChange w:id="428" w:author="Natasha Hardy" w:date="2021-11-29T18:11:00Z">
              <w:rPr/>
            </w:rPrChange>
          </w:rPr>
          <w:delText xml:space="preserve">for </w:delText>
        </w:r>
      </w:del>
      <w:ins w:id="429" w:author="Microsoft Office User" w:date="2021-10-14T07:14:00Z">
        <w:r w:rsidR="00A7116A" w:rsidRPr="00687071">
          <w:rPr>
            <w:highlight w:val="yellow"/>
            <w:rPrChange w:id="430" w:author="Natasha Hardy" w:date="2021-11-29T18:11:00Z">
              <w:rPr/>
            </w:rPrChange>
          </w:rPr>
          <w:t xml:space="preserve">to </w:t>
        </w:r>
      </w:ins>
      <w:commentRangeStart w:id="431"/>
      <w:r w:rsidRPr="00687071">
        <w:rPr>
          <w:highlight w:val="yellow"/>
          <w:rPrChange w:id="432" w:author="Natasha Hardy" w:date="2021-11-29T18:11:00Z">
            <w:rPr/>
          </w:rPrChange>
        </w:rPr>
        <w:lastRenderedPageBreak/>
        <w:t>process</w:t>
      </w:r>
      <w:ins w:id="433" w:author="Microsoft Office User" w:date="2021-10-14T07:14:00Z">
        <w:r w:rsidR="00A7116A" w:rsidRPr="00687071">
          <w:rPr>
            <w:highlight w:val="yellow"/>
            <w:rPrChange w:id="434" w:author="Natasha Hardy" w:date="2021-11-29T18:11:00Z">
              <w:rPr/>
            </w:rPrChange>
          </w:rPr>
          <w:t xml:space="preserve"> the</w:t>
        </w:r>
      </w:ins>
      <w:del w:id="435" w:author="Microsoft Office User" w:date="2021-10-14T07:14:00Z">
        <w:r w:rsidRPr="00687071" w:rsidDel="00A7116A">
          <w:rPr>
            <w:highlight w:val="yellow"/>
            <w:rPrChange w:id="436" w:author="Natasha Hardy" w:date="2021-11-29T18:11:00Z">
              <w:rPr/>
            </w:rPrChange>
          </w:rPr>
          <w:delText>ing</w:delText>
        </w:r>
      </w:del>
      <w:r w:rsidRPr="00687071">
        <w:rPr>
          <w:highlight w:val="yellow"/>
          <w:rPrChange w:id="437" w:author="Natasha Hardy" w:date="2021-11-29T18:11:00Z">
            <w:rPr/>
          </w:rPrChange>
        </w:rPr>
        <w:t xml:space="preserve"> paired-end sequences and</w:t>
      </w:r>
      <w:ins w:id="438" w:author="Microsoft Office User" w:date="2021-10-14T07:13:00Z">
        <w:r w:rsidR="00A7116A" w:rsidRPr="00687071">
          <w:rPr>
            <w:highlight w:val="yellow"/>
            <w:rPrChange w:id="439" w:author="Natasha Hardy" w:date="2021-11-29T18:11:00Z">
              <w:rPr/>
            </w:rPrChange>
          </w:rPr>
          <w:t xml:space="preserve"> </w:t>
        </w:r>
      </w:ins>
      <w:commentRangeEnd w:id="431"/>
      <w:ins w:id="440" w:author="Microsoft Office User" w:date="2021-11-30T13:38:00Z">
        <w:r w:rsidR="00B1310F">
          <w:rPr>
            <w:rStyle w:val="CommentReference"/>
          </w:rPr>
          <w:commentReference w:id="431"/>
        </w:r>
      </w:ins>
      <w:ins w:id="441" w:author="Microsoft Office User" w:date="2021-10-14T07:13:00Z">
        <w:del w:id="442" w:author="Natasha Hardy" w:date="2021-11-11T11:34:00Z">
          <w:r w:rsidR="00A7116A" w:rsidRPr="00687071" w:rsidDel="003F668B">
            <w:rPr>
              <w:highlight w:val="yellow"/>
              <w:rPrChange w:id="443" w:author="Natasha Hardy" w:date="2021-11-29T18:11:00Z">
                <w:rPr/>
              </w:rPrChange>
            </w:rPr>
            <w:delText xml:space="preserve">to </w:delText>
          </w:r>
        </w:del>
      </w:ins>
      <w:ins w:id="444" w:author="Microsoft Office User" w:date="2021-10-14T07:16:00Z">
        <w:del w:id="445" w:author="Natasha Hardy" w:date="2021-11-11T11:34:00Z">
          <w:r w:rsidR="00A7116A" w:rsidRPr="00687071" w:rsidDel="003F668B">
            <w:rPr>
              <w:highlight w:val="yellow"/>
              <w:rPrChange w:id="446" w:author="Natasha Hardy" w:date="2021-11-29T18:11:00Z">
                <w:rPr/>
              </w:rPrChange>
            </w:rPr>
            <w:delText>identify</w:delText>
          </w:r>
        </w:del>
      </w:ins>
      <w:ins w:id="447" w:author="Natasha Hardy" w:date="2021-11-11T11:34:00Z">
        <w:r w:rsidR="003F668B" w:rsidRPr="00687071">
          <w:rPr>
            <w:highlight w:val="yellow"/>
            <w:rPrChange w:id="448" w:author="Natasha Hardy" w:date="2021-11-29T18:11:00Z">
              <w:rPr/>
            </w:rPrChange>
          </w:rPr>
          <w:t>retain</w:t>
        </w:r>
      </w:ins>
      <w:ins w:id="449" w:author="Microsoft Office User" w:date="2021-10-14T07:14:00Z">
        <w:r w:rsidR="00A7116A" w:rsidRPr="00687071">
          <w:rPr>
            <w:highlight w:val="yellow"/>
            <w:rPrChange w:id="450" w:author="Natasha Hardy" w:date="2021-11-29T18:11:00Z">
              <w:rPr/>
            </w:rPrChange>
          </w:rPr>
          <w:t xml:space="preserve"> only those sequences with </w:t>
        </w:r>
      </w:ins>
      <w:ins w:id="451" w:author="Microsoft Office User" w:date="2021-10-14T07:15:00Z">
        <w:r w:rsidR="00A7116A" w:rsidRPr="00687071">
          <w:rPr>
            <w:highlight w:val="yellow"/>
            <w:rPrChange w:id="452" w:author="Natasha Hardy" w:date="2021-11-29T18:11:00Z">
              <w:rPr/>
            </w:rPrChange>
          </w:rPr>
          <w:t>exact</w:t>
        </w:r>
      </w:ins>
      <w:del w:id="453" w:author="Microsoft Office User" w:date="2021-10-14T07:14:00Z">
        <w:r w:rsidRPr="00687071" w:rsidDel="00A7116A">
          <w:rPr>
            <w:highlight w:val="yellow"/>
            <w:rPrChange w:id="454" w:author="Natasha Hardy" w:date="2021-11-29T18:11:00Z">
              <w:rPr/>
            </w:rPrChange>
          </w:rPr>
          <w:delText xml:space="preserve"> </w:delText>
        </w:r>
      </w:del>
      <w:del w:id="455" w:author="Microsoft Office User" w:date="2021-10-14T07:13:00Z">
        <w:r w:rsidRPr="00687071" w:rsidDel="00A7116A">
          <w:rPr>
            <w:highlight w:val="yellow"/>
            <w:rPrChange w:id="456" w:author="Natasha Hardy" w:date="2021-11-29T18:11:00Z">
              <w:rPr/>
            </w:rPrChange>
          </w:rPr>
          <w:delText xml:space="preserve">removing </w:delText>
        </w:r>
      </w:del>
      <w:ins w:id="457" w:author="Microsoft Office User" w:date="2021-10-14T07:00:00Z">
        <w:r w:rsidR="001305FA" w:rsidRPr="00687071">
          <w:rPr>
            <w:highlight w:val="yellow"/>
            <w:rPrChange w:id="458" w:author="Natasha Hardy" w:date="2021-11-29T18:11:00Z">
              <w:rPr/>
            </w:rPrChange>
          </w:rPr>
          <w:t xml:space="preserve"> matched </w:t>
        </w:r>
      </w:ins>
      <w:r w:rsidRPr="00687071">
        <w:rPr>
          <w:highlight w:val="yellow"/>
          <w:rPrChange w:id="459" w:author="Natasha Hardy" w:date="2021-11-29T18:11:00Z">
            <w:rPr/>
          </w:rPrChange>
        </w:rPr>
        <w:t>genetic tags and primers</w:t>
      </w:r>
      <w:ins w:id="460" w:author="Microsoft Office User" w:date="2021-10-14T07:16:00Z">
        <w:r w:rsidR="00A7116A" w:rsidRPr="00687071">
          <w:rPr>
            <w:highlight w:val="yellow"/>
            <w:rPrChange w:id="461" w:author="Natasha Hardy" w:date="2021-11-29T18:11:00Z">
              <w:rPr/>
            </w:rPrChange>
          </w:rPr>
          <w:t xml:space="preserve"> for each sample</w:t>
        </w:r>
      </w:ins>
      <w:r w:rsidRPr="00687071">
        <w:rPr>
          <w:highlight w:val="yellow"/>
          <w:rPrChange w:id="462" w:author="Natasha Hardy" w:date="2021-11-29T18:11:00Z">
            <w:rPr/>
          </w:rPrChange>
        </w:rPr>
        <w:t>.</w:t>
      </w:r>
      <w:ins w:id="463" w:author="Microsoft Office User" w:date="2021-10-14T07:18:00Z">
        <w:r w:rsidR="00A7116A" w:rsidRPr="00687071">
          <w:rPr>
            <w:highlight w:val="yellow"/>
            <w:rPrChange w:id="464" w:author="Natasha Hardy" w:date="2021-11-29T18:11:00Z">
              <w:rPr/>
            </w:rPrChange>
          </w:rPr>
          <w:t xml:space="preserve"> Primers and tags were removed after this initial filtering step</w:t>
        </w:r>
      </w:ins>
      <w:ins w:id="465" w:author="Microsoft Office User" w:date="2021-10-14T07:19:00Z">
        <w:r w:rsidR="00A7116A" w:rsidRPr="00687071">
          <w:rPr>
            <w:highlight w:val="yellow"/>
            <w:rPrChange w:id="466" w:author="Natasha Hardy" w:date="2021-11-29T18:11:00Z">
              <w:rPr/>
            </w:rPrChange>
          </w:rPr>
          <w:t xml:space="preserve"> to leave the target sequences</w:t>
        </w:r>
      </w:ins>
      <w:ins w:id="467" w:author="Microsoft Office User" w:date="2021-11-30T13:12:00Z">
        <w:r w:rsidR="005E2A72">
          <w:rPr>
            <w:highlight w:val="yellow"/>
          </w:rPr>
          <w:t xml:space="preserve"> in </w:t>
        </w:r>
      </w:ins>
      <w:ins w:id="468" w:author="Microsoft Office User" w:date="2021-11-30T13:13:00Z">
        <w:r w:rsidR="005E2A72">
          <w:rPr>
            <w:highlight w:val="yellow"/>
          </w:rPr>
          <w:t>each sample</w:t>
        </w:r>
      </w:ins>
      <w:ins w:id="469" w:author="Microsoft Office User" w:date="2021-10-14T07:19:00Z">
        <w:r w:rsidR="00A7116A" w:rsidRPr="00687071">
          <w:rPr>
            <w:highlight w:val="yellow"/>
            <w:rPrChange w:id="470" w:author="Natasha Hardy" w:date="2021-11-29T18:11:00Z">
              <w:rPr/>
            </w:rPrChange>
          </w:rPr>
          <w:t>.</w:t>
        </w:r>
      </w:ins>
      <w:r w:rsidRPr="00687071">
        <w:rPr>
          <w:highlight w:val="yellow"/>
          <w:rPrChange w:id="471" w:author="Natasha Hardy" w:date="2021-11-29T18:11:00Z">
            <w:rPr/>
          </w:rPrChange>
        </w:rPr>
        <w:t xml:space="preserve"> T</w:t>
      </w:r>
      <w:ins w:id="472" w:author="Microsoft Office User" w:date="2021-10-14T07:19:00Z">
        <w:r w:rsidR="00A7116A" w:rsidRPr="00687071">
          <w:rPr>
            <w:highlight w:val="yellow"/>
            <w:rPrChange w:id="473" w:author="Natasha Hardy" w:date="2021-11-29T18:11:00Z">
              <w:rPr/>
            </w:rPrChange>
          </w:rPr>
          <w:t xml:space="preserve">hese </w:t>
        </w:r>
      </w:ins>
      <w:del w:id="474" w:author="Microsoft Office User" w:date="2021-11-30T13:13:00Z">
        <w:r w:rsidRPr="00687071" w:rsidDel="005E2A72">
          <w:rPr>
            <w:highlight w:val="yellow"/>
            <w:rPrChange w:id="475" w:author="Natasha Hardy" w:date="2021-11-29T18:11:00Z">
              <w:rPr/>
            </w:rPrChange>
          </w:rPr>
          <w:delText xml:space="preserve">arget sequences </w:delText>
        </w:r>
      </w:del>
      <w:r w:rsidRPr="00687071">
        <w:rPr>
          <w:highlight w:val="yellow"/>
          <w:rPrChange w:id="476" w:author="Natasha Hardy" w:date="2021-11-29T18:11:00Z">
            <w:rPr/>
          </w:rPrChange>
        </w:rPr>
        <w:t xml:space="preserve">were </w:t>
      </w:r>
      <w:ins w:id="477" w:author="Natasha Hardy" w:date="2021-11-13T10:33:00Z">
        <w:r w:rsidR="00075E7C" w:rsidRPr="00687071">
          <w:rPr>
            <w:highlight w:val="yellow"/>
            <w:rPrChange w:id="478" w:author="Natasha Hardy" w:date="2021-11-29T18:11:00Z">
              <w:rPr/>
            </w:rPrChange>
          </w:rPr>
          <w:t xml:space="preserve">quality </w:t>
        </w:r>
        <w:del w:id="479" w:author="Microsoft Office User" w:date="2021-11-30T13:11:00Z">
          <w:r w:rsidR="00075E7C" w:rsidRPr="00687071" w:rsidDel="005E2A72">
            <w:rPr>
              <w:highlight w:val="yellow"/>
              <w:rPrChange w:id="480" w:author="Natasha Hardy" w:date="2021-11-29T18:11:00Z">
                <w:rPr/>
              </w:rPrChange>
            </w:rPr>
            <w:delText>controlled</w:delText>
          </w:r>
        </w:del>
      </w:ins>
      <w:ins w:id="481" w:author="Microsoft Office User" w:date="2021-11-30T13:11:00Z">
        <w:r w:rsidR="005E2A72">
          <w:rPr>
            <w:highlight w:val="yellow"/>
          </w:rPr>
          <w:t>filtered</w:t>
        </w:r>
      </w:ins>
      <w:ins w:id="482" w:author="Natasha Hardy" w:date="2021-11-13T10:33:00Z">
        <w:r w:rsidR="00075E7C" w:rsidRPr="00687071">
          <w:rPr>
            <w:highlight w:val="yellow"/>
            <w:rPrChange w:id="483" w:author="Natasha Hardy" w:date="2021-11-29T18:11:00Z">
              <w:rPr/>
            </w:rPrChange>
          </w:rPr>
          <w:t xml:space="preserve"> and </w:t>
        </w:r>
      </w:ins>
      <w:r w:rsidRPr="00687071">
        <w:rPr>
          <w:highlight w:val="yellow"/>
          <w:rPrChange w:id="484" w:author="Natasha Hardy" w:date="2021-11-29T18:11:00Z">
            <w:rPr/>
          </w:rPrChange>
        </w:rPr>
        <w:t xml:space="preserve">clustered into molecular operational taxonomic units (OTUs) using the </w:t>
      </w:r>
      <w:r w:rsidRPr="00687071">
        <w:rPr>
          <w:i/>
          <w:highlight w:val="yellow"/>
          <w:rPrChange w:id="485" w:author="Natasha Hardy" w:date="2021-11-29T18:11:00Z">
            <w:rPr>
              <w:i/>
            </w:rPr>
          </w:rPrChange>
        </w:rPr>
        <w:t xml:space="preserve">UPARSE </w:t>
      </w:r>
      <w:r w:rsidRPr="00687071">
        <w:rPr>
          <w:highlight w:val="yellow"/>
          <w:rPrChange w:id="486" w:author="Natasha Hardy" w:date="2021-11-29T18:11:00Z">
            <w:rPr/>
          </w:rPrChange>
        </w:rPr>
        <w:t xml:space="preserve">algorithm and </w:t>
      </w:r>
      <w:ins w:id="487" w:author="Natasha Hardy" w:date="2021-11-11T11:54:00Z">
        <w:r w:rsidR="007C79B5" w:rsidRPr="00687071">
          <w:rPr>
            <w:highlight w:val="yellow"/>
            <w:rPrChange w:id="488" w:author="Natasha Hardy" w:date="2021-11-29T18:11:00Z">
              <w:rPr/>
            </w:rPrChange>
          </w:rPr>
          <w:t xml:space="preserve">a </w:t>
        </w:r>
      </w:ins>
      <w:r w:rsidRPr="00687071">
        <w:rPr>
          <w:highlight w:val="yellow"/>
          <w:rPrChange w:id="489" w:author="Natasha Hardy" w:date="2021-11-29T18:11:00Z">
            <w:rPr/>
          </w:rPrChange>
        </w:rPr>
        <w:t xml:space="preserve">custom bioinformatics pipeline primarily performed in </w:t>
      </w:r>
      <w:r w:rsidRPr="00687071">
        <w:rPr>
          <w:i/>
          <w:highlight w:val="yellow"/>
          <w:rPrChange w:id="490" w:author="Natasha Hardy" w:date="2021-11-29T18:11:00Z">
            <w:rPr>
              <w:i/>
            </w:rPr>
          </w:rPrChange>
        </w:rPr>
        <w:t>USEARCH</w:t>
      </w:r>
      <w:r w:rsidRPr="00687071">
        <w:rPr>
          <w:highlight w:val="yellow"/>
          <w:rPrChange w:id="491" w:author="Natasha Hardy" w:date="2021-11-29T18:11:00Z">
            <w:rPr/>
          </w:rPrChange>
        </w:rPr>
        <w:t xml:space="preserve"> (Edgar, 2010; Edgar &amp; </w:t>
      </w:r>
      <w:proofErr w:type="spellStart"/>
      <w:r w:rsidRPr="00687071">
        <w:rPr>
          <w:highlight w:val="yellow"/>
          <w:rPrChange w:id="492" w:author="Natasha Hardy" w:date="2021-11-29T18:11:00Z">
            <w:rPr/>
          </w:rPrChange>
        </w:rPr>
        <w:t>Flyvbjerg</w:t>
      </w:r>
      <w:proofErr w:type="spellEnd"/>
      <w:r w:rsidRPr="00687071">
        <w:rPr>
          <w:highlight w:val="yellow"/>
          <w:rPrChange w:id="493" w:author="Natasha Hardy" w:date="2021-11-29T18:11:00Z">
            <w:rPr/>
          </w:rPrChange>
        </w:rPr>
        <w:t xml:space="preserve">, 2015). </w:t>
      </w:r>
      <w:ins w:id="494" w:author="Natasha Hardy" w:date="2021-11-13T10:33:00Z">
        <w:del w:id="495" w:author="Microsoft Office User" w:date="2021-11-30T13:13:00Z">
          <w:r w:rsidR="00075E7C" w:rsidRPr="00687071" w:rsidDel="005E2A72">
            <w:rPr>
              <w:highlight w:val="yellow"/>
              <w:rPrChange w:id="496" w:author="Natasha Hardy" w:date="2021-11-29T18:11:00Z">
                <w:rPr/>
              </w:rPrChange>
            </w:rPr>
            <w:delText>Firstly, l</w:delText>
          </w:r>
        </w:del>
      </w:ins>
      <w:ins w:id="497" w:author="Microsoft Office User" w:date="2021-11-30T13:13:00Z">
        <w:r w:rsidR="005E2A72">
          <w:rPr>
            <w:highlight w:val="yellow"/>
          </w:rPr>
          <w:t>L</w:t>
        </w:r>
      </w:ins>
    </w:p>
    <w:p w14:paraId="6694C56B" w14:textId="4DE1814B" w:rsidR="00C65F08" w:rsidRDefault="008445EE" w:rsidP="003F668B">
      <w:pPr>
        <w:pBdr>
          <w:top w:val="nil"/>
          <w:left w:val="nil"/>
          <w:bottom w:val="nil"/>
          <w:right w:val="nil"/>
          <w:between w:val="nil"/>
        </w:pBdr>
        <w:ind w:firstLine="720"/>
        <w:rPr>
          <w:color w:val="000000"/>
        </w:rPr>
      </w:pPr>
      <w:del w:id="498" w:author="Natasha Hardy" w:date="2021-11-11T11:36:00Z">
        <w:r w:rsidRPr="00687071" w:rsidDel="003F668B">
          <w:rPr>
            <w:highlight w:val="yellow"/>
            <w:rPrChange w:id="499" w:author="Natasha Hardy" w:date="2021-11-29T18:11:00Z">
              <w:rPr/>
            </w:rPrChange>
          </w:rPr>
          <w:delText>Notably, through</w:delText>
        </w:r>
        <w:r w:rsidRPr="00687071" w:rsidDel="003F668B">
          <w:rPr>
            <w:color w:val="000000"/>
            <w:highlight w:val="yellow"/>
            <w:rPrChange w:id="500" w:author="Natasha Hardy" w:date="2021-11-29T18:11:00Z">
              <w:rPr>
                <w:color w:val="000000"/>
              </w:rPr>
            </w:rPrChange>
          </w:rPr>
          <w:delText xml:space="preserve"> this bioinformatics pipeline, l</w:delText>
        </w:r>
      </w:del>
      <w:r w:rsidRPr="00687071">
        <w:rPr>
          <w:color w:val="000000"/>
          <w:highlight w:val="yellow"/>
          <w:rPrChange w:id="501" w:author="Natasha Hardy" w:date="2021-11-29T18:11:00Z">
            <w:rPr>
              <w:color w:val="000000"/>
            </w:rPr>
          </w:rPrChange>
        </w:rPr>
        <w:t xml:space="preserve">ow abundance sequences </w:t>
      </w:r>
      <w:ins w:id="502" w:author="Natasha Hardy" w:date="2021-11-11T11:49:00Z">
        <w:r w:rsidR="007C79B5" w:rsidRPr="00687071">
          <w:rPr>
            <w:color w:val="000000"/>
            <w:highlight w:val="yellow"/>
            <w:rPrChange w:id="503" w:author="Natasha Hardy" w:date="2021-11-29T18:11:00Z">
              <w:rPr>
                <w:color w:val="000000"/>
              </w:rPr>
            </w:rPrChange>
          </w:rPr>
          <w:t>(</w:t>
        </w:r>
      </w:ins>
      <w:del w:id="504" w:author="Rebecca McIntosh" w:date="2021-10-29T12:05:00Z">
        <w:r w:rsidRPr="00687071" w:rsidDel="007A0DB9">
          <w:rPr>
            <w:color w:val="000000"/>
            <w:highlight w:val="yellow"/>
            <w:rPrChange w:id="505" w:author="Natasha Hardy" w:date="2021-11-29T18:11:00Z">
              <w:rPr>
                <w:color w:val="000000"/>
              </w:rPr>
            </w:rPrChange>
          </w:rPr>
          <w:delText xml:space="preserve">are </w:delText>
        </w:r>
      </w:del>
      <w:ins w:id="506" w:author="Rebecca McIntosh" w:date="2021-10-29T12:05:00Z">
        <w:del w:id="507" w:author="Natasha Hardy" w:date="2021-11-11T11:44:00Z">
          <w:r w:rsidR="007A0DB9" w:rsidRPr="00687071" w:rsidDel="00AD5916">
            <w:rPr>
              <w:color w:val="000000"/>
              <w:highlight w:val="yellow"/>
              <w:rPrChange w:id="508" w:author="Natasha Hardy" w:date="2021-11-29T18:11:00Z">
                <w:rPr>
                  <w:color w:val="000000"/>
                </w:rPr>
              </w:rPrChange>
            </w:rPr>
            <w:delText xml:space="preserve">were </w:delText>
          </w:r>
        </w:del>
      </w:ins>
      <w:del w:id="509" w:author="Natasha Hardy" w:date="2021-11-11T11:44:00Z">
        <w:r w:rsidRPr="00687071" w:rsidDel="00AD5916">
          <w:rPr>
            <w:color w:val="000000"/>
            <w:highlight w:val="yellow"/>
            <w:rPrChange w:id="510" w:author="Natasha Hardy" w:date="2021-11-29T18:11:00Z">
              <w:rPr>
                <w:color w:val="000000"/>
              </w:rPr>
            </w:rPrChange>
          </w:rPr>
          <w:delText xml:space="preserve">discarded </w:delText>
        </w:r>
      </w:del>
      <w:r w:rsidRPr="00687071">
        <w:rPr>
          <w:color w:val="000000"/>
          <w:highlight w:val="yellow"/>
          <w:rPrChange w:id="511" w:author="Natasha Hardy" w:date="2021-11-29T18:11:00Z">
            <w:rPr>
              <w:color w:val="000000"/>
            </w:rPr>
          </w:rPrChange>
        </w:rPr>
        <w:t xml:space="preserve">below </w:t>
      </w:r>
      <w:del w:id="512" w:author="Natasha Hardy" w:date="2021-11-11T11:45:00Z">
        <w:r w:rsidRPr="00687071" w:rsidDel="00AD5916">
          <w:rPr>
            <w:color w:val="000000"/>
            <w:highlight w:val="yellow"/>
            <w:rPrChange w:id="513" w:author="Natasha Hardy" w:date="2021-11-29T18:11:00Z">
              <w:rPr>
                <w:color w:val="000000"/>
              </w:rPr>
            </w:rPrChange>
          </w:rPr>
          <w:delText xml:space="preserve">expected </w:delText>
        </w:r>
      </w:del>
      <w:ins w:id="514" w:author="Natasha Hardy" w:date="2021-11-11T11:45:00Z">
        <w:r w:rsidR="00AD5916" w:rsidRPr="00687071">
          <w:rPr>
            <w:color w:val="000000"/>
            <w:highlight w:val="yellow"/>
            <w:rPrChange w:id="515" w:author="Natasha Hardy" w:date="2021-11-29T18:11:00Z">
              <w:rPr>
                <w:color w:val="000000"/>
              </w:rPr>
            </w:rPrChange>
          </w:rPr>
          <w:t xml:space="preserve">a </w:t>
        </w:r>
      </w:ins>
      <w:r w:rsidRPr="00687071">
        <w:rPr>
          <w:color w:val="000000"/>
          <w:highlight w:val="yellow"/>
          <w:rPrChange w:id="516" w:author="Natasha Hardy" w:date="2021-11-29T18:11:00Z">
            <w:rPr>
              <w:color w:val="000000"/>
            </w:rPr>
          </w:rPrChange>
        </w:rPr>
        <w:t>th</w:t>
      </w:r>
      <w:r w:rsidRPr="00687071">
        <w:rPr>
          <w:highlight w:val="yellow"/>
          <w:rPrChange w:id="517" w:author="Natasha Hardy" w:date="2021-11-29T18:11:00Z">
            <w:rPr/>
          </w:rPrChange>
        </w:rPr>
        <w:t xml:space="preserve">reshold </w:t>
      </w:r>
      <w:ins w:id="518" w:author="Natasha Hardy" w:date="2021-11-11T11:45:00Z">
        <w:r w:rsidR="00AD5916" w:rsidRPr="00687071">
          <w:rPr>
            <w:highlight w:val="yellow"/>
            <w:rPrChange w:id="519" w:author="Natasha Hardy" w:date="2021-11-29T18:11:00Z">
              <w:rPr/>
            </w:rPrChange>
          </w:rPr>
          <w:t>of 1%</w:t>
        </w:r>
      </w:ins>
      <w:del w:id="520" w:author="Natasha Hardy" w:date="2021-11-11T11:45:00Z">
        <w:r w:rsidRPr="00687071" w:rsidDel="00AD5916">
          <w:rPr>
            <w:highlight w:val="yellow"/>
            <w:rPrChange w:id="521" w:author="Natasha Hardy" w:date="2021-11-29T18:11:00Z">
              <w:rPr/>
            </w:rPrChange>
          </w:rPr>
          <w:delText xml:space="preserve">abundances accounting for sequencing platform error </w:delText>
        </w:r>
        <w:r w:rsidRPr="00687071" w:rsidDel="00AD5916">
          <w:rPr>
            <w:color w:val="000000"/>
            <w:highlight w:val="yellow"/>
            <w:rPrChange w:id="522" w:author="Natasha Hardy" w:date="2021-11-29T18:11:00Z">
              <w:rPr>
                <w:color w:val="000000"/>
              </w:rPr>
            </w:rPrChange>
          </w:rPr>
          <w:delText>(threshold value: &lt; 1%</w:delText>
        </w:r>
      </w:del>
      <w:r w:rsidRPr="00687071">
        <w:rPr>
          <w:color w:val="000000"/>
          <w:highlight w:val="yellow"/>
          <w:rPrChange w:id="523" w:author="Natasha Hardy" w:date="2021-11-29T18:11:00Z">
            <w:rPr>
              <w:color w:val="000000"/>
            </w:rPr>
          </w:rPrChange>
        </w:rPr>
        <w:t xml:space="preserve"> of </w:t>
      </w:r>
      <w:ins w:id="524" w:author="Natasha Hardy" w:date="2021-11-11T11:46:00Z">
        <w:r w:rsidR="00AD5916" w:rsidRPr="00687071">
          <w:rPr>
            <w:color w:val="000000"/>
            <w:highlight w:val="yellow"/>
            <w:rPrChange w:id="525" w:author="Natasha Hardy" w:date="2021-11-29T18:11:00Z">
              <w:rPr>
                <w:color w:val="000000"/>
              </w:rPr>
            </w:rPrChange>
          </w:rPr>
          <w:t xml:space="preserve">the </w:t>
        </w:r>
      </w:ins>
      <w:r w:rsidRPr="00687071">
        <w:rPr>
          <w:color w:val="000000"/>
          <w:highlight w:val="yellow"/>
          <w:rPrChange w:id="526" w:author="Natasha Hardy" w:date="2021-11-29T18:11:00Z">
            <w:rPr>
              <w:color w:val="000000"/>
            </w:rPr>
          </w:rPrChange>
        </w:rPr>
        <w:t xml:space="preserve">total </w:t>
      </w:r>
      <w:del w:id="527" w:author="Natasha Hardy" w:date="2021-11-11T11:46:00Z">
        <w:r w:rsidRPr="00687071" w:rsidDel="00AD5916">
          <w:rPr>
            <w:color w:val="000000"/>
            <w:highlight w:val="yellow"/>
            <w:rPrChange w:id="528" w:author="Natasha Hardy" w:date="2021-11-29T18:11:00Z">
              <w:rPr>
                <w:color w:val="000000"/>
              </w:rPr>
            </w:rPrChange>
          </w:rPr>
          <w:delText xml:space="preserve">number </w:delText>
        </w:r>
      </w:del>
      <w:ins w:id="529" w:author="Natasha Hardy" w:date="2021-11-11T11:46:00Z">
        <w:r w:rsidR="00AD5916" w:rsidRPr="00687071">
          <w:rPr>
            <w:color w:val="000000"/>
            <w:highlight w:val="yellow"/>
            <w:rPrChange w:id="530" w:author="Natasha Hardy" w:date="2021-11-29T18:11:00Z">
              <w:rPr>
                <w:color w:val="000000"/>
              </w:rPr>
            </w:rPrChange>
          </w:rPr>
          <w:t xml:space="preserve">abundance </w:t>
        </w:r>
      </w:ins>
      <w:r w:rsidRPr="00687071">
        <w:rPr>
          <w:color w:val="000000"/>
          <w:highlight w:val="yellow"/>
          <w:rPrChange w:id="531" w:author="Natasha Hardy" w:date="2021-11-29T18:11:00Z">
            <w:rPr>
              <w:color w:val="000000"/>
            </w:rPr>
          </w:rPrChange>
        </w:rPr>
        <w:t>of unique sequences</w:t>
      </w:r>
      <w:ins w:id="532" w:author="Natasha Hardy" w:date="2021-11-11T11:49:00Z">
        <w:r w:rsidR="007C79B5" w:rsidRPr="00687071">
          <w:rPr>
            <w:color w:val="000000"/>
            <w:highlight w:val="yellow"/>
            <w:rPrChange w:id="533" w:author="Natasha Hardy" w:date="2021-11-29T18:11:00Z">
              <w:rPr>
                <w:color w:val="000000"/>
              </w:rPr>
            </w:rPrChange>
          </w:rPr>
          <w:t xml:space="preserve">) were removed to </w:t>
        </w:r>
        <w:del w:id="534" w:author="Microsoft Office User" w:date="2021-11-30T13:19:00Z">
          <w:r w:rsidR="007C79B5" w:rsidRPr="00687071" w:rsidDel="00B4084A">
            <w:rPr>
              <w:color w:val="000000"/>
              <w:highlight w:val="yellow"/>
              <w:rPrChange w:id="535" w:author="Natasha Hardy" w:date="2021-11-29T18:11:00Z">
                <w:rPr>
                  <w:color w:val="000000"/>
                </w:rPr>
              </w:rPrChange>
            </w:rPr>
            <w:delText>mitigate</w:delText>
          </w:r>
        </w:del>
      </w:ins>
      <w:ins w:id="536" w:author="Microsoft Office User" w:date="2021-11-30T13:19:00Z">
        <w:r w:rsidR="00B4084A">
          <w:rPr>
            <w:color w:val="000000"/>
            <w:highlight w:val="yellow"/>
          </w:rPr>
          <w:t>reduce the occurrence of</w:t>
        </w:r>
      </w:ins>
      <w:ins w:id="537" w:author="Natasha Hardy" w:date="2021-11-11T11:49:00Z">
        <w:r w:rsidR="007C79B5" w:rsidRPr="00687071">
          <w:rPr>
            <w:color w:val="000000"/>
            <w:highlight w:val="yellow"/>
            <w:rPrChange w:id="538" w:author="Natasha Hardy" w:date="2021-11-29T18:11:00Z">
              <w:rPr>
                <w:color w:val="000000"/>
              </w:rPr>
            </w:rPrChange>
          </w:rPr>
          <w:t xml:space="preserve"> sequencing </w:t>
        </w:r>
        <w:del w:id="539" w:author="Microsoft Office User" w:date="2021-11-30T13:13:00Z">
          <w:r w:rsidR="007C79B5" w:rsidRPr="00687071" w:rsidDel="005E2A72">
            <w:rPr>
              <w:color w:val="000000"/>
              <w:highlight w:val="yellow"/>
              <w:rPrChange w:id="540" w:author="Natasha Hardy" w:date="2021-11-29T18:11:00Z">
                <w:rPr>
                  <w:color w:val="000000"/>
                </w:rPr>
              </w:rPrChange>
            </w:rPr>
            <w:delText xml:space="preserve">platform </w:delText>
          </w:r>
        </w:del>
        <w:r w:rsidR="007C79B5" w:rsidRPr="00687071">
          <w:rPr>
            <w:color w:val="000000"/>
            <w:highlight w:val="yellow"/>
            <w:rPrChange w:id="541" w:author="Natasha Hardy" w:date="2021-11-29T18:11:00Z">
              <w:rPr>
                <w:color w:val="000000"/>
              </w:rPr>
            </w:rPrChange>
          </w:rPr>
          <w:t>error and chimeras</w:t>
        </w:r>
      </w:ins>
      <w:del w:id="542" w:author="Natasha Hardy" w:date="2021-11-11T11:46:00Z">
        <w:r w:rsidRPr="00687071" w:rsidDel="00AD5916">
          <w:rPr>
            <w:color w:val="000000"/>
            <w:highlight w:val="yellow"/>
            <w:rPrChange w:id="543" w:author="Natasha Hardy" w:date="2021-11-29T18:11:00Z">
              <w:rPr>
                <w:color w:val="000000"/>
              </w:rPr>
            </w:rPrChange>
          </w:rPr>
          <w:delText>)</w:delText>
        </w:r>
      </w:del>
      <w:r w:rsidRPr="00687071">
        <w:rPr>
          <w:color w:val="000000"/>
          <w:highlight w:val="yellow"/>
          <w:rPrChange w:id="544" w:author="Natasha Hardy" w:date="2021-11-29T18:11:00Z">
            <w:rPr>
              <w:color w:val="000000"/>
            </w:rPr>
          </w:rPrChange>
        </w:rPr>
        <w:t xml:space="preserve">, and </w:t>
      </w:r>
      <w:ins w:id="545" w:author="Natasha Hardy" w:date="2021-11-13T10:35:00Z">
        <w:del w:id="546" w:author="Microsoft Office User" w:date="2021-11-30T13:20:00Z">
          <w:r w:rsidR="00075E7C" w:rsidRPr="00687071" w:rsidDel="00B4084A">
            <w:rPr>
              <w:color w:val="000000"/>
              <w:highlight w:val="yellow"/>
              <w:rPrChange w:id="547" w:author="Natasha Hardy" w:date="2021-11-29T18:11:00Z">
                <w:rPr>
                  <w:color w:val="000000"/>
                </w:rPr>
              </w:rPrChange>
            </w:rPr>
            <w:delText xml:space="preserve">secondly </w:delText>
          </w:r>
        </w:del>
      </w:ins>
      <w:r w:rsidRPr="00687071">
        <w:rPr>
          <w:color w:val="000000"/>
          <w:highlight w:val="yellow"/>
          <w:rPrChange w:id="548" w:author="Natasha Hardy" w:date="2021-11-29T18:11:00Z">
            <w:rPr>
              <w:color w:val="000000"/>
            </w:rPr>
          </w:rPrChange>
        </w:rPr>
        <w:t xml:space="preserve">sequences </w:t>
      </w:r>
      <w:del w:id="549" w:author="Rebecca McIntosh" w:date="2021-10-29T12:05:00Z">
        <w:r w:rsidRPr="00687071" w:rsidDel="007A0DB9">
          <w:rPr>
            <w:color w:val="000000"/>
            <w:highlight w:val="yellow"/>
            <w:rPrChange w:id="550" w:author="Natasha Hardy" w:date="2021-11-29T18:11:00Z">
              <w:rPr>
                <w:color w:val="000000"/>
              </w:rPr>
            </w:rPrChange>
          </w:rPr>
          <w:delText xml:space="preserve">are </w:delText>
        </w:r>
      </w:del>
      <w:ins w:id="551" w:author="Rebecca McIntosh" w:date="2021-10-29T12:05:00Z">
        <w:r w:rsidR="007A0DB9" w:rsidRPr="00687071">
          <w:rPr>
            <w:color w:val="000000"/>
            <w:highlight w:val="yellow"/>
            <w:rPrChange w:id="552" w:author="Natasha Hardy" w:date="2021-11-29T18:11:00Z">
              <w:rPr>
                <w:color w:val="000000"/>
              </w:rPr>
            </w:rPrChange>
          </w:rPr>
          <w:t xml:space="preserve">were </w:t>
        </w:r>
      </w:ins>
      <w:ins w:id="553" w:author="Microsoft Office User" w:date="2021-11-30T13:20:00Z">
        <w:r w:rsidR="00B4084A">
          <w:rPr>
            <w:color w:val="000000"/>
            <w:highlight w:val="yellow"/>
          </w:rPr>
          <w:t xml:space="preserve">then </w:t>
        </w:r>
      </w:ins>
      <w:r w:rsidRPr="00687071">
        <w:rPr>
          <w:color w:val="000000"/>
          <w:highlight w:val="yellow"/>
          <w:rPrChange w:id="554" w:author="Natasha Hardy" w:date="2021-11-29T18:11:00Z">
            <w:rPr>
              <w:color w:val="000000"/>
            </w:rPr>
          </w:rPrChange>
        </w:rPr>
        <w:t>clustered using a 97% similarity criterion</w:t>
      </w:r>
      <w:r w:rsidR="00AD5916" w:rsidRPr="00687071">
        <w:rPr>
          <w:color w:val="000000"/>
          <w:highlight w:val="yellow"/>
          <w:rPrChange w:id="555" w:author="Natasha Hardy" w:date="2021-11-29T18:11:00Z">
            <w:rPr>
              <w:color w:val="000000"/>
            </w:rPr>
          </w:rPrChange>
        </w:rPr>
        <w:t xml:space="preserve"> (similar to Berry et al., 2017)</w:t>
      </w:r>
      <w:r w:rsidRPr="00687071">
        <w:rPr>
          <w:color w:val="000000"/>
          <w:highlight w:val="yellow"/>
          <w:rPrChange w:id="556" w:author="Natasha Hardy" w:date="2021-11-29T18:11:00Z">
            <w:rPr>
              <w:color w:val="000000"/>
            </w:rPr>
          </w:rPrChange>
        </w:rPr>
        <w:t xml:space="preserve">. </w:t>
      </w:r>
      <w:del w:id="557" w:author="Natasha Hardy" w:date="2021-11-11T11:50:00Z">
        <w:r w:rsidRPr="00687071" w:rsidDel="007C79B5">
          <w:rPr>
            <w:highlight w:val="yellow"/>
            <w:rPrChange w:id="558" w:author="Natasha Hardy" w:date="2021-11-29T18:11:00Z">
              <w:rPr/>
            </w:rPrChange>
          </w:rPr>
          <w:delText>A</w:delText>
        </w:r>
        <w:r w:rsidRPr="00687071" w:rsidDel="007C79B5">
          <w:rPr>
            <w:color w:val="000000"/>
            <w:highlight w:val="yellow"/>
            <w:rPrChange w:id="559" w:author="Natasha Hardy" w:date="2021-11-29T18:11:00Z">
              <w:rPr>
                <w:color w:val="000000"/>
              </w:rPr>
            </w:rPrChange>
          </w:rPr>
          <w:delText xml:space="preserve"> total of</w:delText>
        </w:r>
      </w:del>
      <w:ins w:id="560" w:author="Natasha Hardy" w:date="2021-11-11T11:50:00Z">
        <w:r w:rsidR="007C79B5" w:rsidRPr="00687071">
          <w:rPr>
            <w:highlight w:val="yellow"/>
            <w:rPrChange w:id="561" w:author="Natasha Hardy" w:date="2021-11-29T18:11:00Z">
              <w:rPr/>
            </w:rPrChange>
          </w:rPr>
          <w:t>Thus</w:t>
        </w:r>
      </w:ins>
      <w:r w:rsidRPr="00687071">
        <w:rPr>
          <w:color w:val="000000"/>
          <w:highlight w:val="yellow"/>
          <w:rPrChange w:id="562" w:author="Natasha Hardy" w:date="2021-11-29T18:11:00Z">
            <w:rPr>
              <w:color w:val="000000"/>
            </w:rPr>
          </w:rPrChange>
        </w:rPr>
        <w:t xml:space="preserve"> 7370 unique seabird DNA sequences</w:t>
      </w:r>
      <w:ins w:id="563" w:author="Natasha Hardy" w:date="2021-11-11T11:55:00Z">
        <w:r w:rsidR="007C79B5" w:rsidRPr="00687071">
          <w:rPr>
            <w:color w:val="000000"/>
            <w:highlight w:val="yellow"/>
            <w:rPrChange w:id="564" w:author="Natasha Hardy" w:date="2021-11-29T18:11:00Z">
              <w:rPr>
                <w:color w:val="000000"/>
              </w:rPr>
            </w:rPrChange>
          </w:rPr>
          <w:t>, representing a total of 64,700 disaggregated bird sequences,</w:t>
        </w:r>
      </w:ins>
      <w:r w:rsidRPr="00687071">
        <w:rPr>
          <w:color w:val="000000"/>
          <w:highlight w:val="yellow"/>
          <w:rPrChange w:id="565" w:author="Natasha Hardy" w:date="2021-11-29T18:11:00Z">
            <w:rPr>
              <w:color w:val="000000"/>
            </w:rPr>
          </w:rPrChange>
        </w:rPr>
        <w:t xml:space="preserve"> were parsed </w:t>
      </w:r>
      <w:del w:id="566" w:author="Natasha Hardy" w:date="2021-11-11T11:51:00Z">
        <w:r w:rsidRPr="00687071" w:rsidDel="007C79B5">
          <w:rPr>
            <w:color w:val="000000"/>
            <w:highlight w:val="yellow"/>
            <w:rPrChange w:id="567" w:author="Natasha Hardy" w:date="2021-11-29T18:11:00Z">
              <w:rPr>
                <w:color w:val="000000"/>
              </w:rPr>
            </w:rPrChange>
          </w:rPr>
          <w:delText>to the</w:delText>
        </w:r>
      </w:del>
      <w:ins w:id="568" w:author="Natasha Hardy" w:date="2021-11-11T11:51:00Z">
        <w:r w:rsidR="007C79B5" w:rsidRPr="00687071">
          <w:rPr>
            <w:color w:val="000000"/>
            <w:highlight w:val="yellow"/>
            <w:rPrChange w:id="569" w:author="Natasha Hardy" w:date="2021-11-29T18:11:00Z">
              <w:rPr>
                <w:color w:val="000000"/>
              </w:rPr>
            </w:rPrChange>
          </w:rPr>
          <w:t>through</w:t>
        </w:r>
      </w:ins>
      <w:r w:rsidRPr="00687071">
        <w:rPr>
          <w:color w:val="000000"/>
          <w:highlight w:val="yellow"/>
          <w:rPrChange w:id="570" w:author="Natasha Hardy" w:date="2021-11-29T18:11:00Z">
            <w:rPr>
              <w:color w:val="000000"/>
            </w:rPr>
          </w:rPrChange>
        </w:rPr>
        <w:t xml:space="preserve"> standard sequence filtering and OTU clustering pipeline (with cluster size threshold value of 73)</w:t>
      </w:r>
      <w:del w:id="571" w:author="Natasha Hardy" w:date="2021-11-11T11:55:00Z">
        <w:r w:rsidRPr="00687071" w:rsidDel="007C79B5">
          <w:rPr>
            <w:color w:val="000000"/>
            <w:highlight w:val="yellow"/>
            <w:rPrChange w:id="572" w:author="Natasha Hardy" w:date="2021-11-29T18:11:00Z">
              <w:rPr>
                <w:color w:val="000000"/>
              </w:rPr>
            </w:rPrChange>
          </w:rPr>
          <w:delText>.</w:delText>
        </w:r>
      </w:del>
      <w:ins w:id="573" w:author="Natasha Hardy" w:date="2021-11-11T11:55:00Z">
        <w:r w:rsidR="007C79B5" w:rsidRPr="00687071">
          <w:rPr>
            <w:color w:val="000000"/>
            <w:highlight w:val="yellow"/>
            <w:rPrChange w:id="574" w:author="Natasha Hardy" w:date="2021-11-29T18:11:00Z">
              <w:rPr>
                <w:color w:val="000000"/>
              </w:rPr>
            </w:rPrChange>
          </w:rPr>
          <w:t>, resulting in</w:t>
        </w:r>
      </w:ins>
      <w:r w:rsidRPr="00687071">
        <w:rPr>
          <w:color w:val="000000"/>
          <w:highlight w:val="yellow"/>
          <w:rPrChange w:id="575" w:author="Natasha Hardy" w:date="2021-11-29T18:11:00Z">
            <w:rPr>
              <w:color w:val="000000"/>
            </w:rPr>
          </w:rPrChange>
        </w:rPr>
        <w:t xml:space="preserve"> </w:t>
      </w:r>
      <w:del w:id="576" w:author="Natasha Hardy" w:date="2021-11-11T11:55:00Z">
        <w:r w:rsidRPr="00687071" w:rsidDel="007C79B5">
          <w:rPr>
            <w:color w:val="000000"/>
            <w:highlight w:val="yellow"/>
            <w:rPrChange w:id="577" w:author="Natasha Hardy" w:date="2021-11-29T18:11:00Z">
              <w:rPr>
                <w:color w:val="000000"/>
              </w:rPr>
            </w:rPrChange>
          </w:rPr>
          <w:delText xml:space="preserve">Effectively, a total of 64,700 disaggregated bird sequences were then filtered down to </w:delText>
        </w:r>
      </w:del>
      <w:del w:id="578" w:author="Natasha Hardy" w:date="2021-11-13T10:35:00Z">
        <w:r w:rsidRPr="00687071" w:rsidDel="00075E7C">
          <w:rPr>
            <w:color w:val="000000"/>
            <w:highlight w:val="yellow"/>
            <w:rPrChange w:id="579" w:author="Natasha Hardy" w:date="2021-11-29T18:11:00Z">
              <w:rPr>
                <w:color w:val="000000"/>
              </w:rPr>
            </w:rPrChange>
          </w:rPr>
          <w:delText>35,424</w:delText>
        </w:r>
      </w:del>
      <w:ins w:id="580" w:author="Natasha Hardy" w:date="2021-11-13T10:35:00Z">
        <w:r w:rsidR="00075E7C" w:rsidRPr="00687071">
          <w:rPr>
            <w:color w:val="000000"/>
            <w:highlight w:val="yellow"/>
            <w:rPrChange w:id="581" w:author="Natasha Hardy" w:date="2021-11-29T18:11:00Z">
              <w:rPr>
                <w:color w:val="000000"/>
              </w:rPr>
            </w:rPrChange>
          </w:rPr>
          <w:t>47,478</w:t>
        </w:r>
      </w:ins>
      <w:r w:rsidRPr="00687071">
        <w:rPr>
          <w:color w:val="000000"/>
          <w:highlight w:val="yellow"/>
          <w:rPrChange w:id="582" w:author="Natasha Hardy" w:date="2021-11-29T18:11:00Z">
            <w:rPr>
              <w:color w:val="000000"/>
            </w:rPr>
          </w:rPrChange>
        </w:rPr>
        <w:t xml:space="preserve"> </w:t>
      </w:r>
      <w:ins w:id="583" w:author="Natasha Hardy" w:date="2021-11-11T11:55:00Z">
        <w:r w:rsidR="007C79B5" w:rsidRPr="00687071">
          <w:rPr>
            <w:color w:val="000000"/>
            <w:highlight w:val="yellow"/>
            <w:rPrChange w:id="584" w:author="Natasha Hardy" w:date="2021-11-29T18:11:00Z">
              <w:rPr>
                <w:color w:val="000000"/>
              </w:rPr>
            </w:rPrChange>
          </w:rPr>
          <w:t xml:space="preserve">filtered </w:t>
        </w:r>
      </w:ins>
      <w:r w:rsidRPr="00687071">
        <w:rPr>
          <w:color w:val="000000"/>
          <w:highlight w:val="yellow"/>
          <w:rPrChange w:id="585" w:author="Natasha Hardy" w:date="2021-11-29T18:11:00Z">
            <w:rPr>
              <w:color w:val="000000"/>
            </w:rPr>
          </w:rPrChange>
        </w:rPr>
        <w:t>sequences across all 99 samples</w:t>
      </w:r>
      <w:ins w:id="586" w:author="Natasha Hardy" w:date="2021-11-13T10:35:00Z">
        <w:r w:rsidR="00075E7C" w:rsidRPr="00687071">
          <w:rPr>
            <w:color w:val="000000"/>
            <w:highlight w:val="yellow"/>
            <w:rPrChange w:id="587" w:author="Natasha Hardy" w:date="2021-11-29T18:11:00Z">
              <w:rPr>
                <w:color w:val="000000"/>
              </w:rPr>
            </w:rPrChange>
          </w:rPr>
          <w:t xml:space="preserve"> and 5 clustered OTUs</w:t>
        </w:r>
      </w:ins>
      <w:del w:id="588" w:author="Natasha Hardy" w:date="2021-11-11T11:56:00Z">
        <w:r w:rsidRPr="00687071" w:rsidDel="007C79B5">
          <w:rPr>
            <w:color w:val="000000"/>
            <w:highlight w:val="yellow"/>
            <w:rPrChange w:id="589" w:author="Natasha Hardy" w:date="2021-11-29T18:11:00Z">
              <w:rPr>
                <w:color w:val="000000"/>
              </w:rPr>
            </w:rPrChange>
          </w:rPr>
          <w:delText xml:space="preserve"> and were subsequently assigned to f</w:delText>
        </w:r>
        <w:r w:rsidRPr="00687071" w:rsidDel="007C79B5">
          <w:rPr>
            <w:highlight w:val="yellow"/>
            <w:rPrChange w:id="590" w:author="Natasha Hardy" w:date="2021-11-29T18:11:00Z">
              <w:rPr/>
            </w:rPrChange>
          </w:rPr>
          <w:delText>ive</w:delText>
        </w:r>
        <w:r w:rsidRPr="00687071" w:rsidDel="007C79B5">
          <w:rPr>
            <w:color w:val="000000"/>
            <w:highlight w:val="yellow"/>
            <w:rPrChange w:id="591" w:author="Natasha Hardy" w:date="2021-11-29T18:11:00Z">
              <w:rPr>
                <w:color w:val="000000"/>
              </w:rPr>
            </w:rPrChange>
          </w:rPr>
          <w:delText xml:space="preserve"> unique taxa</w:delText>
        </w:r>
      </w:del>
      <w:r w:rsidRPr="00687071">
        <w:rPr>
          <w:color w:val="000000"/>
          <w:highlight w:val="yellow"/>
          <w:rPrChange w:id="592" w:author="Natasha Hardy" w:date="2021-11-29T18:11:00Z">
            <w:rPr>
              <w:color w:val="000000"/>
            </w:rPr>
          </w:rPrChange>
        </w:rPr>
        <w:t>.</w:t>
      </w:r>
    </w:p>
    <w:p w14:paraId="746699B2" w14:textId="459E6B9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593"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594"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595" w:author="Natasha Hardy" w:date="2021-11-11T12:26:00Z">
        <w:r w:rsidR="00960F72">
          <w:rPr>
            <w:color w:val="000000"/>
          </w:rPr>
          <w:t>se</w:t>
        </w:r>
      </w:ins>
      <w:del w:id="596" w:author="Natasha Hardy" w:date="2021-11-11T12:26:00Z">
        <w:r w:rsidDel="00960F72">
          <w:rPr>
            <w:color w:val="000000"/>
          </w:rPr>
          <w:delText xml:space="preserve"> objective of these </w:delText>
        </w:r>
      </w:del>
      <w:ins w:id="597" w:author="Natasha Hardy" w:date="2021-11-11T12:26:00Z">
        <w:r w:rsidR="00960F72">
          <w:rPr>
            <w:color w:val="000000"/>
          </w:rPr>
          <w:t xml:space="preserve"> </w:t>
        </w:r>
      </w:ins>
      <w:r>
        <w:rPr>
          <w:color w:val="000000"/>
        </w:rPr>
        <w:t xml:space="preserve">criteria </w:t>
      </w:r>
      <w:del w:id="598" w:author="Natasha Hardy" w:date="2021-11-11T12:26:00Z">
        <w:r w:rsidDel="00960F72">
          <w:rPr>
            <w:color w:val="000000"/>
          </w:rPr>
          <w:delText xml:space="preserve">was to </w:delText>
        </w:r>
      </w:del>
      <w:r>
        <w:rPr>
          <w:color w:val="000000"/>
        </w:rPr>
        <w:t>ensure</w:t>
      </w:r>
      <w:ins w:id="599" w:author="Natasha Hardy" w:date="2021-11-11T12:26:00Z">
        <w:r w:rsidR="00960F72">
          <w:rPr>
            <w:color w:val="000000"/>
          </w:rPr>
          <w:t>d</w:t>
        </w:r>
      </w:ins>
      <w:r>
        <w:rPr>
          <w:color w:val="000000"/>
        </w:rPr>
        <w:t xml:space="preserve"> maximum confidence in making a taxonomic identification</w:t>
      </w:r>
      <w:del w:id="600" w:author="Rebecca McIntosh" w:date="2021-10-29T12:06:00Z">
        <w:r w:rsidDel="007A0DB9">
          <w:rPr>
            <w:color w:val="000000"/>
          </w:rPr>
          <w:delText>, and</w:delText>
        </w:r>
      </w:del>
      <w:ins w:id="601" w:author="Microsoft Office User" w:date="2021-11-30T13:42:00Z">
        <w:r w:rsidR="00B1310F">
          <w:rPr>
            <w:color w:val="000000"/>
          </w:rPr>
          <w:t xml:space="preserve"> and a minimum</w:t>
        </w:r>
      </w:ins>
      <w:ins w:id="602" w:author="Rebecca McIntosh" w:date="2021-10-29T12:06:00Z">
        <w:del w:id="603" w:author="Microsoft Office User" w:date="2021-11-30T13:42:00Z">
          <w:r w:rsidR="007A0DB9" w:rsidDel="00B1310F">
            <w:rPr>
              <w:color w:val="000000"/>
            </w:rPr>
            <w:delText>, while</w:delText>
          </w:r>
        </w:del>
      </w:ins>
      <w:del w:id="604" w:author="Microsoft Office User" w:date="2021-11-30T13:42:00Z">
        <w:r w:rsidDel="00B1310F">
          <w:rPr>
            <w:color w:val="000000"/>
          </w:rPr>
          <w:delText xml:space="preserve"> minimise </w:delText>
        </w:r>
      </w:del>
      <w:ins w:id="605" w:author="Rebecca McIntosh" w:date="2021-10-29T12:06:00Z">
        <w:del w:id="606" w:author="Microsoft Office User" w:date="2021-11-30T13:42:00Z">
          <w:r w:rsidR="007A0DB9" w:rsidDel="00B1310F">
            <w:rPr>
              <w:color w:val="000000"/>
            </w:rPr>
            <w:delText xml:space="preserve">minimising </w:delText>
          </w:r>
        </w:del>
      </w:ins>
      <w:del w:id="607"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608" w:name="_v905livazlun" w:colFirst="0" w:colLast="0"/>
      <w:bookmarkEnd w:id="608"/>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255732A3" w:rsidR="007759ED" w:rsidRDefault="00B323F6" w:rsidP="00147A9E">
      <w:pPr>
        <w:pBdr>
          <w:top w:val="nil"/>
          <w:left w:val="nil"/>
          <w:bottom w:val="nil"/>
          <w:right w:val="nil"/>
          <w:between w:val="nil"/>
        </w:pBdr>
        <w:rPr>
          <w:ins w:id="609" w:author="Microsoft Office User" w:date="2021-10-14T10:53:00Z"/>
          <w:color w:val="000000"/>
        </w:rPr>
      </w:pPr>
      <w:ins w:id="610" w:author="Natasha Hardy" w:date="2021-11-11T11:59:00Z">
        <w:r>
          <w:rPr>
            <w:color w:val="000000"/>
          </w:rPr>
          <w:t xml:space="preserve">Due to their high cultural and conservation value, </w:t>
        </w:r>
      </w:ins>
      <w:del w:id="611" w:author="Natasha Hardy" w:date="2021-11-11T11:59:00Z">
        <w:r w:rsidR="008445EE" w:rsidDel="00B323F6">
          <w:rPr>
            <w:color w:val="000000"/>
          </w:rPr>
          <w:delText xml:space="preserve">We </w:delText>
        </w:r>
      </w:del>
      <w:ins w:id="612" w:author="Natasha Hardy" w:date="2021-11-11T11:59:00Z">
        <w:r>
          <w:rPr>
            <w:color w:val="000000"/>
          </w:rPr>
          <w:t xml:space="preserve">we </w:t>
        </w:r>
      </w:ins>
      <w:del w:id="613" w:author="Natasha Hardy" w:date="2021-11-11T11:59:00Z">
        <w:r w:rsidR="008445EE" w:rsidDel="00B323F6">
          <w:rPr>
            <w:color w:val="000000"/>
          </w:rPr>
          <w:delText>report on</w:delText>
        </w:r>
      </w:del>
      <w:proofErr w:type="spellStart"/>
      <w:ins w:id="614" w:author="Natasha Hardy" w:date="2021-11-11T11:59:00Z">
        <w:r>
          <w:rPr>
            <w:color w:val="000000"/>
          </w:rPr>
          <w:t>identif</w:t>
        </w:r>
      </w:ins>
      <w:ins w:id="615" w:author="Microsoft Office User" w:date="2021-11-30T13:45:00Z">
        <w:r w:rsidR="006F337E">
          <w:rPr>
            <w:color w:val="000000"/>
          </w:rPr>
          <w:t>ed</w:t>
        </w:r>
      </w:ins>
      <w:proofErr w:type="spellEnd"/>
      <w:ins w:id="616" w:author="Natasha Hardy" w:date="2021-11-11T11:59:00Z">
        <w:del w:id="617" w:author="Microsoft Office User" w:date="2021-11-30T13:45:00Z">
          <w:r w:rsidDel="006F337E">
            <w:rPr>
              <w:color w:val="000000"/>
            </w:rPr>
            <w:delText>y</w:delText>
          </w:r>
        </w:del>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618" w:author="Natasha Hardy" w:date="2021-11-13T10:30:00Z">
        <w:r w:rsidR="008445EE" w:rsidDel="00075E7C">
          <w:delText>metabarcoding data</w:delText>
        </w:r>
      </w:del>
      <w:ins w:id="619" w:author="Natasha Hardy" w:date="2021-11-13T10:30:00Z">
        <w:r w:rsidR="00075E7C">
          <w:t>sequences</w:t>
        </w:r>
      </w:ins>
      <w:ins w:id="620" w:author="Natasha Hardy" w:date="2021-11-13T10:31:00Z">
        <w:r w:rsidR="00075E7C">
          <w:t xml:space="preserve"> obtained</w:t>
        </w:r>
      </w:ins>
      <w:r w:rsidR="008445EE">
        <w:rPr>
          <w:color w:val="000000"/>
        </w:rPr>
        <w:t xml:space="preserve"> to </w:t>
      </w:r>
      <w:del w:id="621" w:author="Rebecca McIntosh" w:date="2021-10-29T12:06:00Z">
        <w:r w:rsidR="008445EE" w:rsidDel="006E305C">
          <w:rPr>
            <w:color w:val="000000"/>
          </w:rPr>
          <w:delText>assist in estimating</w:delText>
        </w:r>
      </w:del>
      <w:ins w:id="622" w:author="Rebecca McIntosh" w:date="2021-10-29T12:06:00Z">
        <w:r w:rsidR="006E305C">
          <w:rPr>
            <w:color w:val="000000"/>
          </w:rPr>
          <w:t>estimate</w:t>
        </w:r>
      </w:ins>
      <w:r w:rsidR="008445EE">
        <w:rPr>
          <w:color w:val="000000"/>
        </w:rPr>
        <w:t xml:space="preserve"> the minimum number of penguins </w:t>
      </w:r>
      <w:del w:id="623"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624" w:author="Natasha Hardy" w:date="2021-11-13T10:32:00Z">
        <w:r w:rsidR="00075E7C">
          <w:rPr>
            <w:color w:val="000000"/>
          </w:rPr>
          <w:t xml:space="preserve">We imported </w:t>
        </w:r>
      </w:ins>
      <w:ins w:id="625" w:author="Natasha Hardy" w:date="2021-11-13T10:33:00Z">
        <w:r w:rsidR="00075E7C">
          <w:rPr>
            <w:color w:val="000000"/>
          </w:rPr>
          <w:t xml:space="preserve">the </w:t>
        </w:r>
      </w:ins>
      <w:ins w:id="626" w:author="Natasha Hardy" w:date="2021-11-13T10:36:00Z">
        <w:r w:rsidR="00075E7C">
          <w:rPr>
            <w:color w:val="000000"/>
          </w:rPr>
          <w:t>file containing 47,478 filtered s</w:t>
        </w:r>
      </w:ins>
      <w:ins w:id="627" w:author="Natasha Hardy" w:date="2021-11-13T10:37:00Z">
        <w:r w:rsidR="00075E7C">
          <w:rPr>
            <w:color w:val="000000"/>
          </w:rPr>
          <w:t>eabird DNA s</w:t>
        </w:r>
      </w:ins>
      <w:ins w:id="628" w:author="Natasha Hardy" w:date="2021-11-13T10:36:00Z">
        <w:r w:rsidR="00075E7C">
          <w:rPr>
            <w:color w:val="000000"/>
          </w:rPr>
          <w:t>equences</w:t>
        </w:r>
      </w:ins>
      <w:ins w:id="629" w:author="Natasha Hardy" w:date="2021-11-13T10:37:00Z">
        <w:r w:rsidR="00075E7C">
          <w:rPr>
            <w:color w:val="000000"/>
          </w:rPr>
          <w:t xml:space="preserve">, disaggregated </w:t>
        </w:r>
      </w:ins>
      <w:ins w:id="630" w:author="Natasha Hardy" w:date="2021-11-13T10:38:00Z">
        <w:r w:rsidR="00075E7C">
          <w:rPr>
            <w:color w:val="000000"/>
          </w:rPr>
          <w:t xml:space="preserve">and </w:t>
        </w:r>
        <w:r w:rsidR="00075E7C">
          <w:rPr>
            <w:color w:val="000000"/>
          </w:rPr>
          <w:lastRenderedPageBreak/>
          <w:t xml:space="preserve">matched </w:t>
        </w:r>
      </w:ins>
      <w:ins w:id="631" w:author="Natasha Hardy" w:date="2021-11-13T10:37:00Z">
        <w:r w:rsidR="00075E7C">
          <w:rPr>
            <w:color w:val="000000"/>
          </w:rPr>
          <w:t xml:space="preserve">these sequences </w:t>
        </w:r>
      </w:ins>
      <w:ins w:id="632" w:author="Natasha Hardy" w:date="2021-11-13T10:38:00Z">
        <w:r w:rsidR="00075E7C">
          <w:rPr>
            <w:color w:val="000000"/>
          </w:rPr>
          <w:t>in relation to sample identifier</w:t>
        </w:r>
      </w:ins>
      <w:ins w:id="633"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634" w:author="Natasha Hardy" w:date="2021-11-13T10:44:00Z">
              <w:rPr>
                <w:color w:val="000000"/>
              </w:rPr>
            </w:rPrChange>
          </w:rPr>
          <w:t>Geneious</w:t>
        </w:r>
        <w:proofErr w:type="spellEnd"/>
        <w:r w:rsidR="00075E7C" w:rsidRPr="00147A9E">
          <w:rPr>
            <w:color w:val="000000"/>
            <w:highlight w:val="yellow"/>
            <w:rPrChange w:id="635" w:author="Natasha Hardy" w:date="2021-11-13T10:44:00Z">
              <w:rPr>
                <w:color w:val="000000"/>
              </w:rPr>
            </w:rPrChange>
          </w:rPr>
          <w:t xml:space="preserve">. </w:t>
        </w:r>
      </w:ins>
      <w:ins w:id="636" w:author="Microsoft Office User" w:date="2021-11-30T13:45:00Z">
        <w:r w:rsidR="006F337E">
          <w:rPr>
            <w:color w:val="000000"/>
            <w:highlight w:val="yellow"/>
          </w:rPr>
          <w:t xml:space="preserve">From the six samples </w:t>
        </w:r>
      </w:ins>
      <w:ins w:id="637" w:author="Microsoft Office User" w:date="2021-11-30T13:46:00Z">
        <w:r w:rsidR="006F337E">
          <w:rPr>
            <w:color w:val="000000"/>
            <w:highlight w:val="yellow"/>
          </w:rPr>
          <w:t xml:space="preserve">that contained abundant penguin DNA </w:t>
        </w:r>
      </w:ins>
      <w:ins w:id="638" w:author="Natasha Hardy" w:date="2021-11-13T10:39:00Z">
        <w:del w:id="639" w:author="Microsoft Office User" w:date="2021-11-30T13:46:00Z">
          <w:r w:rsidR="00075E7C" w:rsidRPr="00147A9E" w:rsidDel="006F337E">
            <w:rPr>
              <w:color w:val="000000"/>
              <w:highlight w:val="yellow"/>
              <w:rPrChange w:id="640" w:author="Natasha Hardy" w:date="2021-11-13T10:44:00Z">
                <w:rPr>
                  <w:color w:val="000000"/>
                </w:rPr>
              </w:rPrChange>
            </w:rPr>
            <w:delText xml:space="preserve">For each sample that contained </w:delText>
          </w:r>
        </w:del>
      </w:ins>
      <w:ins w:id="641" w:author="Natasha Hardy" w:date="2021-11-13T10:40:00Z">
        <w:del w:id="642" w:author="Microsoft Office User" w:date="2021-11-30T13:46:00Z">
          <w:r w:rsidR="00075E7C" w:rsidRPr="00147A9E" w:rsidDel="006F337E">
            <w:rPr>
              <w:color w:val="000000"/>
              <w:highlight w:val="yellow"/>
              <w:rPrChange w:id="643" w:author="Natasha Hardy" w:date="2021-11-13T10:44:00Z">
                <w:rPr>
                  <w:color w:val="000000"/>
                </w:rPr>
              </w:rPrChange>
            </w:rPr>
            <w:delText xml:space="preserve">abundant </w:delText>
          </w:r>
        </w:del>
      </w:ins>
      <w:ins w:id="644" w:author="Natasha Hardy" w:date="2021-11-13T10:39:00Z">
        <w:del w:id="645" w:author="Microsoft Office User" w:date="2021-11-30T13:46:00Z">
          <w:r w:rsidR="00075E7C" w:rsidRPr="00147A9E" w:rsidDel="006F337E">
            <w:rPr>
              <w:color w:val="000000"/>
              <w:highlight w:val="yellow"/>
              <w:rPrChange w:id="646" w:author="Natasha Hardy" w:date="2021-11-13T10:44:00Z">
                <w:rPr>
                  <w:color w:val="000000"/>
                </w:rPr>
              </w:rPrChange>
            </w:rPr>
            <w:delText>penguin DNA</w:delText>
          </w:r>
        </w:del>
      </w:ins>
      <w:ins w:id="647" w:author="Microsoft Office User" w:date="2021-11-30T13:46:00Z">
        <w:r w:rsidR="006F337E">
          <w:rPr>
            <w:color w:val="000000"/>
            <w:highlight w:val="yellow"/>
          </w:rPr>
          <w:t>(</w:t>
        </w:r>
      </w:ins>
      <w:ins w:id="648" w:author="Natasha Hardy" w:date="2021-11-13T10:39:00Z">
        <w:del w:id="649" w:author="Microsoft Office User" w:date="2021-11-30T13:46:00Z">
          <w:r w:rsidR="00075E7C" w:rsidRPr="00147A9E" w:rsidDel="006F337E">
            <w:rPr>
              <w:color w:val="000000"/>
              <w:highlight w:val="yellow"/>
              <w:rPrChange w:id="650" w:author="Natasha Hardy" w:date="2021-11-13T10:44:00Z">
                <w:rPr>
                  <w:color w:val="000000"/>
                </w:rPr>
              </w:rPrChange>
            </w:rPr>
            <w:delText xml:space="preserve"> </w:delText>
          </w:r>
        </w:del>
      </w:ins>
      <w:ins w:id="651" w:author="Natasha Hardy" w:date="2021-11-13T10:40:00Z">
        <w:del w:id="652" w:author="Microsoft Office User" w:date="2021-11-30T13:46:00Z">
          <w:r w:rsidR="00075E7C" w:rsidRPr="00147A9E" w:rsidDel="006F337E">
            <w:rPr>
              <w:color w:val="000000"/>
              <w:highlight w:val="yellow"/>
              <w:rPrChange w:id="653" w:author="Natasha Hardy" w:date="2021-11-13T10:44:00Z">
                <w:rPr>
                  <w:color w:val="000000"/>
                </w:rPr>
              </w:rPrChange>
            </w:rPr>
            <w:delText>(n = 6</w:delText>
          </w:r>
        </w:del>
      </w:ins>
      <w:ins w:id="654" w:author="Natasha Hardy" w:date="2021-11-13T10:44:00Z">
        <w:del w:id="655" w:author="Microsoft Office User" w:date="2021-11-30T13:46:00Z">
          <w:r w:rsidR="00147A9E" w:rsidDel="006F337E">
            <w:rPr>
              <w:color w:val="000000"/>
              <w:highlight w:val="yellow"/>
            </w:rPr>
            <w:delText xml:space="preserve">, </w:delText>
          </w:r>
        </w:del>
        <w:r w:rsidR="00147A9E">
          <w:rPr>
            <w:color w:val="000000"/>
            <w:highlight w:val="yellow"/>
          </w:rPr>
          <w:t>Table</w:t>
        </w:r>
      </w:ins>
      <w:ins w:id="656" w:author="Natasha Hardy" w:date="2021-11-13T10:45:00Z">
        <w:r w:rsidR="00147A9E">
          <w:rPr>
            <w:color w:val="000000"/>
            <w:highlight w:val="yellow"/>
          </w:rPr>
          <w:t xml:space="preserve"> S5</w:t>
        </w:r>
      </w:ins>
      <w:ins w:id="657" w:author="Natasha Hardy" w:date="2021-11-13T10:40:00Z">
        <w:r w:rsidR="00075E7C" w:rsidRPr="00147A9E">
          <w:rPr>
            <w:color w:val="000000"/>
            <w:highlight w:val="yellow"/>
            <w:rPrChange w:id="658" w:author="Natasha Hardy" w:date="2021-11-13T10:44:00Z">
              <w:rPr>
                <w:color w:val="000000"/>
              </w:rPr>
            </w:rPrChange>
          </w:rPr>
          <w:t xml:space="preserve">), </w:t>
        </w:r>
      </w:ins>
      <w:ins w:id="659" w:author="Natasha Hardy" w:date="2021-11-13T10:41:00Z">
        <w:r w:rsidR="00147A9E" w:rsidRPr="00147A9E">
          <w:rPr>
            <w:color w:val="000000"/>
            <w:highlight w:val="yellow"/>
            <w:rPrChange w:id="660" w:author="Natasha Hardy" w:date="2021-11-13T10:44:00Z">
              <w:rPr>
                <w:color w:val="000000"/>
              </w:rPr>
            </w:rPrChange>
          </w:rPr>
          <w:t xml:space="preserve">we selected </w:t>
        </w:r>
        <w:del w:id="661" w:author="Microsoft Office User" w:date="2021-11-30T13:47:00Z">
          <w:r w:rsidR="00147A9E" w:rsidRPr="00147A9E" w:rsidDel="006F337E">
            <w:rPr>
              <w:color w:val="000000"/>
              <w:highlight w:val="yellow"/>
              <w:rPrChange w:id="662" w:author="Natasha Hardy" w:date="2021-11-13T10:44:00Z">
                <w:rPr>
                  <w:color w:val="000000"/>
                </w:rPr>
              </w:rPrChange>
            </w:rPr>
            <w:delText xml:space="preserve">only </w:delText>
          </w:r>
        </w:del>
      </w:ins>
      <w:ins w:id="663" w:author="Natasha Hardy" w:date="2021-11-29T18:20:00Z">
        <w:del w:id="664" w:author="Microsoft Office User" w:date="2021-11-30T13:47:00Z">
          <w:r w:rsidR="00687071" w:rsidDel="006F337E">
            <w:rPr>
              <w:color w:val="000000"/>
              <w:highlight w:val="yellow"/>
            </w:rPr>
            <w:delText>9</w:delText>
          </w:r>
        </w:del>
      </w:ins>
      <w:ins w:id="665" w:author="Microsoft Office User" w:date="2021-11-30T13:47:00Z">
        <w:r w:rsidR="006F337E">
          <w:rPr>
            <w:color w:val="000000"/>
            <w:highlight w:val="yellow"/>
          </w:rPr>
          <w:t>the nine most</w:t>
        </w:r>
      </w:ins>
      <w:ins w:id="666" w:author="Natasha Hardy" w:date="2021-11-29T18:20:00Z">
        <w:r w:rsidR="00687071">
          <w:rPr>
            <w:color w:val="000000"/>
            <w:highlight w:val="yellow"/>
          </w:rPr>
          <w:t xml:space="preserve"> </w:t>
        </w:r>
      </w:ins>
      <w:ins w:id="667" w:author="Natasha Hardy" w:date="2021-11-13T10:41:00Z">
        <w:r w:rsidR="00147A9E" w:rsidRPr="00147A9E">
          <w:rPr>
            <w:color w:val="000000"/>
            <w:highlight w:val="yellow"/>
            <w:rPrChange w:id="668" w:author="Natasha Hardy" w:date="2021-11-13T10:44:00Z">
              <w:rPr>
                <w:color w:val="000000"/>
              </w:rPr>
            </w:rPrChange>
          </w:rPr>
          <w:t xml:space="preserve">abundant </w:t>
        </w:r>
      </w:ins>
      <w:ins w:id="669" w:author="Natasha Hardy" w:date="2021-11-13T10:43:00Z">
        <w:r w:rsidR="00147A9E" w:rsidRPr="00147A9E">
          <w:rPr>
            <w:color w:val="000000"/>
            <w:highlight w:val="yellow"/>
            <w:rPrChange w:id="670" w:author="Natasha Hardy" w:date="2021-11-13T10:44:00Z">
              <w:rPr>
                <w:color w:val="000000"/>
              </w:rPr>
            </w:rPrChange>
          </w:rPr>
          <w:t xml:space="preserve">unique </w:t>
        </w:r>
      </w:ins>
      <w:ins w:id="671" w:author="Natasha Hardy" w:date="2021-11-13T10:41:00Z">
        <w:r w:rsidR="00147A9E" w:rsidRPr="00147A9E">
          <w:rPr>
            <w:color w:val="000000"/>
            <w:highlight w:val="yellow"/>
            <w:rPrChange w:id="672" w:author="Natasha Hardy" w:date="2021-11-13T10:44:00Z">
              <w:rPr>
                <w:color w:val="000000"/>
              </w:rPr>
            </w:rPrChange>
          </w:rPr>
          <w:t>sequences</w:t>
        </w:r>
      </w:ins>
      <w:ins w:id="673" w:author="Microsoft Office User" w:date="2021-11-30T13:47:00Z">
        <w:r w:rsidR="006F337E">
          <w:rPr>
            <w:color w:val="000000"/>
            <w:highlight w:val="yellow"/>
          </w:rPr>
          <w:t xml:space="preserve">. </w:t>
        </w:r>
      </w:ins>
      <w:ins w:id="674" w:author="Microsoft Office User" w:date="2021-11-30T13:48:00Z">
        <w:r w:rsidR="006F337E">
          <w:rPr>
            <w:color w:val="000000"/>
            <w:highlight w:val="yellow"/>
          </w:rPr>
          <w:t>Each of these</w:t>
        </w:r>
      </w:ins>
      <w:ins w:id="675" w:author="Natasha Hardy" w:date="2021-11-13T10:41:00Z">
        <w:r w:rsidR="00147A9E" w:rsidRPr="00147A9E">
          <w:rPr>
            <w:color w:val="000000"/>
            <w:highlight w:val="yellow"/>
            <w:rPrChange w:id="676" w:author="Natasha Hardy" w:date="2021-11-13T10:44:00Z">
              <w:rPr>
                <w:color w:val="000000"/>
              </w:rPr>
            </w:rPrChange>
          </w:rPr>
          <w:t xml:space="preserve"> </w:t>
        </w:r>
      </w:ins>
      <w:ins w:id="677" w:author="Natasha Hardy" w:date="2021-11-29T18:20:00Z">
        <w:r w:rsidR="00147EC2">
          <w:rPr>
            <w:color w:val="000000"/>
            <w:highlight w:val="yellow"/>
          </w:rPr>
          <w:t>repre</w:t>
        </w:r>
      </w:ins>
      <w:ins w:id="678" w:author="Microsoft Office User" w:date="2021-11-30T13:48:00Z">
        <w:r w:rsidR="006F337E">
          <w:rPr>
            <w:color w:val="000000"/>
            <w:highlight w:val="yellow"/>
          </w:rPr>
          <w:t>sent</w:t>
        </w:r>
      </w:ins>
      <w:ins w:id="679" w:author="Microsoft Office User" w:date="2021-11-30T13:50:00Z">
        <w:r w:rsidR="006F337E">
          <w:rPr>
            <w:color w:val="000000"/>
            <w:highlight w:val="yellow"/>
          </w:rPr>
          <w:t>s</w:t>
        </w:r>
      </w:ins>
      <w:ins w:id="680" w:author="Natasha Hardy" w:date="2021-11-29T18:20:00Z">
        <w:del w:id="681" w:author="Microsoft Office User" w:date="2021-11-30T13:48:00Z">
          <w:r w:rsidR="00147EC2" w:rsidDel="006F337E">
            <w:rPr>
              <w:color w:val="000000"/>
              <w:highlight w:val="yellow"/>
            </w:rPr>
            <w:delText>s</w:delText>
          </w:r>
        </w:del>
        <w:del w:id="682" w:author="Microsoft Office User" w:date="2021-11-30T13:47:00Z">
          <w:r w:rsidR="00147EC2" w:rsidDel="006F337E">
            <w:rPr>
              <w:color w:val="000000"/>
              <w:highlight w:val="yellow"/>
            </w:rPr>
            <w:delText>enting each</w:delText>
          </w:r>
        </w:del>
        <w:r w:rsidR="00147EC2">
          <w:rPr>
            <w:color w:val="000000"/>
            <w:highlight w:val="yellow"/>
          </w:rPr>
          <w:t xml:space="preserve"> a sequence abundance</w:t>
        </w:r>
      </w:ins>
      <w:ins w:id="683" w:author="Microsoft Office User" w:date="2021-11-30T13:49:00Z">
        <w:r w:rsidR="006F337E">
          <w:rPr>
            <w:color w:val="000000"/>
            <w:highlight w:val="yellow"/>
          </w:rPr>
          <w:t xml:space="preserve"> of</w:t>
        </w:r>
      </w:ins>
      <w:ins w:id="684" w:author="Natasha Hardy" w:date="2021-11-29T18:19:00Z">
        <w:r w:rsidR="00687071">
          <w:rPr>
            <w:color w:val="000000"/>
            <w:highlight w:val="yellow"/>
          </w:rPr>
          <w:t xml:space="preserve"> </w:t>
        </w:r>
      </w:ins>
      <w:ins w:id="685" w:author="Microsoft Office User" w:date="2021-11-30T13:50:00Z">
        <w:r w:rsidR="006F337E">
          <w:rPr>
            <w:color w:val="000000"/>
            <w:highlight w:val="yellow"/>
          </w:rPr>
          <w:t xml:space="preserve">greater than </w:t>
        </w:r>
      </w:ins>
      <w:ins w:id="686" w:author="Natasha Hardy" w:date="2021-11-29T18:19:00Z">
        <w:del w:id="687" w:author="Microsoft Office User" w:date="2021-11-30T13:49:00Z">
          <w:r w:rsidR="00687071" w:rsidDel="006F337E">
            <w:rPr>
              <w:color w:val="000000"/>
              <w:highlight w:val="yellow"/>
            </w:rPr>
            <w:delText xml:space="preserve">&gt; </w:delText>
          </w:r>
        </w:del>
      </w:ins>
      <w:ins w:id="688" w:author="Microsoft Office User" w:date="2021-11-30T14:44:00Z">
        <w:r w:rsidR="00210E4F">
          <w:rPr>
            <w:color w:val="000000"/>
            <w:highlight w:val="yellow"/>
          </w:rPr>
          <w:t>7.5</w:t>
        </w:r>
      </w:ins>
      <w:ins w:id="689" w:author="Natasha Hardy" w:date="2021-11-29T18:19:00Z">
        <w:del w:id="690" w:author="Microsoft Office User" w:date="2021-11-30T14:44:00Z">
          <w:r w:rsidR="00687071" w:rsidDel="00210E4F">
            <w:rPr>
              <w:color w:val="000000"/>
              <w:highlight w:val="yellow"/>
            </w:rPr>
            <w:delText>1</w:delText>
          </w:r>
        </w:del>
        <w:r w:rsidR="00687071">
          <w:rPr>
            <w:color w:val="000000"/>
            <w:highlight w:val="yellow"/>
          </w:rPr>
          <w:t xml:space="preserve">% </w:t>
        </w:r>
      </w:ins>
      <w:ins w:id="691" w:author="Microsoft Office User" w:date="2021-11-30T13:54:00Z">
        <w:r w:rsidR="006F337E">
          <w:rPr>
            <w:color w:val="000000"/>
            <w:highlight w:val="yellow"/>
          </w:rPr>
          <w:t xml:space="preserve">of </w:t>
        </w:r>
      </w:ins>
      <w:ins w:id="692" w:author="Natasha Hardy" w:date="2021-11-29T18:19:00Z">
        <w:r w:rsidR="00687071">
          <w:rPr>
            <w:color w:val="000000"/>
            <w:highlight w:val="yellow"/>
          </w:rPr>
          <w:t xml:space="preserve">the </w:t>
        </w:r>
      </w:ins>
      <w:ins w:id="693" w:author="Natasha Hardy" w:date="2021-11-29T18:21:00Z">
        <w:r w:rsidR="00147EC2">
          <w:rPr>
            <w:color w:val="000000"/>
            <w:highlight w:val="yellow"/>
          </w:rPr>
          <w:t>total</w:t>
        </w:r>
      </w:ins>
      <w:ins w:id="694" w:author="Natasha Hardy" w:date="2021-11-29T18:19:00Z">
        <w:r w:rsidR="00687071">
          <w:rPr>
            <w:color w:val="000000"/>
            <w:highlight w:val="yellow"/>
          </w:rPr>
          <w:t xml:space="preserve"> </w:t>
        </w:r>
      </w:ins>
      <w:ins w:id="695" w:author="Natasha Hardy" w:date="2021-11-29T18:21:00Z">
        <w:r w:rsidR="00147EC2">
          <w:rPr>
            <w:color w:val="000000"/>
            <w:highlight w:val="yellow"/>
          </w:rPr>
          <w:t xml:space="preserve">sequence </w:t>
        </w:r>
      </w:ins>
      <w:ins w:id="696" w:author="Natasha Hardy" w:date="2021-11-29T18:19:00Z">
        <w:r w:rsidR="00687071">
          <w:rPr>
            <w:color w:val="000000"/>
            <w:highlight w:val="yellow"/>
          </w:rPr>
          <w:t>abundance</w:t>
        </w:r>
      </w:ins>
      <w:ins w:id="697" w:author="Natasha Hardy" w:date="2021-11-29T18:21:00Z">
        <w:r w:rsidR="00147EC2">
          <w:rPr>
            <w:color w:val="000000"/>
            <w:highlight w:val="yellow"/>
          </w:rPr>
          <w:t xml:space="preserve"> of the sample </w:t>
        </w:r>
      </w:ins>
      <w:ins w:id="698" w:author="Natasha Hardy" w:date="2021-11-13T10:43:00Z">
        <w:r w:rsidR="00147A9E" w:rsidRPr="00147A9E">
          <w:rPr>
            <w:color w:val="000000"/>
            <w:highlight w:val="yellow"/>
            <w:rPrChange w:id="699" w:author="Natasha Hardy" w:date="2021-11-13T10:44:00Z">
              <w:rPr>
                <w:color w:val="000000"/>
              </w:rPr>
            </w:rPrChange>
          </w:rPr>
          <w:t>(Table S</w:t>
        </w:r>
      </w:ins>
      <w:ins w:id="700" w:author="Natasha Hardy" w:date="2021-11-13T11:30:00Z">
        <w:r w:rsidR="00DD4823">
          <w:rPr>
            <w:color w:val="000000"/>
            <w:highlight w:val="yellow"/>
          </w:rPr>
          <w:t>6</w:t>
        </w:r>
      </w:ins>
      <w:ins w:id="701" w:author="Natasha Hardy" w:date="2021-11-13T10:43:00Z">
        <w:r w:rsidR="00147A9E" w:rsidRPr="00147A9E">
          <w:rPr>
            <w:color w:val="000000"/>
            <w:highlight w:val="yellow"/>
            <w:rPrChange w:id="702" w:author="Natasha Hardy" w:date="2021-11-13T10:44:00Z">
              <w:rPr>
                <w:color w:val="000000"/>
              </w:rPr>
            </w:rPrChange>
          </w:rPr>
          <w:t>).</w:t>
        </w:r>
      </w:ins>
      <w:ins w:id="703" w:author="Natasha Hardy" w:date="2021-11-13T10:45:00Z">
        <w:r w:rsidR="00147A9E">
          <w:rPr>
            <w:color w:val="000000"/>
          </w:rPr>
          <w:t xml:space="preserve"> </w:t>
        </w:r>
      </w:ins>
      <w:del w:id="704" w:author="Natasha Hardy" w:date="2021-11-13T10:46:00Z">
        <w:r w:rsidR="008445EE" w:rsidRPr="00147EC2" w:rsidDel="00147A9E">
          <w:rPr>
            <w:color w:val="000000"/>
            <w:highlight w:val="yellow"/>
            <w:rPrChange w:id="705" w:author="Natasha Hardy" w:date="2021-11-29T18:24:00Z">
              <w:rPr>
                <w:color w:val="000000"/>
              </w:rPr>
            </w:rPrChange>
          </w:rPr>
          <w:delText>For</w:delText>
        </w:r>
      </w:del>
      <w:del w:id="706" w:author="Natasha Hardy" w:date="2021-11-13T11:30:00Z">
        <w:r w:rsidR="008445EE" w:rsidRPr="00147EC2" w:rsidDel="00DD4823">
          <w:rPr>
            <w:color w:val="000000"/>
            <w:highlight w:val="yellow"/>
            <w:rPrChange w:id="707" w:author="Natasha Hardy" w:date="2021-11-29T18:24:00Z">
              <w:rPr>
                <w:color w:val="000000"/>
              </w:rPr>
            </w:rPrChange>
          </w:rPr>
          <w:delText xml:space="preserve"> </w:delText>
        </w:r>
      </w:del>
      <w:ins w:id="708" w:author="Microsoft Office User" w:date="2021-10-14T07:08:00Z">
        <w:del w:id="709" w:author="Natasha Hardy" w:date="2021-11-13T10:46:00Z">
          <w:r w:rsidR="001305FA" w:rsidRPr="00147EC2" w:rsidDel="00147A9E">
            <w:rPr>
              <w:color w:val="000000"/>
              <w:highlight w:val="yellow"/>
              <w:rPrChange w:id="710" w:author="Natasha Hardy" w:date="2021-11-29T18:24:00Z">
                <w:rPr>
                  <w:color w:val="000000"/>
                </w:rPr>
              </w:rPrChange>
            </w:rPr>
            <w:delText xml:space="preserve">To enable effective </w:delText>
          </w:r>
        </w:del>
      </w:ins>
      <w:del w:id="711" w:author="Natasha Hardy" w:date="2021-11-13T10:46:00Z">
        <w:r w:rsidR="008445EE" w:rsidRPr="00147EC2" w:rsidDel="00147A9E">
          <w:rPr>
            <w:color w:val="000000"/>
            <w:highlight w:val="yellow"/>
            <w:rPrChange w:id="712" w:author="Natasha Hardy" w:date="2021-11-29T18:24:00Z">
              <w:rPr>
                <w:color w:val="000000"/>
              </w:rPr>
            </w:rPrChange>
          </w:rPr>
          <w:delText xml:space="preserve">haplotype analysis, we </w:delText>
        </w:r>
      </w:del>
      <w:ins w:id="713" w:author="Microsoft Office User" w:date="2021-10-14T07:20:00Z">
        <w:del w:id="714" w:author="Natasha Hardy" w:date="2021-11-13T10:46:00Z">
          <w:r w:rsidR="00A7116A" w:rsidRPr="00147EC2" w:rsidDel="00147A9E">
            <w:rPr>
              <w:color w:val="000000"/>
              <w:highlight w:val="yellow"/>
              <w:rPrChange w:id="715" w:author="Natasha Hardy" w:date="2021-11-29T18:24:00Z">
                <w:rPr>
                  <w:color w:val="000000"/>
                </w:rPr>
              </w:rPrChange>
            </w:rPr>
            <w:delText xml:space="preserve">formed the </w:delText>
          </w:r>
        </w:del>
      </w:ins>
      <w:ins w:id="716" w:author="Microsoft Office User" w:date="2021-10-14T07:22:00Z">
        <w:del w:id="717" w:author="Natasha Hardy" w:date="2021-11-13T10:46:00Z">
          <w:r w:rsidR="00A00D76" w:rsidRPr="00147EC2" w:rsidDel="00147A9E">
            <w:rPr>
              <w:color w:val="000000"/>
              <w:highlight w:val="yellow"/>
              <w:rPrChange w:id="718" w:author="Natasha Hardy" w:date="2021-11-29T18:24:00Z">
                <w:rPr>
                  <w:color w:val="000000"/>
                </w:rPr>
              </w:rPrChange>
            </w:rPr>
            <w:delText>quality filtered</w:delText>
          </w:r>
        </w:del>
      </w:ins>
      <w:ins w:id="719" w:author="Microsoft Office User" w:date="2021-10-14T07:21:00Z">
        <w:del w:id="720" w:author="Natasha Hardy" w:date="2021-11-13T10:46:00Z">
          <w:r w:rsidR="00A00D76" w:rsidRPr="00147EC2" w:rsidDel="00147A9E">
            <w:rPr>
              <w:color w:val="000000"/>
              <w:highlight w:val="yellow"/>
              <w:rPrChange w:id="721" w:author="Natasha Hardy" w:date="2021-11-29T18:24:00Z">
                <w:rPr>
                  <w:color w:val="000000"/>
                </w:rPr>
              </w:rPrChange>
            </w:rPr>
            <w:delText xml:space="preserve"> sequences into clusters of</w:delText>
          </w:r>
        </w:del>
      </w:ins>
      <w:ins w:id="722" w:author="Microsoft Office User" w:date="2021-10-14T07:04:00Z">
        <w:del w:id="723" w:author="Natasha Hardy" w:date="2021-11-13T10:46:00Z">
          <w:r w:rsidR="001305FA" w:rsidRPr="00147EC2" w:rsidDel="00147A9E">
            <w:rPr>
              <w:color w:val="000000"/>
              <w:highlight w:val="yellow"/>
              <w:rPrChange w:id="724" w:author="Natasha Hardy" w:date="2021-11-29T18:24:00Z">
                <w:rPr>
                  <w:color w:val="000000"/>
                </w:rPr>
              </w:rPrChange>
            </w:rPr>
            <w:delText xml:space="preserve"> unique sequence</w:delText>
          </w:r>
        </w:del>
      </w:ins>
      <w:ins w:id="725" w:author="Microsoft Office User" w:date="2021-10-14T07:21:00Z">
        <w:del w:id="726" w:author="Natasha Hardy" w:date="2021-11-13T10:46:00Z">
          <w:r w:rsidR="00A00D76" w:rsidRPr="00147EC2" w:rsidDel="00147A9E">
            <w:rPr>
              <w:color w:val="000000"/>
              <w:highlight w:val="yellow"/>
              <w:rPrChange w:id="727" w:author="Natasha Hardy" w:date="2021-11-29T18:24:00Z">
                <w:rPr>
                  <w:color w:val="000000"/>
                </w:rPr>
              </w:rPrChange>
            </w:rPr>
            <w:delText>s</w:delText>
          </w:r>
        </w:del>
      </w:ins>
      <w:ins w:id="728" w:author="Microsoft Office User" w:date="2021-10-14T07:04:00Z">
        <w:del w:id="729" w:author="Natasha Hardy" w:date="2021-11-13T10:46:00Z">
          <w:r w:rsidR="001305FA" w:rsidRPr="00147EC2" w:rsidDel="00147A9E">
            <w:rPr>
              <w:color w:val="000000"/>
              <w:highlight w:val="yellow"/>
              <w:rPrChange w:id="730" w:author="Natasha Hardy" w:date="2021-11-29T18:24:00Z">
                <w:rPr>
                  <w:color w:val="000000"/>
                </w:rPr>
              </w:rPrChange>
            </w:rPr>
            <w:delText xml:space="preserve"> </w:delText>
          </w:r>
        </w:del>
      </w:ins>
      <w:ins w:id="731" w:author="Microsoft Office User" w:date="2021-10-14T07:12:00Z">
        <w:del w:id="732" w:author="Natasha Hardy" w:date="2021-11-11T12:03:00Z">
          <w:r w:rsidR="00A7116A" w:rsidRPr="00147EC2" w:rsidDel="00B323F6">
            <w:rPr>
              <w:color w:val="000000"/>
              <w:highlight w:val="yellow"/>
              <w:rPrChange w:id="733" w:author="Natasha Hardy" w:date="2021-11-29T18:24:00Z">
                <w:rPr>
                  <w:color w:val="000000"/>
                </w:rPr>
              </w:rPrChange>
            </w:rPr>
            <w:delText>instead of OTUs</w:delText>
          </w:r>
        </w:del>
      </w:ins>
      <w:ins w:id="734" w:author="Microsoft Office User" w:date="2021-10-14T07:05:00Z">
        <w:del w:id="735" w:author="Natasha Hardy" w:date="2021-11-11T12:03:00Z">
          <w:r w:rsidR="001305FA" w:rsidRPr="00147EC2" w:rsidDel="00B323F6">
            <w:rPr>
              <w:color w:val="000000"/>
              <w:highlight w:val="yellow"/>
              <w:rPrChange w:id="736" w:author="Natasha Hardy" w:date="2021-11-29T18:24:00Z">
                <w:rPr>
                  <w:color w:val="000000"/>
                </w:rPr>
              </w:rPrChange>
            </w:rPr>
            <w:delText xml:space="preserve"> </w:delText>
          </w:r>
        </w:del>
        <w:del w:id="737" w:author="Natasha Hardy" w:date="2021-11-13T10:46:00Z">
          <w:r w:rsidR="001305FA" w:rsidRPr="00147EC2" w:rsidDel="00147A9E">
            <w:rPr>
              <w:color w:val="000000"/>
              <w:highlight w:val="yellow"/>
              <w:rPrChange w:id="738" w:author="Natasha Hardy" w:date="2021-11-29T18:24:00Z">
                <w:rPr>
                  <w:color w:val="000000"/>
                </w:rPr>
              </w:rPrChange>
            </w:rPr>
            <w:delText xml:space="preserve">and </w:delText>
          </w:r>
        </w:del>
      </w:ins>
      <w:del w:id="739" w:author="Natasha Hardy" w:date="2021-11-13T10:46:00Z">
        <w:r w:rsidR="008445EE" w:rsidRPr="00147EC2" w:rsidDel="00147A9E">
          <w:rPr>
            <w:color w:val="000000"/>
            <w:highlight w:val="yellow"/>
            <w:rPrChange w:id="740" w:author="Natasha Hardy" w:date="2021-11-29T18:24:00Z">
              <w:rPr>
                <w:color w:val="000000"/>
              </w:rPr>
            </w:rPrChange>
          </w:rPr>
          <w:delText xml:space="preserve">selected </w:delText>
        </w:r>
      </w:del>
      <w:ins w:id="741" w:author="Microsoft Office User" w:date="2021-10-14T10:50:00Z">
        <w:del w:id="742" w:author="Natasha Hardy" w:date="2021-11-13T10:46:00Z">
          <w:r w:rsidR="007759ED" w:rsidRPr="00147EC2" w:rsidDel="00147A9E">
            <w:rPr>
              <w:color w:val="000000"/>
              <w:highlight w:val="yellow"/>
              <w:rPrChange w:id="743" w:author="Natasha Hardy" w:date="2021-11-29T18:24:00Z">
                <w:rPr>
                  <w:color w:val="000000"/>
                </w:rPr>
              </w:rPrChange>
            </w:rPr>
            <w:delText xml:space="preserve">only </w:delText>
          </w:r>
        </w:del>
      </w:ins>
      <w:del w:id="744" w:author="Natasha Hardy" w:date="2021-11-13T10:46:00Z">
        <w:r w:rsidR="008445EE" w:rsidRPr="00147EC2" w:rsidDel="00147A9E">
          <w:rPr>
            <w:color w:val="000000"/>
            <w:highlight w:val="yellow"/>
            <w:rPrChange w:id="745" w:author="Natasha Hardy" w:date="2021-11-29T18:24:00Z">
              <w:rPr>
                <w:color w:val="000000"/>
              </w:rPr>
            </w:rPrChange>
          </w:rPr>
          <w:delText xml:space="preserve">the </w:delText>
        </w:r>
        <w:commentRangeStart w:id="746"/>
        <w:r w:rsidR="008445EE" w:rsidRPr="00147EC2" w:rsidDel="00147A9E">
          <w:rPr>
            <w:color w:val="000000"/>
            <w:highlight w:val="yellow"/>
            <w:rPrChange w:id="747" w:author="Natasha Hardy" w:date="2021-11-29T18:24:00Z">
              <w:rPr>
                <w:color w:val="000000"/>
              </w:rPr>
            </w:rPrChange>
          </w:rPr>
          <w:delText>most abundant representative sequences</w:delText>
        </w:r>
        <w:commentRangeEnd w:id="746"/>
        <w:r w:rsidR="001305FA" w:rsidRPr="00147EC2" w:rsidDel="00147A9E">
          <w:rPr>
            <w:rStyle w:val="CommentReference"/>
            <w:highlight w:val="yellow"/>
            <w:rPrChange w:id="748" w:author="Natasha Hardy" w:date="2021-11-29T18:24:00Z">
              <w:rPr>
                <w:rStyle w:val="CommentReference"/>
              </w:rPr>
            </w:rPrChange>
          </w:rPr>
          <w:commentReference w:id="746"/>
        </w:r>
        <w:r w:rsidR="008445EE" w:rsidRPr="00147EC2" w:rsidDel="00147A9E">
          <w:rPr>
            <w:color w:val="000000"/>
            <w:highlight w:val="yellow"/>
            <w:rPrChange w:id="749" w:author="Natasha Hardy" w:date="2021-11-29T18:24:00Z">
              <w:rPr>
                <w:color w:val="000000"/>
              </w:rPr>
            </w:rPrChange>
          </w:rPr>
          <w:delText xml:space="preserve"> from </w:delText>
        </w:r>
      </w:del>
      <w:commentRangeStart w:id="750"/>
      <w:ins w:id="751" w:author="Microsoft Office User" w:date="2021-10-14T10:50:00Z">
        <w:del w:id="752" w:author="Natasha Hardy" w:date="2021-11-13T10:46:00Z">
          <w:r w:rsidR="007759ED" w:rsidRPr="00147EC2" w:rsidDel="00147A9E">
            <w:rPr>
              <w:color w:val="000000"/>
              <w:highlight w:val="yellow"/>
              <w:rPrChange w:id="753" w:author="Natasha Hardy" w:date="2021-11-29T18:24:00Z">
                <w:rPr>
                  <w:color w:val="000000"/>
                </w:rPr>
              </w:rPrChange>
            </w:rPr>
            <w:delText xml:space="preserve">each of </w:delText>
          </w:r>
        </w:del>
      </w:ins>
      <w:del w:id="754" w:author="Natasha Hardy" w:date="2021-11-13T10:46:00Z">
        <w:r w:rsidR="008445EE" w:rsidRPr="00147EC2" w:rsidDel="00147A9E">
          <w:rPr>
            <w:color w:val="000000"/>
            <w:highlight w:val="yellow"/>
            <w:rPrChange w:id="755" w:author="Natasha Hardy" w:date="2021-11-29T18:24:00Z">
              <w:rPr>
                <w:color w:val="000000"/>
              </w:rPr>
            </w:rPrChange>
          </w:rPr>
          <w:delText xml:space="preserve">10 </w:delText>
        </w:r>
      </w:del>
      <w:ins w:id="756" w:author="Microsoft Office User" w:date="2021-10-14T07:05:00Z">
        <w:del w:id="757" w:author="Natasha Hardy" w:date="2021-11-13T10:46:00Z">
          <w:r w:rsidR="001305FA" w:rsidRPr="00147EC2" w:rsidDel="00147A9E">
            <w:rPr>
              <w:color w:val="000000"/>
              <w:highlight w:val="yellow"/>
              <w:rPrChange w:id="758" w:author="Natasha Hardy" w:date="2021-11-29T18:24:00Z">
                <w:rPr>
                  <w:color w:val="000000"/>
                </w:rPr>
              </w:rPrChange>
            </w:rPr>
            <w:delText xml:space="preserve">the </w:delText>
          </w:r>
        </w:del>
      </w:ins>
      <w:ins w:id="759" w:author="Microsoft Office User" w:date="2021-10-14T07:07:00Z">
        <w:del w:id="760" w:author="Natasha Hardy" w:date="2021-11-13T10:46:00Z">
          <w:r w:rsidR="001305FA" w:rsidRPr="00147EC2" w:rsidDel="00147A9E">
            <w:rPr>
              <w:color w:val="000000"/>
              <w:highlight w:val="yellow"/>
              <w:rPrChange w:id="761" w:author="Natasha Hardy" w:date="2021-11-29T18:24:00Z">
                <w:rPr>
                  <w:color w:val="000000"/>
                </w:rPr>
              </w:rPrChange>
            </w:rPr>
            <w:delText>10</w:delText>
          </w:r>
        </w:del>
      </w:ins>
      <w:ins w:id="762" w:author="Microsoft Office User" w:date="2021-10-14T07:05:00Z">
        <w:del w:id="763" w:author="Natasha Hardy" w:date="2021-11-13T10:46:00Z">
          <w:r w:rsidR="001305FA" w:rsidRPr="00147EC2" w:rsidDel="00147A9E">
            <w:rPr>
              <w:color w:val="000000"/>
              <w:highlight w:val="yellow"/>
              <w:rPrChange w:id="764" w:author="Natasha Hardy" w:date="2021-11-29T18:24:00Z">
                <w:rPr>
                  <w:color w:val="000000"/>
                </w:rPr>
              </w:rPrChange>
            </w:rPr>
            <w:delText xml:space="preserve"> </w:delText>
          </w:r>
        </w:del>
      </w:ins>
      <w:commentRangeEnd w:id="750"/>
      <w:del w:id="765" w:author="Natasha Hardy" w:date="2021-11-13T10:46:00Z">
        <w:r w:rsidR="006E305C" w:rsidRPr="00147EC2" w:rsidDel="00147A9E">
          <w:rPr>
            <w:rStyle w:val="CommentReference"/>
            <w:highlight w:val="yellow"/>
            <w:rPrChange w:id="766" w:author="Natasha Hardy" w:date="2021-11-29T18:24:00Z">
              <w:rPr>
                <w:rStyle w:val="CommentReference"/>
              </w:rPr>
            </w:rPrChange>
          </w:rPr>
          <w:commentReference w:id="750"/>
        </w:r>
        <w:r w:rsidR="008445EE" w:rsidRPr="00147EC2" w:rsidDel="00147A9E">
          <w:rPr>
            <w:color w:val="000000"/>
            <w:highlight w:val="yellow"/>
            <w:rPrChange w:id="767" w:author="Natasha Hardy" w:date="2021-11-29T18:24:00Z">
              <w:rPr>
                <w:color w:val="000000"/>
              </w:rPr>
            </w:rPrChange>
          </w:rPr>
          <w:delText>samples that tested positive for penguins, excluding samples containing only trace amounts of DNA.</w:delText>
        </w:r>
      </w:del>
      <w:del w:id="768" w:author="Natasha Hardy" w:date="2021-11-13T11:30:00Z">
        <w:r w:rsidR="008445EE" w:rsidRPr="00147EC2" w:rsidDel="00DD4823">
          <w:rPr>
            <w:color w:val="000000"/>
            <w:highlight w:val="yellow"/>
            <w:rPrChange w:id="769" w:author="Natasha Hardy" w:date="2021-11-29T18:24:00Z">
              <w:rPr>
                <w:color w:val="000000"/>
              </w:rPr>
            </w:rPrChange>
          </w:rPr>
          <w:delText xml:space="preserve"> </w:delText>
        </w:r>
      </w:del>
      <w:ins w:id="770" w:author="Microsoft Office User" w:date="2021-10-14T10:50:00Z">
        <w:r w:rsidR="007759ED" w:rsidRPr="00147EC2">
          <w:rPr>
            <w:color w:val="000000"/>
            <w:highlight w:val="yellow"/>
            <w:rPrChange w:id="771" w:author="Natasha Hardy" w:date="2021-11-29T18:24:00Z">
              <w:rPr>
                <w:color w:val="000000"/>
              </w:rPr>
            </w:rPrChange>
          </w:rPr>
          <w:t xml:space="preserve">This process </w:t>
        </w:r>
      </w:ins>
      <w:ins w:id="772" w:author="Natasha Hardy" w:date="2021-11-29T18:22:00Z">
        <w:r w:rsidR="00147EC2" w:rsidRPr="00147EC2">
          <w:rPr>
            <w:color w:val="000000"/>
            <w:highlight w:val="yellow"/>
            <w:rPrChange w:id="773" w:author="Natasha Hardy" w:date="2021-11-29T18:24:00Z">
              <w:rPr>
                <w:color w:val="000000"/>
              </w:rPr>
            </w:rPrChange>
          </w:rPr>
          <w:t xml:space="preserve">was </w:t>
        </w:r>
        <w:del w:id="774" w:author="Microsoft Office User" w:date="2021-11-30T13:51:00Z">
          <w:r w:rsidR="00147EC2" w:rsidRPr="00147EC2" w:rsidDel="006F337E">
            <w:rPr>
              <w:color w:val="000000"/>
              <w:highlight w:val="yellow"/>
              <w:rPrChange w:id="775" w:author="Natasha Hardy" w:date="2021-11-29T18:24:00Z">
                <w:rPr>
                  <w:color w:val="000000"/>
                </w:rPr>
              </w:rPrChange>
            </w:rPr>
            <w:delText>conservating in</w:delText>
          </w:r>
        </w:del>
      </w:ins>
      <w:ins w:id="776" w:author="Natasha Hardy" w:date="2021-11-11T12:09:00Z">
        <w:del w:id="777" w:author="Microsoft Office User" w:date="2021-11-30T13:51:00Z">
          <w:r w:rsidRPr="00147EC2" w:rsidDel="006F337E">
            <w:rPr>
              <w:color w:val="000000"/>
              <w:highlight w:val="yellow"/>
              <w:rPrChange w:id="778" w:author="Natasha Hardy" w:date="2021-11-29T18:24:00Z">
                <w:rPr>
                  <w:color w:val="000000"/>
                </w:rPr>
              </w:rPrChange>
            </w:rPr>
            <w:delText xml:space="preserve"> </w:delText>
          </w:r>
        </w:del>
      </w:ins>
      <w:ins w:id="779" w:author="Natasha Hardy" w:date="2021-11-29T18:22:00Z">
        <w:del w:id="780" w:author="Microsoft Office User" w:date="2021-11-30T13:51:00Z">
          <w:r w:rsidR="00147EC2" w:rsidRPr="00147EC2" w:rsidDel="006F337E">
            <w:rPr>
              <w:color w:val="000000"/>
              <w:highlight w:val="yellow"/>
              <w:rPrChange w:id="781" w:author="Natasha Hardy" w:date="2021-11-29T18:24:00Z">
                <w:rPr>
                  <w:color w:val="000000"/>
                </w:rPr>
              </w:rPrChange>
            </w:rPr>
            <w:delText>ing</w:delText>
          </w:r>
        </w:del>
      </w:ins>
      <w:ins w:id="782" w:author="Microsoft Office User" w:date="2021-11-30T13:51:00Z">
        <w:r w:rsidR="006F337E">
          <w:rPr>
            <w:color w:val="000000"/>
            <w:highlight w:val="yellow"/>
          </w:rPr>
          <w:t>used to exclude</w:t>
        </w:r>
      </w:ins>
      <w:ins w:id="783" w:author="Microsoft Office User" w:date="2021-10-14T10:51:00Z">
        <w:r w:rsidR="007759ED" w:rsidRPr="00147EC2">
          <w:rPr>
            <w:color w:val="000000"/>
            <w:highlight w:val="yellow"/>
            <w:rPrChange w:id="784" w:author="Natasha Hardy" w:date="2021-11-29T18:24:00Z">
              <w:rPr>
                <w:color w:val="000000"/>
              </w:rPr>
            </w:rPrChange>
          </w:rPr>
          <w:t xml:space="preserve"> </w:t>
        </w:r>
        <w:del w:id="785" w:author="Natasha Hardy" w:date="2021-11-29T18:13:00Z">
          <w:r w:rsidR="007759ED" w:rsidRPr="00147EC2" w:rsidDel="00687071">
            <w:rPr>
              <w:color w:val="000000"/>
              <w:highlight w:val="yellow"/>
              <w:rPrChange w:id="786" w:author="Natasha Hardy" w:date="2021-11-29T18:24:00Z">
                <w:rPr>
                  <w:color w:val="000000"/>
                </w:rPr>
              </w:rPrChange>
            </w:rPr>
            <w:delText xml:space="preserve">thousands of </w:delText>
          </w:r>
        </w:del>
        <w:r w:rsidR="007759ED" w:rsidRPr="00147EC2">
          <w:rPr>
            <w:color w:val="000000"/>
            <w:highlight w:val="yellow"/>
            <w:rPrChange w:id="787" w:author="Natasha Hardy" w:date="2021-11-29T18:24:00Z">
              <w:rPr>
                <w:color w:val="000000"/>
              </w:rPr>
            </w:rPrChange>
          </w:rPr>
          <w:t>sequences that could be at</w:t>
        </w:r>
      </w:ins>
      <w:ins w:id="788" w:author="Microsoft Office User" w:date="2021-10-14T10:52:00Z">
        <w:r w:rsidR="007759ED" w:rsidRPr="00147EC2">
          <w:rPr>
            <w:color w:val="000000"/>
            <w:highlight w:val="yellow"/>
            <w:rPrChange w:id="789" w:author="Natasha Hardy" w:date="2021-11-29T18:24:00Z">
              <w:rPr>
                <w:color w:val="000000"/>
              </w:rPr>
            </w:rPrChange>
          </w:rPr>
          <w:t xml:space="preserve">tributed to </w:t>
        </w:r>
      </w:ins>
      <w:ins w:id="790" w:author="Microsoft Office User" w:date="2021-10-14T10:53:00Z">
        <w:r w:rsidR="007759ED" w:rsidRPr="00147EC2">
          <w:rPr>
            <w:color w:val="000000"/>
            <w:highlight w:val="yellow"/>
            <w:rPrChange w:id="791" w:author="Natasha Hardy" w:date="2021-11-29T18:24:00Z">
              <w:rPr>
                <w:color w:val="000000"/>
              </w:rPr>
            </w:rPrChange>
          </w:rPr>
          <w:t>sequencing error</w:t>
        </w:r>
      </w:ins>
      <w:ins w:id="792" w:author="Microsoft Office User" w:date="2021-11-30T14:30:00Z">
        <w:r w:rsidR="00D269B9">
          <w:rPr>
            <w:color w:val="000000"/>
            <w:highlight w:val="yellow"/>
          </w:rPr>
          <w:t xml:space="preserve"> (</w:t>
        </w:r>
      </w:ins>
      <w:ins w:id="793" w:author="Natasha Hardy" w:date="2021-11-29T18:22:00Z">
        <w:del w:id="794" w:author="Microsoft Office User" w:date="2021-11-30T13:51:00Z">
          <w:r w:rsidR="00147EC2" w:rsidRPr="00147EC2" w:rsidDel="006F337E">
            <w:rPr>
              <w:color w:val="000000"/>
              <w:highlight w:val="yellow"/>
              <w:rPrChange w:id="795" w:author="Natasha Hardy" w:date="2021-11-29T18:24:00Z">
                <w:rPr>
                  <w:color w:val="000000"/>
                </w:rPr>
              </w:rPrChange>
            </w:rPr>
            <w:delText>,</w:delText>
          </w:r>
        </w:del>
        <w:del w:id="796" w:author="Microsoft Office User" w:date="2021-11-30T14:30:00Z">
          <w:r w:rsidR="00147EC2" w:rsidRPr="00147EC2" w:rsidDel="00D269B9">
            <w:rPr>
              <w:color w:val="000000"/>
              <w:highlight w:val="yellow"/>
              <w:rPrChange w:id="797" w:author="Natasha Hardy" w:date="2021-11-29T18:24:00Z">
                <w:rPr>
                  <w:color w:val="000000"/>
                </w:rPr>
              </w:rPrChange>
            </w:rPr>
            <w:delText xml:space="preserve"> for the </w:delText>
          </w:r>
        </w:del>
        <w:r w:rsidR="00147EC2" w:rsidRPr="00147EC2">
          <w:rPr>
            <w:color w:val="000000"/>
            <w:highlight w:val="yellow"/>
            <w:rPrChange w:id="798" w:author="Natasha Hardy" w:date="2021-11-29T18:24:00Z">
              <w:rPr>
                <w:color w:val="000000"/>
              </w:rPr>
            </w:rPrChange>
          </w:rPr>
          <w:t>Illumina</w:t>
        </w:r>
      </w:ins>
      <w:ins w:id="799" w:author="Microsoft Office User" w:date="2021-11-30T14:30:00Z">
        <w:r w:rsidR="00D269B9">
          <w:rPr>
            <w:color w:val="000000"/>
            <w:highlight w:val="yellow"/>
          </w:rPr>
          <w:t>’s</w:t>
        </w:r>
      </w:ins>
      <w:ins w:id="800" w:author="Natasha Hardy" w:date="2021-11-29T18:22:00Z">
        <w:r w:rsidR="00147EC2" w:rsidRPr="00147EC2">
          <w:rPr>
            <w:color w:val="000000"/>
            <w:highlight w:val="yellow"/>
            <w:rPrChange w:id="801" w:author="Natasha Hardy" w:date="2021-11-29T18:24:00Z">
              <w:rPr>
                <w:color w:val="000000"/>
              </w:rPr>
            </w:rPrChange>
          </w:rPr>
          <w:t xml:space="preserve"> </w:t>
        </w:r>
        <w:proofErr w:type="spellStart"/>
        <w:r w:rsidR="00147EC2" w:rsidRPr="00147EC2">
          <w:rPr>
            <w:color w:val="000000"/>
            <w:highlight w:val="yellow"/>
            <w:rPrChange w:id="802" w:author="Natasha Hardy" w:date="2021-11-29T18:24:00Z">
              <w:rPr>
                <w:color w:val="000000"/>
              </w:rPr>
            </w:rPrChange>
          </w:rPr>
          <w:t>Mis</w:t>
        </w:r>
      </w:ins>
      <w:ins w:id="803" w:author="Natasha Hardy" w:date="2021-11-29T18:23:00Z">
        <w:r w:rsidR="00147EC2" w:rsidRPr="00147EC2">
          <w:rPr>
            <w:color w:val="000000"/>
            <w:highlight w:val="yellow"/>
            <w:rPrChange w:id="804" w:author="Natasha Hardy" w:date="2021-11-29T18:24:00Z">
              <w:rPr>
                <w:color w:val="000000"/>
              </w:rPr>
            </w:rPrChange>
          </w:rPr>
          <w:t>eq</w:t>
        </w:r>
      </w:ins>
      <w:proofErr w:type="spellEnd"/>
      <w:ins w:id="805" w:author="Natasha Hardy" w:date="2021-11-29T18:22:00Z">
        <w:r w:rsidR="00147EC2" w:rsidRPr="00147EC2">
          <w:rPr>
            <w:color w:val="000000"/>
            <w:highlight w:val="yellow"/>
            <w:rPrChange w:id="806" w:author="Natasha Hardy" w:date="2021-11-29T18:24:00Z">
              <w:rPr>
                <w:color w:val="000000"/>
              </w:rPr>
            </w:rPrChange>
          </w:rPr>
          <w:t xml:space="preserve"> </w:t>
        </w:r>
        <w:del w:id="807" w:author="Microsoft Office User" w:date="2021-11-30T14:30:00Z">
          <w:r w:rsidR="00147EC2" w:rsidRPr="00147EC2" w:rsidDel="00D269B9">
            <w:rPr>
              <w:color w:val="000000"/>
              <w:highlight w:val="yellow"/>
              <w:rPrChange w:id="808" w:author="Natasha Hardy" w:date="2021-11-29T18:24:00Z">
                <w:rPr>
                  <w:color w:val="000000"/>
                </w:rPr>
              </w:rPrChange>
            </w:rPr>
            <w:delText xml:space="preserve">this </w:delText>
          </w:r>
        </w:del>
        <w:r w:rsidR="00147EC2" w:rsidRPr="00147EC2">
          <w:rPr>
            <w:color w:val="000000"/>
            <w:highlight w:val="yellow"/>
            <w:rPrChange w:id="809" w:author="Natasha Hardy" w:date="2021-11-29T18:24:00Z">
              <w:rPr>
                <w:color w:val="000000"/>
              </w:rPr>
            </w:rPrChange>
          </w:rPr>
          <w:t>typically results</w:t>
        </w:r>
      </w:ins>
      <w:ins w:id="810" w:author="Microsoft Office User" w:date="2021-11-30T14:36:00Z">
        <w:r w:rsidR="00D269B9">
          <w:rPr>
            <w:color w:val="000000"/>
            <w:highlight w:val="yellow"/>
          </w:rPr>
          <w:t xml:space="preserve"> in</w:t>
        </w:r>
      </w:ins>
      <w:ins w:id="811" w:author="Natasha Hardy" w:date="2021-11-29T18:22:00Z">
        <w:r w:rsidR="00147EC2" w:rsidRPr="00147EC2">
          <w:rPr>
            <w:color w:val="000000"/>
            <w:highlight w:val="yellow"/>
            <w:rPrChange w:id="812" w:author="Natasha Hardy" w:date="2021-11-29T18:24:00Z">
              <w:rPr>
                <w:color w:val="000000"/>
              </w:rPr>
            </w:rPrChange>
          </w:rPr>
          <w:t xml:space="preserve"> </w:t>
        </w:r>
        <w:del w:id="813" w:author="Microsoft Office User" w:date="2021-11-30T14:31:00Z">
          <w:r w:rsidR="00147EC2" w:rsidRPr="00147EC2" w:rsidDel="00D269B9">
            <w:rPr>
              <w:color w:val="000000"/>
              <w:highlight w:val="yellow"/>
              <w:rPrChange w:id="814" w:author="Natasha Hardy" w:date="2021-11-29T18:24:00Z">
                <w:rPr>
                  <w:color w:val="000000"/>
                </w:rPr>
              </w:rPrChange>
            </w:rPr>
            <w:delText xml:space="preserve">in </w:delText>
          </w:r>
        </w:del>
      </w:ins>
      <w:ins w:id="815" w:author="Natasha Hardy" w:date="2021-11-29T18:23:00Z">
        <w:del w:id="816" w:author="Microsoft Office User" w:date="2021-11-30T14:31:00Z">
          <w:r w:rsidR="00147EC2" w:rsidRPr="00147EC2" w:rsidDel="00D269B9">
            <w:rPr>
              <w:color w:val="000000"/>
              <w:highlight w:val="yellow"/>
              <w:rPrChange w:id="817" w:author="Natasha Hardy" w:date="2021-11-29T18:24:00Z">
                <w:rPr>
                  <w:color w:val="000000"/>
                </w:rPr>
              </w:rPrChange>
            </w:rPr>
            <w:delText>low abundance</w:delText>
          </w:r>
        </w:del>
      </w:ins>
      <w:ins w:id="818" w:author="Microsoft Office User" w:date="2021-11-30T14:31:00Z">
        <w:r w:rsidR="00D269B9">
          <w:rPr>
            <w:color w:val="000000"/>
            <w:highlight w:val="yellow"/>
          </w:rPr>
          <w:t>a pattern of error t</w:t>
        </w:r>
      </w:ins>
      <w:ins w:id="819" w:author="Microsoft Office User" w:date="2021-11-30T14:32:00Z">
        <w:r w:rsidR="00D269B9">
          <w:rPr>
            <w:color w:val="000000"/>
            <w:highlight w:val="yellow"/>
          </w:rPr>
          <w:t xml:space="preserve">hat shows </w:t>
        </w:r>
      </w:ins>
      <w:ins w:id="820" w:author="Microsoft Office User" w:date="2021-11-30T14:34:00Z">
        <w:r w:rsidR="00D269B9">
          <w:rPr>
            <w:color w:val="000000"/>
            <w:highlight w:val="yellow"/>
          </w:rPr>
          <w:t xml:space="preserve">sequences with </w:t>
        </w:r>
      </w:ins>
      <w:ins w:id="821" w:author="Microsoft Office User" w:date="2021-11-30T14:32:00Z">
        <w:r w:rsidR="00D269B9">
          <w:rPr>
            <w:color w:val="000000"/>
            <w:highlight w:val="yellow"/>
          </w:rPr>
          <w:t>a si</w:t>
        </w:r>
      </w:ins>
      <w:ins w:id="822" w:author="Microsoft Office User" w:date="2021-11-30T14:34:00Z">
        <w:r w:rsidR="00D269B9">
          <w:rPr>
            <w:color w:val="000000"/>
            <w:highlight w:val="yellow"/>
          </w:rPr>
          <w:t>n</w:t>
        </w:r>
      </w:ins>
      <w:ins w:id="823" w:author="Microsoft Office User" w:date="2021-11-30T14:32:00Z">
        <w:r w:rsidR="00D269B9">
          <w:rPr>
            <w:color w:val="000000"/>
            <w:highlight w:val="yellow"/>
          </w:rPr>
          <w:t xml:space="preserve">gle base pair change </w:t>
        </w:r>
      </w:ins>
      <w:ins w:id="824" w:author="Microsoft Office User" w:date="2021-11-30T14:37:00Z">
        <w:r w:rsidR="00D269B9">
          <w:rPr>
            <w:color w:val="000000"/>
            <w:highlight w:val="yellow"/>
          </w:rPr>
          <w:t xml:space="preserve">at </w:t>
        </w:r>
      </w:ins>
      <w:ins w:id="825" w:author="Natasha Hardy" w:date="2021-11-29T18:23:00Z">
        <w:del w:id="826" w:author="Microsoft Office User" w:date="2021-11-30T14:35:00Z">
          <w:r w:rsidR="00147EC2" w:rsidRPr="00147EC2" w:rsidDel="00D269B9">
            <w:rPr>
              <w:color w:val="000000"/>
              <w:highlight w:val="yellow"/>
              <w:rPrChange w:id="827" w:author="Natasha Hardy" w:date="2021-11-29T18:24:00Z">
                <w:rPr>
                  <w:color w:val="000000"/>
                </w:rPr>
              </w:rPrChange>
            </w:rPr>
            <w:delText xml:space="preserve"> </w:delText>
          </w:r>
        </w:del>
        <w:del w:id="828" w:author="Microsoft Office User" w:date="2021-11-30T14:32:00Z">
          <w:r w:rsidR="00147EC2" w:rsidRPr="00147EC2" w:rsidDel="00D269B9">
            <w:rPr>
              <w:color w:val="000000"/>
              <w:highlight w:val="yellow"/>
              <w:rPrChange w:id="829" w:author="Natasha Hardy" w:date="2021-11-29T18:24:00Z">
                <w:rPr>
                  <w:color w:val="000000"/>
                </w:rPr>
              </w:rPrChange>
            </w:rPr>
            <w:delText>sequences differing by only a single base pair from the m</w:delText>
          </w:r>
        </w:del>
      </w:ins>
      <w:ins w:id="830" w:author="Natasha Hardy" w:date="2021-11-29T18:24:00Z">
        <w:del w:id="831" w:author="Microsoft Office User" w:date="2021-11-30T14:32:00Z">
          <w:r w:rsidR="00147EC2" w:rsidRPr="00147EC2" w:rsidDel="00D269B9">
            <w:rPr>
              <w:color w:val="000000"/>
              <w:highlight w:val="yellow"/>
              <w:rPrChange w:id="832" w:author="Natasha Hardy" w:date="2021-11-29T18:24:00Z">
                <w:rPr>
                  <w:color w:val="000000"/>
                </w:rPr>
              </w:rPrChange>
            </w:rPr>
            <w:delText>ost abundant sequence and occurring at &lt; 1% of i</w:delText>
          </w:r>
        </w:del>
      </w:ins>
      <w:ins w:id="833" w:author="Microsoft Office User" w:date="2021-11-30T14:35:00Z">
        <w:r w:rsidR="00D269B9">
          <w:rPr>
            <w:color w:val="000000"/>
            <w:highlight w:val="yellow"/>
          </w:rPr>
          <w:t>an a</w:t>
        </w:r>
      </w:ins>
      <w:ins w:id="834" w:author="Microsoft Office User" w:date="2021-11-30T14:33:00Z">
        <w:r w:rsidR="00D269B9">
          <w:rPr>
            <w:color w:val="000000"/>
            <w:highlight w:val="yellow"/>
          </w:rPr>
          <w:t xml:space="preserve">bundance </w:t>
        </w:r>
      </w:ins>
      <w:ins w:id="835" w:author="Microsoft Office User" w:date="2021-11-30T14:35:00Z">
        <w:r w:rsidR="00D269B9">
          <w:rPr>
            <w:color w:val="000000"/>
            <w:highlight w:val="yellow"/>
          </w:rPr>
          <w:t>o</w:t>
        </w:r>
      </w:ins>
      <w:ins w:id="836" w:author="Microsoft Office User" w:date="2021-11-30T14:36:00Z">
        <w:r w:rsidR="00D269B9">
          <w:rPr>
            <w:color w:val="000000"/>
            <w:highlight w:val="yellow"/>
          </w:rPr>
          <w:t>f</w:t>
        </w:r>
      </w:ins>
      <w:ins w:id="837" w:author="Microsoft Office User" w:date="2021-11-30T14:35:00Z">
        <w:r w:rsidR="00D269B9">
          <w:rPr>
            <w:color w:val="000000"/>
            <w:highlight w:val="yellow"/>
          </w:rPr>
          <w:t xml:space="preserve"> </w:t>
        </w:r>
        <w:r w:rsidR="00D269B9" w:rsidRPr="00B41590">
          <w:rPr>
            <w:color w:val="000000"/>
            <w:highlight w:val="yellow"/>
          </w:rPr>
          <w:t xml:space="preserve"> </w:t>
        </w:r>
        <w:r w:rsidR="00D269B9">
          <w:rPr>
            <w:color w:val="000000"/>
            <w:highlight w:val="yellow"/>
          </w:rPr>
          <w:t>a</w:t>
        </w:r>
      </w:ins>
      <w:ins w:id="838" w:author="Microsoft Office User" w:date="2021-11-30T14:36:00Z">
        <w:r w:rsidR="00D269B9">
          <w:rPr>
            <w:color w:val="000000"/>
            <w:highlight w:val="yellow"/>
          </w:rPr>
          <w:t>round</w:t>
        </w:r>
      </w:ins>
      <w:ins w:id="839" w:author="Microsoft Office User" w:date="2021-11-30T14:35:00Z">
        <w:r w:rsidR="00D269B9">
          <w:rPr>
            <w:color w:val="000000"/>
            <w:highlight w:val="yellow"/>
          </w:rPr>
          <w:t xml:space="preserve"> 1% of</w:t>
        </w:r>
      </w:ins>
      <w:ins w:id="840" w:author="Microsoft Office User" w:date="2021-11-30T14:33:00Z">
        <w:r w:rsidR="00D269B9">
          <w:rPr>
            <w:color w:val="000000"/>
            <w:highlight w:val="yellow"/>
          </w:rPr>
          <w:t xml:space="preserve"> the parent sequence</w:t>
        </w:r>
      </w:ins>
      <w:ins w:id="841" w:author="Natasha Hardy" w:date="2021-11-29T18:24:00Z">
        <w:del w:id="842" w:author="Microsoft Office User" w:date="2021-11-30T14:33:00Z">
          <w:r w:rsidR="00147EC2" w:rsidRPr="00147EC2" w:rsidDel="00D269B9">
            <w:rPr>
              <w:color w:val="000000"/>
              <w:highlight w:val="yellow"/>
              <w:rPrChange w:id="843" w:author="Natasha Hardy" w:date="2021-11-29T18:24:00Z">
                <w:rPr>
                  <w:color w:val="000000"/>
                </w:rPr>
              </w:rPrChange>
            </w:rPr>
            <w:delText>t’s abundance</w:delText>
          </w:r>
        </w:del>
      </w:ins>
      <w:ins w:id="844" w:author="Natasha Hardy" w:date="2021-11-29T18:25:00Z">
        <w:del w:id="845" w:author="Microsoft Office User" w:date="2021-11-30T14:33:00Z">
          <w:r w:rsidR="00147EC2" w:rsidDel="00D269B9">
            <w:rPr>
              <w:color w:val="000000"/>
              <w:highlight w:val="yellow"/>
            </w:rPr>
            <w:delText xml:space="preserve"> (Tina Berry, unpub</w:delText>
          </w:r>
        </w:del>
      </w:ins>
      <w:ins w:id="846" w:author="Microsoft Office User" w:date="2021-11-30T14:35:00Z">
        <w:r w:rsidR="00D269B9">
          <w:rPr>
            <w:color w:val="000000"/>
            <w:highlight w:val="yellow"/>
          </w:rPr>
          <w:t xml:space="preserve">; </w:t>
        </w:r>
      </w:ins>
      <w:ins w:id="847" w:author="Microsoft Office User" w:date="2021-11-30T14:33:00Z">
        <w:r w:rsidR="00D269B9">
          <w:rPr>
            <w:color w:val="000000"/>
            <w:highlight w:val="yellow"/>
          </w:rPr>
          <w:t>Berry, T</w:t>
        </w:r>
      </w:ins>
      <w:ins w:id="848" w:author="Microsoft Office User" w:date="2021-11-30T14:34:00Z">
        <w:r w:rsidR="00D269B9">
          <w:rPr>
            <w:color w:val="000000"/>
            <w:highlight w:val="yellow"/>
          </w:rPr>
          <w:t>. E., unpublished</w:t>
        </w:r>
      </w:ins>
      <w:ins w:id="849" w:author="Natasha Hardy" w:date="2021-11-29T18:25:00Z">
        <w:del w:id="850" w:author="Microsoft Office User" w:date="2021-11-30T14:34:00Z">
          <w:r w:rsidR="00147EC2" w:rsidDel="00D269B9">
            <w:rPr>
              <w:color w:val="000000"/>
              <w:highlight w:val="yellow"/>
            </w:rPr>
            <w:delText>lished d</w:delText>
          </w:r>
        </w:del>
      </w:ins>
      <w:ins w:id="851" w:author="Microsoft Office User" w:date="2021-11-30T14:34:00Z">
        <w:r w:rsidR="00D269B9">
          <w:rPr>
            <w:color w:val="000000"/>
            <w:highlight w:val="yellow"/>
          </w:rPr>
          <w:t xml:space="preserve"> d</w:t>
        </w:r>
      </w:ins>
      <w:ins w:id="852" w:author="Natasha Hardy" w:date="2021-11-29T18:25:00Z">
        <w:r w:rsidR="00147EC2">
          <w:rPr>
            <w:color w:val="000000"/>
            <w:highlight w:val="yellow"/>
          </w:rPr>
          <w:t>ata)</w:t>
        </w:r>
      </w:ins>
      <w:ins w:id="853" w:author="Natasha Hardy" w:date="2021-11-29T18:24:00Z">
        <w:r w:rsidR="00147EC2" w:rsidRPr="00147EC2">
          <w:rPr>
            <w:color w:val="000000"/>
            <w:highlight w:val="yellow"/>
            <w:rPrChange w:id="854" w:author="Natasha Hardy" w:date="2021-11-29T18:24:00Z">
              <w:rPr>
                <w:color w:val="000000"/>
              </w:rPr>
            </w:rPrChange>
          </w:rPr>
          <w:t>.</w:t>
        </w:r>
        <w:r w:rsidR="00147EC2">
          <w:rPr>
            <w:color w:val="000000"/>
          </w:rPr>
          <w:t xml:space="preserve"> </w:t>
        </w:r>
        <w:del w:id="855" w:author="Microsoft Office User" w:date="2021-11-30T14:34:00Z">
          <w:r w:rsidR="00147EC2" w:rsidDel="00D269B9">
            <w:rPr>
              <w:color w:val="000000"/>
            </w:rPr>
            <w:delText>(Tina – this</w:delText>
          </w:r>
        </w:del>
      </w:ins>
      <w:ins w:id="856" w:author="Natasha Hardy" w:date="2021-11-29T18:25:00Z">
        <w:del w:id="857" w:author="Microsoft Office User" w:date="2021-11-30T14:34:00Z">
          <w:r w:rsidR="00147EC2" w:rsidDel="00D269B9">
            <w:rPr>
              <w:color w:val="000000"/>
            </w:rPr>
            <w:delText xml:space="preserve"> section</w:delText>
          </w:r>
        </w:del>
      </w:ins>
      <w:ins w:id="858" w:author="Natasha Hardy" w:date="2021-11-29T18:24:00Z">
        <w:del w:id="859" w:author="Microsoft Office User" w:date="2021-11-30T14:34:00Z">
          <w:r w:rsidR="00147EC2" w:rsidDel="00D269B9">
            <w:rPr>
              <w:color w:val="000000"/>
            </w:rPr>
            <w:delText xml:space="preserve"> is a bit wordy as is).</w:delText>
          </w:r>
        </w:del>
      </w:ins>
    </w:p>
    <w:p w14:paraId="5117F241" w14:textId="112CD360" w:rsidR="00C65F08" w:rsidRDefault="008445EE">
      <w:pPr>
        <w:pBdr>
          <w:top w:val="nil"/>
          <w:left w:val="nil"/>
          <w:bottom w:val="nil"/>
          <w:right w:val="nil"/>
          <w:between w:val="nil"/>
        </w:pBdr>
        <w:ind w:firstLine="720"/>
        <w:rPr>
          <w:color w:val="000000"/>
        </w:rPr>
        <w:pPrChange w:id="860"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861" w:author="Microsoft Office User" w:date="2021-10-14T07:07:00Z">
        <w:del w:id="862" w:author="Natasha Hardy" w:date="2021-11-13T11:30:00Z">
          <w:r w:rsidR="001305FA" w:rsidRPr="00147A9E" w:rsidDel="00DD4823">
            <w:rPr>
              <w:color w:val="000000"/>
              <w:highlight w:val="yellow"/>
              <w:rPrChange w:id="863" w:author="Natasha Hardy" w:date="2021-11-13T10:47:00Z">
                <w:rPr>
                  <w:color w:val="000000"/>
                </w:rPr>
              </w:rPrChange>
            </w:rPr>
            <w:delText>1</w:delText>
          </w:r>
        </w:del>
        <w:del w:id="864" w:author="Natasha Hardy" w:date="2021-11-13T10:47:00Z">
          <w:r w:rsidR="001305FA" w:rsidRPr="00147A9E" w:rsidDel="00147A9E">
            <w:rPr>
              <w:color w:val="000000"/>
              <w:highlight w:val="yellow"/>
              <w:rPrChange w:id="865" w:author="Natasha Hardy" w:date="2021-11-13T10:47:00Z">
                <w:rPr>
                  <w:color w:val="000000"/>
                </w:rPr>
              </w:rPrChange>
            </w:rPr>
            <w:delText>2</w:delText>
          </w:r>
        </w:del>
      </w:ins>
      <w:ins w:id="866" w:author="Microsoft Office User" w:date="2021-11-30T14:20:00Z">
        <w:r w:rsidR="007D2416">
          <w:rPr>
            <w:color w:val="000000"/>
            <w:highlight w:val="yellow"/>
          </w:rPr>
          <w:t>nine</w:t>
        </w:r>
      </w:ins>
      <w:ins w:id="867" w:author="Natasha Hardy" w:date="2021-11-13T11:30:00Z">
        <w:del w:id="868" w:author="Microsoft Office User" w:date="2021-11-30T14:20:00Z">
          <w:r w:rsidR="00DD4823" w:rsidDel="007D2416">
            <w:rPr>
              <w:color w:val="000000"/>
              <w:highlight w:val="yellow"/>
            </w:rPr>
            <w:delText>9</w:delText>
          </w:r>
        </w:del>
      </w:ins>
      <w:ins w:id="869" w:author="Microsoft Office User" w:date="2021-10-14T07:05:00Z">
        <w:r w:rsidR="001305FA" w:rsidRPr="00147A9E">
          <w:rPr>
            <w:color w:val="000000"/>
            <w:highlight w:val="yellow"/>
            <w:rPrChange w:id="870" w:author="Natasha Hardy" w:date="2021-11-13T10:47:00Z">
              <w:rPr>
                <w:color w:val="000000"/>
              </w:rPr>
            </w:rPrChange>
          </w:rPr>
          <w:t xml:space="preserve"> </w:t>
        </w:r>
      </w:ins>
      <w:ins w:id="871" w:author="Microsoft Office User" w:date="2021-10-14T07:06:00Z">
        <w:r w:rsidR="001305FA" w:rsidRPr="00147A9E">
          <w:rPr>
            <w:color w:val="000000"/>
            <w:highlight w:val="yellow"/>
            <w:rPrChange w:id="872" w:author="Natasha Hardy" w:date="2021-11-13T10:47:00Z">
              <w:rPr>
                <w:color w:val="000000"/>
              </w:rPr>
            </w:rPrChange>
          </w:rPr>
          <w:t xml:space="preserve">penguin </w:t>
        </w:r>
      </w:ins>
      <w:r w:rsidRPr="00147A9E">
        <w:rPr>
          <w:color w:val="000000"/>
          <w:highlight w:val="yellow"/>
          <w:rPrChange w:id="873" w:author="Natasha Hardy" w:date="2021-11-13T10:47:00Z">
            <w:rPr>
              <w:color w:val="000000"/>
            </w:rPr>
          </w:rPrChange>
        </w:rPr>
        <w:t>sequences</w:t>
      </w:r>
      <w:del w:id="874" w:author="Microsoft Office User" w:date="2021-10-14T07:06:00Z">
        <w:r w:rsidRPr="00147A9E" w:rsidDel="001305FA">
          <w:rPr>
            <w:color w:val="000000"/>
            <w:highlight w:val="yellow"/>
            <w:rPrChange w:id="875" w:author="Natasha Hardy" w:date="2021-11-13T10:47:00Z">
              <w:rPr>
                <w:color w:val="000000"/>
              </w:rPr>
            </w:rPrChange>
          </w:rPr>
          <w:delText xml:space="preserve"> (n = 12 sequences, from n = 10 samples)</w:delText>
        </w:r>
      </w:del>
      <w:ins w:id="876" w:author="Natasha Hardy" w:date="2021-11-11T12:10:00Z">
        <w:r w:rsidR="0047137C">
          <w:rPr>
            <w:color w:val="000000"/>
          </w:rPr>
          <w:t xml:space="preserve"> to</w:t>
        </w:r>
      </w:ins>
      <w:del w:id="877" w:author="Natasha Hardy" w:date="2021-11-11T12:10:00Z">
        <w:r w:rsidDel="0047137C">
          <w:rPr>
            <w:color w:val="000000"/>
          </w:rPr>
          <w:delText>.</w:delText>
        </w:r>
      </w:del>
      <w:r>
        <w:rPr>
          <w:color w:val="000000"/>
        </w:rPr>
        <w:t xml:space="preserve"> </w:t>
      </w:r>
      <w:del w:id="878" w:author="Natasha Hardy" w:date="2021-11-11T12:10:00Z">
        <w:r w:rsidDel="0047137C">
          <w:rPr>
            <w:color w:val="000000"/>
          </w:rPr>
          <w:delText xml:space="preserve">This enabled </w:delText>
        </w:r>
      </w:del>
      <w:proofErr w:type="spellStart"/>
      <w:r>
        <w:rPr>
          <w:color w:val="000000"/>
        </w:rPr>
        <w:t>visuali</w:t>
      </w:r>
      <w:ins w:id="879" w:author="Natasha Hardy" w:date="2021-11-11T12:10:00Z">
        <w:r w:rsidR="0047137C">
          <w:rPr>
            <w:color w:val="000000"/>
          </w:rPr>
          <w:t>se</w:t>
        </w:r>
      </w:ins>
      <w:proofErr w:type="spellEnd"/>
      <w:del w:id="880" w:author="Natasha Hardy" w:date="2021-11-11T12:10:00Z">
        <w:r w:rsidDel="0047137C">
          <w:rPr>
            <w:color w:val="000000"/>
          </w:rPr>
          <w:delText>zation</w:delText>
        </w:r>
      </w:del>
      <w:r>
        <w:rPr>
          <w:color w:val="000000"/>
        </w:rPr>
        <w:t xml:space="preserve"> </w:t>
      </w:r>
      <w:del w:id="881"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882" w:author="Natasha Hardy" w:date="2021-11-11T12:10:00Z">
        <w:r w:rsidDel="0047137C">
          <w:rPr>
            <w:color w:val="000000"/>
          </w:rPr>
          <w:delText xml:space="preserve">and </w:delText>
        </w:r>
      </w:del>
      <w:r>
        <w:rPr>
          <w:color w:val="000000"/>
        </w:rPr>
        <w:t xml:space="preserve">from the different locations </w:t>
      </w:r>
      <w:del w:id="883" w:author="Natasha Hardy" w:date="2021-11-11T12:11:00Z">
        <w:r w:rsidDel="0047137C">
          <w:rPr>
            <w:color w:val="000000"/>
          </w:rPr>
          <w:delText xml:space="preserve">where their predators’ scats were </w:delText>
        </w:r>
      </w:del>
      <w:r>
        <w:rPr>
          <w:color w:val="000000"/>
        </w:rPr>
        <w:t xml:space="preserve">sampled. All </w:t>
      </w:r>
      <w:del w:id="884" w:author="Rebecca McIntosh" w:date="2021-10-29T12:11:00Z">
        <w:r w:rsidDel="006E305C">
          <w:rPr>
            <w:color w:val="000000"/>
          </w:rPr>
          <w:delText xml:space="preserve">10 </w:delText>
        </w:r>
      </w:del>
      <w:r>
        <w:rPr>
          <w:color w:val="000000"/>
        </w:rPr>
        <w:t xml:space="preserve">samples containing little penguin DNA </w:t>
      </w:r>
      <w:ins w:id="885" w:author="Natasha Hardy" w:date="2021-11-11T12:11:00Z">
        <w:r w:rsidR="0047137C">
          <w:rPr>
            <w:color w:val="000000"/>
          </w:rPr>
          <w:t xml:space="preserve">(n = 10) </w:t>
        </w:r>
      </w:ins>
      <w:r>
        <w:rPr>
          <w:color w:val="000000"/>
        </w:rPr>
        <w:t xml:space="preserve">were </w:t>
      </w:r>
      <w:del w:id="886" w:author="Natasha Hardy" w:date="2021-11-11T12:12:00Z">
        <w:r w:rsidDel="0047137C">
          <w:rPr>
            <w:color w:val="000000"/>
          </w:rPr>
          <w:delText xml:space="preserve">subsequently </w:delText>
        </w:r>
      </w:del>
      <w:ins w:id="887" w:author="Natasha Hardy" w:date="2021-11-11T12:12:00Z">
        <w:r w:rsidR="0047137C">
          <w:rPr>
            <w:color w:val="000000"/>
          </w:rPr>
          <w:t xml:space="preserve">then </w:t>
        </w:r>
      </w:ins>
      <w:r>
        <w:rPr>
          <w:color w:val="000000"/>
        </w:rPr>
        <w:t xml:space="preserve">searched for the presence of </w:t>
      </w:r>
      <w:del w:id="888" w:author="Natasha Hardy" w:date="2021-11-11T12:12:00Z">
        <w:r w:rsidDel="0047137C">
          <w:rPr>
            <w:color w:val="000000"/>
          </w:rPr>
          <w:delText xml:space="preserve">dominant </w:delText>
        </w:r>
      </w:del>
      <w:r>
        <w:rPr>
          <w:color w:val="000000"/>
        </w:rPr>
        <w:t>haplotypes identified</w:t>
      </w:r>
      <w:del w:id="889" w:author="Natasha Hardy" w:date="2021-11-11T12:21:00Z">
        <w:r w:rsidDel="007C0F27">
          <w:rPr>
            <w:color w:val="000000"/>
          </w:rPr>
          <w:delText xml:space="preserve">, in order </w:delText>
        </w:r>
      </w:del>
      <w:del w:id="890" w:author="Natasha Hardy" w:date="2021-11-11T12:14:00Z">
        <w:r w:rsidDel="0047137C">
          <w:rPr>
            <w:color w:val="000000"/>
          </w:rPr>
          <w:delText xml:space="preserve">to report on the genetic diversity consumed by long-nosed fur seals, </w:delText>
        </w:r>
      </w:del>
      <w:del w:id="891" w:author="Natasha Hardy" w:date="2021-11-11T12:12:00Z">
        <w:r w:rsidDel="0047137C">
          <w:rPr>
            <w:color w:val="000000"/>
          </w:rPr>
          <w:delText xml:space="preserve">both </w:delText>
        </w:r>
      </w:del>
      <w:del w:id="892"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893" w:author="Natasha Hardy" w:date="2021-11-11T12:21:00Z">
        <w:r w:rsidR="007C0F27">
          <w:rPr>
            <w:color w:val="000000"/>
          </w:rPr>
          <w:t>.</w:t>
        </w:r>
      </w:ins>
      <w:ins w:id="894" w:author="Natasha Hardy" w:date="2021-11-11T12:14:00Z">
        <w:r w:rsidR="0047137C">
          <w:rPr>
            <w:color w:val="000000"/>
          </w:rPr>
          <w:t xml:space="preserve"> </w:t>
        </w:r>
      </w:ins>
      <w:del w:id="895" w:author="Natasha Hardy" w:date="2021-11-11T12:21:00Z">
        <w:r w:rsidDel="007C0F27">
          <w:rPr>
            <w:color w:val="000000"/>
          </w:rPr>
          <w:delText xml:space="preserve">we </w:delText>
        </w:r>
      </w:del>
      <w:ins w:id="896" w:author="Natasha Hardy" w:date="2021-11-11T12:21:00Z">
        <w:r w:rsidR="007C0F27">
          <w:rPr>
            <w:color w:val="000000"/>
          </w:rPr>
          <w:t xml:space="preserve">We </w:t>
        </w:r>
      </w:ins>
      <w:del w:id="897" w:author="Natasha Hardy" w:date="2021-11-11T10:06:00Z">
        <w:r>
          <w:rPr>
            <w:color w:val="000000"/>
          </w:rPr>
          <w:delText>estimate</w:delText>
        </w:r>
      </w:del>
      <w:ins w:id="898" w:author="Natasha Hardy" w:date="2021-11-11T10:06:00Z">
        <w:r>
          <w:rPr>
            <w:color w:val="000000"/>
          </w:rPr>
          <w:t>estimate</w:t>
        </w:r>
      </w:ins>
      <w:ins w:id="899" w:author="Rebecca McIntosh" w:date="2021-10-28T11:13:00Z">
        <w:r w:rsidR="00C92A63">
          <w:rPr>
            <w:color w:val="000000"/>
          </w:rPr>
          <w:t>d</w:t>
        </w:r>
      </w:ins>
      <w:r>
        <w:rPr>
          <w:color w:val="000000"/>
        </w:rPr>
        <w:t xml:space="preserve"> the number of penguins likely consumed based on </w:t>
      </w:r>
      <w:del w:id="900" w:author="Natasha Hardy" w:date="2021-11-11T12:15:00Z">
        <w:r w:rsidDel="0047137C">
          <w:rPr>
            <w:color w:val="000000"/>
          </w:rPr>
          <w:delText>how many of the</w:delText>
        </w:r>
        <w:r w:rsidDel="0047137C">
          <w:delText xml:space="preserve"> </w:delText>
        </w:r>
      </w:del>
      <w:del w:id="901" w:author="Natasha Hardy" w:date="2021-11-11T12:14:00Z">
        <w:r w:rsidDel="0047137C">
          <w:delText>identified penguin</w:delText>
        </w:r>
        <w:r w:rsidDel="0047137C">
          <w:rPr>
            <w:color w:val="000000"/>
          </w:rPr>
          <w:delText xml:space="preserve"> </w:delText>
        </w:r>
      </w:del>
      <w:r>
        <w:rPr>
          <w:color w:val="000000"/>
        </w:rPr>
        <w:t>haplotype</w:t>
      </w:r>
      <w:del w:id="902" w:author="Natasha Hardy" w:date="2021-11-11T12:15:00Z">
        <w:r w:rsidDel="0047137C">
          <w:rPr>
            <w:color w:val="000000"/>
          </w:rPr>
          <w:delText>s</w:delText>
        </w:r>
      </w:del>
      <w:r>
        <w:rPr>
          <w:color w:val="000000"/>
        </w:rPr>
        <w:t xml:space="preserve"> </w:t>
      </w:r>
      <w:ins w:id="903" w:author="Natasha Hardy" w:date="2021-11-11T12:15:00Z">
        <w:r w:rsidR="0047137C">
          <w:rPr>
            <w:color w:val="000000"/>
          </w:rPr>
          <w:t xml:space="preserve">diversity within each </w:t>
        </w:r>
      </w:ins>
      <w:del w:id="904"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905" w:author="Natasha Hardy" w:date="2021-11-11T12:15:00Z">
        <w:r w:rsidDel="0047137C">
          <w:delText>s that were positive for penguin DNA</w:delText>
        </w:r>
      </w:del>
      <w:del w:id="906" w:author="Rebecca McIntosh" w:date="2021-10-29T12:12:00Z">
        <w:r w:rsidDel="006E305C">
          <w:delText xml:space="preserve">, </w:delText>
        </w:r>
        <w:commentRangeStart w:id="907"/>
        <w:r w:rsidDel="006E305C">
          <w:delText>across geographically and temporally separated samples</w:delText>
        </w:r>
      </w:del>
      <w:commentRangeEnd w:id="907"/>
      <w:r w:rsidR="006E305C">
        <w:rPr>
          <w:rStyle w:val="CommentReference"/>
        </w:rPr>
        <w:commentReference w:id="907"/>
      </w:r>
      <w:r>
        <w:rPr>
          <w:color w:val="000000"/>
        </w:rPr>
        <w:t>. Logi</w:t>
      </w:r>
      <w:r>
        <w:t xml:space="preserve">cally, two distinct </w:t>
      </w:r>
      <w:proofErr w:type="spellStart"/>
      <w:r>
        <w:t>mtDNA</w:t>
      </w:r>
      <w:proofErr w:type="spellEnd"/>
      <w:r>
        <w:t xml:space="preserve"> haplotypes (12s rRNA) found within a sample </w:t>
      </w:r>
      <w:del w:id="908" w:author="Natasha Hardy" w:date="2021-11-11T10:06:00Z">
        <w:r>
          <w:delText>correspond</w:delText>
        </w:r>
      </w:del>
      <w:ins w:id="909" w:author="Natasha Hardy" w:date="2021-11-11T10:06:00Z">
        <w:r>
          <w:t>correspond</w:t>
        </w:r>
      </w:ins>
      <w:ins w:id="910" w:author="Rebecca McIntosh" w:date="2021-10-28T11:13:00Z">
        <w:del w:id="911"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912" w:author="Natasha Hardy" w:date="2021-11-11T10:06:00Z">
        <w:r>
          <w:delText>treat</w:delText>
        </w:r>
      </w:del>
      <w:ins w:id="913" w:author="Natasha Hardy" w:date="2021-11-11T10:06:00Z">
        <w:r>
          <w:t>treat</w:t>
        </w:r>
      </w:ins>
      <w:ins w:id="914"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15" w:name="_4d34og8" w:colFirst="0" w:colLast="0"/>
      <w:bookmarkEnd w:id="915"/>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916" w:author="Natasha Hardy" w:date="2021-11-11T12:16:00Z">
        <w:r w:rsidDel="0047137C">
          <w:rPr>
            <w:color w:val="000000"/>
          </w:rPr>
          <w:delText xml:space="preserve">To compare the detection of seabirds and specifically little penguins using different dietary analysis techniques, whilst </w:delText>
        </w:r>
      </w:del>
      <w:ins w:id="917" w:author="Natasha Hardy" w:date="2021-11-11T12:16:00Z">
        <w:r w:rsidR="0047137C">
          <w:rPr>
            <w:color w:val="000000"/>
          </w:rPr>
          <w:t xml:space="preserve">To </w:t>
        </w:r>
      </w:ins>
      <w:r>
        <w:rPr>
          <w:color w:val="000000"/>
        </w:rPr>
        <w:t>account</w:t>
      </w:r>
      <w:del w:id="918" w:author="Natasha Hardy" w:date="2021-11-11T12:16:00Z">
        <w:r w:rsidDel="0047137C">
          <w:rPr>
            <w:color w:val="000000"/>
          </w:rPr>
          <w:delText>ing</w:delText>
        </w:r>
      </w:del>
      <w:r>
        <w:rPr>
          <w:color w:val="000000"/>
        </w:rPr>
        <w:t xml:space="preserve"> for different sampling times and locations, samples were assigned</w:t>
      </w:r>
      <w:ins w:id="919" w:author="Rebecca McIntosh" w:date="2021-10-29T12:13:00Z">
        <w:r w:rsidR="00292F25">
          <w:rPr>
            <w:color w:val="000000"/>
          </w:rPr>
          <w:t xml:space="preserve"> one of</w:t>
        </w:r>
      </w:ins>
      <w:ins w:id="920"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921" w:author="Rebecca McIntosh" w:date="2021-10-28T11:14:00Z">
        <w:r w:rsidDel="00824E2B">
          <w:rPr>
            <w:color w:val="000000"/>
          </w:rPr>
          <w:delText xml:space="preserve"> (n = 1)</w:delText>
        </w:r>
      </w:del>
      <w:r>
        <w:rPr>
          <w:color w:val="000000"/>
        </w:rPr>
        <w:t xml:space="preserve">, but </w:t>
      </w:r>
      <w:del w:id="922" w:author="Rebecca McIntosh" w:date="2021-10-29T12:13:00Z">
        <w:r w:rsidDel="00292F25">
          <w:rPr>
            <w:color w:val="000000"/>
          </w:rPr>
          <w:delText>seabird remains</w:delText>
        </w:r>
      </w:del>
      <w:ins w:id="923"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924" w:author="Natasha Hardy" w:date="2021-11-11T12:17:00Z">
        <w:r w:rsidR="0047137C">
          <w:rPr>
            <w:color w:val="000000"/>
          </w:rPr>
          <w:t>T</w:t>
        </w:r>
      </w:ins>
      <w:ins w:id="925"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926" w:author="Natasha Hardy" w:date="2021-11-11T12:18:00Z">
        <w:r w:rsidR="0047137C">
          <w:rPr>
            <w:color w:val="000000"/>
          </w:rPr>
          <w:t xml:space="preserve"> (hard part vs. DNA; Table S3, Appendix </w:t>
        </w:r>
        <w:r w:rsidR="0047137C">
          <w:t>S2</w:t>
        </w:r>
        <w:r w:rsidR="0047137C">
          <w:rPr>
            <w:color w:val="000000"/>
          </w:rPr>
          <w:t>)</w:t>
        </w:r>
      </w:ins>
      <w:ins w:id="927" w:author="Natasha Hardy" w:date="2021-11-11T12:16:00Z">
        <w:r w:rsidR="0047137C">
          <w:rPr>
            <w:color w:val="000000"/>
          </w:rPr>
          <w:t xml:space="preserve"> </w:t>
        </w:r>
      </w:ins>
      <w:del w:id="928" w:author="Natasha Hardy" w:date="2021-11-11T12:17:00Z">
        <w:r w:rsidDel="0047137C">
          <w:rPr>
            <w:color w:val="000000"/>
          </w:rPr>
          <w:delText xml:space="preserve">Two </w:delText>
        </w:r>
      </w:del>
      <w:ins w:id="929" w:author="Natasha Hardy" w:date="2021-11-11T12:17:00Z">
        <w:r w:rsidR="0047137C">
          <w:rPr>
            <w:color w:val="000000"/>
          </w:rPr>
          <w:t xml:space="preserve">were </w:t>
        </w:r>
      </w:ins>
      <w:ins w:id="930" w:author="Natasha Hardy" w:date="2021-11-11T12:18:00Z">
        <w:r w:rsidR="0047137C">
          <w:rPr>
            <w:color w:val="000000"/>
          </w:rPr>
          <w:t>examined</w:t>
        </w:r>
      </w:ins>
      <w:ins w:id="931"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932" w:author="Natasha Hardy" w:date="2021-11-11T12:18:00Z">
        <w:r w:rsidR="0047137C">
          <w:rPr>
            <w:color w:val="000000"/>
          </w:rPr>
          <w:t>,</w:t>
        </w:r>
      </w:ins>
      <w:r>
        <w:rPr>
          <w:color w:val="000000"/>
        </w:rPr>
        <w:t xml:space="preserve"> </w:t>
      </w:r>
      <w:del w:id="933" w:author="Natasha Hardy" w:date="2021-11-11T12:18:00Z">
        <w:r w:rsidDel="0047137C">
          <w:rPr>
            <w:color w:val="000000"/>
          </w:rPr>
          <w:delText xml:space="preserve">were </w:delText>
        </w:r>
      </w:del>
      <w:r>
        <w:rPr>
          <w:color w:val="000000"/>
        </w:rPr>
        <w:t>constructed in the</w:t>
      </w:r>
      <w:del w:id="934"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935"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936"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937" w:author="Natasha Hardy" w:date="2021-11-11T12:20:00Z">
        <w:r w:rsidDel="007C0F27">
          <w:rPr>
            <w:color w:val="000000"/>
          </w:rPr>
          <w:delText xml:space="preserve">The </w:delText>
        </w:r>
      </w:del>
      <w:ins w:id="938" w:author="Natasha Hardy" w:date="2021-11-11T12:20:00Z">
        <w:r w:rsidR="007C0F27">
          <w:rPr>
            <w:color w:val="000000"/>
          </w:rPr>
          <w:t xml:space="preserve">A </w:t>
        </w:r>
      </w:ins>
      <w:r>
        <w:rPr>
          <w:color w:val="000000"/>
        </w:rPr>
        <w:t xml:space="preserve">binomial </w:t>
      </w:r>
      <w:ins w:id="939" w:author="Natasha Hardy" w:date="2021-11-11T12:20:00Z">
        <w:r w:rsidR="007C0F27">
          <w:rPr>
            <w:color w:val="000000"/>
          </w:rPr>
          <w:t xml:space="preserve">error </w:t>
        </w:r>
      </w:ins>
      <w:r>
        <w:rPr>
          <w:color w:val="000000"/>
        </w:rPr>
        <w:t xml:space="preserve">distribution for presence-absence data was used and </w:t>
      </w:r>
      <w:del w:id="940" w:author="Natasha Hardy" w:date="2021-11-11T12:20:00Z">
        <w:r w:rsidDel="007C0F27">
          <w:rPr>
            <w:color w:val="000000"/>
          </w:rPr>
          <w:delText xml:space="preserve">an </w:delText>
        </w:r>
      </w:del>
      <w:r>
        <w:rPr>
          <w:color w:val="000000"/>
        </w:rPr>
        <w:t xml:space="preserve">additive term included to </w:t>
      </w:r>
      <w:del w:id="941" w:author="Natasha Hardy" w:date="2021-11-11T12:21:00Z">
        <w:r w:rsidDel="007C0F27">
          <w:rPr>
            <w:color w:val="000000"/>
          </w:rPr>
          <w:delText>examine the effect of</w:delText>
        </w:r>
      </w:del>
      <w:ins w:id="942"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943"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944"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945" w:name="_2s8eyo1" w:colFirst="0" w:colLast="0"/>
      <w:bookmarkEnd w:id="945"/>
      <w:r>
        <w:t>Results</w:t>
      </w:r>
      <w:ins w:id="946" w:author="Natasha Hardy" w:date="2021-11-11T14:52:00Z">
        <w:r w:rsidR="007769CD">
          <w:t xml:space="preserve"> </w:t>
        </w:r>
      </w:ins>
      <w:ins w:id="947" w:author="Natasha Hardy" w:date="2021-11-11T15:40:00Z">
        <w:r w:rsidR="00AA6F46">
          <w:t>(</w:t>
        </w:r>
      </w:ins>
      <w:ins w:id="948" w:author="Rebecca McIntosh" w:date="2021-10-28T12:22:00Z">
        <w:del w:id="949" w:author="Natasha Hardy" w:date="2021-11-11T14:52:00Z">
          <w:r w:rsidR="00515F6D" w:rsidDel="007769CD">
            <w:delText xml:space="preserve">  </w:delText>
          </w:r>
        </w:del>
        <w:del w:id="950" w:author="Natasha Hardy" w:date="2021-11-11T15:39:00Z">
          <w:r w:rsidR="00515F6D" w:rsidDel="00AA6F46">
            <w:delText>10</w:delText>
          </w:r>
        </w:del>
      </w:ins>
      <w:ins w:id="951" w:author="Rebecca McIntosh" w:date="2021-10-29T12:44:00Z">
        <w:del w:id="952" w:author="Natasha Hardy" w:date="2021-11-11T15:39:00Z">
          <w:r w:rsidR="00C854ED" w:rsidDel="00AA6F46">
            <w:delText>27</w:delText>
          </w:r>
        </w:del>
      </w:ins>
      <w:ins w:id="953" w:author="Natasha Hardy" w:date="2021-11-11T15:39:00Z">
        <w:r w:rsidR="00AA6F46">
          <w:t>8</w:t>
        </w:r>
      </w:ins>
      <w:ins w:id="954" w:author="Natasha Hardy" w:date="2021-11-11T15:48:00Z">
        <w:r w:rsidR="00966061">
          <w:t>26</w:t>
        </w:r>
      </w:ins>
      <w:ins w:id="955" w:author="Natasha Hardy" w:date="2021-11-11T15:39:00Z">
        <w:r w:rsidR="00AA6F46">
          <w:t>)</w:t>
        </w:r>
      </w:ins>
      <w:ins w:id="956" w:author="Rebecca McIntosh" w:date="2021-10-28T12:22:00Z">
        <w:del w:id="957"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958" w:name="_17dp8vu" w:colFirst="0" w:colLast="0"/>
      <w:bookmarkStart w:id="959" w:name="_pulcaftvq75r" w:colFirst="0" w:colLast="0"/>
      <w:bookmarkEnd w:id="958"/>
      <w:bookmarkEnd w:id="959"/>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960" w:author="Rebecca McIntosh" w:date="2021-10-29T12:15:00Z">
        <w:r w:rsidDel="00DB228B">
          <w:rPr>
            <w:color w:val="000000"/>
          </w:rPr>
          <w:delText>using both</w:delText>
        </w:r>
      </w:del>
      <w:ins w:id="961" w:author="Rebecca McIntosh" w:date="2021-10-29T12:15:00Z">
        <w:r w:rsidR="00DB228B">
          <w:rPr>
            <w:color w:val="000000"/>
          </w:rPr>
          <w:t>for each</w:t>
        </w:r>
      </w:ins>
      <w:r>
        <w:rPr>
          <w:color w:val="000000"/>
        </w:rPr>
        <w:t xml:space="preserve"> </w:t>
      </w:r>
      <w:r w:rsidR="00E478AB">
        <w:rPr>
          <w:color w:val="000000"/>
        </w:rPr>
        <w:t>method</w:t>
      </w:r>
      <w:del w:id="962"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963" w:author="Rebecca McIntosh" w:date="2021-10-29T12:15:00Z">
        <w:r w:rsidDel="00DB228B">
          <w:rPr>
            <w:color w:val="000000"/>
          </w:rPr>
          <w:delText xml:space="preserve">for </w:delText>
        </w:r>
      </w:del>
      <w:ins w:id="964" w:author="Rebecca McIntosh" w:date="2021-10-29T12:15:00Z">
        <w:r w:rsidR="00DB228B">
          <w:rPr>
            <w:color w:val="000000"/>
          </w:rPr>
          <w:t>examinin</w:t>
        </w:r>
      </w:ins>
      <w:ins w:id="965" w:author="Rebecca McIntosh" w:date="2021-10-29T12:16:00Z">
        <w:r w:rsidR="00DB228B">
          <w:rPr>
            <w:color w:val="000000"/>
          </w:rPr>
          <w:t>g</w:t>
        </w:r>
      </w:ins>
      <w:ins w:id="966" w:author="Rebecca McIntosh" w:date="2021-10-29T12:15:00Z">
        <w:r w:rsidR="00DB228B">
          <w:rPr>
            <w:color w:val="000000"/>
          </w:rPr>
          <w:t xml:space="preserve"> </w:t>
        </w:r>
      </w:ins>
      <w:r>
        <w:rPr>
          <w:color w:val="000000"/>
        </w:rPr>
        <w:t>predator diet analysis from scat samples (n = 99; Fig. 3</w:t>
      </w:r>
      <w:del w:id="967"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968" w:author="Natasha Hardy" w:date="2021-11-13T11:49:00Z">
        <w:r w:rsidR="00491733">
          <w:rPr>
            <w:color w:val="000000"/>
          </w:rPr>
          <w:t xml:space="preserve">S1 &amp; </w:t>
        </w:r>
      </w:ins>
      <w:r w:rsidR="00E478AB">
        <w:rPr>
          <w:color w:val="000000"/>
        </w:rPr>
        <w:t>S2</w:t>
      </w:r>
      <w:del w:id="969"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970" w:name="_3rdcrjn" w:colFirst="0" w:colLast="0"/>
      <w:bookmarkEnd w:id="970"/>
      <w:r>
        <w:t xml:space="preserve">Comparing </w:t>
      </w:r>
      <w:del w:id="971" w:author="Natasha Hardy" w:date="2021-11-11T14:55:00Z">
        <w:r w:rsidDel="007769CD">
          <w:delText xml:space="preserve">seabird detections using </w:delText>
        </w:r>
      </w:del>
      <w:r>
        <w:t xml:space="preserve">diagnostic hard part and genetic </w:t>
      </w:r>
      <w:del w:id="972" w:author="Natasha Hardy" w:date="2021-11-11T14:55:00Z">
        <w:r w:rsidDel="007769CD">
          <w:delText xml:space="preserve">analyses </w:delText>
        </w:r>
      </w:del>
      <w:ins w:id="973"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974" w:author="Natasha Hardy" w:date="2021-11-11T15:45:00Z"/>
          <w:color w:val="000000"/>
        </w:rPr>
      </w:pPr>
      <w:r>
        <w:rPr>
          <w:color w:val="000000"/>
        </w:rPr>
        <w:t xml:space="preserve">Seabirds were detected in 29.3% (n = 29) of samples using diagnostic hard-parts, and 21.2% (n = 21) of samples </w:t>
      </w:r>
      <w:r>
        <w:t>using DNA</w:t>
      </w:r>
      <w:ins w:id="975" w:author="Rebecca McIntosh" w:date="2021-10-29T12:17:00Z">
        <w:r w:rsidR="0034436C">
          <w:rPr>
            <w:rPrChange w:id="976" w:author="Natasha Hardy" w:date="2021-11-11T10:06:00Z">
              <w:rPr>
                <w:color w:val="000000"/>
              </w:rPr>
            </w:rPrChange>
          </w:rPr>
          <w:t xml:space="preserve"> </w:t>
        </w:r>
        <w:r w:rsidR="0034436C">
          <w:rPr>
            <w:color w:val="000000"/>
          </w:rPr>
          <w:t>metabarcoding</w:t>
        </w:r>
      </w:ins>
      <w:ins w:id="977" w:author="Natasha Hardy" w:date="2021-11-11T10:06:00Z">
        <w:r>
          <w:rPr>
            <w:color w:val="000000"/>
          </w:rPr>
          <w:t xml:space="preserve"> </w:t>
        </w:r>
      </w:ins>
      <w:r>
        <w:rPr>
          <w:color w:val="000000"/>
        </w:rPr>
        <w:t>(Fig. 3a). The majority (&gt; 99%) of DNA sequences for each seabird taxon</w:t>
      </w:r>
      <w:ins w:id="978" w:author="Natasha Hardy" w:date="2021-11-11T15:00:00Z">
        <w:r w:rsidR="00493CE1">
          <w:rPr>
            <w:color w:val="000000"/>
          </w:rPr>
          <w:t>, obtained after quality control and filtering,</w:t>
        </w:r>
      </w:ins>
      <w:r>
        <w:rPr>
          <w:color w:val="000000"/>
        </w:rPr>
        <w:t xml:space="preserve"> were identified in just 9% (n = 9) of </w:t>
      </w:r>
      <w:del w:id="979"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980"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981" w:author="Natasha Hardy" w:date="2021-11-11T14:59:00Z">
        <w:r w:rsidDel="00493CE1">
          <w:rPr>
            <w:color w:val="000000"/>
          </w:rPr>
          <w:delText>other 1</w:delText>
        </w:r>
        <w:r w:rsidDel="00493CE1">
          <w:delText>2</w:delText>
        </w:r>
      </w:del>
      <w:ins w:id="982" w:author="Natasha Hardy" w:date="2021-11-11T14:59:00Z">
        <w:r w:rsidR="00493CE1">
          <w:rPr>
            <w:color w:val="000000"/>
          </w:rPr>
          <w:t>remaining</w:t>
        </w:r>
      </w:ins>
      <w:r>
        <w:rPr>
          <w:color w:val="000000"/>
        </w:rPr>
        <w:t xml:space="preserve"> samples</w:t>
      </w:r>
      <w:ins w:id="983"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984" w:author="Natasha Hardy" w:date="2021-11-11T15:00:00Z">
        <w:r w:rsidR="00493CE1">
          <w:rPr>
            <w:color w:val="000000"/>
          </w:rPr>
          <w:t xml:space="preserve">, </w:t>
        </w:r>
      </w:ins>
      <w:del w:id="985" w:author="Natasha Hardy" w:date="2021-11-11T15:00:00Z">
        <w:r w:rsidDel="00493CE1">
          <w:rPr>
            <w:color w:val="000000"/>
          </w:rPr>
          <w:delText xml:space="preserve"> calculated </w:delText>
        </w:r>
      </w:del>
      <w:r>
        <w:rPr>
          <w:color w:val="000000"/>
        </w:rPr>
        <w:t xml:space="preserve">relative to the total </w:t>
      </w:r>
      <w:del w:id="986"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987" w:author="Natasha Hardy" w:date="2021-11-11T15:01:00Z">
        <w:r w:rsidR="00493CE1">
          <w:rPr>
            <w:color w:val="000000"/>
          </w:rPr>
          <w:t xml:space="preserve">The same </w:t>
        </w:r>
      </w:ins>
      <w:del w:id="988" w:author="Natasha Hardy" w:date="2021-11-11T15:01:00Z">
        <w:r w:rsidDel="00493CE1">
          <w:rPr>
            <w:color w:val="000000"/>
          </w:rPr>
          <w:delText xml:space="preserve">Seabirds </w:delText>
        </w:r>
      </w:del>
      <w:ins w:id="989" w:author="Natasha Hardy" w:date="2021-11-11T15:01:00Z">
        <w:r w:rsidR="00493CE1">
          <w:rPr>
            <w:color w:val="000000"/>
          </w:rPr>
          <w:t xml:space="preserve">seabird taxa </w:t>
        </w:r>
      </w:ins>
      <w:r>
        <w:rPr>
          <w:color w:val="000000"/>
        </w:rPr>
        <w:t xml:space="preserve">were detected by both methods simultaneously in only </w:t>
      </w:r>
      <w:del w:id="990" w:author="Natasha Hardy" w:date="2021-11-11T15:01:00Z">
        <w:r w:rsidDel="00493CE1">
          <w:delText>10</w:delText>
        </w:r>
        <w:r w:rsidDel="00493CE1">
          <w:rPr>
            <w:color w:val="000000"/>
          </w:rPr>
          <w:delText>%</w:delText>
        </w:r>
      </w:del>
      <w:ins w:id="991" w:author="Natasha Hardy" w:date="2021-11-11T15:01:00Z">
        <w:r w:rsidR="00493CE1">
          <w:t xml:space="preserve">half the </w:t>
        </w:r>
      </w:ins>
      <w:ins w:id="992" w:author="Natasha Hardy" w:date="2021-11-11T15:02:00Z">
        <w:r w:rsidR="00493CE1">
          <w:t xml:space="preserve">positive </w:t>
        </w:r>
      </w:ins>
      <w:ins w:id="993" w:author="Natasha Hardy" w:date="2021-11-11T15:01:00Z">
        <w:r w:rsidR="00493CE1">
          <w:t>samples</w:t>
        </w:r>
      </w:ins>
      <w:r>
        <w:rPr>
          <w:color w:val="000000"/>
        </w:rPr>
        <w:t xml:space="preserve"> (n = 10) </w:t>
      </w:r>
      <w:del w:id="994"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995" w:author="Natasha Hardy" w:date="2021-11-11T15:02:00Z">
        <w:r w:rsidDel="00493CE1">
          <w:delText>5% (n = 5)</w:delText>
        </w:r>
        <w:r w:rsidDel="00493CE1">
          <w:rPr>
            <w:color w:val="000000"/>
          </w:rPr>
          <w:delText xml:space="preserve"> samples</w:delText>
        </w:r>
      </w:del>
      <w:ins w:id="996" w:author="Natasha Hardy" w:date="2021-11-11T15:02:00Z">
        <w:r w:rsidR="00493CE1">
          <w:t>half of these</w:t>
        </w:r>
      </w:ins>
      <w:r>
        <w:rPr>
          <w:color w:val="000000"/>
        </w:rPr>
        <w:t xml:space="preserve"> </w:t>
      </w:r>
      <w:ins w:id="997" w:author="Natasha Hardy" w:date="2021-11-11T15:02:00Z">
        <w:r w:rsidR="00493CE1">
          <w:t>(n = 5)</w:t>
        </w:r>
        <w:r w:rsidR="00493CE1">
          <w:rPr>
            <w:color w:val="000000"/>
          </w:rPr>
          <w:t xml:space="preserve"> </w:t>
        </w:r>
      </w:ins>
      <w:r>
        <w:rPr>
          <w:color w:val="000000"/>
        </w:rPr>
        <w:t xml:space="preserve">contained </w:t>
      </w:r>
      <w:del w:id="998" w:author="Natasha Hardy" w:date="2021-11-11T15:02:00Z">
        <w:r w:rsidDel="00493CE1">
          <w:rPr>
            <w:color w:val="000000"/>
          </w:rPr>
          <w:delText xml:space="preserve">both </w:delText>
        </w:r>
      </w:del>
      <w:r>
        <w:rPr>
          <w:color w:val="000000"/>
        </w:rPr>
        <w:t xml:space="preserve">little penguin hard-parts and DNA (Fig. 3b). </w:t>
      </w:r>
      <w:del w:id="999" w:author="Natasha Hardy" w:date="2021-11-11T15:03:00Z">
        <w:r w:rsidDel="00493CE1">
          <w:delText>The other</w:delText>
        </w:r>
      </w:del>
      <w:ins w:id="1000"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1001" w:author="Natasha Hardy" w:date="2021-11-11T15:03:00Z">
        <w:r w:rsidDel="00493CE1">
          <w:rPr>
            <w:color w:val="000000"/>
          </w:rPr>
          <w:delText>,</w:delText>
        </w:r>
      </w:del>
      <w:r>
        <w:rPr>
          <w:color w:val="000000"/>
        </w:rPr>
        <w:t xml:space="preserve"> </w:t>
      </w:r>
      <w:del w:id="1002"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003"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004" w:author="Natasha Hardy" w:date="2021-11-11T15:47:00Z">
        <w:r w:rsidDel="00966061">
          <w:rPr>
            <w:color w:val="000000"/>
          </w:rPr>
          <w:delText>these dietary</w:delText>
        </w:r>
      </w:del>
      <w:ins w:id="1005" w:author="Natasha Hardy" w:date="2021-11-11T15:47:00Z">
        <w:r w:rsidR="00966061">
          <w:rPr>
            <w:color w:val="000000"/>
          </w:rPr>
          <w:t>both</w:t>
        </w:r>
      </w:ins>
      <w:r>
        <w:rPr>
          <w:color w:val="000000"/>
        </w:rPr>
        <w:t xml:space="preserve"> </w:t>
      </w:r>
      <w:del w:id="1006"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1007"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hard-parts </w:t>
        </w:r>
        <w:r>
          <w:t>compared to DNA (Fig. S</w:t>
        </w:r>
      </w:ins>
      <w:ins w:id="1008" w:author="Natasha Hardy" w:date="2021-11-13T11:50:00Z">
        <w:r w:rsidR="00491733">
          <w:t>3</w:t>
        </w:r>
      </w:ins>
      <w:ins w:id="1009" w:author="Natasha Hardy" w:date="2021-11-11T15:45:00Z">
        <w:r>
          <w:t>)</w:t>
        </w:r>
        <w:r>
          <w:rPr>
            <w:color w:val="000000"/>
          </w:rPr>
          <w:t>. Minor, albeit statistically significant, differences were observed across sampling groups for seabird detection rates (Fig. S</w:t>
        </w:r>
      </w:ins>
      <w:ins w:id="1010" w:author="Natasha Hardy" w:date="2021-11-13T11:50:00Z">
        <w:r w:rsidR="00491733">
          <w:rPr>
            <w:color w:val="000000"/>
          </w:rPr>
          <w:t>3</w:t>
        </w:r>
      </w:ins>
      <w:ins w:id="1011"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012" w:author="Natasha Hardy" w:date="2021-11-13T11:50:00Z">
        <w:r w:rsidR="00491733">
          <w:rPr>
            <w:color w:val="000000"/>
          </w:rPr>
          <w:t>3</w:t>
        </w:r>
      </w:ins>
      <w:ins w:id="1013"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014" w:name="_26in1rg" w:colFirst="0" w:colLast="0"/>
      <w:bookmarkEnd w:id="1014"/>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1015" w:author="Natasha Hardy" w:date="2021-11-11T15:07:00Z"/>
          <w:color w:val="000000"/>
        </w:rPr>
      </w:pPr>
      <w:del w:id="1016" w:author="Natasha Hardy" w:date="2021-11-11T14:54:00Z">
        <w:r w:rsidDel="007769CD">
          <w:rPr>
            <w:color w:val="000000"/>
          </w:rPr>
          <w:delText xml:space="preserve">The </w:delText>
        </w:r>
      </w:del>
      <w:r>
        <w:rPr>
          <w:color w:val="000000"/>
        </w:rPr>
        <w:t xml:space="preserve">DNA-based metabarcoding </w:t>
      </w:r>
      <w:del w:id="1017"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018" w:author="Rebecca McIntosh" w:date="2021-10-29T12:19:00Z">
        <w:r w:rsidDel="0034436C">
          <w:delText xml:space="preserve">prey </w:delText>
        </w:r>
      </w:del>
      <w:ins w:id="1019" w:author="Rebecca McIntosh" w:date="2021-10-29T12:19:00Z">
        <w:r w:rsidR="0034436C">
          <w:t xml:space="preserve">seabird </w:t>
        </w:r>
      </w:ins>
      <w:r>
        <w:t xml:space="preserve">taxa detected in 5 samples and a single </w:t>
      </w:r>
      <w:del w:id="1020" w:author="Rebecca McIntosh" w:date="2021-10-29T12:19:00Z">
        <w:r w:rsidDel="0034436C">
          <w:delText xml:space="preserve">prey </w:delText>
        </w:r>
      </w:del>
      <w:ins w:id="1021"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022" w:author="Rebecca McIntosh" w:date="2021-10-29T12:19:00Z">
        <w:r w:rsidDel="0034436C">
          <w:rPr>
            <w:color w:val="000000"/>
          </w:rPr>
          <w:delText xml:space="preserve">prey </w:delText>
        </w:r>
      </w:del>
      <w:ins w:id="1023"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1024" w:author="Natasha Hardy" w:date="2021-11-11T15:08:00Z"/>
          <w:color w:val="000000"/>
        </w:rPr>
      </w:pPr>
      <w:r>
        <w:rPr>
          <w:color w:val="000000"/>
        </w:rPr>
        <w:t xml:space="preserve">Little penguins </w:t>
      </w:r>
      <w:del w:id="1025"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1026" w:author="Natasha Hardy" w:date="2021-11-11T15:05:00Z">
        <w:r w:rsidDel="00493CE1">
          <w:rPr>
            <w:color w:val="000000"/>
          </w:rPr>
          <w:delText xml:space="preserve">(Fig. 4a) </w:delText>
        </w:r>
      </w:del>
      <w:r>
        <w:rPr>
          <w:color w:val="000000"/>
        </w:rPr>
        <w:t>and DNA-based analyses (Fig. 4</w:t>
      </w:r>
      <w:del w:id="1027" w:author="Natasha Hardy" w:date="2021-11-11T15:05:00Z">
        <w:r w:rsidDel="00493CE1">
          <w:rPr>
            <w:color w:val="000000"/>
          </w:rPr>
          <w:delText>b</w:delText>
        </w:r>
      </w:del>
      <w:r>
        <w:rPr>
          <w:color w:val="000000"/>
        </w:rPr>
        <w:t>)</w:t>
      </w:r>
      <w:del w:id="1028" w:author="Natasha Hardy" w:date="2021-11-11T15:06:00Z">
        <w:r w:rsidDel="00493CE1">
          <w:rPr>
            <w:color w:val="000000"/>
          </w:rPr>
          <w:delText>,</w:delText>
        </w:r>
      </w:del>
      <w:r>
        <w:rPr>
          <w:color w:val="000000"/>
        </w:rPr>
        <w:t xml:space="preserve"> </w:t>
      </w:r>
      <w:del w:id="1029" w:author="Natasha Hardy" w:date="2021-11-11T15:06:00Z">
        <w:r w:rsidDel="00493CE1">
          <w:rPr>
            <w:color w:val="000000"/>
          </w:rPr>
          <w:delText xml:space="preserve">both </w:delText>
        </w:r>
      </w:del>
      <w:ins w:id="1030" w:author="Natasha Hardy" w:date="2021-11-11T15:06:00Z">
        <w:r w:rsidR="00493CE1">
          <w:rPr>
            <w:color w:val="000000"/>
          </w:rPr>
          <w:t xml:space="preserve">– </w:t>
        </w:r>
      </w:ins>
      <w:r>
        <w:rPr>
          <w:color w:val="000000"/>
        </w:rPr>
        <w:t xml:space="preserve">in </w:t>
      </w:r>
      <w:del w:id="1031" w:author="Natasha Hardy" w:date="2021-11-11T15:06:00Z">
        <w:r w:rsidDel="00493CE1">
          <w:rPr>
            <w:color w:val="000000"/>
          </w:rPr>
          <w:delText xml:space="preserve">terms of </w:delText>
        </w:r>
      </w:del>
      <w:r>
        <w:rPr>
          <w:color w:val="000000"/>
        </w:rPr>
        <w:t xml:space="preserve">frequency of occurrence (Fig. 4b), </w:t>
      </w:r>
      <w:del w:id="1032"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033" w:author="Natasha Hardy" w:date="2021-11-11T15:06:00Z">
        <w:r w:rsidDel="00493CE1">
          <w:rPr>
            <w:color w:val="000000"/>
          </w:rPr>
          <w:delText xml:space="preserve">in </w:delText>
        </w:r>
      </w:del>
      <w:r>
        <w:rPr>
          <w:color w:val="000000"/>
        </w:rPr>
        <w:t xml:space="preserve">relative </w:t>
      </w:r>
      <w:ins w:id="1034" w:author="Natasha Hardy" w:date="2021-11-11T15:06:00Z">
        <w:r w:rsidR="00493CE1">
          <w:rPr>
            <w:color w:val="000000"/>
          </w:rPr>
          <w:t xml:space="preserve">sequence </w:t>
        </w:r>
      </w:ins>
      <w:r>
        <w:rPr>
          <w:color w:val="000000"/>
        </w:rPr>
        <w:t xml:space="preserve">abundance </w:t>
      </w:r>
      <w:del w:id="1035"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1036" w:author="Natasha Hardy" w:date="2021-11-11T10:06:00Z">
        <w:r>
          <w:rPr>
            <w:color w:val="000000"/>
          </w:rPr>
          <w:delText>).</w:delText>
        </w:r>
      </w:del>
      <w:ins w:id="1037" w:author="Natasha Hardy" w:date="2021-11-11T10:06:00Z">
        <w:r>
          <w:rPr>
            <w:color w:val="000000"/>
          </w:rPr>
          <w:t>)</w:t>
        </w:r>
      </w:ins>
      <w:ins w:id="1038" w:author="Rebecca McIntosh" w:date="2021-10-28T11:28:00Z">
        <w:r w:rsidR="00403656">
          <w:rPr>
            <w:color w:val="000000"/>
          </w:rPr>
          <w:t xml:space="preserve"> and</w:t>
        </w:r>
      </w:ins>
      <w:ins w:id="1039" w:author="Rebecca McIntosh" w:date="2021-10-29T12:20:00Z">
        <w:r w:rsidR="0034436C">
          <w:rPr>
            <w:color w:val="000000"/>
          </w:rPr>
          <w:t xml:space="preserve"> </w:t>
        </w:r>
      </w:ins>
      <w:del w:id="1040"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041" w:author="Natasha Hardy" w:date="2021-11-13T11:50:00Z">
        <w:r w:rsidR="00E478AB" w:rsidDel="00491733">
          <w:rPr>
            <w:color w:val="000000"/>
          </w:rPr>
          <w:delText>S2</w:delText>
        </w:r>
      </w:del>
      <w:ins w:id="1042" w:author="Natasha Hardy" w:date="2021-11-13T11:50:00Z">
        <w:r w:rsidR="00491733">
          <w:rPr>
            <w:color w:val="000000"/>
          </w:rPr>
          <w:t>S1</w:t>
        </w:r>
      </w:ins>
      <w:r>
        <w:rPr>
          <w:color w:val="000000"/>
        </w:rPr>
        <w:t>).</w:t>
      </w:r>
      <w:ins w:id="1043"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044" w:author="Natasha Hardy" w:date="2021-11-11T15:50:00Z"/>
          <w:color w:val="000000"/>
          <w:highlight w:val="cyan"/>
        </w:rPr>
        <w:pPrChange w:id="1045" w:author="Natasha Hardy" w:date="2021-11-11T15:07:00Z">
          <w:pPr>
            <w:pBdr>
              <w:top w:val="nil"/>
              <w:left w:val="nil"/>
              <w:bottom w:val="nil"/>
              <w:right w:val="nil"/>
              <w:between w:val="nil"/>
            </w:pBdr>
            <w:ind w:firstLine="720"/>
          </w:pPr>
        </w:pPrChange>
      </w:pPr>
    </w:p>
    <w:p w14:paraId="67901F33" w14:textId="4CEA3C55" w:rsidR="00C65F08" w:rsidDel="00966061" w:rsidRDefault="008445EE">
      <w:pPr>
        <w:pBdr>
          <w:top w:val="nil"/>
          <w:left w:val="nil"/>
          <w:bottom w:val="nil"/>
          <w:right w:val="nil"/>
          <w:between w:val="nil"/>
        </w:pBdr>
        <w:ind w:firstLine="720"/>
        <w:rPr>
          <w:del w:id="1046" w:author="Natasha Hardy" w:date="2021-11-11T15:44:00Z"/>
          <w:color w:val="000000"/>
        </w:rPr>
      </w:pPr>
      <w:del w:id="1047"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048"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049"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050" w:author="Natasha Hardy" w:date="2021-11-11T15:08:00Z">
        <w:r w:rsidDel="00BD5E77">
          <w:delText xml:space="preserve">We also identified </w:delText>
        </w:r>
        <w:r w:rsidDel="00BD5E77">
          <w:rPr>
            <w:color w:val="000000"/>
          </w:rPr>
          <w:delText>t</w:delText>
        </w:r>
      </w:del>
      <w:ins w:id="1051" w:author="Natasha Hardy" w:date="2021-11-11T15:43:00Z">
        <w:r w:rsidR="00966061">
          <w:t>B</w:t>
        </w:r>
      </w:ins>
      <w:del w:id="1052"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053" w:author="Natasha Hardy" w:date="2021-11-11T15:08:00Z">
        <w:r w:rsidDel="00BD5E77">
          <w:rPr>
            <w:color w:val="000000"/>
          </w:rPr>
          <w:delText xml:space="preserve">), </w:delText>
        </w:r>
      </w:del>
      <w:ins w:id="1054" w:author="Natasha Hardy" w:date="2021-11-11T15:08:00Z">
        <w:r w:rsidR="00BD5E77">
          <w:rPr>
            <w:color w:val="000000"/>
          </w:rPr>
          <w:t xml:space="preserve">) occurred </w:t>
        </w:r>
      </w:ins>
      <w:r>
        <w:rPr>
          <w:color w:val="000000"/>
        </w:rPr>
        <w:t xml:space="preserve">in </w:t>
      </w:r>
      <w:del w:id="1055" w:author="Natasha Hardy" w:date="2021-11-11T15:09:00Z">
        <w:r w:rsidDel="00BD5E77">
          <w:delText>1</w:delText>
        </w:r>
        <w:r w:rsidDel="00BD5E77">
          <w:rPr>
            <w:color w:val="000000"/>
          </w:rPr>
          <w:delText xml:space="preserve"> </w:delText>
        </w:r>
      </w:del>
      <w:ins w:id="1056"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057" w:author="Natasha Hardy" w:date="2021-11-11T15:09:00Z">
        <w:r w:rsidDel="00BD5E77">
          <w:rPr>
            <w:color w:val="000000"/>
          </w:rPr>
          <w:delText xml:space="preserve">The combined </w:delText>
        </w:r>
      </w:del>
      <w:ins w:id="1058" w:author="Rebecca McIntosh" w:date="2021-10-29T12:21:00Z">
        <w:del w:id="1059" w:author="Natasha Hardy" w:date="2021-11-11T15:09:00Z">
          <w:r w:rsidR="0034436C" w:rsidDel="00BD5E77">
            <w:rPr>
              <w:color w:val="000000"/>
            </w:rPr>
            <w:delText>p</w:delText>
          </w:r>
        </w:del>
      </w:ins>
      <w:ins w:id="1060" w:author="Natasha Hardy" w:date="2021-11-11T15:09:00Z">
        <w:r w:rsidR="00BD5E77">
          <w:rPr>
            <w:color w:val="000000"/>
          </w:rPr>
          <w:t>P</w:t>
        </w:r>
      </w:ins>
      <w:ins w:id="1061"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1062"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063" w:author="Natasha Hardy" w:date="2021-11-11T15:44:00Z"/>
          <w:color w:val="000000"/>
        </w:rPr>
      </w:pPr>
    </w:p>
    <w:p w14:paraId="5482A25D" w14:textId="35357CA2" w:rsidR="00C65F08" w:rsidDel="00966061" w:rsidRDefault="008445EE">
      <w:pPr>
        <w:pStyle w:val="Heading3"/>
        <w:ind w:firstLine="720"/>
        <w:rPr>
          <w:del w:id="1064" w:author="Natasha Hardy" w:date="2021-11-11T15:44:00Z"/>
        </w:rPr>
        <w:pPrChange w:id="1065" w:author="Natasha Hardy" w:date="2021-11-11T15:50:00Z">
          <w:pPr>
            <w:pStyle w:val="Heading3"/>
          </w:pPr>
        </w:pPrChange>
      </w:pPr>
      <w:bookmarkStart w:id="1066" w:name="_lnxbz9" w:colFirst="0" w:colLast="0"/>
      <w:bookmarkEnd w:id="1066"/>
      <w:del w:id="1067" w:author="Natasha Hardy" w:date="2021-11-11T15:44:00Z">
        <w:r w:rsidDel="00966061">
          <w:delText xml:space="preserve">Occurrence </w:delText>
        </w:r>
      </w:del>
      <w:del w:id="1068" w:author="Natasha Hardy" w:date="2021-11-11T15:10:00Z">
        <w:r w:rsidDel="00BD5E77">
          <w:delText xml:space="preserve">of seabird prey </w:delText>
        </w:r>
      </w:del>
      <w:del w:id="1069"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070" w:author="Natasha Hardy" w:date="2021-11-11T15:50:00Z"/>
          <w:i/>
          <w:color w:val="000000"/>
        </w:rPr>
        <w:pPrChange w:id="1071" w:author="Natasha Hardy" w:date="2021-11-11T15:50:00Z">
          <w:pPr>
            <w:pBdr>
              <w:top w:val="nil"/>
              <w:left w:val="nil"/>
              <w:bottom w:val="nil"/>
              <w:right w:val="nil"/>
              <w:between w:val="nil"/>
            </w:pBdr>
          </w:pPr>
        </w:pPrChange>
      </w:pPr>
      <w:ins w:id="1072"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073" w:author="Natasha Hardy" w:date="2021-11-11T15:12:00Z"/>
          <w:color w:val="000000"/>
        </w:rPr>
        <w:pPrChange w:id="1074" w:author="Natasha Hardy" w:date="2021-11-11T15:50:00Z">
          <w:pPr>
            <w:pBdr>
              <w:top w:val="nil"/>
              <w:left w:val="nil"/>
              <w:bottom w:val="nil"/>
              <w:right w:val="nil"/>
              <w:between w:val="nil"/>
            </w:pBdr>
          </w:pPr>
        </w:pPrChange>
      </w:pPr>
      <w:bookmarkStart w:id="1075" w:name="_35nkun2" w:colFirst="0" w:colLast="0"/>
      <w:bookmarkEnd w:id="1075"/>
      <w:del w:id="1076" w:author="Natasha Hardy" w:date="2021-11-11T15:45:00Z">
        <w:r w:rsidDel="00966061">
          <w:rPr>
            <w:color w:val="000000"/>
          </w:rPr>
          <w:delText xml:space="preserve">Seabirds were detected at all </w:delText>
        </w:r>
      </w:del>
      <w:commentRangeStart w:id="1077"/>
      <w:del w:id="1078" w:author="Natasha Hardy" w:date="2021-11-11T15:10:00Z">
        <w:r w:rsidR="00E478AB" w:rsidDel="00BD5E77">
          <w:rPr>
            <w:color w:val="000000"/>
          </w:rPr>
          <w:delText>main</w:delText>
        </w:r>
        <w:commentRangeEnd w:id="1077"/>
        <w:r w:rsidR="00C53F52" w:rsidDel="00BD5E77">
          <w:rPr>
            <w:rStyle w:val="CommentReference"/>
          </w:rPr>
          <w:commentReference w:id="1077"/>
        </w:r>
        <w:r w:rsidR="00E478AB" w:rsidDel="00BD5E77">
          <w:rPr>
            <w:color w:val="000000"/>
          </w:rPr>
          <w:delText xml:space="preserve"> </w:delText>
        </w:r>
      </w:del>
      <w:del w:id="1079" w:author="Natasha Hardy" w:date="2021-11-11T15:45:00Z">
        <w:r w:rsidDel="00966061">
          <w:rPr>
            <w:color w:val="000000"/>
          </w:rPr>
          <w:delText>sampling locations and time points</w:delText>
        </w:r>
        <w:commentRangeStart w:id="1080"/>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080"/>
        <w:r w:rsidR="00C53F52" w:rsidDel="00966061">
          <w:rPr>
            <w:rStyle w:val="CommentReference"/>
          </w:rPr>
          <w:commentReference w:id="1080"/>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081" w:author="Natasha Hardy" w:date="2021-11-11T15:11:00Z">
        <w:r w:rsidDel="001B5384">
          <w:rPr>
            <w:color w:val="000000"/>
          </w:rPr>
          <w:delText xml:space="preserve">both </w:delText>
        </w:r>
      </w:del>
      <w:del w:id="1082" w:author="Natasha Hardy" w:date="2021-11-11T15:45:00Z">
        <w:r w:rsidDel="00966061">
          <w:rPr>
            <w:color w:val="000000"/>
          </w:rPr>
          <w:delText xml:space="preserve">seabirds </w:delText>
        </w:r>
      </w:del>
      <w:del w:id="1083" w:author="Natasha Hardy" w:date="2021-11-11T15:11:00Z">
        <w:r w:rsidDel="001B5384">
          <w:rPr>
            <w:color w:val="000000"/>
          </w:rPr>
          <w:delText>in general</w:delText>
        </w:r>
      </w:del>
      <w:del w:id="1084" w:author="Natasha Hardy" w:date="2021-11-11T15:13:00Z">
        <w:r w:rsidDel="001B5384">
          <w:rPr>
            <w:color w:val="000000"/>
          </w:rPr>
          <w:delText xml:space="preserve"> (GLM seabird detection ~ metric: p-value = 0.648),</w:delText>
        </w:r>
      </w:del>
      <w:del w:id="1085" w:author="Natasha Hardy" w:date="2021-11-11T15:45:00Z">
        <w:r w:rsidDel="00966061">
          <w:rPr>
            <w:color w:val="000000"/>
          </w:rPr>
          <w:delText xml:space="preserve"> and penguins </w:delText>
        </w:r>
      </w:del>
      <w:del w:id="1086" w:author="Natasha Hardy" w:date="2021-11-11T15:13:00Z">
        <w:r w:rsidDel="001B5384">
          <w:rPr>
            <w:color w:val="000000"/>
          </w:rPr>
          <w:delText xml:space="preserve">(GLM penguin detection ~ metric: p-value = 0.200) </w:delText>
        </w:r>
      </w:del>
      <w:del w:id="1087"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088" w:author="Natasha Hardy" w:date="2021-11-11T15:12:00Z">
        <w:r w:rsidDel="001B5384">
          <w:delText>D</w:delText>
        </w:r>
      </w:del>
      <w:del w:id="1089" w:author="Natasha Hardy" w:date="2021-11-11T15:45:00Z">
        <w:r w:rsidDel="00966061">
          <w:rPr>
            <w:color w:val="000000"/>
          </w:rPr>
          <w:delText xml:space="preserve">etection rates across locations </w:delText>
        </w:r>
      </w:del>
      <w:del w:id="1090" w:author="Natasha Hardy" w:date="2021-11-11T15:12:00Z">
        <w:r w:rsidDel="001B5384">
          <w:rPr>
            <w:color w:val="000000"/>
          </w:rPr>
          <w:delText xml:space="preserve">were more variable </w:delText>
        </w:r>
      </w:del>
      <w:del w:id="1091" w:author="Natasha Hardy" w:date="2021-11-11T15:45:00Z">
        <w:r w:rsidDel="00966061">
          <w:rPr>
            <w:color w:val="000000"/>
          </w:rPr>
          <w:delText>using hard-parts</w:delText>
        </w:r>
      </w:del>
      <w:del w:id="1092" w:author="Natasha Hardy" w:date="2021-11-11T15:12:00Z">
        <w:r w:rsidDel="001B5384">
          <w:rPr>
            <w:color w:val="000000"/>
          </w:rPr>
          <w:delText>,</w:delText>
        </w:r>
      </w:del>
      <w:del w:id="1093" w:author="Natasha Hardy" w:date="2021-11-11T15:45:00Z">
        <w:r w:rsidDel="00966061">
          <w:rPr>
            <w:color w:val="000000"/>
          </w:rPr>
          <w:delText xml:space="preserve"> </w:delText>
        </w:r>
      </w:del>
      <w:del w:id="1094" w:author="Natasha Hardy" w:date="2021-11-11T15:12:00Z">
        <w:r w:rsidDel="001B5384">
          <w:rPr>
            <w:color w:val="000000"/>
          </w:rPr>
          <w:delText xml:space="preserve">with a greater range in proportion of samples with seabird or penguin detection, </w:delText>
        </w:r>
      </w:del>
      <w:del w:id="1095"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096" w:author="Natasha Hardy" w:date="2021-11-11T15:35:00Z"/>
          <w:color w:val="000000"/>
        </w:rPr>
        <w:pPrChange w:id="1097" w:author="Natasha Hardy" w:date="2021-11-11T15:50:00Z">
          <w:pPr>
            <w:pBdr>
              <w:top w:val="nil"/>
              <w:left w:val="nil"/>
              <w:bottom w:val="nil"/>
              <w:right w:val="nil"/>
              <w:between w:val="nil"/>
            </w:pBdr>
          </w:pPr>
        </w:pPrChange>
      </w:pPr>
      <w:del w:id="1098" w:author="Natasha Hardy" w:date="2021-11-11T15:12:00Z">
        <w:r w:rsidDel="001B5384">
          <w:rPr>
            <w:color w:val="000000"/>
          </w:rPr>
          <w:delText>There was a m</w:delText>
        </w:r>
      </w:del>
      <w:del w:id="1099" w:author="Natasha Hardy" w:date="2021-11-11T15:45:00Z">
        <w:r w:rsidDel="00966061">
          <w:rPr>
            <w:color w:val="000000"/>
          </w:rPr>
          <w:delText xml:space="preserve">inor, albeit statistically significant, difference across sampling groups </w:delText>
        </w:r>
      </w:del>
      <w:del w:id="1100" w:author="Natasha Hardy" w:date="2021-11-11T15:13:00Z">
        <w:r w:rsidDel="001B5384">
          <w:rPr>
            <w:color w:val="000000"/>
          </w:rPr>
          <w:delText>in the</w:delText>
        </w:r>
      </w:del>
      <w:del w:id="1101" w:author="Natasha Hardy" w:date="2021-11-11T15:45:00Z">
        <w:r w:rsidDel="00966061">
          <w:rPr>
            <w:color w:val="000000"/>
          </w:rPr>
          <w:delText xml:space="preserve"> detection rates </w:delText>
        </w:r>
      </w:del>
      <w:del w:id="1102" w:author="Natasha Hardy" w:date="2021-11-11T15:13:00Z">
        <w:r w:rsidDel="001B5384">
          <w:rPr>
            <w:color w:val="000000"/>
          </w:rPr>
          <w:delText xml:space="preserve">of seabirds </w:delText>
        </w:r>
      </w:del>
      <w:del w:id="1103"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104" w:author="Natasha Hardy" w:date="2021-11-11T15:33:00Z">
        <w:r w:rsidDel="00AA6F46">
          <w:rPr>
            <w:color w:val="000000"/>
          </w:rPr>
          <w:delText xml:space="preserve">). This </w:delText>
        </w:r>
      </w:del>
      <w:del w:id="1105" w:author="Natasha Hardy" w:date="2021-11-11T15:14:00Z">
        <w:r w:rsidDel="001B5384">
          <w:rPr>
            <w:color w:val="000000"/>
          </w:rPr>
          <w:delText xml:space="preserve">result </w:delText>
        </w:r>
      </w:del>
      <w:del w:id="1106" w:author="Natasha Hardy" w:date="2021-11-11T15:33:00Z">
        <w:r w:rsidDel="00AA6F46">
          <w:rPr>
            <w:color w:val="000000"/>
          </w:rPr>
          <w:delText>was</w:delText>
        </w:r>
      </w:del>
      <w:del w:id="1107" w:author="Natasha Hardy" w:date="2021-11-11T15:45:00Z">
        <w:r w:rsidDel="00966061">
          <w:rPr>
            <w:color w:val="000000"/>
          </w:rPr>
          <w:delText xml:space="preserve"> </w:delText>
        </w:r>
      </w:del>
      <w:del w:id="1108" w:author="Natasha Hardy" w:date="2021-11-11T15:14:00Z">
        <w:r w:rsidDel="001B5384">
          <w:rPr>
            <w:color w:val="000000"/>
          </w:rPr>
          <w:delText xml:space="preserve">largely </w:delText>
        </w:r>
      </w:del>
      <w:del w:id="1109" w:author="Natasha Hardy" w:date="2021-11-11T15:45:00Z">
        <w:r w:rsidDel="00966061">
          <w:rPr>
            <w:color w:val="000000"/>
          </w:rPr>
          <w:delText xml:space="preserve">driven by </w:delText>
        </w:r>
      </w:del>
      <w:del w:id="1110" w:author="Natasha Hardy" w:date="2021-11-11T15:34:00Z">
        <w:r w:rsidDel="00AA6F46">
          <w:rPr>
            <w:color w:val="000000"/>
          </w:rPr>
          <w:delText xml:space="preserve">higher seabird detection rates at Cape Bridgewater </w:delText>
        </w:r>
      </w:del>
      <w:del w:id="1111" w:author="Natasha Hardy" w:date="2021-11-11T15:16:00Z">
        <w:r w:rsidDel="001B5384">
          <w:rPr>
            <w:color w:val="000000"/>
          </w:rPr>
          <w:delText>for most sampling groups and</w:delText>
        </w:r>
      </w:del>
      <w:del w:id="1112" w:author="Natasha Hardy" w:date="2021-11-11T15:31:00Z">
        <w:r w:rsidDel="00DE669B">
          <w:rPr>
            <w:color w:val="000000"/>
          </w:rPr>
          <w:delText xml:space="preserve"> </w:delText>
        </w:r>
      </w:del>
      <w:del w:id="1113" w:author="Natasha Hardy" w:date="2021-11-11T15:34:00Z">
        <w:r w:rsidDel="00AA6F46">
          <w:rPr>
            <w:color w:val="000000"/>
          </w:rPr>
          <w:delText>methods used</w:delText>
        </w:r>
      </w:del>
      <w:del w:id="1114" w:author="Natasha Hardy" w:date="2021-11-11T15:16:00Z">
        <w:r w:rsidDel="001B5384">
          <w:rPr>
            <w:color w:val="000000"/>
          </w:rPr>
          <w:delText xml:space="preserve">, as well as for Barunguba </w:delText>
        </w:r>
      </w:del>
      <w:del w:id="1115" w:author="Natasha Hardy" w:date="2021-11-11T15:14:00Z">
        <w:r w:rsidDel="001B5384">
          <w:rPr>
            <w:color w:val="000000"/>
          </w:rPr>
          <w:delText xml:space="preserve">for the </w:delText>
        </w:r>
      </w:del>
      <w:del w:id="1116" w:author="Natasha Hardy" w:date="2021-11-11T15:16:00Z">
        <w:r w:rsidDel="001B5384">
          <w:rPr>
            <w:color w:val="000000"/>
          </w:rPr>
          <w:delText xml:space="preserve">summer </w:delText>
        </w:r>
      </w:del>
      <w:del w:id="1117" w:author="Natasha Hardy" w:date="2021-11-11T15:14:00Z">
        <w:r w:rsidDel="001B5384">
          <w:rPr>
            <w:color w:val="000000"/>
          </w:rPr>
          <w:delText xml:space="preserve">of January </w:delText>
        </w:r>
      </w:del>
      <w:del w:id="1118" w:author="Natasha Hardy" w:date="2021-11-11T15:16:00Z">
        <w:r w:rsidDel="001B5384">
          <w:rPr>
            <w:color w:val="000000"/>
          </w:rPr>
          <w:delText>2017</w:delText>
        </w:r>
      </w:del>
      <w:del w:id="1119" w:author="Natasha Hardy" w:date="2021-11-11T15:34:00Z">
        <w:r w:rsidDel="00AA6F46">
          <w:rPr>
            <w:color w:val="000000"/>
          </w:rPr>
          <w:delText xml:space="preserve">, compared to lower seabird detection rates for Barunguba </w:delText>
        </w:r>
      </w:del>
      <w:del w:id="1120" w:author="Natasha Hardy" w:date="2021-11-11T15:16:00Z">
        <w:r w:rsidDel="001B5384">
          <w:rPr>
            <w:color w:val="000000"/>
          </w:rPr>
          <w:delText>in the spring of September</w:delText>
        </w:r>
      </w:del>
      <w:del w:id="1121" w:author="Natasha Hardy" w:date="2021-11-11T15:34:00Z">
        <w:r w:rsidDel="00AA6F46">
          <w:rPr>
            <w:color w:val="000000"/>
          </w:rPr>
          <w:delText xml:space="preserve"> 2016</w:delText>
        </w:r>
      </w:del>
      <w:del w:id="1122" w:author="Natasha Hardy" w:date="2021-11-11T15:17:00Z">
        <w:r w:rsidDel="00DE669B">
          <w:rPr>
            <w:color w:val="000000"/>
          </w:rPr>
          <w:delText>,</w:delText>
        </w:r>
      </w:del>
      <w:del w:id="1123" w:author="Natasha Hardy" w:date="2021-11-11T15:34:00Z">
        <w:r w:rsidDel="00AA6F46">
          <w:rPr>
            <w:color w:val="000000"/>
          </w:rPr>
          <w:delText xml:space="preserve"> and</w:delText>
        </w:r>
      </w:del>
      <w:del w:id="1124" w:author="Natasha Hardy" w:date="2021-11-11T15:17:00Z">
        <w:r w:rsidDel="00DE669B">
          <w:rPr>
            <w:color w:val="000000"/>
          </w:rPr>
          <w:delText xml:space="preserve"> for</w:delText>
        </w:r>
      </w:del>
      <w:del w:id="1125" w:author="Natasha Hardy" w:date="2021-11-11T15:34:00Z">
        <w:r w:rsidDel="00AA6F46">
          <w:rPr>
            <w:color w:val="000000"/>
          </w:rPr>
          <w:delText xml:space="preserve"> Gabo Island </w:delText>
        </w:r>
      </w:del>
      <w:del w:id="1126" w:author="Natasha Hardy" w:date="2021-11-11T15:17:00Z">
        <w:r w:rsidDel="00DE669B">
          <w:rPr>
            <w:color w:val="000000"/>
          </w:rPr>
          <w:delText xml:space="preserve">in </w:delText>
        </w:r>
      </w:del>
      <w:del w:id="1127" w:author="Natasha Hardy" w:date="2021-11-11T15:15:00Z">
        <w:r w:rsidDel="001B5384">
          <w:rPr>
            <w:color w:val="000000"/>
          </w:rPr>
          <w:delText xml:space="preserve">the </w:delText>
        </w:r>
      </w:del>
      <w:del w:id="1128" w:author="Natasha Hardy" w:date="2021-11-11T15:34:00Z">
        <w:r w:rsidDel="00AA6F46">
          <w:rPr>
            <w:color w:val="000000"/>
          </w:rPr>
          <w:delText xml:space="preserve">summer </w:delText>
        </w:r>
      </w:del>
      <w:del w:id="1129" w:author="Natasha Hardy" w:date="2021-11-11T15:15:00Z">
        <w:r w:rsidDel="001B5384">
          <w:rPr>
            <w:color w:val="000000"/>
          </w:rPr>
          <w:delText xml:space="preserve">of January </w:delText>
        </w:r>
      </w:del>
      <w:del w:id="1130" w:author="Natasha Hardy" w:date="2021-11-11T15:34:00Z">
        <w:r w:rsidDel="00AA6F46">
          <w:rPr>
            <w:color w:val="000000"/>
          </w:rPr>
          <w:delText xml:space="preserve">2017 </w:delText>
        </w:r>
      </w:del>
      <w:del w:id="1131"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132" w:author="Natasha Hardy" w:date="2021-11-11T15:50:00Z">
          <w:pPr>
            <w:pBdr>
              <w:top w:val="nil"/>
              <w:left w:val="nil"/>
              <w:bottom w:val="nil"/>
              <w:right w:val="nil"/>
              <w:between w:val="nil"/>
            </w:pBdr>
          </w:pPr>
        </w:pPrChange>
      </w:pPr>
      <w:del w:id="1133"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134" w:author="Natasha Hardy" w:date="2021-11-11T15:49:00Z">
        <w:r w:rsidDel="00966061">
          <w:rPr>
            <w:color w:val="000000"/>
          </w:rPr>
          <w:delText xml:space="preserve">, </w:delText>
        </w:r>
      </w:del>
      <w:del w:id="1135" w:author="Natasha Hardy" w:date="2021-11-11T15:35:00Z">
        <w:r w:rsidDel="00AA6F46">
          <w:rPr>
            <w:color w:val="000000"/>
          </w:rPr>
          <w:delText>large amounts of</w:delText>
        </w:r>
      </w:del>
      <w:del w:id="1136" w:author="Natasha Hardy" w:date="2021-11-11T15:49:00Z">
        <w:r w:rsidDel="00966061">
          <w:rPr>
            <w:color w:val="000000"/>
          </w:rPr>
          <w:delText xml:space="preserve"> DNA from both Procellarid </w:delText>
        </w:r>
      </w:del>
      <w:del w:id="1137" w:author="Natasha Hardy" w:date="2021-11-11T15:35:00Z">
        <w:r w:rsidDel="00AA6F46">
          <w:rPr>
            <w:color w:val="000000"/>
          </w:rPr>
          <w:delText>spp.</w:delText>
        </w:r>
      </w:del>
      <w:del w:id="1138"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del w:id="1139" w:author="Microsoft Office User" w:date="2021-11-30T14:28:00Z">
        <w:r w:rsidDel="00D269B9">
          <w:rPr>
            <w:color w:val="000000"/>
          </w:rPr>
          <w:delText>Island,</w:delText>
        </w:r>
      </w:del>
      <w:ins w:id="1140" w:author="Microsoft Office User" w:date="2021-11-30T14:28:00Z">
        <w:r w:rsidR="00D269B9">
          <w:rPr>
            <w:color w:val="000000"/>
          </w:rPr>
          <w:t>Island;</w:t>
        </w:r>
      </w:ins>
      <w:r>
        <w:rPr>
          <w:color w:val="000000"/>
        </w:rPr>
        <w:t xml:space="preserve"> however</w:t>
      </w:r>
      <w:ins w:id="1141"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444F05A" w:rsidR="00C65F08" w:rsidRDefault="008445EE">
      <w:pPr>
        <w:pBdr>
          <w:top w:val="nil"/>
          <w:left w:val="nil"/>
          <w:bottom w:val="nil"/>
          <w:right w:val="nil"/>
          <w:between w:val="nil"/>
        </w:pBdr>
        <w:rPr>
          <w:color w:val="000000"/>
        </w:rPr>
        <w:pPrChange w:id="1142" w:author="Natasha Hardy" w:date="2021-11-11T15:36:00Z">
          <w:pPr>
            <w:pBdr>
              <w:top w:val="nil"/>
              <w:left w:val="nil"/>
              <w:bottom w:val="nil"/>
              <w:right w:val="nil"/>
              <w:between w:val="nil"/>
            </w:pBdr>
            <w:ind w:firstLine="720"/>
          </w:pPr>
        </w:pPrChange>
      </w:pPr>
      <w:del w:id="1143" w:author="Natasha Hardy" w:date="2021-11-11T10:06:00Z">
        <w:r>
          <w:rPr>
            <w:color w:val="000000"/>
          </w:rPr>
          <w:delText>A</w:delText>
        </w:r>
      </w:del>
      <w:ins w:id="1144" w:author="Rebecca McIntosh" w:date="2021-10-29T12:32:00Z">
        <w:r w:rsidR="00225EFD">
          <w:rPr>
            <w:color w:val="000000"/>
          </w:rPr>
          <w:t xml:space="preserve">From the </w:t>
        </w:r>
        <w:del w:id="1145" w:author="Natasha Hardy" w:date="2021-11-13T11:51:00Z">
          <w:r w:rsidR="00225EFD" w:rsidDel="00122265">
            <w:rPr>
              <w:color w:val="000000"/>
            </w:rPr>
            <w:delText>10</w:delText>
          </w:r>
        </w:del>
      </w:ins>
      <w:ins w:id="1146" w:author="Microsoft Office User" w:date="2021-11-30T14:21:00Z">
        <w:r w:rsidR="007D2416">
          <w:rPr>
            <w:color w:val="000000"/>
          </w:rPr>
          <w:t>six</w:t>
        </w:r>
      </w:ins>
      <w:ins w:id="1147" w:author="Natasha Hardy" w:date="2021-11-13T11:51:00Z">
        <w:del w:id="1148" w:author="Microsoft Office User" w:date="2021-11-30T14:21:00Z">
          <w:r w:rsidR="00122265" w:rsidDel="007D2416">
            <w:rPr>
              <w:color w:val="000000"/>
            </w:rPr>
            <w:delText>6</w:delText>
          </w:r>
        </w:del>
      </w:ins>
      <w:ins w:id="1149" w:author="Rebecca McIntosh" w:date="2021-10-29T12:32:00Z">
        <w:r w:rsidR="00225EFD">
          <w:rPr>
            <w:color w:val="000000"/>
          </w:rPr>
          <w:t xml:space="preserve"> long-nosed fur seal scat samples</w:t>
        </w:r>
        <w:r w:rsidR="00225EFD" w:rsidRPr="00225EFD">
          <w:rPr>
            <w:color w:val="000000"/>
          </w:rPr>
          <w:t xml:space="preserve"> </w:t>
        </w:r>
        <w:del w:id="1150" w:author="Natasha Hardy" w:date="2021-11-11T15:37:00Z">
          <w:r w:rsidR="00225EFD" w:rsidDel="00AA6F46">
            <w:rPr>
              <w:color w:val="000000"/>
            </w:rPr>
            <w:delText>that contained suitable levels of</w:delText>
          </w:r>
        </w:del>
      </w:ins>
      <w:ins w:id="1151" w:author="Natasha Hardy" w:date="2021-11-13T11:51:00Z">
        <w:r w:rsidR="00122265">
          <w:rPr>
            <w:color w:val="000000"/>
          </w:rPr>
          <w:t>containing abundant</w:t>
        </w:r>
      </w:ins>
      <w:ins w:id="1152" w:author="Rebecca McIntosh" w:date="2021-10-29T12:32:00Z">
        <w:r w:rsidR="00225EFD">
          <w:rPr>
            <w:color w:val="000000"/>
          </w:rPr>
          <w:t xml:space="preserve"> penguin DNA</w:t>
        </w:r>
        <w:del w:id="1153" w:author="Natasha Hardy" w:date="2021-11-11T15:37:00Z">
          <w:r w:rsidR="00225EFD" w:rsidDel="00AA6F46">
            <w:rPr>
              <w:color w:val="000000"/>
            </w:rPr>
            <w:delText xml:space="preserve"> </w:delText>
          </w:r>
        </w:del>
        <w:r w:rsidR="00225EFD">
          <w:rPr>
            <w:color w:val="000000"/>
          </w:rPr>
          <w:t>,</w:t>
        </w:r>
      </w:ins>
      <w:del w:id="1154" w:author="Rebecca McIntosh" w:date="2021-10-29T12:32:00Z">
        <w:r w:rsidDel="00225EFD">
          <w:rPr>
            <w:color w:val="000000"/>
          </w:rPr>
          <w:delText>A</w:delText>
        </w:r>
      </w:del>
      <w:ins w:id="1155" w:author="Natasha Hardy" w:date="2021-11-11T10:06:00Z">
        <w:r>
          <w:rPr>
            <w:color w:val="000000"/>
          </w:rPr>
          <w:t xml:space="preserve"> </w:t>
        </w:r>
      </w:ins>
      <w:ins w:id="1156" w:author="Rebecca McIntosh" w:date="2021-10-29T12:32:00Z">
        <w:r w:rsidR="00225EFD">
          <w:rPr>
            <w:color w:val="000000"/>
          </w:rPr>
          <w:t xml:space="preserve">a </w:t>
        </w:r>
      </w:ins>
      <w:r>
        <w:rPr>
          <w:color w:val="000000"/>
        </w:rPr>
        <w:t xml:space="preserve">total of </w:t>
      </w:r>
      <w:ins w:id="1157" w:author="Natasha Hardy" w:date="2021-11-30T15:44:00Z">
        <w:r w:rsidR="00E41A48" w:rsidRPr="00E41A48">
          <w:rPr>
            <w:color w:val="000000"/>
            <w:highlight w:val="yellow"/>
            <w:rPrChange w:id="1158" w:author="Natasha Hardy" w:date="2021-11-30T15:45:00Z">
              <w:rPr>
                <w:color w:val="000000"/>
              </w:rPr>
            </w:rPrChange>
          </w:rPr>
          <w:t>five</w:t>
        </w:r>
      </w:ins>
      <w:ins w:id="1159" w:author="Microsoft Office User" w:date="2021-11-30T14:21:00Z">
        <w:del w:id="1160" w:author="Natasha Hardy" w:date="2021-11-30T15:44:00Z">
          <w:r w:rsidR="007D2416" w:rsidRPr="00E41A48" w:rsidDel="00E41A48">
            <w:rPr>
              <w:color w:val="000000"/>
              <w:highlight w:val="yellow"/>
              <w:rPrChange w:id="1161" w:author="Natasha Hardy" w:date="2021-11-30T15:45:00Z">
                <w:rPr>
                  <w:color w:val="000000"/>
                </w:rPr>
              </w:rPrChange>
            </w:rPr>
            <w:delText>seven</w:delText>
          </w:r>
        </w:del>
      </w:ins>
      <w:del w:id="1162" w:author="Microsoft Office User" w:date="2021-11-30T14:21:00Z">
        <w:r w:rsidRPr="00E41A48" w:rsidDel="007D2416">
          <w:rPr>
            <w:color w:val="000000"/>
            <w:highlight w:val="yellow"/>
            <w:rPrChange w:id="1163" w:author="Natasha Hardy" w:date="2021-11-30T15:45:00Z">
              <w:rPr>
                <w:color w:val="000000"/>
              </w:rPr>
            </w:rPrChange>
          </w:rPr>
          <w:delText>7</w:delText>
        </w:r>
      </w:del>
      <w:r w:rsidRPr="00E41A48">
        <w:rPr>
          <w:color w:val="000000"/>
          <w:highlight w:val="yellow"/>
          <w:rPrChange w:id="1164" w:author="Natasha Hardy" w:date="2021-11-30T15:45:00Z">
            <w:rPr>
              <w:color w:val="000000"/>
            </w:rPr>
          </w:rPrChange>
        </w:rPr>
        <w:t xml:space="preserve"> </w:t>
      </w:r>
      <w:del w:id="1165" w:author="Natasha Hardy" w:date="2021-11-13T11:51:00Z">
        <w:r w:rsidRPr="00E41A48" w:rsidDel="00122265">
          <w:rPr>
            <w:color w:val="000000"/>
            <w:highlight w:val="yellow"/>
            <w:rPrChange w:id="1166" w:author="Natasha Hardy" w:date="2021-11-30T15:45:00Z">
              <w:rPr>
                <w:color w:val="000000"/>
              </w:rPr>
            </w:rPrChange>
          </w:rPr>
          <w:delText xml:space="preserve">little penguin </w:delText>
        </w:r>
      </w:del>
      <w:proofErr w:type="spellStart"/>
      <w:r w:rsidRPr="00E41A48">
        <w:rPr>
          <w:color w:val="000000"/>
          <w:highlight w:val="yellow"/>
          <w:rPrChange w:id="1167" w:author="Natasha Hardy" w:date="2021-11-30T15:45:00Z">
            <w:rPr>
              <w:color w:val="000000"/>
            </w:rPr>
          </w:rPrChange>
        </w:rPr>
        <w:t>mtDNA</w:t>
      </w:r>
      <w:proofErr w:type="spellEnd"/>
      <w:r w:rsidRPr="00E41A48">
        <w:rPr>
          <w:color w:val="000000"/>
          <w:highlight w:val="yellow"/>
          <w:rPrChange w:id="1168" w:author="Natasha Hardy" w:date="2021-11-30T15:45:00Z">
            <w:rPr>
              <w:color w:val="000000"/>
            </w:rPr>
          </w:rPrChange>
        </w:rPr>
        <w:t xml:space="preserve"> haplotypes were identified </w:t>
      </w:r>
      <w:del w:id="1169" w:author="Rebecca McIntosh" w:date="2021-10-29T12:35:00Z">
        <w:r w:rsidRPr="00E41A48" w:rsidDel="00225EFD">
          <w:rPr>
            <w:color w:val="000000"/>
            <w:highlight w:val="yellow"/>
            <w:rPrChange w:id="1170" w:author="Natasha Hardy" w:date="2021-11-30T15:45:00Z">
              <w:rPr>
                <w:color w:val="000000"/>
              </w:rPr>
            </w:rPrChange>
          </w:rPr>
          <w:delText xml:space="preserve">in </w:delText>
        </w:r>
      </w:del>
      <w:ins w:id="1171" w:author="Rebecca McIntosh" w:date="2021-10-29T12:28:00Z">
        <w:del w:id="1172" w:author="Natasha Hardy" w:date="2021-12-01T16:28:00Z">
          <w:r w:rsidR="00C53F52" w:rsidRPr="00E41A48" w:rsidDel="001F18E4">
            <w:rPr>
              <w:color w:val="000000"/>
              <w:highlight w:val="yellow"/>
              <w:rPrChange w:id="1173" w:author="Natasha Hardy" w:date="2021-11-30T15:45:00Z">
                <w:rPr>
                  <w:color w:val="000000"/>
                </w:rPr>
              </w:rPrChange>
            </w:rPr>
            <w:delText>from</w:delText>
          </w:r>
        </w:del>
      </w:ins>
      <w:ins w:id="1174" w:author="Natasha Hardy" w:date="2021-12-01T16:29:00Z">
        <w:r w:rsidR="001F18E4">
          <w:rPr>
            <w:color w:val="000000"/>
            <w:highlight w:val="yellow"/>
          </w:rPr>
          <w:t>in</w:t>
        </w:r>
      </w:ins>
      <w:ins w:id="1175" w:author="Rebecca McIntosh" w:date="2021-10-29T12:28:00Z">
        <w:r w:rsidR="00C53F52" w:rsidRPr="00E41A48">
          <w:rPr>
            <w:color w:val="000000"/>
            <w:highlight w:val="yellow"/>
            <w:rPrChange w:id="1176" w:author="Natasha Hardy" w:date="2021-11-30T15:45:00Z">
              <w:rPr>
                <w:color w:val="000000"/>
              </w:rPr>
            </w:rPrChange>
          </w:rPr>
          <w:t xml:space="preserve"> Cape Bridgewater </w:t>
        </w:r>
      </w:ins>
      <w:ins w:id="1177" w:author="Rebecca McIntosh" w:date="2021-10-29T12:31:00Z">
        <w:r w:rsidR="00C53F52" w:rsidRPr="00E41A48">
          <w:rPr>
            <w:color w:val="000000"/>
            <w:highlight w:val="yellow"/>
            <w:rPrChange w:id="1178" w:author="Natasha Hardy" w:date="2021-11-30T15:45:00Z">
              <w:rPr>
                <w:color w:val="000000"/>
              </w:rPr>
            </w:rPrChange>
          </w:rPr>
          <w:t>(</w:t>
        </w:r>
        <w:del w:id="1179" w:author="Natasha Hardy" w:date="2021-11-11T15:37:00Z">
          <w:r w:rsidR="00C53F52" w:rsidRPr="00E41A48" w:rsidDel="00AA6F46">
            <w:rPr>
              <w:color w:val="000000"/>
              <w:highlight w:val="yellow"/>
              <w:rPrChange w:id="1180" w:author="Natasha Hardy" w:date="2021-11-30T15:45:00Z">
                <w:rPr>
                  <w:color w:val="000000"/>
                </w:rPr>
              </w:rPrChange>
            </w:rPr>
            <w:delText>H</w:delText>
          </w:r>
        </w:del>
      </w:ins>
      <w:ins w:id="1181" w:author="Natasha Hardy" w:date="2021-11-11T15:37:00Z">
        <w:r w:rsidR="00AA6F46" w:rsidRPr="00E41A48">
          <w:rPr>
            <w:color w:val="000000"/>
            <w:highlight w:val="yellow"/>
            <w:rPrChange w:id="1182" w:author="Natasha Hardy" w:date="2021-11-30T15:45:00Z">
              <w:rPr>
                <w:color w:val="000000"/>
              </w:rPr>
            </w:rPrChange>
          </w:rPr>
          <w:t>h</w:t>
        </w:r>
      </w:ins>
      <w:ins w:id="1183" w:author="Rebecca McIntosh" w:date="2021-10-29T12:31:00Z">
        <w:r w:rsidR="00C53F52" w:rsidRPr="00E41A48">
          <w:rPr>
            <w:color w:val="000000"/>
            <w:highlight w:val="yellow"/>
            <w:rPrChange w:id="1184" w:author="Natasha Hardy" w:date="2021-11-30T15:45:00Z">
              <w:rPr>
                <w:color w:val="000000"/>
              </w:rPr>
            </w:rPrChange>
          </w:rPr>
          <w:t xml:space="preserve">aplotypes </w:t>
        </w:r>
      </w:ins>
      <w:ins w:id="1185" w:author="Natasha Hardy" w:date="2021-11-30T15:44:00Z">
        <w:r w:rsidR="00E41A48" w:rsidRPr="00E41A48">
          <w:rPr>
            <w:color w:val="000000"/>
            <w:highlight w:val="yellow"/>
            <w:rPrChange w:id="1186" w:author="Natasha Hardy" w:date="2021-11-30T15:45:00Z">
              <w:rPr>
                <w:color w:val="000000"/>
              </w:rPr>
            </w:rPrChange>
          </w:rPr>
          <w:t>1</w:t>
        </w:r>
      </w:ins>
      <w:ins w:id="1187" w:author="Natasha Hardy" w:date="2021-12-01T16:28:00Z">
        <w:r w:rsidR="001F18E4">
          <w:rPr>
            <w:color w:val="000000"/>
            <w:highlight w:val="yellow"/>
          </w:rPr>
          <w:t>–2</w:t>
        </w:r>
      </w:ins>
      <w:ins w:id="1188" w:author="Natasha Hardy" w:date="2021-11-30T15:44:00Z">
        <w:r w:rsidR="00E41A48" w:rsidRPr="00E41A48">
          <w:rPr>
            <w:color w:val="000000"/>
            <w:highlight w:val="yellow"/>
            <w:rPrChange w:id="1189" w:author="Natasha Hardy" w:date="2021-11-30T15:45:00Z">
              <w:rPr>
                <w:color w:val="000000"/>
              </w:rPr>
            </w:rPrChange>
          </w:rPr>
          <w:t xml:space="preserve"> and </w:t>
        </w:r>
      </w:ins>
      <w:ins w:id="1190" w:author="Natasha Hardy" w:date="2021-12-01T16:28:00Z">
        <w:r w:rsidR="001F18E4">
          <w:rPr>
            <w:color w:val="000000"/>
            <w:highlight w:val="yellow"/>
          </w:rPr>
          <w:t>4</w:t>
        </w:r>
      </w:ins>
      <w:ins w:id="1191" w:author="Rebecca McIntosh" w:date="2021-10-29T12:31:00Z">
        <w:del w:id="1192" w:author="Natasha Hardy" w:date="2021-11-30T15:44:00Z">
          <w:r w:rsidR="00C53F52" w:rsidRPr="00E41A48" w:rsidDel="00E41A48">
            <w:rPr>
              <w:color w:val="000000"/>
              <w:highlight w:val="yellow"/>
              <w:rPrChange w:id="1193" w:author="Natasha Hardy" w:date="2021-11-30T15:45:00Z">
                <w:rPr>
                  <w:color w:val="000000"/>
                </w:rPr>
              </w:rPrChange>
            </w:rPr>
            <w:delText>2</w:delText>
          </w:r>
        </w:del>
        <w:del w:id="1194" w:author="Natasha Hardy" w:date="2021-11-30T15:45:00Z">
          <w:r w:rsidR="00C53F52" w:rsidRPr="00E41A48" w:rsidDel="00E41A48">
            <w:rPr>
              <w:color w:val="000000"/>
              <w:highlight w:val="yellow"/>
              <w:rPrChange w:id="1195" w:author="Natasha Hardy" w:date="2021-11-30T15:45:00Z">
                <w:rPr>
                  <w:color w:val="000000"/>
                </w:rPr>
              </w:rPrChange>
            </w:rPr>
            <w:delText>-</w:delText>
          </w:r>
        </w:del>
      </w:ins>
      <w:ins w:id="1196" w:author="Natasha Hardy" w:date="2021-11-30T15:45:00Z">
        <w:r w:rsidR="00E41A48" w:rsidRPr="00E41A48">
          <w:rPr>
            <w:color w:val="000000"/>
            <w:highlight w:val="yellow"/>
            <w:rPrChange w:id="1197" w:author="Natasha Hardy" w:date="2021-11-30T15:45:00Z">
              <w:rPr>
                <w:color w:val="000000"/>
              </w:rPr>
            </w:rPrChange>
          </w:rPr>
          <w:t>–</w:t>
        </w:r>
      </w:ins>
      <w:ins w:id="1198" w:author="Rebecca McIntosh" w:date="2021-10-29T12:31:00Z">
        <w:del w:id="1199" w:author="Natasha Hardy" w:date="2021-11-30T15:44:00Z">
          <w:r w:rsidR="00C53F52" w:rsidRPr="00E41A48" w:rsidDel="00E41A48">
            <w:rPr>
              <w:color w:val="000000"/>
              <w:highlight w:val="yellow"/>
              <w:rPrChange w:id="1200" w:author="Natasha Hardy" w:date="2021-11-30T15:45:00Z">
                <w:rPr>
                  <w:color w:val="000000"/>
                </w:rPr>
              </w:rPrChange>
            </w:rPr>
            <w:delText>4, 6 &amp; 7</w:delText>
          </w:r>
        </w:del>
      </w:ins>
      <w:ins w:id="1201" w:author="Natasha Hardy" w:date="2021-11-30T15:44:00Z">
        <w:r w:rsidR="00E41A48" w:rsidRPr="00E41A48">
          <w:rPr>
            <w:color w:val="000000"/>
            <w:highlight w:val="yellow"/>
            <w:rPrChange w:id="1202" w:author="Natasha Hardy" w:date="2021-11-30T15:45:00Z">
              <w:rPr>
                <w:color w:val="000000"/>
              </w:rPr>
            </w:rPrChange>
          </w:rPr>
          <w:t>5</w:t>
        </w:r>
      </w:ins>
      <w:ins w:id="1203" w:author="Rebecca McIntosh" w:date="2021-10-29T12:31:00Z">
        <w:r w:rsidR="00C53F52" w:rsidRPr="00E41A48">
          <w:rPr>
            <w:color w:val="000000"/>
            <w:highlight w:val="yellow"/>
            <w:rPrChange w:id="1204" w:author="Natasha Hardy" w:date="2021-11-30T15:45:00Z">
              <w:rPr>
                <w:color w:val="000000"/>
              </w:rPr>
            </w:rPrChange>
          </w:rPr>
          <w:t xml:space="preserve">) </w:t>
        </w:r>
      </w:ins>
      <w:ins w:id="1205" w:author="Rebecca McIntosh" w:date="2021-10-29T12:28:00Z">
        <w:r w:rsidR="00C53F52" w:rsidRPr="00E41A48">
          <w:rPr>
            <w:color w:val="000000"/>
            <w:highlight w:val="yellow"/>
            <w:rPrChange w:id="1206" w:author="Natasha Hardy" w:date="2021-11-30T15:45:00Z">
              <w:rPr>
                <w:color w:val="000000"/>
              </w:rPr>
            </w:rPrChange>
          </w:rPr>
          <w:t xml:space="preserve">and </w:t>
        </w:r>
        <w:proofErr w:type="spellStart"/>
        <w:r w:rsidR="00C53F52" w:rsidRPr="00E41A48">
          <w:rPr>
            <w:color w:val="000000"/>
            <w:highlight w:val="yellow"/>
            <w:rPrChange w:id="1207" w:author="Natasha Hardy" w:date="2021-11-30T15:45:00Z">
              <w:rPr>
                <w:color w:val="000000"/>
              </w:rPr>
            </w:rPrChange>
          </w:rPr>
          <w:t>Barunguba</w:t>
        </w:r>
        <w:proofErr w:type="spellEnd"/>
        <w:r w:rsidR="00C53F52" w:rsidRPr="00E41A48">
          <w:rPr>
            <w:color w:val="000000"/>
            <w:highlight w:val="yellow"/>
            <w:rPrChange w:id="1208" w:author="Natasha Hardy" w:date="2021-11-30T15:45:00Z">
              <w:rPr>
                <w:color w:val="000000"/>
              </w:rPr>
            </w:rPrChange>
          </w:rPr>
          <w:t xml:space="preserve"> </w:t>
        </w:r>
      </w:ins>
      <w:ins w:id="1209" w:author="Rebecca McIntosh" w:date="2021-10-29T12:31:00Z">
        <w:r w:rsidR="00C53F52" w:rsidRPr="00E41A48">
          <w:rPr>
            <w:color w:val="000000"/>
            <w:highlight w:val="yellow"/>
            <w:rPrChange w:id="1210" w:author="Natasha Hardy" w:date="2021-11-30T15:45:00Z">
              <w:rPr>
                <w:color w:val="000000"/>
              </w:rPr>
            </w:rPrChange>
          </w:rPr>
          <w:t>(</w:t>
        </w:r>
        <w:del w:id="1211" w:author="Natasha Hardy" w:date="2021-11-11T15:37:00Z">
          <w:r w:rsidR="00C53F52" w:rsidRPr="00E41A48" w:rsidDel="00AA6F46">
            <w:rPr>
              <w:color w:val="000000"/>
              <w:highlight w:val="yellow"/>
              <w:rPrChange w:id="1212" w:author="Natasha Hardy" w:date="2021-11-30T15:45:00Z">
                <w:rPr>
                  <w:color w:val="000000"/>
                </w:rPr>
              </w:rPrChange>
            </w:rPr>
            <w:delText>H</w:delText>
          </w:r>
        </w:del>
      </w:ins>
      <w:ins w:id="1213" w:author="Natasha Hardy" w:date="2021-11-11T15:37:00Z">
        <w:r w:rsidR="00AA6F46" w:rsidRPr="00E41A48">
          <w:rPr>
            <w:color w:val="000000"/>
            <w:highlight w:val="yellow"/>
            <w:rPrChange w:id="1214" w:author="Natasha Hardy" w:date="2021-11-30T15:45:00Z">
              <w:rPr>
                <w:color w:val="000000"/>
              </w:rPr>
            </w:rPrChange>
          </w:rPr>
          <w:t>h</w:t>
        </w:r>
      </w:ins>
      <w:ins w:id="1215" w:author="Rebecca McIntosh" w:date="2021-10-29T12:31:00Z">
        <w:r w:rsidR="00C53F52" w:rsidRPr="00E41A48">
          <w:rPr>
            <w:color w:val="000000"/>
            <w:highlight w:val="yellow"/>
            <w:rPrChange w:id="1216" w:author="Natasha Hardy" w:date="2021-11-30T15:45:00Z">
              <w:rPr>
                <w:color w:val="000000"/>
              </w:rPr>
            </w:rPrChange>
          </w:rPr>
          <w:t xml:space="preserve">aplotypes </w:t>
        </w:r>
      </w:ins>
      <w:ins w:id="1217" w:author="Natasha Hardy" w:date="2021-11-30T15:44:00Z">
        <w:r w:rsidR="00E41A48" w:rsidRPr="00E41A48">
          <w:rPr>
            <w:color w:val="000000"/>
            <w:highlight w:val="yellow"/>
            <w:rPrChange w:id="1218" w:author="Natasha Hardy" w:date="2021-11-30T15:45:00Z">
              <w:rPr>
                <w:color w:val="000000"/>
              </w:rPr>
            </w:rPrChange>
          </w:rPr>
          <w:t>1</w:t>
        </w:r>
      </w:ins>
      <w:ins w:id="1219" w:author="Natasha Hardy" w:date="2021-11-30T15:45:00Z">
        <w:r w:rsidR="00E41A48" w:rsidRPr="00E41A48">
          <w:rPr>
            <w:color w:val="000000"/>
            <w:highlight w:val="yellow"/>
            <w:rPrChange w:id="1220" w:author="Natasha Hardy" w:date="2021-11-30T15:45:00Z">
              <w:rPr>
                <w:color w:val="000000"/>
              </w:rPr>
            </w:rPrChange>
          </w:rPr>
          <w:t>–</w:t>
        </w:r>
      </w:ins>
      <w:ins w:id="1221" w:author="Rebecca McIntosh" w:date="2021-10-29T12:31:00Z">
        <w:del w:id="1222" w:author="Natasha Hardy" w:date="2021-11-30T15:44:00Z">
          <w:r w:rsidR="00C53F52" w:rsidRPr="00E41A48" w:rsidDel="00E41A48">
            <w:rPr>
              <w:color w:val="000000"/>
              <w:highlight w:val="yellow"/>
              <w:rPrChange w:id="1223" w:author="Natasha Hardy" w:date="2021-11-30T15:45:00Z">
                <w:rPr>
                  <w:color w:val="000000"/>
                </w:rPr>
              </w:rPrChange>
            </w:rPr>
            <w:delText>1 &amp; 5</w:delText>
          </w:r>
        </w:del>
      </w:ins>
      <w:ins w:id="1224" w:author="Natasha Hardy" w:date="2021-11-30T15:44:00Z">
        <w:r w:rsidR="00E41A48" w:rsidRPr="00E41A48">
          <w:rPr>
            <w:color w:val="000000"/>
            <w:highlight w:val="yellow"/>
            <w:rPrChange w:id="1225" w:author="Natasha Hardy" w:date="2021-11-30T15:45:00Z">
              <w:rPr>
                <w:color w:val="000000"/>
              </w:rPr>
            </w:rPrChange>
          </w:rPr>
          <w:t>3</w:t>
        </w:r>
      </w:ins>
      <w:ins w:id="1226" w:author="Rebecca McIntosh" w:date="2021-10-29T12:31:00Z">
        <w:r w:rsidR="00C53F52" w:rsidRPr="00E41A48">
          <w:rPr>
            <w:color w:val="000000"/>
            <w:highlight w:val="yellow"/>
            <w:rPrChange w:id="1227" w:author="Natasha Hardy" w:date="2021-11-30T15:45:00Z">
              <w:rPr>
                <w:color w:val="000000"/>
              </w:rPr>
            </w:rPrChange>
          </w:rPr>
          <w:t>)</w:t>
        </w:r>
      </w:ins>
      <w:ins w:id="1228" w:author="Rebecca McIntosh" w:date="2021-10-29T12:35:00Z">
        <w:del w:id="1229" w:author="Natasha Hardy" w:date="2021-11-30T15:45:00Z">
          <w:r w:rsidR="00225EFD" w:rsidDel="00E41A48">
            <w:rPr>
              <w:color w:val="000000"/>
            </w:rPr>
            <w:delText xml:space="preserve"> </w:delText>
          </w:r>
        </w:del>
      </w:ins>
      <w:ins w:id="1230" w:author="Rebecca McIntosh" w:date="2021-10-29T12:25:00Z">
        <w:r w:rsidR="00C53F52">
          <w:rPr>
            <w:color w:val="000000"/>
          </w:rPr>
          <w:t xml:space="preserve"> </w:t>
        </w:r>
      </w:ins>
      <w:del w:id="1231" w:author="Rebecca McIntosh" w:date="2021-10-29T12:25:00Z">
        <w:r w:rsidDel="00C53F52">
          <w:rPr>
            <w:color w:val="000000"/>
          </w:rPr>
          <w:delText xml:space="preserve">long-nosed fur seal diets </w:delText>
        </w:r>
      </w:del>
      <w:r>
        <w:rPr>
          <w:color w:val="000000"/>
        </w:rPr>
        <w:t xml:space="preserve">(Fig. </w:t>
      </w:r>
      <w:r>
        <w:t>5</w:t>
      </w:r>
      <w:r w:rsidR="00E478AB">
        <w:t>a</w:t>
      </w:r>
      <w:del w:id="1232" w:author="Natasha Hardy" w:date="2021-11-11T10:06:00Z">
        <w:r>
          <w:rPr>
            <w:color w:val="000000"/>
          </w:rPr>
          <w:delText>),</w:delText>
        </w:r>
      </w:del>
      <w:ins w:id="1233" w:author="Natasha Hardy" w:date="2021-11-11T10:06:00Z">
        <w:r>
          <w:rPr>
            <w:color w:val="000000"/>
          </w:rPr>
          <w:t>)</w:t>
        </w:r>
      </w:ins>
      <w:ins w:id="1234" w:author="Rebecca McIntosh" w:date="2021-10-29T12:26:00Z">
        <w:r w:rsidR="00C53F52">
          <w:rPr>
            <w:color w:val="000000"/>
          </w:rPr>
          <w:t xml:space="preserve">. </w:t>
        </w:r>
        <w:del w:id="1235" w:author="Natasha Hardy" w:date="2021-11-11T15:38:00Z">
          <w:r w:rsidR="00C53F52" w:rsidDel="00AA6F46">
            <w:rPr>
              <w:color w:val="000000"/>
            </w:rPr>
            <w:delText>This was</w:delText>
          </w:r>
        </w:del>
      </w:ins>
      <w:del w:id="1236" w:author="Natasha Hardy" w:date="2021-11-11T15:38:00Z">
        <w:r w:rsidDel="00AA6F46">
          <w:rPr>
            <w:color w:val="000000"/>
          </w:rPr>
          <w:delText xml:space="preserve">, based on selection of the </w:delText>
        </w:r>
      </w:del>
      <w:ins w:id="1237" w:author="Microsoft Office User" w:date="2021-10-14T07:25:00Z">
        <w:del w:id="1238" w:author="Natasha Hardy" w:date="2021-11-11T15:38:00Z">
          <w:r w:rsidR="007F4B46" w:rsidDel="00AA6F46">
            <w:rPr>
              <w:color w:val="000000"/>
            </w:rPr>
            <w:delText xml:space="preserve">12 </w:delText>
          </w:r>
        </w:del>
      </w:ins>
      <w:del w:id="1239" w:author="Natasha Hardy" w:date="2021-11-11T15:38:00Z">
        <w:r w:rsidDel="00AA6F46">
          <w:rPr>
            <w:color w:val="000000"/>
          </w:rPr>
          <w:delText xml:space="preserve">most abundant unique sequences of penguin DNA within samples. </w:delText>
        </w:r>
      </w:del>
      <w:del w:id="1240" w:author="Natasha Hardy" w:date="2021-11-11T10:06:00Z">
        <w:r>
          <w:rPr>
            <w:color w:val="000000"/>
          </w:rPr>
          <w:delText>All 10 samples</w:delText>
        </w:r>
      </w:del>
      <w:del w:id="1241" w:author="Rebecca McIntosh" w:date="2021-10-29T12:26:00Z">
        <w:r w:rsidDel="00C53F52">
          <w:rPr>
            <w:color w:val="000000"/>
          </w:rPr>
          <w:delText xml:space="preserve">All </w:delText>
        </w:r>
      </w:del>
      <w:ins w:id="1242" w:author="Rebecca McIntosh" w:date="2021-10-29T12:35:00Z">
        <w:del w:id="1243" w:author="Natasha Hardy" w:date="2021-11-11T15:38:00Z">
          <w:r w:rsidR="00225EFD" w:rsidDel="00AA6F46">
            <w:rPr>
              <w:color w:val="000000"/>
            </w:rPr>
            <w:delText xml:space="preserve">After testing for the unique 7 </w:delText>
          </w:r>
        </w:del>
      </w:ins>
      <w:ins w:id="1244" w:author="Rebecca McIntosh" w:date="2021-10-29T12:36:00Z">
        <w:del w:id="1245" w:author="Natasha Hardy" w:date="2021-11-11T15:38:00Z">
          <w:r w:rsidR="00225EFD" w:rsidDel="00AA6F46">
            <w:rPr>
              <w:color w:val="000000"/>
            </w:rPr>
            <w:delText xml:space="preserve">mtDNA </w:delText>
          </w:r>
        </w:del>
      </w:ins>
      <w:ins w:id="1246" w:author="Rebecca McIntosh" w:date="2021-10-29T12:35:00Z">
        <w:del w:id="1247" w:author="Natasha Hardy" w:date="2021-11-11T15:38:00Z">
          <w:r w:rsidR="00225EFD" w:rsidDel="00AA6F46">
            <w:rPr>
              <w:color w:val="000000"/>
            </w:rPr>
            <w:delText xml:space="preserve">haplotypes across the </w:delText>
          </w:r>
        </w:del>
      </w:ins>
      <w:ins w:id="1248" w:author="Rebecca McIntosh" w:date="2021-10-29T12:40:00Z">
        <w:del w:id="1249" w:author="Natasha Hardy" w:date="2021-11-11T15:38:00Z">
          <w:r w:rsidR="00225EFD" w:rsidDel="00AA6F46">
            <w:rPr>
              <w:color w:val="000000"/>
            </w:rPr>
            <w:delText>, o</w:delText>
          </w:r>
        </w:del>
      </w:ins>
      <w:ins w:id="1250" w:author="Natasha Hardy" w:date="2021-11-11T15:38:00Z">
        <w:r w:rsidR="00AA6F46">
          <w:rPr>
            <w:color w:val="000000"/>
          </w:rPr>
          <w:t>O</w:t>
        </w:r>
      </w:ins>
      <w:ins w:id="1251" w:author="Rebecca McIntosh" w:date="2021-10-29T12:40:00Z">
        <w:r w:rsidR="00225EFD">
          <w:rPr>
            <w:color w:val="000000"/>
          </w:rPr>
          <w:t xml:space="preserve">nly </w:t>
        </w:r>
        <w:del w:id="1252" w:author="Natasha Hardy" w:date="2021-11-11T15:38:00Z">
          <w:r w:rsidR="00225EFD" w:rsidDel="00AA6F46">
            <w:rPr>
              <w:color w:val="000000"/>
            </w:rPr>
            <w:delText>H</w:delText>
          </w:r>
        </w:del>
      </w:ins>
      <w:ins w:id="1253" w:author="Natasha Hardy" w:date="2021-11-11T15:38:00Z">
        <w:r w:rsidR="00AA6F46">
          <w:rPr>
            <w:color w:val="000000"/>
          </w:rPr>
          <w:t>h</w:t>
        </w:r>
      </w:ins>
      <w:ins w:id="1254" w:author="Rebecca McIntosh" w:date="2021-10-29T12:40:00Z">
        <w:r w:rsidR="00225EFD">
          <w:rPr>
            <w:color w:val="000000"/>
          </w:rPr>
          <w:t xml:space="preserve">aplotype </w:t>
        </w:r>
        <w:del w:id="1255" w:author="Natasha Hardy" w:date="2021-12-01T16:28:00Z">
          <w:r w:rsidR="00225EFD" w:rsidDel="001F18E4">
            <w:rPr>
              <w:color w:val="000000"/>
            </w:rPr>
            <w:delText>5</w:delText>
          </w:r>
        </w:del>
      </w:ins>
      <w:ins w:id="1256" w:author="Natasha Hardy" w:date="2021-12-01T16:28:00Z">
        <w:r w:rsidR="001F18E4">
          <w:rPr>
            <w:color w:val="000000"/>
          </w:rPr>
          <w:t>3</w:t>
        </w:r>
      </w:ins>
      <w:ins w:id="1257" w:author="Rebecca McIntosh" w:date="2021-10-29T12:40:00Z">
        <w:r w:rsidR="00225EFD">
          <w:rPr>
            <w:color w:val="000000"/>
          </w:rPr>
          <w:t xml:space="preserve"> was unique to </w:t>
        </w:r>
        <w:proofErr w:type="spellStart"/>
        <w:r w:rsidR="00225EFD">
          <w:rPr>
            <w:color w:val="000000"/>
          </w:rPr>
          <w:t>Barungub</w:t>
        </w:r>
      </w:ins>
      <w:ins w:id="1258" w:author="Natasha Hardy" w:date="2021-11-11T15:38:00Z">
        <w:r w:rsidR="00AA6F46">
          <w:rPr>
            <w:color w:val="000000"/>
          </w:rPr>
          <w:t>a</w:t>
        </w:r>
      </w:ins>
      <w:proofErr w:type="spellEnd"/>
      <w:ins w:id="1259" w:author="Rebecca McIntosh" w:date="2021-10-29T12:40:00Z">
        <w:del w:id="1260" w:author="Natasha Hardy" w:date="2021-11-11T15:38:00Z">
          <w:r w:rsidR="00225EFD" w:rsidDel="00AA6F46">
            <w:rPr>
              <w:color w:val="000000"/>
            </w:rPr>
            <w:delText>u</w:delText>
          </w:r>
        </w:del>
        <w:r w:rsidR="00225EFD">
          <w:rPr>
            <w:color w:val="000000"/>
          </w:rPr>
          <w:t xml:space="preserve">, the remaining six haplotypes were </w:t>
        </w:r>
      </w:ins>
      <w:ins w:id="1261" w:author="Rebecca McIntosh" w:date="2021-10-29T12:41:00Z">
        <w:r w:rsidR="00225EFD">
          <w:rPr>
            <w:color w:val="000000"/>
          </w:rPr>
          <w:t xml:space="preserve">detected at both sites </w:t>
        </w:r>
        <w:r w:rsidR="00225EFD">
          <w:t>(Figs. 5b)</w:t>
        </w:r>
      </w:ins>
      <w:ins w:id="1262" w:author="Natasha Hardy" w:date="2021-11-13T12:22:00Z">
        <w:r w:rsidR="00B93A7F">
          <w:t xml:space="preserve">, </w:t>
        </w:r>
      </w:ins>
      <w:ins w:id="1263" w:author="Microsoft Office User" w:date="2021-11-30T14:54:00Z">
        <w:r w:rsidR="00DC3727">
          <w:rPr>
            <w:highlight w:val="yellow"/>
          </w:rPr>
          <w:t>H</w:t>
        </w:r>
      </w:ins>
      <w:ins w:id="1264" w:author="Natasha Hardy" w:date="2021-11-13T12:22:00Z">
        <w:del w:id="1265" w:author="Microsoft Office User" w:date="2021-11-30T14:54:00Z">
          <w:r w:rsidR="00B93A7F" w:rsidRPr="00B93A7F" w:rsidDel="00DC3727">
            <w:rPr>
              <w:highlight w:val="yellow"/>
              <w:rPrChange w:id="1266" w:author="Natasha Hardy" w:date="2021-11-13T12:24:00Z">
                <w:rPr/>
              </w:rPrChange>
            </w:rPr>
            <w:delText>and h</w:delText>
          </w:r>
        </w:del>
        <w:r w:rsidR="00B93A7F" w:rsidRPr="00B93A7F">
          <w:rPr>
            <w:highlight w:val="yellow"/>
            <w:rPrChange w:id="1267" w:author="Natasha Hardy" w:date="2021-11-13T12:24:00Z">
              <w:rPr/>
            </w:rPrChange>
          </w:rPr>
          <w:t xml:space="preserve">aplotype 1 was also identified from DNA extracted from </w:t>
        </w:r>
      </w:ins>
      <w:ins w:id="1268" w:author="Microsoft Office User" w:date="2021-11-30T14:54:00Z">
        <w:r w:rsidR="00DC3727">
          <w:rPr>
            <w:highlight w:val="yellow"/>
          </w:rPr>
          <w:t xml:space="preserve">our positive control – </w:t>
        </w:r>
      </w:ins>
      <w:ins w:id="1269" w:author="Natasha Hardy" w:date="2021-11-13T12:24:00Z">
        <w:r w:rsidR="00B93A7F" w:rsidRPr="00B93A7F">
          <w:rPr>
            <w:highlight w:val="yellow"/>
            <w:rPrChange w:id="1270" w:author="Natasha Hardy" w:date="2021-11-13T12:24:00Z">
              <w:rPr/>
            </w:rPrChange>
          </w:rPr>
          <w:t xml:space="preserve">a </w:t>
        </w:r>
      </w:ins>
      <w:ins w:id="1271" w:author="Natasha Hardy" w:date="2021-11-13T12:22:00Z">
        <w:r w:rsidR="00B93A7F" w:rsidRPr="00B93A7F">
          <w:rPr>
            <w:highlight w:val="yellow"/>
            <w:rPrChange w:id="1272" w:author="Natasha Hardy" w:date="2021-11-13T12:24:00Z">
              <w:rPr/>
            </w:rPrChange>
          </w:rPr>
          <w:t xml:space="preserve">little penguin carcass </w:t>
        </w:r>
      </w:ins>
      <w:ins w:id="1273" w:author="Natasha Hardy" w:date="2021-11-13T12:23:00Z">
        <w:r w:rsidR="00B93A7F" w:rsidRPr="00B93A7F">
          <w:rPr>
            <w:highlight w:val="yellow"/>
            <w:rPrChange w:id="1274" w:author="Natasha Hardy" w:date="2021-11-13T12:24:00Z">
              <w:rPr/>
            </w:rPrChange>
          </w:rPr>
          <w:t>from Philip Island Nature Parks</w:t>
        </w:r>
      </w:ins>
      <w:ins w:id="1275" w:author="Natasha Hardy" w:date="2021-11-30T15:45:00Z">
        <w:r w:rsidR="00E41A48">
          <w:t xml:space="preserve"> </w:t>
        </w:r>
        <w:r w:rsidR="00E41A48" w:rsidRPr="00E41A48">
          <w:rPr>
            <w:highlight w:val="yellow"/>
            <w:rPrChange w:id="1276" w:author="Natasha Hardy" w:date="2021-11-30T15:46:00Z">
              <w:rPr/>
            </w:rPrChange>
          </w:rPr>
          <w:t xml:space="preserve">and also </w:t>
        </w:r>
      </w:ins>
      <w:ins w:id="1277" w:author="Natasha Hardy" w:date="2021-11-30T15:46:00Z">
        <w:r w:rsidR="00E41A48" w:rsidRPr="00E41A48">
          <w:rPr>
            <w:highlight w:val="yellow"/>
            <w:rPrChange w:id="1278" w:author="Natasha Hardy" w:date="2021-11-30T15:46:00Z">
              <w:rPr/>
            </w:rPrChange>
          </w:rPr>
          <w:t>matched an unverified</w:t>
        </w:r>
      </w:ins>
      <w:ins w:id="1279" w:author="Natasha Hardy" w:date="2021-11-30T15:45:00Z">
        <w:r w:rsidR="00E41A48" w:rsidRPr="00E41A48">
          <w:rPr>
            <w:highlight w:val="yellow"/>
            <w:rPrChange w:id="1280" w:author="Natasha Hardy" w:date="2021-11-30T15:46:00Z">
              <w:rPr/>
            </w:rPrChange>
          </w:rPr>
          <w:t xml:space="preserve"> sample </w:t>
        </w:r>
      </w:ins>
      <w:ins w:id="1281" w:author="Natasha Hardy" w:date="2021-11-30T15:46:00Z">
        <w:r w:rsidR="00E41A48" w:rsidRPr="00E41A48">
          <w:rPr>
            <w:highlight w:val="yellow"/>
            <w:rPrChange w:id="1282" w:author="Natasha Hardy" w:date="2021-11-30T15:46:00Z">
              <w:rPr/>
            </w:rPrChange>
          </w:rPr>
          <w:t>(</w:t>
        </w:r>
        <w:r w:rsidR="00E41A48" w:rsidRPr="00E41A48">
          <w:rPr>
            <w:color w:val="000000"/>
            <w:highlight w:val="yellow"/>
          </w:rPr>
          <w:t>MK761006</w:t>
        </w:r>
        <w:r w:rsidR="00E41A48" w:rsidRPr="00E41A48">
          <w:rPr>
            <w:color w:val="000000"/>
            <w:highlight w:val="yellow"/>
            <w:rPrChange w:id="1283" w:author="Natasha Hardy" w:date="2021-11-30T15:46:00Z">
              <w:rPr>
                <w:color w:val="000000"/>
              </w:rPr>
            </w:rPrChange>
          </w:rPr>
          <w:t>) of a whole little penguin genome from the region (REF)</w:t>
        </w:r>
      </w:ins>
      <w:ins w:id="1284" w:author="Rebecca McIntosh" w:date="2021-10-29T12:41:00Z">
        <w:r w:rsidR="00225EFD" w:rsidRPr="00E41A48">
          <w:rPr>
            <w:color w:val="000000"/>
            <w:highlight w:val="yellow"/>
            <w:rPrChange w:id="1285" w:author="Natasha Hardy" w:date="2021-11-30T15:46:00Z">
              <w:rPr>
                <w:color w:val="000000"/>
              </w:rPr>
            </w:rPrChange>
          </w:rPr>
          <w:t>.</w:t>
        </w:r>
      </w:ins>
      <w:r>
        <w:rPr>
          <w:color w:val="000000"/>
        </w:rPr>
        <w:t xml:space="preserve"> </w:t>
      </w:r>
      <w:del w:id="1286" w:author="Rebecca McIntosh" w:date="2021-10-29T12:26:00Z">
        <w:r w:rsidDel="00C53F52">
          <w:rPr>
            <w:color w:val="000000"/>
          </w:rPr>
          <w:delText xml:space="preserve">containing little penguin DNA </w:delText>
        </w:r>
      </w:del>
      <w:del w:id="1287" w:author="Rebecca McIntosh" w:date="2021-10-29T12:36:00Z">
        <w:r w:rsidDel="00225EFD">
          <w:rPr>
            <w:color w:val="000000"/>
          </w:rPr>
          <w:delText>were subsequently searched for the presence of the</w:delText>
        </w:r>
      </w:del>
      <w:del w:id="1288" w:author="Rebecca McIntosh" w:date="2021-10-29T12:27:00Z">
        <w:r w:rsidDel="00C53F52">
          <w:rPr>
            <w:color w:val="000000"/>
          </w:rPr>
          <w:delText>se</w:delText>
        </w:r>
      </w:del>
      <w:del w:id="1289"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290" w:author="Rebecca McIntosh" w:date="2021-10-28T11:31:00Z">
        <w:r w:rsidDel="00403656">
          <w:delText>d</w:delText>
        </w:r>
      </w:del>
      <w:ins w:id="1291" w:author="Microsoft Office User" w:date="2021-10-14T07:25:00Z">
        <w:del w:id="1292" w:author="Rebecca McIntosh" w:date="2021-10-28T11:31:00Z">
          <w:r w:rsidR="007F4B46" w:rsidDel="00403656">
            <w:delText>id</w:delText>
          </w:r>
        </w:del>
      </w:ins>
      <w:del w:id="1293" w:author="Rebecca McIntosh" w:date="2021-10-28T11:31:00Z">
        <w:r w:rsidDel="00403656">
          <w:delText xml:space="preserve">o </w:delText>
        </w:r>
      </w:del>
      <w:del w:id="1294"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295" w:author="Microsoft Office User" w:date="2021-10-14T07:26:00Z">
        <w:del w:id="1296" w:author="Rebecca McIntosh" w:date="2021-10-29T12:36:00Z">
          <w:r w:rsidR="007F4B46" w:rsidDel="00225EFD">
            <w:delText>identified in other samples</w:delText>
          </w:r>
        </w:del>
      </w:ins>
      <w:del w:id="1297" w:author="Rebecca McIntosh" w:date="2021-10-29T12:36:00Z">
        <w:r w:rsidDel="00225EFD">
          <w:delText xml:space="preserve"> </w:delText>
        </w:r>
      </w:del>
      <w:del w:id="1298" w:author="Rebecca McIntosh" w:date="2021-10-29T12:41:00Z">
        <w:r w:rsidDel="00225EFD">
          <w:delText xml:space="preserve">(Figs. </w:delText>
        </w:r>
        <w:r w:rsidR="00E478AB" w:rsidDel="00225EFD">
          <w:delText>5b</w:delText>
        </w:r>
        <w:r w:rsidDel="00225EFD">
          <w:delText>)</w:delText>
        </w:r>
      </w:del>
      <w:del w:id="1299" w:author="Natasha Hardy" w:date="2021-11-11T15:40:00Z">
        <w:r w:rsidDel="00AA6F46">
          <w:delText>.</w:delText>
        </w:r>
      </w:del>
      <w:ins w:id="1300" w:author="Rebecca McIntosh" w:date="2021-10-29T12:28:00Z">
        <w:del w:id="1301" w:author="Natasha Hardy" w:date="2021-11-11T15:40:00Z">
          <w:r w:rsidR="00C53F52" w:rsidDel="00AA6F46">
            <w:delText xml:space="preserve"> </w:delText>
          </w:r>
        </w:del>
      </w:ins>
      <w:del w:id="1302" w:author="Natasha Hardy" w:date="2021-11-13T11:51:00Z">
        <w:r w:rsidDel="00122265">
          <w:rPr>
            <w:color w:val="000000"/>
          </w:rPr>
          <w:delText>Of these</w:delText>
        </w:r>
      </w:del>
      <w:ins w:id="1303" w:author="Natasha Hardy" w:date="2021-11-13T11:52:00Z">
        <w:r w:rsidR="00122265">
          <w:rPr>
            <w:color w:val="000000"/>
          </w:rPr>
          <w:t>We subsequently searched</w:t>
        </w:r>
      </w:ins>
      <w:ins w:id="1304" w:author="Natasha Hardy" w:date="2021-11-13T11:51:00Z">
        <w:r w:rsidR="00122265">
          <w:rPr>
            <w:color w:val="000000"/>
          </w:rPr>
          <w:t xml:space="preserve"> all</w:t>
        </w:r>
      </w:ins>
      <w:r>
        <w:rPr>
          <w:color w:val="000000"/>
        </w:rPr>
        <w:t xml:space="preserve"> </w:t>
      </w:r>
      <w:ins w:id="1305" w:author="Microsoft Office User" w:date="2021-11-30T14:22:00Z">
        <w:r w:rsidR="007D2416">
          <w:rPr>
            <w:color w:val="000000"/>
          </w:rPr>
          <w:t>ten</w:t>
        </w:r>
      </w:ins>
      <w:del w:id="1306" w:author="Microsoft Office User" w:date="2021-11-30T14:22:00Z">
        <w:r w:rsidDel="007D2416">
          <w:rPr>
            <w:color w:val="000000"/>
          </w:rPr>
          <w:delText>10</w:delText>
        </w:r>
      </w:del>
      <w:ins w:id="1307" w:author="Natasha Hardy" w:date="2021-11-13T11:52:00Z">
        <w:r w:rsidR="00122265">
          <w:rPr>
            <w:color w:val="000000"/>
          </w:rPr>
          <w:t xml:space="preserve"> penguin </w:t>
        </w:r>
        <w:r w:rsidR="00122265">
          <w:rPr>
            <w:color w:val="000000"/>
          </w:rPr>
          <w:lastRenderedPageBreak/>
          <w:t>positive</w:t>
        </w:r>
      </w:ins>
      <w:ins w:id="1308" w:author="Natasha Hardy" w:date="2021-11-11T10:06:00Z">
        <w:r>
          <w:rPr>
            <w:color w:val="000000"/>
          </w:rPr>
          <w:t xml:space="preserve"> </w:t>
        </w:r>
      </w:ins>
      <w:ins w:id="1309" w:author="Rebecca McIntosh" w:date="2021-10-29T12:43:00Z">
        <w:r w:rsidR="00F8224C">
          <w:rPr>
            <w:color w:val="000000"/>
          </w:rPr>
          <w:t xml:space="preserve">scat </w:t>
        </w:r>
      </w:ins>
      <w:r>
        <w:rPr>
          <w:color w:val="000000"/>
        </w:rPr>
        <w:t>samples</w:t>
      </w:r>
      <w:ins w:id="1310" w:author="Natasha Hardy" w:date="2021-11-13T11:52:00Z">
        <w:r w:rsidR="00122265">
          <w:rPr>
            <w:color w:val="000000"/>
          </w:rPr>
          <w:t xml:space="preserve"> for the presence of these haplotypes</w:t>
        </w:r>
      </w:ins>
      <w:r>
        <w:rPr>
          <w:color w:val="000000"/>
        </w:rPr>
        <w:t xml:space="preserve">, </w:t>
      </w:r>
      <w:ins w:id="1311" w:author="Microsoft Office User" w:date="2021-11-30T14:22:00Z">
        <w:del w:id="1312" w:author="Natasha Hardy" w:date="2021-11-30T15:47:00Z">
          <w:r w:rsidR="007D2416" w:rsidDel="00E41A48">
            <w:rPr>
              <w:color w:val="000000"/>
            </w:rPr>
            <w:delText>five</w:delText>
          </w:r>
        </w:del>
      </w:ins>
      <w:ins w:id="1313" w:author="Natasha Hardy" w:date="2021-11-30T15:47:00Z">
        <w:r w:rsidR="00E41A48">
          <w:rPr>
            <w:color w:val="000000"/>
          </w:rPr>
          <w:t>six</w:t>
        </w:r>
      </w:ins>
      <w:ins w:id="1314" w:author="Microsoft Office User" w:date="2021-11-30T14:22:00Z">
        <w:r w:rsidR="007D2416">
          <w:rPr>
            <w:color w:val="000000"/>
          </w:rPr>
          <w:t xml:space="preserve"> of these</w:t>
        </w:r>
      </w:ins>
      <w:del w:id="1315" w:author="Microsoft Office User" w:date="2021-11-30T14:22:00Z">
        <w:r w:rsidDel="007D2416">
          <w:rPr>
            <w:color w:val="000000"/>
          </w:rPr>
          <w:delText>5</w:delText>
        </w:r>
      </w:del>
      <w:r>
        <w:rPr>
          <w:color w:val="000000"/>
        </w:rPr>
        <w:t xml:space="preserve"> contained a single haplotype, whilst </w:t>
      </w:r>
      <w:ins w:id="1316" w:author="Microsoft Office User" w:date="2021-11-30T14:22:00Z">
        <w:r w:rsidR="007D2416">
          <w:rPr>
            <w:color w:val="000000"/>
          </w:rPr>
          <w:t xml:space="preserve">the remaining </w:t>
        </w:r>
        <w:del w:id="1317" w:author="Natasha Hardy" w:date="2021-11-30T15:47:00Z">
          <w:r w:rsidR="007D2416" w:rsidDel="00E41A48">
            <w:rPr>
              <w:color w:val="000000"/>
            </w:rPr>
            <w:delText>five</w:delText>
          </w:r>
        </w:del>
      </w:ins>
      <w:ins w:id="1318" w:author="Natasha Hardy" w:date="2021-11-30T15:47:00Z">
        <w:r w:rsidR="00E41A48">
          <w:rPr>
            <w:color w:val="000000"/>
          </w:rPr>
          <w:t>four</w:t>
        </w:r>
      </w:ins>
      <w:del w:id="1319" w:author="Microsoft Office User" w:date="2021-11-30T14:22:00Z">
        <w:r w:rsidDel="007D2416">
          <w:rPr>
            <w:color w:val="000000"/>
          </w:rPr>
          <w:delText>5</w:delText>
        </w:r>
      </w:del>
      <w:r>
        <w:rPr>
          <w:color w:val="000000"/>
        </w:rPr>
        <w:t xml:space="preserve"> contained between 2–</w:t>
      </w:r>
      <w:del w:id="1320" w:author="Natasha Hardy" w:date="2021-11-30T15:47:00Z">
        <w:r w:rsidDel="00E41A48">
          <w:rPr>
            <w:color w:val="000000"/>
          </w:rPr>
          <w:delText xml:space="preserve">6 </w:delText>
        </w:r>
      </w:del>
      <w:ins w:id="1321" w:author="Natasha Hardy" w:date="2021-11-30T15:47:00Z">
        <w:r w:rsidR="00E41A48">
          <w:rPr>
            <w:color w:val="000000"/>
          </w:rPr>
          <w:t xml:space="preserve">4 </w:t>
        </w:r>
      </w:ins>
      <w:r>
        <w:rPr>
          <w:color w:val="000000"/>
        </w:rPr>
        <w:t xml:space="preserve">individual </w:t>
      </w:r>
      <w:proofErr w:type="spellStart"/>
      <w:r>
        <w:rPr>
          <w:color w:val="000000"/>
        </w:rPr>
        <w:t>mtDNA</w:t>
      </w:r>
      <w:proofErr w:type="spellEnd"/>
      <w:r>
        <w:rPr>
          <w:color w:val="000000"/>
        </w:rPr>
        <w:t xml:space="preserve"> haplotypes </w:t>
      </w:r>
      <w:del w:id="1322"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323" w:author="Natasha Hardy" w:date="2021-11-11T15:41:00Z">
        <w:r w:rsidR="00A23418" w:rsidDel="00AA6F46">
          <w:rPr>
            <w:rFonts w:ascii="Times New Roman" w:eastAsia="Times New Roman" w:hAnsi="Times New Roman" w:cs="Times New Roman"/>
          </w:rPr>
          <w:delText>Logically,</w:delText>
        </w:r>
      </w:del>
      <w:ins w:id="1324"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325" w:author="Natasha Hardy" w:date="2021-11-11T15:41:00Z">
        <w:r w:rsidR="00A23418" w:rsidDel="00AA6F46">
          <w:rPr>
            <w:rFonts w:ascii="Times New Roman" w:eastAsia="Times New Roman" w:hAnsi="Times New Roman" w:cs="Times New Roman"/>
          </w:rPr>
          <w:delText xml:space="preserve">, </w:delText>
        </w:r>
      </w:del>
      <w:ins w:id="1326"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represent at least two distinct individual birds consumed</w:t>
      </w:r>
      <w:del w:id="1327"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w:t>
      </w:r>
      <w:del w:id="1328" w:author="Natasha Hardy" w:date="2021-11-30T15:47:00Z">
        <w:r w:rsidR="00A23418" w:rsidDel="00E41A48">
          <w:rPr>
            <w:rFonts w:ascii="Times New Roman" w:eastAsia="Times New Roman" w:hAnsi="Times New Roman" w:cs="Times New Roman"/>
            <w:color w:val="000000"/>
          </w:rPr>
          <w:delText xml:space="preserve">21 </w:delText>
        </w:r>
      </w:del>
      <w:ins w:id="1329" w:author="Natasha Hardy" w:date="2021-11-30T15:47:00Z">
        <w:r w:rsidR="00E41A48">
          <w:rPr>
            <w:rFonts w:ascii="Times New Roman" w:eastAsia="Times New Roman" w:hAnsi="Times New Roman" w:cs="Times New Roman"/>
            <w:color w:val="000000"/>
          </w:rPr>
          <w:t xml:space="preserve">16 </w:t>
        </w:r>
      </w:ins>
      <w:r w:rsidR="00A23418">
        <w:rPr>
          <w:rFonts w:ascii="Times New Roman" w:eastAsia="Times New Roman" w:hAnsi="Times New Roman" w:cs="Times New Roman"/>
          <w:color w:val="000000"/>
        </w:rPr>
        <w:t xml:space="preserve">individual penguins were consumed across </w:t>
      </w:r>
      <w:ins w:id="1330" w:author="Natasha Hardy" w:date="2021-11-11T15:41:00Z">
        <w:r w:rsidR="00AA6F46">
          <w:rPr>
            <w:rFonts w:ascii="Times New Roman" w:eastAsia="Times New Roman" w:hAnsi="Times New Roman" w:cs="Times New Roman"/>
            <w:color w:val="000000"/>
          </w:rPr>
          <w:t xml:space="preserve">the </w:t>
        </w:r>
      </w:ins>
      <w:del w:id="1331" w:author="Rebecca McIntosh" w:date="2021-10-29T12:43:00Z">
        <w:r w:rsidR="00A23418" w:rsidDel="00F8224C">
          <w:rPr>
            <w:rFonts w:ascii="Times New Roman" w:eastAsia="Times New Roman" w:hAnsi="Times New Roman" w:cs="Times New Roman"/>
            <w:color w:val="000000"/>
          </w:rPr>
          <w:delText xml:space="preserve">all </w:delText>
        </w:r>
      </w:del>
      <w:ins w:id="1332" w:author="Rebecca McIntosh" w:date="2021-10-29T12:43:00Z">
        <w:r w:rsidR="00F8224C">
          <w:rPr>
            <w:rFonts w:ascii="Times New Roman" w:eastAsia="Times New Roman" w:hAnsi="Times New Roman" w:cs="Times New Roman"/>
            <w:color w:val="000000"/>
          </w:rPr>
          <w:t xml:space="preserve">99 </w:t>
        </w:r>
      </w:ins>
      <w:ins w:id="1333"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334" w:name="_1ksv4uv" w:colFirst="0" w:colLast="0"/>
      <w:bookmarkEnd w:id="1334"/>
      <w:r>
        <w:t xml:space="preserve">Discussion </w:t>
      </w:r>
      <w:ins w:id="1335" w:author="Natasha Hardy" w:date="2021-11-11T15:50:00Z">
        <w:r w:rsidR="00923CB7">
          <w:t>(</w:t>
        </w:r>
      </w:ins>
      <w:ins w:id="1336" w:author="Rebecca McIntosh" w:date="2021-10-28T12:21:00Z">
        <w:del w:id="1337" w:author="Natasha Hardy" w:date="2021-11-13T12:17:00Z">
          <w:r w:rsidR="00515F6D" w:rsidDel="006136C1">
            <w:delText>1</w:delText>
          </w:r>
        </w:del>
      </w:ins>
      <w:ins w:id="1338" w:author="Rebecca McIntosh" w:date="2021-10-29T13:32:00Z">
        <w:del w:id="1339" w:author="Natasha Hardy" w:date="2021-11-12T15:59:00Z">
          <w:r w:rsidR="00AC506F" w:rsidDel="006879F9">
            <w:delText>746</w:delText>
          </w:r>
        </w:del>
      </w:ins>
      <w:ins w:id="1340" w:author="Natasha Hardy" w:date="2021-11-13T12:17:00Z">
        <w:r w:rsidR="006136C1">
          <w:t>1142</w:t>
        </w:r>
      </w:ins>
      <w:ins w:id="1341" w:author="Rebecca McIntosh" w:date="2021-10-28T12:21:00Z">
        <w:del w:id="1342" w:author="Natasha Hardy" w:date="2021-11-12T16:57:00Z">
          <w:r w:rsidR="00515F6D" w:rsidDel="00B1351A">
            <w:delText xml:space="preserve"> </w:delText>
          </w:r>
        </w:del>
        <w:del w:id="1343" w:author="Natasha Hardy" w:date="2021-11-11T15:51:00Z">
          <w:r w:rsidR="00515F6D" w:rsidDel="00923CB7">
            <w:delText>words</w:delText>
          </w:r>
        </w:del>
      </w:ins>
      <w:ins w:id="1344" w:author="Natasha Hardy" w:date="2021-11-11T15:51:00Z">
        <w:r w:rsidR="00923CB7">
          <w:t xml:space="preserve"> </w:t>
        </w:r>
      </w:ins>
      <w:ins w:id="1345" w:author="Natasha Hardy" w:date="2021-11-12T16:57:00Z">
        <w:r w:rsidR="00B1351A">
          <w:t xml:space="preserve">&lt; </w:t>
        </w:r>
      </w:ins>
      <w:ins w:id="1346" w:author="Natasha Hardy" w:date="2021-11-13T12:01:00Z">
        <w:r w:rsidR="0087754D">
          <w:t>850</w:t>
        </w:r>
      </w:ins>
      <w:ins w:id="1347"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348" w:author="Natasha Hardy" w:date="2021-11-12T10:21:00Z"/>
        </w:rPr>
      </w:pPr>
      <w:bookmarkStart w:id="1349" w:name="_44sinio" w:colFirst="0" w:colLast="0"/>
      <w:bookmarkEnd w:id="1349"/>
    </w:p>
    <w:p w14:paraId="016C1576" w14:textId="3E5518CA" w:rsidR="00897458" w:rsidDel="00897458" w:rsidRDefault="00897458">
      <w:pPr>
        <w:rPr>
          <w:del w:id="1350" w:author="Natasha Hardy" w:date="2021-11-12T10:23:00Z"/>
          <w:moveTo w:id="1351" w:author="Natasha Hardy" w:date="2021-11-12T10:21:00Z"/>
        </w:rPr>
        <w:pPrChange w:id="1352" w:author="Natasha Hardy" w:date="2021-11-13T12:09:00Z">
          <w:pPr>
            <w:ind w:firstLine="720"/>
          </w:pPr>
        </w:pPrChange>
      </w:pPr>
      <w:moveToRangeStart w:id="1353" w:author="Natasha Hardy" w:date="2021-11-12T10:21:00Z" w:name="move87604880"/>
      <w:moveTo w:id="1354" w:author="Natasha Hardy" w:date="2021-11-12T10:21:00Z">
        <w:r>
          <w:t xml:space="preserve">Conflicts between iconic species </w:t>
        </w:r>
        <w:del w:id="1355" w:author="Natasha Hardy" w:date="2021-11-12T10:21:00Z">
          <w:r w:rsidDel="00897458">
            <w:delText>are</w:delText>
          </w:r>
        </w:del>
      </w:moveTo>
      <w:ins w:id="1356" w:author="Natasha Hardy" w:date="2021-11-12T10:21:00Z">
        <w:r>
          <w:t>will</w:t>
        </w:r>
      </w:ins>
      <w:moveTo w:id="1357" w:author="Natasha Hardy" w:date="2021-11-12T10:21:00Z">
        <w:r>
          <w:t xml:space="preserve"> likely</w:t>
        </w:r>
        <w:del w:id="1358" w:author="Natasha Hardy" w:date="2021-11-12T10:21:00Z">
          <w:r w:rsidDel="00897458">
            <w:delText xml:space="preserve"> to</w:delText>
          </w:r>
        </w:del>
        <w:r>
          <w:t xml:space="preserve"> increase with mounting human pressures on wildlife</w:t>
        </w:r>
      </w:moveTo>
      <w:ins w:id="1359" w:author="Natasha Hardy" w:date="2021-11-12T10:21:00Z">
        <w:r>
          <w:t xml:space="preserve"> and wild spaces</w:t>
        </w:r>
      </w:ins>
      <w:moveTo w:id="1360" w:author="Natasha Hardy" w:date="2021-11-12T10:21:00Z">
        <w:r>
          <w:t xml:space="preserve"> during the Anthropocene</w:t>
        </w:r>
        <w:del w:id="1361" w:author="Natasha Hardy" w:date="2021-11-12T10:21:00Z">
          <w:r w:rsidDel="00897458">
            <w:delText xml:space="preserve"> and</w:delText>
          </w:r>
        </w:del>
      </w:moveTo>
      <w:ins w:id="1362" w:author="Natasha Hardy" w:date="2021-11-12T10:21:00Z">
        <w:r>
          <w:t xml:space="preserve">. </w:t>
        </w:r>
      </w:ins>
      <w:ins w:id="1363" w:author="Natasha Hardy" w:date="2021-11-12T14:03:00Z">
        <w:r w:rsidR="004754AF">
          <w:t>Validating and a</w:t>
        </w:r>
      </w:ins>
      <w:ins w:id="1364" w:author="Natasha Hardy" w:date="2021-11-12T10:22:00Z">
        <w:r>
          <w:t>pplying modern</w:t>
        </w:r>
      </w:ins>
      <w:moveTo w:id="1365" w:author="Natasha Hardy" w:date="2021-11-12T10:21:00Z">
        <w:r>
          <w:t xml:space="preserve"> surveillance tools</w:t>
        </w:r>
      </w:moveTo>
      <w:ins w:id="1366" w:author="Natasha Hardy" w:date="2021-11-12T10:26:00Z">
        <w:r w:rsidR="00E147F6">
          <w:t>,</w:t>
        </w:r>
      </w:ins>
      <w:moveTo w:id="1367" w:author="Natasha Hardy" w:date="2021-11-12T10:21:00Z">
        <w:r>
          <w:t xml:space="preserve"> such as </w:t>
        </w:r>
        <w:del w:id="1368" w:author="Natasha Hardy" w:date="2021-11-12T10:22:00Z">
          <w:r w:rsidDel="00897458">
            <w:delText xml:space="preserve">using </w:delText>
          </w:r>
        </w:del>
        <w:r>
          <w:t>DNA screening</w:t>
        </w:r>
      </w:moveTo>
      <w:ins w:id="1369" w:author="Natasha Hardy" w:date="2021-11-12T10:26:00Z">
        <w:r w:rsidR="00E147F6">
          <w:t>,</w:t>
        </w:r>
      </w:ins>
      <w:moveTo w:id="1370" w:author="Natasha Hardy" w:date="2021-11-12T10:21:00Z">
        <w:r>
          <w:t xml:space="preserve"> </w:t>
        </w:r>
      </w:moveTo>
      <w:ins w:id="1371" w:author="Natasha Hardy" w:date="2021-11-12T10:26:00Z">
        <w:r w:rsidR="00E147F6">
          <w:t>to</w:t>
        </w:r>
      </w:ins>
      <w:moveTo w:id="1372" w:author="Natasha Hardy" w:date="2021-11-12T10:21:00Z">
        <w:del w:id="1373"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374"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375" w:author="Natasha Hardy" w:date="2021-11-12T10:27:00Z">
        <w:r w:rsidR="00E147F6">
          <w:t xml:space="preserve"> can better </w:t>
        </w:r>
      </w:ins>
      <w:moveTo w:id="1376" w:author="Natasha Hardy" w:date="2021-11-12T10:21:00Z">
        <w:del w:id="1377" w:author="Natasha Hardy" w:date="2021-11-12T10:27:00Z">
          <w:r w:rsidDel="00E147F6">
            <w:rPr>
              <w:rFonts w:ascii="Times New Roman" w:eastAsia="Times New Roman" w:hAnsi="Times New Roman" w:cs="Times New Roman"/>
              <w:color w:val="000000"/>
            </w:rPr>
            <w:delText xml:space="preserve"> </w:delText>
          </w:r>
        </w:del>
      </w:moveTo>
      <w:ins w:id="1378" w:author="Natasha Hardy" w:date="2021-11-12T10:26:00Z">
        <w:r w:rsidR="00E147F6">
          <w:t>inform</w:t>
        </w:r>
        <w:r w:rsidR="00E147F6">
          <w:rPr>
            <w:rFonts w:ascii="Times New Roman" w:eastAsia="Times New Roman" w:hAnsi="Times New Roman" w:cs="Times New Roman"/>
            <w:color w:val="000000"/>
          </w:rPr>
          <w:t xml:space="preserve"> decision making</w:t>
        </w:r>
      </w:ins>
      <w:moveTo w:id="1379" w:author="Natasha Hardy" w:date="2021-11-12T10:21:00Z">
        <w:del w:id="1380"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381" w:author="Natasha Hardy" w:date="2021-11-12T10:23:00Z">
        <w:r>
          <w:rPr>
            <w:rFonts w:ascii="Times New Roman" w:eastAsia="Times New Roman" w:hAnsi="Times New Roman" w:cs="Times New Roman"/>
            <w:color w:val="000000"/>
          </w:rPr>
          <w:t xml:space="preserve"> </w:t>
        </w:r>
      </w:ins>
    </w:p>
    <w:moveToRangeEnd w:id="1353"/>
    <w:p w14:paraId="4B298B01" w14:textId="3D556916" w:rsidR="00897458" w:rsidRPr="00897458" w:rsidDel="00897458" w:rsidRDefault="00897458">
      <w:pPr>
        <w:rPr>
          <w:del w:id="1382" w:author="Natasha Hardy" w:date="2021-11-12T10:23:00Z"/>
          <w:color w:val="000000"/>
          <w:rPrChange w:id="1383" w:author="Natasha Hardy" w:date="2021-11-12T10:16:00Z">
            <w:rPr>
              <w:del w:id="1384" w:author="Natasha Hardy" w:date="2021-11-12T10:23:00Z"/>
            </w:rPr>
          </w:rPrChange>
        </w:rPr>
        <w:pPrChange w:id="1385" w:author="Natasha Hardy" w:date="2021-11-13T12:09:00Z">
          <w:pPr>
            <w:pBdr>
              <w:top w:val="nil"/>
              <w:left w:val="nil"/>
              <w:bottom w:val="nil"/>
              <w:right w:val="nil"/>
              <w:between w:val="nil"/>
            </w:pBdr>
          </w:pPr>
        </w:pPrChange>
      </w:pPr>
    </w:p>
    <w:p w14:paraId="17F7FD26" w14:textId="5C4B4E47" w:rsidR="00D73F8E" w:rsidRPr="004F60F0" w:rsidDel="0028688C" w:rsidRDefault="00124902">
      <w:pPr>
        <w:rPr>
          <w:del w:id="1386" w:author="Natasha Hardy" w:date="2021-11-12T14:34:00Z"/>
          <w:rPrChange w:id="1387" w:author="Natasha Hardy" w:date="2021-11-12T14:46:00Z">
            <w:rPr>
              <w:del w:id="1388" w:author="Natasha Hardy" w:date="2021-11-12T14:34:00Z"/>
              <w:color w:val="000000"/>
            </w:rPr>
          </w:rPrChange>
        </w:rPr>
      </w:pPr>
      <w:bookmarkStart w:id="1389" w:name="_ggasvmie5cpp" w:colFirst="0" w:colLast="0"/>
      <w:bookmarkStart w:id="1390" w:name="_gjdgxs" w:colFirst="0" w:colLast="0"/>
      <w:bookmarkEnd w:id="1389"/>
      <w:bookmarkEnd w:id="1390"/>
      <w:r w:rsidRPr="004754AF">
        <w:t>W</w:t>
      </w:r>
      <w:r w:rsidR="001E4EA0" w:rsidRPr="004754AF">
        <w:t>e leveraged</w:t>
      </w:r>
      <w:r w:rsidR="001E4EA0">
        <w:t xml:space="preserve"> </w:t>
      </w:r>
      <w:r w:rsidR="00FE26ED">
        <w:t xml:space="preserve">recent </w:t>
      </w:r>
      <w:r w:rsidR="001E4EA0">
        <w:t xml:space="preserve">advances in </w:t>
      </w:r>
      <w:del w:id="1391" w:author="Natasha Hardy" w:date="2021-11-12T14:03:00Z">
        <w:r w:rsidR="001E4EA0" w:rsidDel="004754AF">
          <w:delText xml:space="preserve">cost-effective </w:delText>
        </w:r>
      </w:del>
      <w:r w:rsidR="001E4EA0">
        <w:t>genetic assaying tools</w:t>
      </w:r>
      <w:ins w:id="1392" w:author="Natasha Hardy" w:date="2021-11-12T14:03:00Z">
        <w:r w:rsidR="004754AF">
          <w:t>,</w:t>
        </w:r>
      </w:ins>
      <w:r w:rsidR="001E4EA0">
        <w:t xml:space="preserve"> </w:t>
      </w:r>
      <w:del w:id="1393" w:author="Natasha Hardy" w:date="2021-11-12T10:24:00Z">
        <w:r w:rsidDel="00897458">
          <w:delText>combined</w:delText>
        </w:r>
        <w:r w:rsidR="001E4EA0" w:rsidDel="00897458">
          <w:delText xml:space="preserve"> </w:delText>
        </w:r>
      </w:del>
      <w:ins w:id="1394" w:author="Natasha Hardy" w:date="2021-11-12T10:28:00Z">
        <w:r w:rsidR="00E147F6">
          <w:t>applied alongside</w:t>
        </w:r>
      </w:ins>
      <w:del w:id="1395" w:author="Natasha Hardy" w:date="2021-11-12T10:28:00Z">
        <w:r w:rsidR="001E4EA0" w:rsidDel="00E147F6">
          <w:delText>with</w:delText>
        </w:r>
      </w:del>
      <w:r w:rsidR="001E4EA0">
        <w:t xml:space="preserve"> traditional diet analysis methods</w:t>
      </w:r>
      <w:ins w:id="1396" w:author="Natasha Hardy" w:date="2021-11-12T14:03:00Z">
        <w:r w:rsidR="004754AF">
          <w:t>,</w:t>
        </w:r>
      </w:ins>
      <w:del w:id="1397" w:author="Rebecca McIntosh" w:date="2021-10-28T11:34:00Z">
        <w:r w:rsidR="00FE26ED" w:rsidDel="00E26CD2">
          <w:delText xml:space="preserve">. </w:delText>
        </w:r>
        <w:r w:rsidR="00FE26ED" w:rsidRPr="00E26CD2" w:rsidDel="00E26CD2">
          <w:rPr>
            <w:highlight w:val="yellow"/>
            <w:rPrChange w:id="1398" w:author="Rebecca McIntosh" w:date="2021-11-11T10:06:00Z">
              <w:rPr/>
            </w:rPrChange>
          </w:rPr>
          <w:delText>We</w:delText>
        </w:r>
        <w:r w:rsidRPr="00E26CD2" w:rsidDel="00E26CD2">
          <w:rPr>
            <w:highlight w:val="yellow"/>
            <w:rPrChange w:id="1399" w:author="Rebecca McIntosh" w:date="2021-11-11T10:06:00Z">
              <w:rPr/>
            </w:rPrChange>
          </w:rPr>
          <w:delText xml:space="preserve"> </w:delText>
        </w:r>
        <w:r w:rsidR="001E4EA0" w:rsidRPr="00E26CD2" w:rsidDel="00E26CD2">
          <w:rPr>
            <w:highlight w:val="yellow"/>
            <w:rPrChange w:id="1400" w:author="Rebecca McIntosh" w:date="2021-11-11T10:06:00Z">
              <w:rPr/>
            </w:rPrChange>
          </w:rPr>
          <w:delText>contribute</w:delText>
        </w:r>
        <w:r w:rsidRPr="00E26CD2" w:rsidDel="00E26CD2">
          <w:rPr>
            <w:highlight w:val="yellow"/>
            <w:rPrChange w:id="1401" w:author="Rebecca McIntosh" w:date="2021-11-11T10:06:00Z">
              <w:rPr/>
            </w:rPrChange>
          </w:rPr>
          <w:delText>d</w:delText>
        </w:r>
        <w:r w:rsidR="001E4EA0" w:rsidRPr="001E4EA0" w:rsidDel="00E26CD2">
          <w:delText xml:space="preserve"> the following</w:delText>
        </w:r>
      </w:del>
      <w:ins w:id="1402" w:author="Rebecca McIntosh" w:date="2021-10-28T11:34:00Z">
        <w:r w:rsidR="00E26CD2">
          <w:t xml:space="preserve"> </w:t>
        </w:r>
      </w:ins>
      <w:ins w:id="1403" w:author="Natasha Hardy" w:date="2021-11-12T10:28:00Z">
        <w:r w:rsidR="00E147F6">
          <w:t>to</w:t>
        </w:r>
      </w:ins>
      <w:ins w:id="1404" w:author="Natasha Hardy" w:date="2021-11-12T10:29:00Z">
        <w:r w:rsidR="00E147F6">
          <w:t xml:space="preserve"> </w:t>
        </w:r>
      </w:ins>
      <w:ins w:id="1405" w:author="Natasha Hardy" w:date="2021-11-12T14:04:00Z">
        <w:r w:rsidR="004754AF">
          <w:t>investigate</w:t>
        </w:r>
      </w:ins>
      <w:ins w:id="1406" w:author="Natasha Hardy" w:date="2021-11-12T10:31:00Z">
        <w:r w:rsidR="00E147F6">
          <w:t xml:space="preserve"> </w:t>
        </w:r>
      </w:ins>
      <w:ins w:id="1407" w:author="Natasha Hardy" w:date="2021-11-12T10:30:00Z">
        <w:r w:rsidR="00E147F6">
          <w:t>a growing wildlife conflict in southeastern Australia</w:t>
        </w:r>
      </w:ins>
      <w:ins w:id="1408" w:author="Natasha Hardy" w:date="2021-11-12T14:34:00Z">
        <w:r w:rsidR="0028688C">
          <w:t>.</w:t>
        </w:r>
      </w:ins>
      <w:ins w:id="1409" w:author="Natasha Hardy" w:date="2021-11-12T14:46:00Z">
        <w:r w:rsidR="004F60F0">
          <w:t xml:space="preserve"> </w:t>
        </w:r>
      </w:ins>
      <w:ins w:id="1410" w:author="Rebecca McIntosh" w:date="2021-10-28T11:34:00Z">
        <w:del w:id="1411" w:author="Natasha Hardy" w:date="2021-11-12T14:04:00Z">
          <w:r w:rsidR="00E26CD2" w:rsidDel="004754AF">
            <w:delText>to</w:delText>
          </w:r>
        </w:del>
      </w:ins>
      <w:ins w:id="1412" w:author="Rebecca McIntosh" w:date="2021-10-29T12:53:00Z">
        <w:del w:id="1413" w:author="Natasha Hardy" w:date="2021-11-12T14:04:00Z">
          <w:r w:rsidR="0037468C" w:rsidDel="004754AF">
            <w:delText>wards</w:delText>
          </w:r>
        </w:del>
      </w:ins>
      <w:del w:id="1414" w:author="Natasha Hardy" w:date="2021-11-12T14:04:00Z">
        <w:r w:rsidR="001E4EA0" w:rsidRPr="006F45F2" w:rsidDel="004754AF">
          <w:rPr>
            <w:highlight w:val="green"/>
            <w:rPrChange w:id="1415" w:author="Rebecca McIntosh" w:date="2021-11-11T10:06:00Z">
              <w:rPr/>
            </w:rPrChange>
          </w:rPr>
          <w:delText>significant advances</w:delText>
        </w:r>
        <w:r w:rsidR="001E4EA0" w:rsidRPr="001E4EA0" w:rsidDel="004754AF">
          <w:delText xml:space="preserve"> </w:delText>
        </w:r>
      </w:del>
      <w:ins w:id="1416" w:author="Rebecca McIntosh" w:date="2021-10-29T12:55:00Z">
        <w:del w:id="1417" w:author="Natasha Hardy" w:date="2021-11-12T14:04:00Z">
          <w:r w:rsidR="0037468C" w:rsidDel="004754AF">
            <w:delText xml:space="preserve"> in understanding complex predator-prey dynamics </w:delText>
          </w:r>
        </w:del>
      </w:ins>
      <w:del w:id="1418"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419" w:author="Rebecca McIntosh" w:date="2021-10-29T12:55:00Z">
        <w:del w:id="1420" w:author="Natasha Hardy" w:date="2021-11-12T14:04:00Z">
          <w:r w:rsidR="0037468C" w:rsidDel="004754AF">
            <w:delText>for</w:delText>
          </w:r>
          <w:r w:rsidR="0037468C" w:rsidRPr="001E4EA0" w:rsidDel="004754AF">
            <w:delText xml:space="preserve"> </w:delText>
          </w:r>
        </w:del>
      </w:ins>
      <w:del w:id="1421" w:author="Natasha Hardy" w:date="2021-11-12T14:04:00Z">
        <w:r w:rsidR="001E4EA0" w:rsidRPr="001E4EA0" w:rsidDel="004754AF">
          <w:delText xml:space="preserve">the broader conservation biology community: </w:delText>
        </w:r>
      </w:del>
      <w:ins w:id="1422" w:author="Rebecca McIntosh" w:date="2021-10-28T12:39:00Z">
        <w:del w:id="1423" w:author="Natasha Hardy" w:date="2021-11-12T14:04:00Z">
          <w:r w:rsidR="008F08E5" w:rsidDel="004754AF">
            <w:delText xml:space="preserve">. </w:delText>
          </w:r>
        </w:del>
        <w:del w:id="1424" w:author="Natasha Hardy" w:date="2021-11-12T14:32:00Z">
          <w:r w:rsidR="008F08E5" w:rsidDel="0028688C">
            <w:delText xml:space="preserve">Using the little penguin and long-nosed fur seal predator-prey model, we </w:delText>
          </w:r>
        </w:del>
      </w:ins>
      <w:bookmarkStart w:id="1425" w:name="_Hlk86326399"/>
      <w:ins w:id="1426" w:author="Rebecca McIntosh" w:date="2021-10-28T12:40:00Z">
        <w:del w:id="1427" w:author="Natasha Hardy" w:date="2021-11-12T10:31:00Z">
          <w:r w:rsidR="008F08E5" w:rsidDel="00E147F6">
            <w:delText>developed</w:delText>
          </w:r>
        </w:del>
      </w:ins>
      <w:ins w:id="1428" w:author="Rebecca McIntosh" w:date="2021-10-28T12:39:00Z">
        <w:del w:id="1429" w:author="Natasha Hardy" w:date="2021-11-12T14:32:00Z">
          <w:r w:rsidR="008F08E5" w:rsidRPr="001E4EA0" w:rsidDel="0028688C">
            <w:delText xml:space="preserve"> </w:delText>
          </w:r>
        </w:del>
      </w:ins>
      <w:del w:id="1430" w:author="Natasha Hardy" w:date="2021-11-12T14:32:00Z">
        <w:r w:rsidR="001E4EA0" w:rsidRPr="001E4EA0" w:rsidDel="0028688C">
          <w:delText>(i) a multi-assay method for comparison of target species identification</w:delText>
        </w:r>
        <w:r w:rsidR="00D73F8E" w:rsidDel="0028688C">
          <w:delText xml:space="preserve"> – </w:delText>
        </w:r>
      </w:del>
      <w:ins w:id="1431" w:author="Rebecca McIntosh" w:date="2021-10-28T15:12:00Z">
        <w:del w:id="1432" w:author="Natasha Hardy" w:date="2021-11-12T14:32:00Z">
          <w:r w:rsidR="008E1CF5" w:rsidDel="0028688C">
            <w:delText xml:space="preserve">to </w:delText>
          </w:r>
        </w:del>
      </w:ins>
      <w:del w:id="1433" w:author="Natasha Hardy" w:date="2021-11-12T14:32:00Z">
        <w:r w:rsidR="00D73F8E" w:rsidDel="0028688C">
          <w:delText xml:space="preserve">producing </w:delText>
        </w:r>
      </w:del>
      <w:ins w:id="1434" w:author="Rebecca McIntosh" w:date="2021-10-28T15:12:00Z">
        <w:del w:id="1435" w:author="Natasha Hardy" w:date="2021-11-12T14:32:00Z">
          <w:r w:rsidR="008E1CF5" w:rsidDel="0028688C">
            <w:delText xml:space="preserve">produce </w:delText>
          </w:r>
        </w:del>
      </w:ins>
      <w:del w:id="1436"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425"/>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437" w:author="Natasha Hardy" w:date="2021-11-12T14:34:00Z">
        <w:r w:rsidR="00221CB8" w:rsidDel="0028688C">
          <w:delText xml:space="preserve"> </w:delText>
        </w:r>
      </w:del>
      <w:del w:id="1438"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5E7346AB" w:rsidR="004F60F0" w:rsidRDefault="001E4EA0" w:rsidP="004F60F0">
      <w:pPr>
        <w:rPr>
          <w:ins w:id="1439" w:author="Natasha Hardy" w:date="2021-11-12T14:47:00Z"/>
        </w:rPr>
      </w:pPr>
      <w:del w:id="1440" w:author="Natasha Hardy" w:date="2021-11-12T14:40:00Z">
        <w:r w:rsidDel="002A4604">
          <w:delText xml:space="preserve">Specifically, </w:delText>
        </w:r>
        <w:r w:rsidRPr="002253CC" w:rsidDel="002A4604">
          <w:rPr>
            <w:highlight w:val="green"/>
            <w:rPrChange w:id="1441" w:author="Rebecca McIntosh" w:date="2021-11-11T10:06:00Z">
              <w:rPr/>
            </w:rPrChange>
          </w:rPr>
          <w:delText>w</w:delText>
        </w:r>
      </w:del>
      <w:ins w:id="1442" w:author="Natasha Hardy" w:date="2021-11-12T14:40:00Z">
        <w:r w:rsidR="002A4604">
          <w:t>W</w:t>
        </w:r>
      </w:ins>
      <w:r w:rsidR="008445EE" w:rsidRPr="00D10C18">
        <w:t xml:space="preserve">e </w:t>
      </w:r>
      <w:r w:rsidR="00FE26ED" w:rsidRPr="00D10C18">
        <w:t xml:space="preserve">provide conservation practitioners with </w:t>
      </w:r>
      <w:del w:id="1443" w:author="Natasha Hardy" w:date="2021-11-11T10:06:00Z">
        <w:r w:rsidR="00FE26ED">
          <w:delText>a</w:delText>
        </w:r>
      </w:del>
      <w:ins w:id="1444" w:author="Rebecca McIntosh" w:date="2021-11-11T10:06:00Z">
        <w:r w:rsidR="00FE26ED" w:rsidRPr="00D10C18">
          <w:t>a</w:t>
        </w:r>
      </w:ins>
      <w:ins w:id="1445" w:author="Rebecca McIntosh" w:date="2021-10-28T13:29:00Z">
        <w:r w:rsidR="002253CC" w:rsidRPr="00D10C18">
          <w:t xml:space="preserve">n </w:t>
        </w:r>
      </w:ins>
      <w:ins w:id="1446"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447"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448" w:author="Natasha Hardy" w:date="2021-11-13T11:48:00Z">
        <w:r w:rsidR="008445EE" w:rsidDel="00491733">
          <w:rPr>
            <w:color w:val="000000"/>
          </w:rPr>
          <w:delText xml:space="preserve">the diets of </w:delText>
        </w:r>
      </w:del>
      <w:r w:rsidR="008445EE">
        <w:rPr>
          <w:color w:val="000000"/>
        </w:rPr>
        <w:t>long-nosed fur seal</w:t>
      </w:r>
      <w:ins w:id="1449" w:author="Natasha Hardy" w:date="2021-11-13T11:48:00Z">
        <w:r w:rsidR="00491733">
          <w:rPr>
            <w:color w:val="000000"/>
          </w:rPr>
          <w:t xml:space="preserve"> diets</w:t>
        </w:r>
      </w:ins>
      <w:del w:id="1450" w:author="Natasha Hardy" w:date="2021-11-13T11:48:00Z">
        <w:r w:rsidR="008445EE" w:rsidDel="00491733">
          <w:rPr>
            <w:color w:val="000000"/>
          </w:rPr>
          <w:delText>s</w:delText>
        </w:r>
      </w:del>
      <w:r w:rsidR="008445EE">
        <w:rPr>
          <w:color w:val="000000"/>
        </w:rPr>
        <w:t xml:space="preserve"> in southeastern Australia</w:t>
      </w:r>
      <w:ins w:id="1451" w:author="Natasha Hardy" w:date="2021-10-25T15:21:00Z">
        <w:r w:rsidR="00673DC2">
          <w:rPr>
            <w:color w:val="000000"/>
          </w:rPr>
          <w:t xml:space="preserve">, </w:t>
        </w:r>
        <w:del w:id="1452" w:author="Rebecca McIntosh" w:date="2021-10-28T13:30:00Z">
          <w:r w:rsidR="00673DC2" w:rsidDel="002253CC">
            <w:rPr>
              <w:color w:val="000000"/>
            </w:rPr>
            <w:delText>based on</w:delText>
          </w:r>
        </w:del>
      </w:ins>
      <w:ins w:id="1453" w:author="Rebecca McIntosh" w:date="2021-10-28T13:30:00Z">
        <w:r w:rsidR="002253CC">
          <w:rPr>
            <w:color w:val="000000"/>
          </w:rPr>
          <w:t>using</w:t>
        </w:r>
      </w:ins>
      <w:ins w:id="1454" w:author="Natasha Hardy" w:date="2021-10-25T15:21:00Z">
        <w:r w:rsidR="00673DC2">
          <w:rPr>
            <w:color w:val="000000"/>
          </w:rPr>
          <w:t xml:space="preserve"> two widely applied </w:t>
        </w:r>
      </w:ins>
      <w:ins w:id="1455" w:author="Natasha Hardy" w:date="2021-10-25T15:22:00Z">
        <w:r w:rsidR="00673DC2">
          <w:rPr>
            <w:color w:val="000000"/>
          </w:rPr>
          <w:t>diet assay</w:t>
        </w:r>
      </w:ins>
      <w:ins w:id="1456" w:author="Natasha Hardy" w:date="2021-10-25T15:21:00Z">
        <w:r w:rsidR="00673DC2">
          <w:rPr>
            <w:color w:val="000000"/>
          </w:rPr>
          <w:t xml:space="preserve"> techniques</w:t>
        </w:r>
      </w:ins>
      <w:r w:rsidR="00065E05">
        <w:rPr>
          <w:color w:val="000000"/>
        </w:rPr>
        <w:t xml:space="preserve">. </w:t>
      </w:r>
      <w:r w:rsidR="00D73F8E">
        <w:rPr>
          <w:color w:val="000000"/>
        </w:rPr>
        <w:t>We</w:t>
      </w:r>
      <w:ins w:id="1457" w:author="Natasha Hardy" w:date="2021-11-11T10:06:00Z">
        <w:r w:rsidR="00D73F8E">
          <w:rPr>
            <w:color w:val="000000"/>
          </w:rPr>
          <w:t xml:space="preserve"> </w:t>
        </w:r>
      </w:ins>
      <w:ins w:id="1458" w:author="Rebecca McIntosh" w:date="2021-10-28T12:41:00Z">
        <w:del w:id="1459"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460" w:author="Natasha Hardy" w:date="2021-11-13T11:48:00Z">
        <w:r w:rsidR="00D73F8E" w:rsidRPr="00D10C18" w:rsidDel="00491733">
          <w:rPr>
            <w:color w:val="000000"/>
          </w:rPr>
          <w:delText>are currently</w:delText>
        </w:r>
      </w:del>
      <w:ins w:id="1461" w:author="Natasha Hardy" w:date="2021-11-13T11:48:00Z">
        <w:r w:rsidR="00491733">
          <w:rPr>
            <w:color w:val="000000"/>
          </w:rPr>
          <w:t>remain</w:t>
        </w:r>
      </w:ins>
      <w:r w:rsidR="00D73F8E" w:rsidRPr="00D10C18">
        <w:rPr>
          <w:color w:val="000000"/>
        </w:rPr>
        <w:t xml:space="preserve"> the </w:t>
      </w:r>
      <w:del w:id="1462" w:author="Natasha Hardy" w:date="2021-10-21T10:26:00Z">
        <w:r w:rsidR="00D73F8E" w:rsidRPr="00D10C18" w:rsidDel="00DB7067">
          <w:rPr>
            <w:color w:val="000000"/>
          </w:rPr>
          <w:delText>most commonly consumed</w:delText>
        </w:r>
      </w:del>
      <w:ins w:id="1463"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464" w:author="Natasha Hardy" w:date="2021-11-12T14:47:00Z">
        <w:r w:rsidR="004F60F0" w:rsidRPr="00D57AEF">
          <w:rPr>
            <w:color w:val="000000"/>
            <w:highlight w:val="lightGray"/>
            <w:rPrChange w:id="1465" w:author="Natasha Hardy" w:date="2021-11-13T12:08:00Z">
              <w:rPr>
                <w:color w:val="000000"/>
              </w:rPr>
            </w:rPrChange>
          </w:rPr>
          <w:t xml:space="preserve">DNA metabarcoding </w:t>
        </w:r>
      </w:ins>
      <w:ins w:id="1466" w:author="Natasha Hardy" w:date="2021-11-12T14:48:00Z">
        <w:r w:rsidR="004F60F0" w:rsidRPr="00D57AEF">
          <w:rPr>
            <w:color w:val="000000"/>
            <w:highlight w:val="lightGray"/>
            <w:rPrChange w:id="1467" w:author="Natasha Hardy" w:date="2021-11-13T12:08:00Z">
              <w:rPr>
                <w:color w:val="000000"/>
              </w:rPr>
            </w:rPrChange>
          </w:rPr>
          <w:t xml:space="preserve">also </w:t>
        </w:r>
      </w:ins>
      <w:ins w:id="1468" w:author="Natasha Hardy" w:date="2021-11-12T14:47:00Z">
        <w:r w:rsidR="004F60F0" w:rsidRPr="00D57AEF">
          <w:rPr>
            <w:color w:val="000000"/>
            <w:highlight w:val="lightGray"/>
            <w:rPrChange w:id="1469" w:author="Natasha Hardy" w:date="2021-11-13T12:08:00Z">
              <w:rPr>
                <w:color w:val="000000"/>
              </w:rPr>
            </w:rPrChange>
          </w:rPr>
          <w:t xml:space="preserve">offered </w:t>
        </w:r>
      </w:ins>
      <w:ins w:id="1470" w:author="Natasha Hardy" w:date="2021-11-12T14:48:00Z">
        <w:r w:rsidR="004F60F0" w:rsidRPr="00D57AEF">
          <w:rPr>
            <w:color w:val="000000"/>
            <w:highlight w:val="lightGray"/>
            <w:rPrChange w:id="1471" w:author="Natasha Hardy" w:date="2021-11-13T12:08:00Z">
              <w:rPr>
                <w:color w:val="000000"/>
              </w:rPr>
            </w:rPrChange>
          </w:rPr>
          <w:t>key quantitative</w:t>
        </w:r>
      </w:ins>
      <w:ins w:id="1472" w:author="Natasha Hardy" w:date="2021-11-12T14:47:00Z">
        <w:r w:rsidR="004F60F0" w:rsidRPr="00D57AEF">
          <w:rPr>
            <w:color w:val="000000"/>
            <w:highlight w:val="lightGray"/>
            <w:rPrChange w:id="1473" w:author="Natasha Hardy" w:date="2021-11-13T12:08:00Z">
              <w:rPr>
                <w:color w:val="000000"/>
              </w:rPr>
            </w:rPrChange>
          </w:rPr>
          <w:t xml:space="preserve"> information</w:t>
        </w:r>
      </w:ins>
      <w:ins w:id="1474" w:author="Natasha Hardy" w:date="2021-11-12T14:48:00Z">
        <w:r w:rsidR="004F60F0" w:rsidRPr="00D57AEF">
          <w:rPr>
            <w:color w:val="000000"/>
            <w:highlight w:val="lightGray"/>
            <w:rPrChange w:id="1475" w:author="Natasha Hardy" w:date="2021-11-13T12:08:00Z">
              <w:rPr>
                <w:color w:val="000000"/>
              </w:rPr>
            </w:rPrChange>
          </w:rPr>
          <w:t xml:space="preserve"> on</w:t>
        </w:r>
      </w:ins>
      <w:ins w:id="1476" w:author="Natasha Hardy" w:date="2021-11-12T14:47:00Z">
        <w:r w:rsidR="004F60F0" w:rsidRPr="00D57AEF">
          <w:rPr>
            <w:color w:val="000000"/>
            <w:highlight w:val="lightGray"/>
            <w:rPrChange w:id="1477" w:author="Natasha Hardy" w:date="2021-11-13T12:08:00Z">
              <w:rPr>
                <w:color w:val="000000"/>
              </w:rPr>
            </w:rPrChange>
          </w:rPr>
          <w:t>: (</w:t>
        </w:r>
        <w:proofErr w:type="spellStart"/>
        <w:r w:rsidR="004F60F0" w:rsidRPr="00D57AEF">
          <w:rPr>
            <w:color w:val="000000"/>
            <w:highlight w:val="lightGray"/>
            <w:rPrChange w:id="1478" w:author="Natasha Hardy" w:date="2021-11-13T12:08:00Z">
              <w:rPr>
                <w:color w:val="000000"/>
              </w:rPr>
            </w:rPrChange>
          </w:rPr>
          <w:t>i</w:t>
        </w:r>
        <w:proofErr w:type="spellEnd"/>
        <w:r w:rsidR="004F60F0" w:rsidRPr="00D57AEF">
          <w:rPr>
            <w:color w:val="000000"/>
            <w:highlight w:val="lightGray"/>
            <w:rPrChange w:id="1479" w:author="Natasha Hardy" w:date="2021-11-13T12:08:00Z">
              <w:rPr>
                <w:color w:val="000000"/>
              </w:rPr>
            </w:rPrChange>
          </w:rPr>
          <w:t>) absolute and relative abundance</w:t>
        </w:r>
      </w:ins>
      <w:ins w:id="1480" w:author="Natasha Hardy" w:date="2021-11-12T14:49:00Z">
        <w:r w:rsidR="004F60F0" w:rsidRPr="00D57AEF">
          <w:rPr>
            <w:color w:val="000000"/>
            <w:highlight w:val="lightGray"/>
            <w:rPrChange w:id="1481" w:author="Natasha Hardy" w:date="2021-11-13T12:08:00Z">
              <w:rPr>
                <w:color w:val="000000"/>
              </w:rPr>
            </w:rPrChange>
          </w:rPr>
          <w:t>s</w:t>
        </w:r>
      </w:ins>
      <w:ins w:id="1482" w:author="Natasha Hardy" w:date="2021-11-12T14:47:00Z">
        <w:r w:rsidR="004F60F0" w:rsidRPr="00D57AEF">
          <w:rPr>
            <w:color w:val="000000"/>
            <w:highlight w:val="lightGray"/>
            <w:rPrChange w:id="1483" w:author="Natasha Hardy" w:date="2021-11-13T12:08:00Z">
              <w:rPr>
                <w:color w:val="000000"/>
              </w:rPr>
            </w:rPrChange>
          </w:rPr>
          <w:t xml:space="preserve"> of DNA recovered, (ii) </w:t>
        </w:r>
      </w:ins>
      <w:ins w:id="1484" w:author="Natasha Hardy" w:date="2021-11-12T14:49:00Z">
        <w:r w:rsidR="004F60F0" w:rsidRPr="00D57AEF">
          <w:rPr>
            <w:color w:val="000000"/>
            <w:highlight w:val="lightGray"/>
            <w:rPrChange w:id="1485" w:author="Natasha Hardy" w:date="2021-11-13T12:08:00Z">
              <w:rPr>
                <w:color w:val="000000"/>
              </w:rPr>
            </w:rPrChange>
          </w:rPr>
          <w:t>detection of</w:t>
        </w:r>
      </w:ins>
      <w:ins w:id="1486" w:author="Natasha Hardy" w:date="2021-11-12T14:47:00Z">
        <w:r w:rsidR="004F60F0" w:rsidRPr="00D57AEF">
          <w:rPr>
            <w:color w:val="000000"/>
            <w:highlight w:val="lightGray"/>
            <w:rPrChange w:id="1487" w:author="Natasha Hardy" w:date="2021-11-13T12:08:00Z">
              <w:rPr>
                <w:color w:val="000000"/>
              </w:rPr>
            </w:rPrChange>
          </w:rPr>
          <w:t xml:space="preserve"> multiple prey taxa within a single</w:t>
        </w:r>
        <w:r w:rsidR="004F60F0" w:rsidRPr="00D57AEF">
          <w:rPr>
            <w:highlight w:val="lightGray"/>
            <w:rPrChange w:id="1488" w:author="Natasha Hardy" w:date="2021-11-13T12:08:00Z">
              <w:rPr/>
            </w:rPrChange>
          </w:rPr>
          <w:t xml:space="preserve"> scat</w:t>
        </w:r>
        <w:r w:rsidR="004F60F0" w:rsidRPr="00D57AEF">
          <w:rPr>
            <w:color w:val="000000"/>
            <w:highlight w:val="lightGray"/>
            <w:rPrChange w:id="1489" w:author="Natasha Hardy" w:date="2021-11-13T12:08:00Z">
              <w:rPr>
                <w:color w:val="000000"/>
              </w:rPr>
            </w:rPrChange>
          </w:rPr>
          <w:t xml:space="preserve"> sample, and (iii) genetic diversity enabling estimation of penguin abundances consumed</w:t>
        </w:r>
      </w:ins>
      <w:ins w:id="1490" w:author="Natasha Hardy" w:date="2021-11-30T15:48:00Z">
        <w:r w:rsidR="00E41A48">
          <w:rPr>
            <w:color w:val="000000"/>
            <w:highlight w:val="lightGray"/>
          </w:rPr>
          <w:t xml:space="preserve"> accounting for at least 16 penguins consumed across samples</w:t>
        </w:r>
      </w:ins>
      <w:ins w:id="1491" w:author="Natasha Hardy" w:date="2021-11-12T14:48:00Z">
        <w:r w:rsidR="004F60F0" w:rsidRPr="00D57AEF">
          <w:rPr>
            <w:color w:val="000000"/>
            <w:highlight w:val="lightGray"/>
            <w:rPrChange w:id="1492" w:author="Natasha Hardy" w:date="2021-11-13T12:08:00Z">
              <w:rPr>
                <w:color w:val="000000"/>
              </w:rPr>
            </w:rPrChange>
          </w:rPr>
          <w:t>.</w:t>
        </w:r>
      </w:ins>
      <w:ins w:id="1493" w:author="Natasha Hardy" w:date="2021-11-13T12:06:00Z">
        <w:r w:rsidR="00D57AEF" w:rsidRPr="00D57AEF">
          <w:rPr>
            <w:color w:val="000000"/>
            <w:highlight w:val="lightGray"/>
            <w:rPrChange w:id="1494" w:author="Natasha Hardy" w:date="2021-11-13T12:08:00Z">
              <w:rPr>
                <w:color w:val="000000"/>
              </w:rPr>
            </w:rPrChange>
          </w:rPr>
          <w:t xml:space="preserve"> </w:t>
        </w:r>
      </w:ins>
    </w:p>
    <w:p w14:paraId="2146DECE" w14:textId="5264ED65" w:rsidR="00065E05" w:rsidRDefault="00065E05" w:rsidP="004F60F0">
      <w:pPr>
        <w:ind w:firstLine="720"/>
        <w:rPr>
          <w:ins w:id="1495" w:author="Natasha Hardy" w:date="2021-11-12T14:40:00Z"/>
          <w:color w:val="000000"/>
        </w:rPr>
      </w:pPr>
      <w:del w:id="1496" w:author="Natasha Hardy" w:date="2021-11-12T10:54:00Z">
        <w:r w:rsidDel="00926EAC">
          <w:rPr>
            <w:color w:val="000000"/>
          </w:rPr>
          <w:delText>Whilst p</w:delText>
        </w:r>
      </w:del>
      <w:ins w:id="1497" w:author="Natasha Hardy" w:date="2021-11-12T10:54:00Z">
        <w:r w:rsidR="00926EAC">
          <w:rPr>
            <w:color w:val="000000"/>
          </w:rPr>
          <w:t>P</w:t>
        </w:r>
      </w:ins>
      <w:r>
        <w:rPr>
          <w:color w:val="000000"/>
        </w:rPr>
        <w:t>revious studies</w:t>
      </w:r>
      <w:ins w:id="1498" w:author="Rebecca McIntosh" w:date="2021-10-28T15:16:00Z">
        <w:r w:rsidR="008E1CF5">
          <w:rPr>
            <w:color w:val="000000"/>
          </w:rPr>
          <w:t xml:space="preserve"> using </w:t>
        </w:r>
      </w:ins>
      <w:ins w:id="1499" w:author="Rebecca McIntosh" w:date="2021-10-28T15:17:00Z">
        <w:del w:id="1500" w:author="Natasha Hardy" w:date="2021-11-12T10:34:00Z">
          <w:r w:rsidR="008E1CF5" w:rsidDel="00E147F6">
            <w:rPr>
              <w:color w:val="000000"/>
            </w:rPr>
            <w:delText>both</w:delText>
          </w:r>
        </w:del>
      </w:ins>
      <w:ins w:id="1501" w:author="Natasha Hardy" w:date="2021-11-12T10:34:00Z">
        <w:r w:rsidR="00E147F6">
          <w:rPr>
            <w:color w:val="000000"/>
          </w:rPr>
          <w:t>either</w:t>
        </w:r>
      </w:ins>
      <w:ins w:id="1502" w:author="Rebecca McIntosh" w:date="2021-10-28T15:17:00Z">
        <w:r w:rsidR="008E1CF5">
          <w:rPr>
            <w:color w:val="000000"/>
          </w:rPr>
          <w:t xml:space="preserve"> assay techniques</w:t>
        </w:r>
      </w:ins>
      <w:ins w:id="1503" w:author="Natasha Hardy" w:date="2021-11-11T10:06:00Z">
        <w:r>
          <w:rPr>
            <w:color w:val="000000"/>
          </w:rPr>
          <w:t xml:space="preserve"> </w:t>
        </w:r>
      </w:ins>
      <w:r>
        <w:rPr>
          <w:color w:val="000000"/>
        </w:rPr>
        <w:t xml:space="preserve">have identified little penguin remains at relatively low frequencies </w:t>
      </w:r>
      <w:ins w:id="1504" w:author="Rebecca McIntosh" w:date="2021-10-29T12:58:00Z">
        <w:r w:rsidR="0037468C">
          <w:rPr>
            <w:color w:val="000000"/>
          </w:rPr>
          <w:t xml:space="preserve">in </w:t>
        </w:r>
        <w:del w:id="1505" w:author="Natasha Hardy" w:date="2021-11-12T14:36:00Z">
          <w:r w:rsidR="0037468C" w:rsidDel="0028688C">
            <w:rPr>
              <w:color w:val="000000"/>
            </w:rPr>
            <w:delText xml:space="preserve">samples </w:delText>
          </w:r>
        </w:del>
      </w:ins>
      <w:del w:id="1506" w:author="Natasha Hardy" w:date="2021-11-12T14:36:00Z">
        <w:r w:rsidDel="0028688C">
          <w:rPr>
            <w:color w:val="000000"/>
          </w:rPr>
          <w:delText>overall</w:delText>
        </w:r>
      </w:del>
      <w:ins w:id="1507" w:author="Natasha Hardy" w:date="2021-11-12T14:36:00Z">
        <w:r w:rsidR="0028688C">
          <w:rPr>
            <w:color w:val="000000"/>
          </w:rPr>
          <w:t>relation to seals’ total diets</w:t>
        </w:r>
      </w:ins>
      <w:r>
        <w:rPr>
          <w:color w:val="000000"/>
        </w:rPr>
        <w:t xml:space="preserve"> (</w:t>
      </w:r>
      <w:r>
        <w:t>5.9</w:t>
      </w:r>
      <w:r>
        <w:rPr>
          <w:color w:val="000000"/>
        </w:rPr>
        <w:t xml:space="preserve">% </w:t>
      </w:r>
      <w:del w:id="1508"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509" w:author="Rebecca McIntosh" w:date="2021-10-29T12:58:00Z">
        <w:r w:rsidDel="0037468C">
          <w:rPr>
            <w:color w:val="000000"/>
          </w:rPr>
          <w:delText xml:space="preserve">of samples </w:delText>
        </w:r>
      </w:del>
      <w:r>
        <w:rPr>
          <w:color w:val="000000"/>
        </w:rPr>
        <w:t>in Goldsworthy et al. 2019)</w:t>
      </w:r>
      <w:ins w:id="1510" w:author="Natasha Hardy" w:date="2021-11-12T10:54:00Z">
        <w:r w:rsidR="00926EAC">
          <w:rPr>
            <w:color w:val="000000"/>
          </w:rPr>
          <w:t xml:space="preserve">. </w:t>
        </w:r>
      </w:ins>
      <w:ins w:id="1511" w:author="Natasha Hardy" w:date="2021-11-12T15:07:00Z">
        <w:r w:rsidR="0092214A">
          <w:rPr>
            <w:color w:val="000000"/>
          </w:rPr>
          <w:t xml:space="preserve">The lower range of estimates observed </w:t>
        </w:r>
        <w:r w:rsidR="0092214A">
          <w:rPr>
            <w:color w:val="000000"/>
          </w:rPr>
          <w:lastRenderedPageBreak/>
          <w:t xml:space="preserve">here (9% </w:t>
        </w:r>
      </w:ins>
      <w:ins w:id="1512" w:author="Natasha Hardy" w:date="2021-11-12T15:08:00Z">
        <w:r w:rsidR="0092214A">
          <w:rPr>
            <w:color w:val="000000"/>
          </w:rPr>
          <w:t xml:space="preserve">of samples </w:t>
        </w:r>
      </w:ins>
      <w:ins w:id="1513" w:author="Natasha Hardy" w:date="2021-11-12T15:07:00Z">
        <w:r w:rsidR="0092214A">
          <w:rPr>
            <w:color w:val="000000"/>
          </w:rPr>
          <w:t xml:space="preserve">for seabirds, 6% for penguins) </w:t>
        </w:r>
      </w:ins>
      <w:ins w:id="1514" w:author="Natasha Hardy" w:date="2021-11-12T15:08:00Z">
        <w:r w:rsidR="0092214A">
          <w:rPr>
            <w:color w:val="000000"/>
          </w:rPr>
          <w:t xml:space="preserve">and based on sampled containing large quantities of prey DNA </w:t>
        </w:r>
      </w:ins>
      <w:ins w:id="1515" w:author="Natasha Hardy" w:date="2021-11-12T15:09:00Z">
        <w:r w:rsidR="0092214A">
          <w:rPr>
            <w:color w:val="000000"/>
          </w:rPr>
          <w:t xml:space="preserve">corroborate these previously reported predation rates for the region. </w:t>
        </w:r>
      </w:ins>
      <w:del w:id="1516" w:author="Natasha Hardy" w:date="2021-11-12T10:54:00Z">
        <w:r w:rsidDel="00926EAC">
          <w:rPr>
            <w:color w:val="000000"/>
          </w:rPr>
          <w:delText xml:space="preserve">, </w:delText>
        </w:r>
        <w:r w:rsidDel="00926EAC">
          <w:delText>t</w:delText>
        </w:r>
      </w:del>
      <w:ins w:id="1517" w:author="Natasha Hardy" w:date="2021-11-12T15:09:00Z">
        <w:r w:rsidR="0092214A">
          <w:rPr>
            <w:color w:val="000000"/>
          </w:rPr>
          <w:t>However, t</w:t>
        </w:r>
      </w:ins>
      <w:r>
        <w:rPr>
          <w:color w:val="000000"/>
        </w:rPr>
        <w:t>he upper range of estimates observed in this study (</w:t>
      </w:r>
      <w:ins w:id="1518" w:author="Natasha Hardy" w:date="2021-11-12T14:37:00Z">
        <w:r w:rsidR="0028688C">
          <w:rPr>
            <w:color w:val="000000"/>
          </w:rPr>
          <w:t>10% and 25% of samples, respectively for DNA and hard-parts</w:t>
        </w:r>
      </w:ins>
      <w:del w:id="1519" w:author="Natasha Hardy" w:date="2021-11-12T14:37:00Z">
        <w:r w:rsidDel="0028688C">
          <w:delText>25% of samples</w:delText>
        </w:r>
      </w:del>
      <w:r>
        <w:rPr>
          <w:color w:val="000000"/>
        </w:rPr>
        <w:t>) signal</w:t>
      </w:r>
      <w:del w:id="1520" w:author="Natasha Hardy" w:date="2021-11-12T15:09:00Z">
        <w:r w:rsidDel="0092214A">
          <w:rPr>
            <w:color w:val="000000"/>
          </w:rPr>
          <w:delText>s</w:delText>
        </w:r>
      </w:del>
      <w:r>
        <w:rPr>
          <w:color w:val="000000"/>
        </w:rPr>
        <w:t xml:space="preserve"> a need for increased monitoring</w:t>
      </w:r>
      <w:ins w:id="1521"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522" w:author="Natasha Hardy" w:date="2021-11-12T14:39:00Z">
        <w:r w:rsidDel="0028688C">
          <w:rPr>
            <w:color w:val="000000"/>
          </w:rPr>
          <w:delText>. Specifically, longer-term and comprehensive sampling programs are needed to further quantify</w:delText>
        </w:r>
      </w:del>
      <w:del w:id="1523" w:author="Natasha Hardy" w:date="2021-11-12T10:34:00Z">
        <w:r w:rsidDel="0023212B">
          <w:rPr>
            <w:color w:val="000000"/>
          </w:rPr>
          <w:delText xml:space="preserve"> and update the</w:delText>
        </w:r>
      </w:del>
      <w:del w:id="1524" w:author="Natasha Hardy" w:date="2021-11-12T14:39:00Z">
        <w:r w:rsidDel="0028688C">
          <w:rPr>
            <w:color w:val="000000"/>
          </w:rPr>
          <w:delText xml:space="preserve"> spatiotemporal patterns in consumption by </w:delText>
        </w:r>
        <w:r w:rsidDel="0028688C">
          <w:delText>long-nosed fur seals</w:delText>
        </w:r>
      </w:del>
      <w:ins w:id="1525" w:author="Nathan Bott" w:date="2021-11-08T09:30:00Z">
        <w:del w:id="1526" w:author="Natasha Hardy" w:date="2021-11-12T14:39:00Z">
          <w:r w:rsidR="007D4061" w:rsidDel="0028688C">
            <w:delText xml:space="preserve"> consumption</w:delText>
          </w:r>
        </w:del>
      </w:ins>
      <w:del w:id="1527" w:author="Rebecca McIntosh" w:date="2021-10-28T15:27:00Z">
        <w:r w:rsidDel="008C069F">
          <w:rPr>
            <w:color w:val="000000"/>
          </w:rPr>
          <w:delText xml:space="preserve">. Little penguin consumption may </w:delText>
        </w:r>
      </w:del>
      <w:del w:id="1528" w:author="Rebecca McIntosh" w:date="2021-10-28T15:22:00Z">
        <w:r w:rsidDel="00BB29CA">
          <w:rPr>
            <w:color w:val="000000"/>
          </w:rPr>
          <w:delText>be more prevalent at certain locations</w:delText>
        </w:r>
      </w:del>
      <w:del w:id="1529" w:author="Rebecca McIntosh" w:date="2021-10-28T15:27:00Z">
        <w:r w:rsidDel="008C069F">
          <w:rPr>
            <w:color w:val="000000"/>
          </w:rPr>
          <w:delText xml:space="preserve"> </w:delText>
        </w:r>
      </w:del>
      <w:del w:id="1530" w:author="Rebecca McIntosh" w:date="2021-10-28T15:19:00Z">
        <w:r w:rsidDel="008E1CF5">
          <w:delText>near the centre of their range</w:delText>
        </w:r>
        <w:r w:rsidDel="008E1CF5">
          <w:rPr>
            <w:color w:val="000000"/>
          </w:rPr>
          <w:delText xml:space="preserve"> and patterns in seabird and little penguin</w:delText>
        </w:r>
      </w:del>
      <w:del w:id="1531" w:author="Rebecca McIntosh" w:date="2021-10-28T15:27:00Z">
        <w:r w:rsidDel="008C069F">
          <w:rPr>
            <w:color w:val="000000"/>
          </w:rPr>
          <w:delText xml:space="preserve"> consumption may </w:delText>
        </w:r>
      </w:del>
      <w:del w:id="1532" w:author="Rebecca McIntosh" w:date="2021-10-28T11:37:00Z">
        <w:r w:rsidDel="00E26CD2">
          <w:rPr>
            <w:color w:val="000000"/>
          </w:rPr>
          <w:delText xml:space="preserve">change </w:delText>
        </w:r>
      </w:del>
      <w:ins w:id="1533" w:author="Rebecca McIntosh" w:date="2021-10-28T16:03:00Z">
        <w:r w:rsidR="00BF5437">
          <w:rPr>
            <w:color w:val="000000"/>
          </w:rPr>
          <w:t xml:space="preserve">, </w:t>
        </w:r>
        <w:del w:id="1534" w:author="Natasha Hardy" w:date="2021-11-12T10:35:00Z">
          <w:r w:rsidR="00BF5437" w:rsidDel="0023212B">
            <w:rPr>
              <w:color w:val="000000"/>
            </w:rPr>
            <w:delText xml:space="preserve">particularly </w:delText>
          </w:r>
        </w:del>
      </w:ins>
      <w:ins w:id="1535" w:author="Rebecca McIntosh" w:date="2021-10-28T16:04:00Z">
        <w:del w:id="1536" w:author="Natasha Hardy" w:date="2021-11-12T10:35:00Z">
          <w:r w:rsidR="00BF5437" w:rsidDel="0023212B">
            <w:rPr>
              <w:color w:val="000000"/>
            </w:rPr>
            <w:delText>since</w:delText>
          </w:r>
        </w:del>
      </w:ins>
      <w:ins w:id="1537" w:author="Rebecca McIntosh" w:date="2021-10-28T15:27:00Z">
        <w:del w:id="1538" w:author="Natasha Hardy" w:date="2021-11-12T10:35:00Z">
          <w:r w:rsidR="008C069F" w:rsidDel="0023212B">
            <w:rPr>
              <w:color w:val="000000"/>
            </w:rPr>
            <w:delText xml:space="preserve"> </w:delText>
          </w:r>
        </w:del>
      </w:ins>
      <w:ins w:id="1539" w:author="Natasha Hardy" w:date="2021-11-12T10:35:00Z">
        <w:r w:rsidR="0023212B">
          <w:rPr>
            <w:color w:val="000000"/>
          </w:rPr>
          <w:t xml:space="preserve">as </w:t>
        </w:r>
      </w:ins>
      <w:ins w:id="1540" w:author="Rebecca McIntosh" w:date="2021-10-28T15:28:00Z">
        <w:r w:rsidR="008C069F">
          <w:rPr>
            <w:color w:val="000000"/>
          </w:rPr>
          <w:t>long-nosed fur seal</w:t>
        </w:r>
      </w:ins>
      <w:ins w:id="1541" w:author="Rebecca McIntosh" w:date="2021-10-28T16:04:00Z">
        <w:r w:rsidR="00BF5437">
          <w:rPr>
            <w:color w:val="000000"/>
          </w:rPr>
          <w:t xml:space="preserve"> abundance</w:t>
        </w:r>
      </w:ins>
      <w:ins w:id="1542" w:author="Natasha Hardy" w:date="2021-11-12T14:39:00Z">
        <w:r w:rsidR="0028688C">
          <w:rPr>
            <w:color w:val="000000"/>
          </w:rPr>
          <w:t>s</w:t>
        </w:r>
      </w:ins>
      <w:ins w:id="1543" w:author="Rebecca McIntosh" w:date="2021-10-28T16:04:00Z">
        <w:r w:rsidR="00BF5437">
          <w:rPr>
            <w:color w:val="000000"/>
          </w:rPr>
          <w:t xml:space="preserve"> </w:t>
        </w:r>
      </w:ins>
      <w:ins w:id="1544" w:author="Natasha Hardy" w:date="2021-11-12T14:39:00Z">
        <w:r w:rsidR="0028688C">
          <w:rPr>
            <w:color w:val="000000"/>
          </w:rPr>
          <w:t>are</w:t>
        </w:r>
      </w:ins>
      <w:ins w:id="1545" w:author="Rebecca McIntosh" w:date="2021-10-28T16:04:00Z">
        <w:del w:id="1546" w:author="Natasha Hardy" w:date="2021-11-12T14:39:00Z">
          <w:r w:rsidR="00BF5437" w:rsidDel="0028688C">
            <w:rPr>
              <w:color w:val="000000"/>
            </w:rPr>
            <w:delText>is</w:delText>
          </w:r>
        </w:del>
        <w:r w:rsidR="00BF5437">
          <w:rPr>
            <w:color w:val="000000"/>
          </w:rPr>
          <w:t xml:space="preserve"> expected to increase </w:t>
        </w:r>
      </w:ins>
      <w:ins w:id="1547" w:author="Rebecca McIntosh" w:date="2021-10-28T16:05:00Z">
        <w:r w:rsidR="00BF5437">
          <w:rPr>
            <w:color w:val="000000"/>
          </w:rPr>
          <w:t>across south-east</w:t>
        </w:r>
      </w:ins>
      <w:ins w:id="1548" w:author="Rebecca McIntosh" w:date="2021-10-29T12:58:00Z">
        <w:r w:rsidR="0037468C">
          <w:rPr>
            <w:color w:val="000000"/>
          </w:rPr>
          <w:t>ern</w:t>
        </w:r>
      </w:ins>
      <w:ins w:id="1549" w:author="Rebecca McIntosh" w:date="2021-10-28T16:05:00Z">
        <w:r w:rsidR="00BF5437">
          <w:rPr>
            <w:color w:val="000000"/>
          </w:rPr>
          <w:t xml:space="preserve"> Australia</w:t>
        </w:r>
      </w:ins>
      <w:ins w:id="1550" w:author="Rebecca McIntosh" w:date="2021-10-28T18:06:00Z">
        <w:r w:rsidR="001478AB">
          <w:rPr>
            <w:color w:val="000000"/>
          </w:rPr>
          <w:t xml:space="preserve"> (Shaughnessy et al. 2015)</w:t>
        </w:r>
      </w:ins>
      <w:del w:id="1551" w:author="Rebecca McIntosh" w:date="2021-10-28T15:19:00Z">
        <w:r w:rsidDel="008E1CF5">
          <w:rPr>
            <w:color w:val="000000"/>
          </w:rPr>
          <w:delText>over time</w:delText>
        </w:r>
        <w:r w:rsidDel="008E1CF5">
          <w:delText xml:space="preserve">, </w:delText>
        </w:r>
      </w:del>
      <w:del w:id="1552"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553" w:author="Rebecca McIntosh" w:date="2021-10-28T11:38:00Z">
        <w:r w:rsidDel="00E26CD2">
          <w:delText xml:space="preserve"> population recovery and </w:delText>
        </w:r>
        <w:commentRangeStart w:id="1554"/>
        <w:r w:rsidDel="00E26CD2">
          <w:delText>through climate change</w:delText>
        </w:r>
      </w:del>
      <w:commentRangeEnd w:id="1554"/>
      <w:ins w:id="1555" w:author="Nathan Bott" w:date="2021-11-11T10:06:00Z">
        <w:r w:rsidR="007D4061">
          <w:rPr>
            <w:rStyle w:val="CommentReference"/>
          </w:rPr>
          <w:commentReference w:id="1554"/>
        </w:r>
        <w:r>
          <w:rPr>
            <w:color w:val="000000"/>
          </w:rPr>
          <w:t xml:space="preserve">. </w:t>
        </w:r>
        <w:del w:id="1556" w:author="Natasha Hardy" w:date="2021-11-12T10:35:00Z">
          <w:r w:rsidDel="0023212B">
            <w:rPr>
              <w:color w:val="000000"/>
            </w:rPr>
            <w:delText>Further</w:delText>
          </w:r>
        </w:del>
      </w:ins>
      <w:ins w:id="1557" w:author="Natasha Hardy" w:date="2021-11-11T10:06:00Z">
        <w:r>
          <w:rPr>
            <w:color w:val="000000"/>
          </w:rPr>
          <w:t>Further</w:t>
        </w:r>
      </w:ins>
      <w:ins w:id="1558" w:author="Rebecca McIntosh" w:date="2021-10-28T12:42:00Z">
        <w:r w:rsidR="00EA5D92">
          <w:rPr>
            <w:color w:val="000000"/>
          </w:rPr>
          <w:t>more</w:t>
        </w:r>
      </w:ins>
      <w:r>
        <w:rPr>
          <w:color w:val="000000"/>
        </w:rPr>
        <w:t xml:space="preserve">, </w:t>
      </w:r>
      <w:del w:id="1559" w:author="Rebecca McIntosh" w:date="2021-10-28T15:22:00Z">
        <w:r w:rsidDel="00BB29CA">
          <w:rPr>
            <w:color w:val="000000"/>
          </w:rPr>
          <w:delText>it may be that a learned behaviour becomes advantageous to a sub-population and is</w:delText>
        </w:r>
      </w:del>
      <w:ins w:id="1560" w:author="Rebecca McIntosh" w:date="2021-10-28T15:22:00Z">
        <w:del w:id="1561"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562" w:author="Natasha Hardy" w:date="2021-11-12T14:53:00Z">
        <w:r w:rsidR="00D10C18">
          <w:rPr>
            <w:color w:val="000000"/>
          </w:rPr>
          <w:t>s</w:t>
        </w:r>
      </w:ins>
      <w:proofErr w:type="spellEnd"/>
      <w:ins w:id="1563" w:author="Rebecca McIntosh" w:date="2021-10-28T15:22:00Z">
        <w:r w:rsidR="00BB29CA">
          <w:rPr>
            <w:color w:val="000000"/>
          </w:rPr>
          <w:t xml:space="preserve"> could be</w:t>
        </w:r>
      </w:ins>
      <w:r>
        <w:rPr>
          <w:color w:val="000000"/>
        </w:rPr>
        <w:t xml:space="preserve"> transmitted to other predator populations, particularly in response to </w:t>
      </w:r>
      <w:del w:id="1564" w:author="Rebecca McIntosh" w:date="2021-10-28T11:39:00Z">
        <w:r w:rsidDel="00E26CD2">
          <w:rPr>
            <w:color w:val="000000"/>
          </w:rPr>
          <w:delText>environmental changes</w:delText>
        </w:r>
      </w:del>
      <w:del w:id="1565" w:author="Natasha Hardy" w:date="2021-11-11T10:06:00Z">
        <w:r>
          <w:rPr>
            <w:color w:val="000000"/>
          </w:rPr>
          <w:delText xml:space="preserve"> and </w:delText>
        </w:r>
      </w:del>
      <w:ins w:id="1566" w:author="Rebecca McIntosh" w:date="2021-10-28T11:39:00Z">
        <w:r w:rsidR="00E26CD2">
          <w:rPr>
            <w:color w:val="000000"/>
          </w:rPr>
          <w:t>food web disruption under ocean warming</w:t>
        </w:r>
      </w:ins>
      <w:ins w:id="1567" w:author="Natasha Hardy" w:date="2021-11-11T10:06:00Z">
        <w:r>
          <w:rPr>
            <w:color w:val="000000"/>
          </w:rPr>
          <w:t xml:space="preserve"> and </w:t>
        </w:r>
      </w:ins>
      <w:ins w:id="1568" w:author="Rebecca McIntosh" w:date="2021-10-28T12:42:00Z">
        <w:r w:rsidR="00EA5D92">
          <w:rPr>
            <w:color w:val="000000"/>
          </w:rPr>
          <w:t xml:space="preserve">changes in </w:t>
        </w:r>
      </w:ins>
      <w:r>
        <w:rPr>
          <w:color w:val="000000"/>
        </w:rPr>
        <w:t>prey availability</w:t>
      </w:r>
      <w:ins w:id="1569"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570" w:author="Rebecca McIntosh" w:date="2021-10-28T15:23:00Z">
        <w:r w:rsidDel="00BB29CA">
          <w:rPr>
            <w:color w:val="000000"/>
          </w:rPr>
          <w:delText xml:space="preserve">consumed </w:delText>
        </w:r>
      </w:del>
      <w:r>
        <w:rPr>
          <w:color w:val="000000"/>
        </w:rPr>
        <w:t>is also warranted to gauge the relative importance of</w:t>
      </w:r>
      <w:ins w:id="1571" w:author="Natasha Hardy" w:date="2021-11-12T10:35:00Z">
        <w:r w:rsidR="0023212B">
          <w:rPr>
            <w:color w:val="000000"/>
          </w:rPr>
          <w:t xml:space="preserve"> </w:t>
        </w:r>
      </w:ins>
      <w:del w:id="1572" w:author="Natasha Hardy" w:date="2021-11-12T10:35:00Z">
        <w:r w:rsidDel="0023212B">
          <w:rPr>
            <w:color w:val="000000"/>
          </w:rPr>
          <w:delText xml:space="preserve"> </w:delText>
        </w:r>
      </w:del>
      <w:ins w:id="1573" w:author="Rebecca McIntosh" w:date="2021-10-28T15:23:00Z">
        <w:del w:id="1574" w:author="Natasha Hardy" w:date="2021-11-12T10:35:00Z">
          <w:r w:rsidR="00BB29CA" w:rsidDel="0023212B">
            <w:rPr>
              <w:color w:val="000000"/>
            </w:rPr>
            <w:delText xml:space="preserve">the </w:delText>
          </w:r>
        </w:del>
      </w:ins>
      <w:r>
        <w:rPr>
          <w:color w:val="000000"/>
        </w:rPr>
        <w:t>different prey items</w:t>
      </w:r>
      <w:ins w:id="1575" w:author="Rebecca McIntosh" w:date="2021-10-28T16:05:00Z">
        <w:r w:rsidR="0033119F">
          <w:rPr>
            <w:color w:val="000000"/>
          </w:rPr>
          <w:t>,</w:t>
        </w:r>
      </w:ins>
      <w:ins w:id="1576" w:author="Rebecca McIntosh" w:date="2021-10-28T15:23:00Z">
        <w:r w:rsidR="00BB29CA">
          <w:rPr>
            <w:color w:val="000000"/>
          </w:rPr>
          <w:t xml:space="preserve"> </w:t>
        </w:r>
      </w:ins>
      <w:del w:id="1577" w:author="Rebecca McIntosh" w:date="2021-10-28T15:23:00Z">
        <w:r w:rsidDel="00BB29CA">
          <w:rPr>
            <w:color w:val="000000"/>
          </w:rPr>
          <w:delText xml:space="preserve">, in addition to or in combination with </w:delText>
        </w:r>
      </w:del>
      <w:del w:id="1578" w:author="Rebecca McIntosh" w:date="2021-10-28T11:40:00Z">
        <w:r w:rsidDel="00E26CD2">
          <w:rPr>
            <w:color w:val="000000"/>
          </w:rPr>
          <w:delText xml:space="preserve">focusing </w:delText>
        </w:r>
      </w:del>
      <w:del w:id="1579" w:author="Rebecca McIntosh" w:date="2021-10-28T15:23:00Z">
        <w:r w:rsidDel="00BB29CA">
          <w:rPr>
            <w:color w:val="000000"/>
          </w:rPr>
          <w:delText>on a specific taxonomic group such as</w:delText>
        </w:r>
      </w:del>
      <w:ins w:id="1580" w:author="Rebecca McIntosh" w:date="2021-10-28T15:23:00Z">
        <w:del w:id="1581" w:author="Natasha Hardy" w:date="2021-11-12T10:36:00Z">
          <w:r w:rsidR="00BB29CA" w:rsidDel="0023212B">
            <w:rPr>
              <w:color w:val="000000"/>
            </w:rPr>
            <w:delText>including</w:delText>
          </w:r>
        </w:del>
      </w:ins>
      <w:ins w:id="1582" w:author="Natasha Hardy" w:date="2021-11-12T10:36:00Z">
        <w:r w:rsidR="0023212B">
          <w:rPr>
            <w:color w:val="000000"/>
          </w:rPr>
          <w:t>besides</w:t>
        </w:r>
      </w:ins>
      <w:r>
        <w:rPr>
          <w:color w:val="000000"/>
        </w:rPr>
        <w:t xml:space="preserve"> seabirds.</w:t>
      </w:r>
      <w:del w:id="1583" w:author="Rebecca McIntosh" w:date="2021-10-28T11:40:00Z">
        <w:r w:rsidDel="00E26CD2">
          <w:rPr>
            <w:color w:val="000000"/>
          </w:rPr>
          <w:delText xml:space="preserve">  </w:delText>
        </w:r>
      </w:del>
    </w:p>
    <w:p w14:paraId="6EE42036" w14:textId="62ECCBC7" w:rsidR="00185FAC" w:rsidRPr="00F61043" w:rsidRDefault="002A4604" w:rsidP="00241FDB">
      <w:pPr>
        <w:ind w:firstLine="720"/>
        <w:rPr>
          <w:ins w:id="1584" w:author="Natasha Hardy" w:date="2021-11-12T15:20:00Z"/>
          <w:rFonts w:ascii="Times New Roman" w:eastAsia="Times New Roman" w:hAnsi="Times New Roman" w:cs="Times New Roman"/>
          <w:color w:val="000000"/>
          <w:highlight w:val="yellow"/>
          <w:rPrChange w:id="1585" w:author="Natasha Hardy" w:date="2021-11-29T18:33:00Z">
            <w:rPr>
              <w:ins w:id="1586" w:author="Natasha Hardy" w:date="2021-11-12T15:20:00Z"/>
              <w:rFonts w:ascii="Times New Roman" w:eastAsia="Times New Roman" w:hAnsi="Times New Roman" w:cs="Times New Roman"/>
              <w:color w:val="000000"/>
            </w:rPr>
          </w:rPrChange>
        </w:rPr>
      </w:pPr>
      <w:ins w:id="1587" w:author="Natasha Hardy" w:date="2021-11-12T14:40:00Z">
        <w:r w:rsidRPr="00F61043">
          <w:rPr>
            <w:rFonts w:ascii="Times New Roman" w:eastAsia="Times New Roman" w:hAnsi="Times New Roman" w:cs="Times New Roman"/>
            <w:highlight w:val="yellow"/>
            <w:rPrChange w:id="1588" w:author="Natasha Hardy" w:date="2021-11-29T18:33:00Z">
              <w:rPr>
                <w:rFonts w:ascii="Times New Roman" w:eastAsia="Times New Roman" w:hAnsi="Times New Roman" w:cs="Times New Roman"/>
              </w:rPr>
            </w:rPrChange>
          </w:rPr>
          <w:t xml:space="preserve">Based on </w:t>
        </w:r>
        <w:r w:rsidRPr="00F61043">
          <w:rPr>
            <w:rFonts w:ascii="Times New Roman" w:hAnsi="Times New Roman"/>
            <w:highlight w:val="yellow"/>
            <w:rPrChange w:id="1589" w:author="Natasha Hardy" w:date="2021-11-29T18:33:00Z">
              <w:rPr>
                <w:rFonts w:ascii="Times New Roman" w:hAnsi="Times New Roman"/>
                <w:highlight w:val="green"/>
              </w:rPr>
            </w:rPrChange>
          </w:rPr>
          <w:t xml:space="preserve">haplotype polymorphism, we </w:t>
        </w:r>
      </w:ins>
      <w:ins w:id="1590" w:author="Natasha Hardy" w:date="2021-11-29T18:29:00Z">
        <w:r w:rsidR="00147EC2" w:rsidRPr="00F61043">
          <w:rPr>
            <w:rFonts w:ascii="Times New Roman" w:hAnsi="Times New Roman"/>
            <w:highlight w:val="yellow"/>
            <w:rPrChange w:id="1591" w:author="Natasha Hardy" w:date="2021-11-29T18:33:00Z">
              <w:rPr>
                <w:rFonts w:ascii="Times New Roman" w:hAnsi="Times New Roman"/>
              </w:rPr>
            </w:rPrChange>
          </w:rPr>
          <w:t xml:space="preserve">identified </w:t>
        </w:r>
      </w:ins>
      <w:ins w:id="1592" w:author="Natasha Hardy" w:date="2021-11-30T15:49:00Z">
        <w:r w:rsidR="00E41A48">
          <w:rPr>
            <w:rFonts w:ascii="Times New Roman" w:hAnsi="Times New Roman"/>
            <w:highlight w:val="yellow"/>
          </w:rPr>
          <w:t>5</w:t>
        </w:r>
      </w:ins>
      <w:ins w:id="1593" w:author="Natasha Hardy" w:date="2021-11-29T18:29:00Z">
        <w:r w:rsidR="00147EC2" w:rsidRPr="00F61043">
          <w:rPr>
            <w:rFonts w:ascii="Times New Roman" w:hAnsi="Times New Roman"/>
            <w:highlight w:val="yellow"/>
            <w:rPrChange w:id="1594" w:author="Natasha Hardy" w:date="2021-11-29T18:33:00Z">
              <w:rPr>
                <w:rFonts w:ascii="Times New Roman" w:hAnsi="Times New Roman"/>
              </w:rPr>
            </w:rPrChange>
          </w:rPr>
          <w:t xml:space="preserve"> haplotypes consumed and </w:t>
        </w:r>
      </w:ins>
      <w:ins w:id="1595" w:author="Natasha Hardy" w:date="2021-11-12T14:40:00Z">
        <w:r w:rsidRPr="00F61043">
          <w:rPr>
            <w:rFonts w:ascii="Times New Roman" w:eastAsia="Times New Roman" w:hAnsi="Times New Roman" w:cs="Times New Roman"/>
            <w:highlight w:val="yellow"/>
            <w:rPrChange w:id="1596" w:author="Natasha Hardy" w:date="2021-11-29T18:33:00Z">
              <w:rPr>
                <w:rFonts w:ascii="Times New Roman" w:eastAsia="Times New Roman" w:hAnsi="Times New Roman" w:cs="Times New Roman"/>
                <w:highlight w:val="green"/>
              </w:rPr>
            </w:rPrChange>
          </w:rPr>
          <w:t xml:space="preserve">determined that </w:t>
        </w:r>
        <w:r w:rsidRPr="00F61043">
          <w:rPr>
            <w:rFonts w:ascii="Times New Roman" w:hAnsi="Times New Roman"/>
            <w:color w:val="000000"/>
            <w:highlight w:val="yellow"/>
            <w:rPrChange w:id="1597" w:author="Natasha Hardy" w:date="2021-11-29T18:33:00Z">
              <w:rPr>
                <w:rFonts w:ascii="Times New Roman" w:hAnsi="Times New Roman"/>
                <w:color w:val="000000"/>
                <w:highlight w:val="green"/>
              </w:rPr>
            </w:rPrChange>
          </w:rPr>
          <w:t xml:space="preserve">at least </w:t>
        </w:r>
      </w:ins>
      <w:ins w:id="1598" w:author="Natasha Hardy" w:date="2021-11-30T15:49:00Z">
        <w:r w:rsidR="00E41A48">
          <w:rPr>
            <w:rFonts w:ascii="Times New Roman" w:hAnsi="Times New Roman"/>
            <w:color w:val="000000"/>
            <w:highlight w:val="yellow"/>
          </w:rPr>
          <w:t>16</w:t>
        </w:r>
      </w:ins>
      <w:ins w:id="1599" w:author="Natasha Hardy" w:date="2021-11-12T14:40:00Z">
        <w:r w:rsidRPr="00F61043">
          <w:rPr>
            <w:rFonts w:ascii="Times New Roman" w:hAnsi="Times New Roman"/>
            <w:color w:val="000000"/>
            <w:highlight w:val="yellow"/>
            <w:rPrChange w:id="1600" w:author="Natasha Hardy" w:date="2021-11-29T18:33:00Z">
              <w:rPr>
                <w:rFonts w:ascii="Times New Roman" w:hAnsi="Times New Roman"/>
                <w:color w:val="000000"/>
                <w:highlight w:val="green"/>
              </w:rPr>
            </w:rPrChange>
          </w:rPr>
          <w:t xml:space="preserve"> penguins were consumed</w:t>
        </w:r>
      </w:ins>
      <w:ins w:id="1601" w:author="Natasha Hardy" w:date="2021-11-12T14:41:00Z">
        <w:r w:rsidR="004F60F0" w:rsidRPr="00F61043">
          <w:rPr>
            <w:rFonts w:ascii="Times New Roman" w:hAnsi="Times New Roman"/>
            <w:color w:val="000000"/>
            <w:highlight w:val="yellow"/>
            <w:rPrChange w:id="1602" w:author="Natasha Hardy" w:date="2021-11-29T18:33:00Z">
              <w:rPr>
                <w:rFonts w:ascii="Times New Roman" w:hAnsi="Times New Roman"/>
                <w:color w:val="000000"/>
              </w:rPr>
            </w:rPrChange>
          </w:rPr>
          <w:t>, present in 10</w:t>
        </w:r>
      </w:ins>
      <w:ins w:id="1603" w:author="Natasha Hardy" w:date="2021-11-12T14:40:00Z">
        <w:r w:rsidRPr="00F61043">
          <w:rPr>
            <w:rFonts w:ascii="Times New Roman" w:eastAsia="Times New Roman" w:hAnsi="Times New Roman" w:cs="Times New Roman"/>
            <w:color w:val="000000"/>
            <w:highlight w:val="yellow"/>
            <w:rPrChange w:id="1604" w:author="Natasha Hardy" w:date="2021-11-29T18:33:00Z">
              <w:rPr>
                <w:rFonts w:ascii="Times New Roman" w:eastAsia="Times New Roman" w:hAnsi="Times New Roman" w:cs="Times New Roman"/>
                <w:color w:val="000000"/>
              </w:rPr>
            </w:rPrChange>
          </w:rPr>
          <w:t xml:space="preserve"> of the 99 long-nosed fur seal scat samples that </w:t>
        </w:r>
      </w:ins>
      <w:ins w:id="1605" w:author="Natasha Hardy" w:date="2021-11-12T14:42:00Z">
        <w:r w:rsidR="004F60F0" w:rsidRPr="00F61043">
          <w:rPr>
            <w:rFonts w:ascii="Times New Roman" w:eastAsia="Times New Roman" w:hAnsi="Times New Roman" w:cs="Times New Roman"/>
            <w:color w:val="000000"/>
            <w:highlight w:val="yellow"/>
            <w:rPrChange w:id="1606" w:author="Natasha Hardy" w:date="2021-11-29T18:33:00Z">
              <w:rPr>
                <w:rFonts w:ascii="Times New Roman" w:eastAsia="Times New Roman" w:hAnsi="Times New Roman" w:cs="Times New Roman"/>
                <w:color w:val="000000"/>
              </w:rPr>
            </w:rPrChange>
          </w:rPr>
          <w:t>were positive</w:t>
        </w:r>
      </w:ins>
      <w:ins w:id="1607" w:author="Natasha Hardy" w:date="2021-11-12T14:40:00Z">
        <w:r w:rsidRPr="00F61043">
          <w:rPr>
            <w:rFonts w:ascii="Times New Roman" w:eastAsia="Times New Roman" w:hAnsi="Times New Roman" w:cs="Times New Roman"/>
            <w:color w:val="000000"/>
            <w:highlight w:val="yellow"/>
            <w:rPrChange w:id="1608" w:author="Natasha Hardy" w:date="2021-11-29T18:33:00Z">
              <w:rPr>
                <w:rFonts w:ascii="Times New Roman" w:eastAsia="Times New Roman" w:hAnsi="Times New Roman" w:cs="Times New Roman"/>
                <w:color w:val="000000"/>
              </w:rPr>
            </w:rPrChange>
          </w:rPr>
          <w:t xml:space="preserve"> </w:t>
        </w:r>
      </w:ins>
      <w:ins w:id="1609" w:author="Natasha Hardy" w:date="2021-11-12T15:20:00Z">
        <w:r w:rsidR="00185FAC" w:rsidRPr="00F61043">
          <w:rPr>
            <w:rFonts w:ascii="Times New Roman" w:eastAsia="Times New Roman" w:hAnsi="Times New Roman" w:cs="Times New Roman"/>
            <w:color w:val="000000"/>
            <w:highlight w:val="yellow"/>
            <w:rPrChange w:id="1610" w:author="Natasha Hardy" w:date="2021-11-29T18:33:00Z">
              <w:rPr>
                <w:rFonts w:ascii="Times New Roman" w:eastAsia="Times New Roman" w:hAnsi="Times New Roman" w:cs="Times New Roman"/>
                <w:color w:val="000000"/>
              </w:rPr>
            </w:rPrChange>
          </w:rPr>
          <w:t xml:space="preserve">for </w:t>
        </w:r>
      </w:ins>
      <w:ins w:id="1611" w:author="Natasha Hardy" w:date="2021-11-12T14:40:00Z">
        <w:r w:rsidRPr="00F61043">
          <w:rPr>
            <w:rFonts w:ascii="Times New Roman" w:eastAsia="Times New Roman" w:hAnsi="Times New Roman" w:cs="Times New Roman"/>
            <w:color w:val="000000"/>
            <w:highlight w:val="yellow"/>
            <w:rPrChange w:id="1612" w:author="Natasha Hardy" w:date="2021-11-29T18:33:00Z">
              <w:rPr>
                <w:rFonts w:ascii="Times New Roman" w:eastAsia="Times New Roman" w:hAnsi="Times New Roman" w:cs="Times New Roman"/>
                <w:color w:val="000000"/>
              </w:rPr>
            </w:rPrChange>
          </w:rPr>
          <w:t>penguin DNA</w:t>
        </w:r>
      </w:ins>
      <w:ins w:id="1613" w:author="Natasha Hardy" w:date="2021-11-12T14:43:00Z">
        <w:r w:rsidR="004F60F0" w:rsidRPr="00F61043">
          <w:rPr>
            <w:rFonts w:ascii="Times New Roman" w:eastAsia="Times New Roman" w:hAnsi="Times New Roman" w:cs="Times New Roman"/>
            <w:color w:val="000000"/>
            <w:highlight w:val="yellow"/>
            <w:rPrChange w:id="1614" w:author="Natasha Hardy" w:date="2021-11-29T18:33:00Z">
              <w:rPr>
                <w:rFonts w:ascii="Times New Roman" w:eastAsia="Times New Roman" w:hAnsi="Times New Roman" w:cs="Times New Roman"/>
                <w:color w:val="000000"/>
              </w:rPr>
            </w:rPrChange>
          </w:rPr>
          <w:t xml:space="preserve"> and passed stringent sequence filtering procedures. </w:t>
        </w:r>
      </w:ins>
      <w:ins w:id="1615" w:author="Natasha Hardy" w:date="2021-11-12T15:21:00Z">
        <w:r w:rsidR="00185FAC" w:rsidRPr="00F61043">
          <w:rPr>
            <w:rFonts w:ascii="Times New Roman" w:eastAsia="Times New Roman" w:hAnsi="Times New Roman" w:cs="Times New Roman"/>
            <w:color w:val="000000"/>
            <w:highlight w:val="yellow"/>
            <w:rPrChange w:id="1616" w:author="Natasha Hardy" w:date="2021-11-29T18:33:00Z">
              <w:rPr>
                <w:rFonts w:ascii="Times New Roman" w:eastAsia="Times New Roman" w:hAnsi="Times New Roman" w:cs="Times New Roman"/>
                <w:color w:val="000000"/>
              </w:rPr>
            </w:rPrChange>
          </w:rPr>
          <w:t xml:space="preserve">This is </w:t>
        </w:r>
      </w:ins>
      <w:ins w:id="1617" w:author="Natasha Hardy" w:date="2021-11-12T15:22:00Z">
        <w:r w:rsidR="005D5E66" w:rsidRPr="00F61043">
          <w:rPr>
            <w:rFonts w:ascii="Times New Roman" w:eastAsia="Times New Roman" w:hAnsi="Times New Roman" w:cs="Times New Roman"/>
            <w:color w:val="000000"/>
            <w:highlight w:val="yellow"/>
            <w:rPrChange w:id="1618" w:author="Natasha Hardy" w:date="2021-11-29T18:33:00Z">
              <w:rPr>
                <w:rFonts w:ascii="Times New Roman" w:eastAsia="Times New Roman" w:hAnsi="Times New Roman" w:cs="Times New Roman"/>
                <w:color w:val="000000"/>
              </w:rPr>
            </w:rPrChange>
          </w:rPr>
          <w:t xml:space="preserve">very </w:t>
        </w:r>
      </w:ins>
      <w:ins w:id="1619" w:author="Natasha Hardy" w:date="2021-11-12T15:21:00Z">
        <w:r w:rsidR="00185FAC" w:rsidRPr="00F61043">
          <w:rPr>
            <w:rFonts w:ascii="Times New Roman" w:eastAsia="Times New Roman" w:hAnsi="Times New Roman" w:cs="Times New Roman"/>
            <w:color w:val="000000"/>
            <w:highlight w:val="yellow"/>
            <w:rPrChange w:id="1620"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621"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622" w:author="Natasha Hardy" w:date="2021-11-29T18:33:00Z">
              <w:rPr>
                <w:rFonts w:ascii="Times New Roman" w:eastAsia="Times New Roman" w:hAnsi="Times New Roman" w:cs="Times New Roman"/>
                <w:color w:val="000000"/>
              </w:rPr>
            </w:rPrChange>
          </w:rPr>
          <w:t xml:space="preserve"> </w:t>
        </w:r>
      </w:ins>
      <w:ins w:id="1623" w:author="Natasha Hardy" w:date="2021-11-12T15:22:00Z">
        <w:r w:rsidR="005D5E66" w:rsidRPr="00F61043">
          <w:rPr>
            <w:rFonts w:ascii="Times New Roman" w:eastAsia="Times New Roman" w:hAnsi="Times New Roman" w:cs="Times New Roman"/>
            <w:color w:val="000000"/>
            <w:highlight w:val="yellow"/>
            <w:rPrChange w:id="1624" w:author="Natasha Hardy" w:date="2021-11-29T18:33:00Z">
              <w:rPr>
                <w:rFonts w:ascii="Times New Roman" w:eastAsia="Times New Roman" w:hAnsi="Times New Roman" w:cs="Times New Roman"/>
                <w:color w:val="000000"/>
              </w:rPr>
            </w:rPrChange>
          </w:rPr>
          <w:t>of preda</w:t>
        </w:r>
      </w:ins>
      <w:ins w:id="1625" w:author="Natasha Hardy" w:date="2021-11-12T15:32:00Z">
        <w:r w:rsidR="005D5E66" w:rsidRPr="00F61043">
          <w:rPr>
            <w:rFonts w:ascii="Times New Roman" w:eastAsia="Times New Roman" w:hAnsi="Times New Roman" w:cs="Times New Roman"/>
            <w:color w:val="000000"/>
            <w:highlight w:val="yellow"/>
            <w:rPrChange w:id="1626" w:author="Natasha Hardy" w:date="2021-11-29T18:33:00Z">
              <w:rPr>
                <w:rFonts w:ascii="Times New Roman" w:eastAsia="Times New Roman" w:hAnsi="Times New Roman" w:cs="Times New Roman"/>
                <w:color w:val="000000"/>
              </w:rPr>
            </w:rPrChange>
          </w:rPr>
          <w:t>tion</w:t>
        </w:r>
      </w:ins>
      <w:ins w:id="1627" w:author="Natasha Hardy" w:date="2021-11-12T16:01:00Z">
        <w:r w:rsidR="0032778E" w:rsidRPr="00F61043">
          <w:rPr>
            <w:rFonts w:ascii="Times New Roman" w:eastAsia="Times New Roman" w:hAnsi="Times New Roman" w:cs="Times New Roman"/>
            <w:color w:val="000000"/>
            <w:highlight w:val="yellow"/>
            <w:rPrChange w:id="1628" w:author="Natasha Hardy" w:date="2021-11-29T18:33:00Z">
              <w:rPr>
                <w:rFonts w:ascii="Times New Roman" w:eastAsia="Times New Roman" w:hAnsi="Times New Roman" w:cs="Times New Roman"/>
                <w:color w:val="000000"/>
              </w:rPr>
            </w:rPrChange>
          </w:rPr>
          <w:t>,</w:t>
        </w:r>
      </w:ins>
      <w:ins w:id="1629" w:author="Natasha Hardy" w:date="2021-11-12T15:32:00Z">
        <w:r w:rsidR="005D5E66" w:rsidRPr="00F61043">
          <w:rPr>
            <w:rFonts w:ascii="Times New Roman" w:eastAsia="Times New Roman" w:hAnsi="Times New Roman" w:cs="Times New Roman"/>
            <w:color w:val="000000"/>
            <w:highlight w:val="yellow"/>
            <w:rPrChange w:id="1630" w:author="Natasha Hardy" w:date="2021-11-29T18:33:00Z">
              <w:rPr>
                <w:rFonts w:ascii="Times New Roman" w:eastAsia="Times New Roman" w:hAnsi="Times New Roman" w:cs="Times New Roman"/>
                <w:color w:val="000000"/>
              </w:rPr>
            </w:rPrChange>
          </w:rPr>
          <w:t xml:space="preserve"> </w:t>
        </w:r>
      </w:ins>
      <w:ins w:id="1631" w:author="Natasha Hardy" w:date="2021-11-12T16:01:00Z">
        <w:r w:rsidR="0032778E" w:rsidRPr="00F61043">
          <w:rPr>
            <w:rFonts w:ascii="Times New Roman" w:eastAsia="Times New Roman" w:hAnsi="Times New Roman" w:cs="Times New Roman"/>
            <w:color w:val="000000"/>
            <w:highlight w:val="yellow"/>
            <w:rPrChange w:id="1632" w:author="Natasha Hardy" w:date="2021-11-29T18:33:00Z">
              <w:rPr>
                <w:rFonts w:ascii="Times New Roman" w:eastAsia="Times New Roman" w:hAnsi="Times New Roman" w:cs="Times New Roman"/>
                <w:color w:val="000000"/>
              </w:rPr>
            </w:rPrChange>
          </w:rPr>
          <w:t xml:space="preserve">firstly, </w:t>
        </w:r>
      </w:ins>
      <w:ins w:id="1633" w:author="Natasha Hardy" w:date="2021-11-12T15:21:00Z">
        <w:r w:rsidR="005D5E66" w:rsidRPr="00F61043">
          <w:rPr>
            <w:rFonts w:ascii="Times New Roman" w:eastAsia="Times New Roman" w:hAnsi="Times New Roman" w:cs="Times New Roman"/>
            <w:color w:val="000000"/>
            <w:highlight w:val="yellow"/>
            <w:rPrChange w:id="1634" w:author="Natasha Hardy" w:date="2021-11-29T18:33:00Z">
              <w:rPr>
                <w:rFonts w:ascii="Times New Roman" w:eastAsia="Times New Roman" w:hAnsi="Times New Roman" w:cs="Times New Roman"/>
                <w:color w:val="000000"/>
              </w:rPr>
            </w:rPrChange>
          </w:rPr>
          <w:t xml:space="preserve">because </w:t>
        </w:r>
      </w:ins>
      <w:ins w:id="1635" w:author="Natasha Hardy" w:date="2021-11-12T15:33:00Z">
        <w:r w:rsidR="00241FDB" w:rsidRPr="00F61043">
          <w:rPr>
            <w:rFonts w:ascii="Times New Roman" w:eastAsia="Times New Roman" w:hAnsi="Times New Roman" w:cs="Times New Roman"/>
            <w:color w:val="000000"/>
            <w:highlight w:val="yellow"/>
            <w:rPrChange w:id="1636" w:author="Natasha Hardy" w:date="2021-11-29T18:33:00Z">
              <w:rPr>
                <w:rFonts w:ascii="Times New Roman" w:eastAsia="Times New Roman" w:hAnsi="Times New Roman" w:cs="Times New Roman"/>
                <w:color w:val="000000"/>
              </w:rPr>
            </w:rPrChange>
          </w:rPr>
          <w:t xml:space="preserve">we used a conserved mitochondrial gene, </w:t>
        </w:r>
        <w:r w:rsidR="00241FDB" w:rsidRPr="00F61043">
          <w:rPr>
            <w:color w:val="000000"/>
            <w:highlight w:val="yellow"/>
            <w:rPrChange w:id="1637" w:author="Natasha Hardy" w:date="2021-11-29T18:33:00Z">
              <w:rPr>
                <w:color w:val="000000"/>
              </w:rPr>
            </w:rPrChange>
          </w:rPr>
          <w:t>12S ribosomal RNA</w:t>
        </w:r>
      </w:ins>
      <w:ins w:id="1638" w:author="Natasha Hardy" w:date="2021-11-29T18:26:00Z">
        <w:r w:rsidR="00147EC2" w:rsidRPr="00F61043">
          <w:rPr>
            <w:color w:val="000000"/>
            <w:highlight w:val="yellow"/>
            <w:rPrChange w:id="1639" w:author="Natasha Hardy" w:date="2021-11-29T18:33:00Z">
              <w:rPr>
                <w:color w:val="000000"/>
              </w:rPr>
            </w:rPrChange>
          </w:rPr>
          <w:t xml:space="preserve"> (Banks et al., 2002)</w:t>
        </w:r>
      </w:ins>
      <w:ins w:id="1640" w:author="Natasha Hardy" w:date="2021-11-12T15:33:00Z">
        <w:r w:rsidR="00241FDB" w:rsidRPr="00F61043">
          <w:rPr>
            <w:color w:val="000000"/>
            <w:highlight w:val="yellow"/>
            <w:rPrChange w:id="1641" w:author="Natasha Hardy" w:date="2021-11-29T18:33:00Z">
              <w:rPr>
                <w:color w:val="000000"/>
              </w:rPr>
            </w:rPrChange>
          </w:rPr>
          <w:t>, and recovered ~230 bp DNA fragments, selected for proven reliability in detecting seabirds (Hardy et al. 2017). It is possible that targeting a</w:t>
        </w:r>
      </w:ins>
      <w:ins w:id="1642" w:author="Natasha Hardy" w:date="2021-11-12T15:34:00Z">
        <w:r w:rsidR="00241FDB" w:rsidRPr="00F61043">
          <w:rPr>
            <w:color w:val="000000"/>
            <w:highlight w:val="yellow"/>
            <w:rPrChange w:id="1643" w:author="Natasha Hardy" w:date="2021-11-29T18:33:00Z">
              <w:rPr>
                <w:color w:val="000000"/>
              </w:rPr>
            </w:rPrChange>
          </w:rPr>
          <w:t xml:space="preserve"> longer barcode could reveal greater genetic diversity, however we did not succeed in doing so with a COI barcode (Appendix </w:t>
        </w:r>
      </w:ins>
      <w:ins w:id="1644" w:author="Natasha Hardy" w:date="2021-11-12T15:36:00Z">
        <w:r w:rsidR="00241FDB" w:rsidRPr="00F61043">
          <w:rPr>
            <w:color w:val="000000"/>
            <w:highlight w:val="yellow"/>
            <w:rPrChange w:id="1645" w:author="Natasha Hardy" w:date="2021-11-29T18:33:00Z">
              <w:rPr>
                <w:color w:val="000000"/>
              </w:rPr>
            </w:rPrChange>
          </w:rPr>
          <w:t>S1.2).</w:t>
        </w:r>
      </w:ins>
      <w:ins w:id="1646" w:author="Natasha Hardy" w:date="2021-11-12T16:01:00Z">
        <w:r w:rsidR="0032778E" w:rsidRPr="00F61043">
          <w:rPr>
            <w:color w:val="000000"/>
            <w:highlight w:val="yellow"/>
            <w:rPrChange w:id="1647" w:author="Natasha Hardy" w:date="2021-11-29T18:33:00Z">
              <w:rPr>
                <w:color w:val="000000"/>
              </w:rPr>
            </w:rPrChange>
          </w:rPr>
          <w:t xml:space="preserve"> </w:t>
        </w:r>
        <w:r w:rsidR="0032778E" w:rsidRPr="00F61043">
          <w:rPr>
            <w:color w:val="000000"/>
            <w:highlight w:val="yellow"/>
            <w:rPrChange w:id="1648" w:author="Natasha Hardy" w:date="2021-11-29T18:33:00Z">
              <w:rPr>
                <w:color w:val="000000"/>
                <w:highlight w:val="green"/>
              </w:rPr>
            </w:rPrChange>
          </w:rPr>
          <w:t>Secondly, we</w:t>
        </w:r>
        <w:r w:rsidR="0032778E" w:rsidRPr="00F61043" w:rsidDel="00A14B3E">
          <w:rPr>
            <w:color w:val="000000"/>
            <w:highlight w:val="yellow"/>
            <w:rPrChange w:id="1649" w:author="Natasha Hardy" w:date="2021-11-29T18:33:00Z">
              <w:rPr>
                <w:color w:val="000000"/>
                <w:highlight w:val="green"/>
              </w:rPr>
            </w:rPrChange>
          </w:rPr>
          <w:t xml:space="preserve"> follow</w:t>
        </w:r>
        <w:r w:rsidR="0032778E" w:rsidRPr="00F61043">
          <w:rPr>
            <w:color w:val="000000"/>
            <w:highlight w:val="yellow"/>
            <w:rPrChange w:id="1650" w:author="Natasha Hardy" w:date="2021-11-29T18:33:00Z">
              <w:rPr>
                <w:color w:val="000000"/>
              </w:rPr>
            </w:rPrChange>
          </w:rPr>
          <w:t>ed</w:t>
        </w:r>
        <w:r w:rsidR="0032778E" w:rsidRPr="00F61043" w:rsidDel="00A14B3E">
          <w:rPr>
            <w:color w:val="000000"/>
            <w:highlight w:val="yellow"/>
            <w:rPrChange w:id="1651" w:author="Natasha Hardy" w:date="2021-11-29T18:33:00Z">
              <w:rPr>
                <w:color w:val="000000"/>
                <w:highlight w:val="green"/>
              </w:rPr>
            </w:rPrChange>
          </w:rPr>
          <w:t xml:space="preserve"> stringent sequence quality filtering</w:t>
        </w:r>
      </w:ins>
      <w:ins w:id="1652" w:author="Natasha Hardy" w:date="2021-11-13T11:53:00Z">
        <w:r w:rsidR="00530C29" w:rsidRPr="00F61043">
          <w:rPr>
            <w:color w:val="000000"/>
            <w:highlight w:val="yellow"/>
            <w:rPrChange w:id="1653" w:author="Natasha Hardy" w:date="2021-11-29T18:33:00Z">
              <w:rPr>
                <w:color w:val="000000"/>
              </w:rPr>
            </w:rPrChange>
          </w:rPr>
          <w:t xml:space="preserve"> and we were extremely selective for representative </w:t>
        </w:r>
      </w:ins>
      <w:ins w:id="1654" w:author="Natasha Hardy" w:date="2021-11-13T11:54:00Z">
        <w:r w:rsidR="00530C29" w:rsidRPr="00F61043">
          <w:rPr>
            <w:color w:val="000000"/>
            <w:highlight w:val="yellow"/>
            <w:rPrChange w:id="1655" w:author="Natasha Hardy" w:date="2021-11-29T18:33:00Z">
              <w:rPr>
                <w:color w:val="000000"/>
              </w:rPr>
            </w:rPrChange>
          </w:rPr>
          <w:t xml:space="preserve">haplotype </w:t>
        </w:r>
      </w:ins>
      <w:ins w:id="1656" w:author="Natasha Hardy" w:date="2021-11-13T11:53:00Z">
        <w:r w:rsidR="00530C29" w:rsidRPr="00F61043">
          <w:rPr>
            <w:color w:val="000000"/>
            <w:highlight w:val="yellow"/>
            <w:rPrChange w:id="1657" w:author="Natasha Hardy" w:date="2021-11-29T18:33:00Z">
              <w:rPr>
                <w:color w:val="000000"/>
              </w:rPr>
            </w:rPrChange>
          </w:rPr>
          <w:t>sequences within samples</w:t>
        </w:r>
      </w:ins>
      <w:ins w:id="1658" w:author="Natasha Hardy" w:date="2021-11-12T16:01:00Z">
        <w:r w:rsidR="0032778E" w:rsidRPr="00F61043" w:rsidDel="00A14B3E">
          <w:rPr>
            <w:color w:val="000000"/>
            <w:highlight w:val="yellow"/>
            <w:rPrChange w:id="1659" w:author="Natasha Hardy" w:date="2021-11-29T18:33:00Z">
              <w:rPr>
                <w:color w:val="000000"/>
              </w:rPr>
            </w:rPrChange>
          </w:rPr>
          <w:t xml:space="preserve"> to exclude the possibility of false positives beyond</w:t>
        </w:r>
      </w:ins>
      <w:ins w:id="1660" w:author="Natasha Hardy" w:date="2021-11-12T16:02:00Z">
        <w:r w:rsidR="0032778E" w:rsidRPr="00F61043">
          <w:rPr>
            <w:color w:val="000000"/>
            <w:highlight w:val="yellow"/>
            <w:rPrChange w:id="1661" w:author="Natasha Hardy" w:date="2021-11-29T18:33:00Z">
              <w:rPr>
                <w:color w:val="000000"/>
              </w:rPr>
            </w:rPrChange>
          </w:rPr>
          <w:t xml:space="preserve"> sequencing error and</w:t>
        </w:r>
      </w:ins>
      <w:ins w:id="1662" w:author="Natasha Hardy" w:date="2021-11-12T16:01:00Z">
        <w:r w:rsidR="0032778E" w:rsidRPr="00F61043" w:rsidDel="00A14B3E">
          <w:rPr>
            <w:color w:val="000000"/>
            <w:highlight w:val="yellow"/>
            <w:rPrChange w:id="1663" w:author="Natasha Hardy" w:date="2021-11-29T18:33:00Z">
              <w:rPr>
                <w:color w:val="000000"/>
              </w:rPr>
            </w:rPrChange>
          </w:rPr>
          <w:t xml:space="preserve"> reasonable doubt. </w:t>
        </w:r>
        <w:proofErr w:type="spellStart"/>
        <w:r w:rsidR="0032778E" w:rsidRPr="00F61043">
          <w:rPr>
            <w:color w:val="000000"/>
            <w:highlight w:val="yellow"/>
            <w:rPrChange w:id="1664" w:author="Natasha Hardy" w:date="2021-11-29T18:33:00Z">
              <w:rPr>
                <w:color w:val="000000"/>
              </w:rPr>
            </w:rPrChange>
          </w:rPr>
          <w:t>Deagle</w:t>
        </w:r>
        <w:proofErr w:type="spellEnd"/>
        <w:r w:rsidR="0032778E" w:rsidRPr="00F61043">
          <w:rPr>
            <w:color w:val="000000"/>
            <w:highlight w:val="yellow"/>
            <w:rPrChange w:id="1665" w:author="Natasha Hardy" w:date="2021-11-29T18:33:00Z">
              <w:rPr>
                <w:color w:val="000000"/>
              </w:rPr>
            </w:rPrChange>
          </w:rPr>
          <w:t xml:space="preserve"> et al. (2013) </w:t>
        </w:r>
      </w:ins>
      <w:ins w:id="1666" w:author="Natasha Hardy" w:date="2021-11-13T12:18:00Z">
        <w:r w:rsidR="00EC339C" w:rsidRPr="00F61043">
          <w:rPr>
            <w:color w:val="000000"/>
            <w:highlight w:val="yellow"/>
            <w:rPrChange w:id="1667" w:author="Natasha Hardy" w:date="2021-11-29T18:33:00Z">
              <w:rPr>
                <w:color w:val="000000"/>
              </w:rPr>
            </w:rPrChange>
          </w:rPr>
          <w:t xml:space="preserve">cautions that </w:t>
        </w:r>
      </w:ins>
      <w:ins w:id="1668" w:author="Natasha Hardy" w:date="2021-11-12T16:01:00Z">
        <w:r w:rsidR="0032778E" w:rsidRPr="00F61043">
          <w:rPr>
            <w:color w:val="000000"/>
            <w:highlight w:val="yellow"/>
            <w:rPrChange w:id="1669" w:author="Natasha Hardy" w:date="2021-11-29T18:33:00Z">
              <w:rPr>
                <w:color w:val="000000"/>
              </w:rPr>
            </w:rPrChange>
          </w:rPr>
          <w:t xml:space="preserve">stringent DNA processing steps </w:t>
        </w:r>
      </w:ins>
      <w:ins w:id="1670" w:author="Natasha Hardy" w:date="2021-11-13T12:18:00Z">
        <w:r w:rsidR="00EC339C" w:rsidRPr="00F61043">
          <w:rPr>
            <w:color w:val="000000"/>
            <w:highlight w:val="yellow"/>
            <w:rPrChange w:id="1671" w:author="Natasha Hardy" w:date="2021-11-29T18:33:00Z">
              <w:rPr>
                <w:color w:val="000000"/>
              </w:rPr>
            </w:rPrChange>
          </w:rPr>
          <w:t>do</w:t>
        </w:r>
      </w:ins>
      <w:ins w:id="1672" w:author="Natasha Hardy" w:date="2021-11-12T16:01:00Z">
        <w:r w:rsidR="0032778E" w:rsidRPr="00F61043">
          <w:rPr>
            <w:color w:val="000000"/>
            <w:highlight w:val="yellow"/>
            <w:rPrChange w:id="1673" w:author="Natasha Hardy" w:date="2021-11-29T18:33:00Z">
              <w:rPr>
                <w:color w:val="000000"/>
              </w:rPr>
            </w:rPrChange>
          </w:rPr>
          <w:t xml:space="preserve"> exclude true positives </w:t>
        </w:r>
      </w:ins>
      <w:ins w:id="1674" w:author="Natasha Hardy" w:date="2021-11-13T12:18:00Z">
        <w:r w:rsidR="00EC339C" w:rsidRPr="00F61043">
          <w:rPr>
            <w:color w:val="000000"/>
            <w:highlight w:val="yellow"/>
            <w:rPrChange w:id="1675" w:author="Natasha Hardy" w:date="2021-11-29T18:33:00Z">
              <w:rPr>
                <w:color w:val="000000"/>
              </w:rPr>
            </w:rPrChange>
          </w:rPr>
          <w:t>and</w:t>
        </w:r>
      </w:ins>
      <w:ins w:id="1676" w:author="Natasha Hardy" w:date="2021-11-12T16:01:00Z">
        <w:r w:rsidR="0032778E" w:rsidRPr="00F61043">
          <w:rPr>
            <w:color w:val="000000"/>
            <w:highlight w:val="yellow"/>
            <w:rPrChange w:id="1677" w:author="Natasha Hardy" w:date="2021-11-29T18:33:00Z">
              <w:rPr>
                <w:color w:val="000000"/>
              </w:rPr>
            </w:rPrChange>
          </w:rPr>
          <w:t xml:space="preserve"> quantitative information on prey consumption</w:t>
        </w:r>
      </w:ins>
      <w:ins w:id="1678" w:author="Natasha Hardy" w:date="2021-11-13T11:56:00Z">
        <w:r w:rsidR="00530C29" w:rsidRPr="00F61043">
          <w:rPr>
            <w:color w:val="000000"/>
            <w:highlight w:val="yellow"/>
            <w:rPrChange w:id="1679" w:author="Natasha Hardy" w:date="2021-11-29T18:33:00Z">
              <w:rPr>
                <w:color w:val="000000"/>
              </w:rPr>
            </w:rPrChange>
          </w:rPr>
          <w:t>. L</w:t>
        </w:r>
      </w:ins>
      <w:ins w:id="1680" w:author="Natasha Hardy" w:date="2021-11-13T11:54:00Z">
        <w:r w:rsidR="00530C29" w:rsidRPr="00F61043">
          <w:rPr>
            <w:color w:val="000000"/>
            <w:highlight w:val="yellow"/>
            <w:rPrChange w:id="1681" w:author="Natasha Hardy" w:date="2021-11-29T18:33:00Z">
              <w:rPr>
                <w:color w:val="000000"/>
              </w:rPr>
            </w:rPrChange>
          </w:rPr>
          <w:t>ess stringent threshold-</w:t>
        </w:r>
      </w:ins>
      <w:ins w:id="1682" w:author="Natasha Hardy" w:date="2021-11-13T11:56:00Z">
        <w:r w:rsidR="00530C29" w:rsidRPr="00F61043">
          <w:rPr>
            <w:color w:val="000000"/>
            <w:highlight w:val="yellow"/>
            <w:rPrChange w:id="1683" w:author="Natasha Hardy" w:date="2021-11-29T18:33:00Z">
              <w:rPr>
                <w:color w:val="000000"/>
              </w:rPr>
            </w:rPrChange>
          </w:rPr>
          <w:t xml:space="preserve"> and </w:t>
        </w:r>
      </w:ins>
      <w:ins w:id="1684" w:author="Natasha Hardy" w:date="2021-11-13T12:19:00Z">
        <w:r w:rsidR="00EC339C" w:rsidRPr="00F61043">
          <w:rPr>
            <w:color w:val="000000"/>
            <w:highlight w:val="yellow"/>
            <w:rPrChange w:id="1685" w:author="Natasha Hardy" w:date="2021-11-29T18:33:00Z">
              <w:rPr>
                <w:color w:val="000000"/>
              </w:rPr>
            </w:rPrChange>
          </w:rPr>
          <w:t>algorithm-based</w:t>
        </w:r>
      </w:ins>
      <w:ins w:id="1686" w:author="Natasha Hardy" w:date="2021-11-13T11:54:00Z">
        <w:r w:rsidR="00530C29" w:rsidRPr="00F61043">
          <w:rPr>
            <w:color w:val="000000"/>
            <w:highlight w:val="yellow"/>
            <w:rPrChange w:id="1687" w:author="Natasha Hardy" w:date="2021-11-29T18:33:00Z">
              <w:rPr>
                <w:color w:val="000000"/>
              </w:rPr>
            </w:rPrChange>
          </w:rPr>
          <w:t xml:space="preserve"> </w:t>
        </w:r>
      </w:ins>
      <w:ins w:id="1688" w:author="Natasha Hardy" w:date="2021-11-13T11:56:00Z">
        <w:r w:rsidR="00530C29" w:rsidRPr="00F61043">
          <w:rPr>
            <w:color w:val="000000"/>
            <w:highlight w:val="yellow"/>
            <w:rPrChange w:id="1689" w:author="Natasha Hardy" w:date="2021-11-29T18:33:00Z">
              <w:rPr>
                <w:color w:val="000000"/>
              </w:rPr>
            </w:rPrChange>
          </w:rPr>
          <w:t xml:space="preserve">protocols </w:t>
        </w:r>
      </w:ins>
      <w:ins w:id="1690" w:author="Natasha Hardy" w:date="2021-11-13T12:19:00Z">
        <w:r w:rsidR="00EC339C" w:rsidRPr="00F61043">
          <w:rPr>
            <w:color w:val="000000"/>
            <w:highlight w:val="yellow"/>
            <w:rPrChange w:id="1691" w:author="Natasha Hardy" w:date="2021-11-29T18:33:00Z">
              <w:rPr>
                <w:color w:val="000000"/>
              </w:rPr>
            </w:rPrChange>
          </w:rPr>
          <w:t xml:space="preserve">for haplotype selection </w:t>
        </w:r>
      </w:ins>
      <w:ins w:id="1692" w:author="Natasha Hardy" w:date="2021-11-13T11:56:00Z">
        <w:r w:rsidR="00530C29" w:rsidRPr="00F61043">
          <w:rPr>
            <w:color w:val="000000"/>
            <w:highlight w:val="yellow"/>
            <w:rPrChange w:id="1693" w:author="Natasha Hardy" w:date="2021-11-29T18:33:00Z">
              <w:rPr>
                <w:color w:val="000000"/>
              </w:rPr>
            </w:rPrChange>
          </w:rPr>
          <w:t xml:space="preserve">may be warranted to obtain </w:t>
        </w:r>
      </w:ins>
      <w:ins w:id="1694" w:author="Natasha Hardy" w:date="2021-11-13T12:19:00Z">
        <w:r w:rsidR="00EC339C" w:rsidRPr="00F61043">
          <w:rPr>
            <w:color w:val="000000"/>
            <w:highlight w:val="yellow"/>
            <w:rPrChange w:id="1695" w:author="Natasha Hardy" w:date="2021-11-29T18:33:00Z">
              <w:rPr>
                <w:color w:val="000000"/>
              </w:rPr>
            </w:rPrChange>
          </w:rPr>
          <w:t>to better estimate predation impacts to</w:t>
        </w:r>
      </w:ins>
      <w:ins w:id="1696" w:author="Natasha Hardy" w:date="2021-11-13T11:57:00Z">
        <w:r w:rsidR="00530C29" w:rsidRPr="00F61043">
          <w:rPr>
            <w:color w:val="000000"/>
            <w:highlight w:val="yellow"/>
            <w:rPrChange w:id="1697" w:author="Natasha Hardy" w:date="2021-11-29T18:33:00Z">
              <w:rPr>
                <w:color w:val="000000"/>
              </w:rPr>
            </w:rPrChange>
          </w:rPr>
          <w:t xml:space="preserve"> declining prey species</w:t>
        </w:r>
      </w:ins>
      <w:ins w:id="1698" w:author="Natasha Hardy" w:date="2021-11-13T11:56:00Z">
        <w:r w:rsidR="00530C29" w:rsidRPr="00F61043">
          <w:rPr>
            <w:color w:val="000000"/>
            <w:highlight w:val="yellow"/>
            <w:rPrChange w:id="1699" w:author="Natasha Hardy" w:date="2021-11-29T18:33:00Z">
              <w:rPr>
                <w:color w:val="000000"/>
              </w:rPr>
            </w:rPrChange>
          </w:rPr>
          <w:t xml:space="preserve"> </w:t>
        </w:r>
      </w:ins>
      <w:ins w:id="1700" w:author="Natasha Hardy" w:date="2021-11-13T11:58:00Z">
        <w:r w:rsidR="00530C29" w:rsidRPr="00F61043">
          <w:rPr>
            <w:color w:val="000000"/>
            <w:highlight w:val="yellow"/>
            <w:rPrChange w:id="1701" w:author="Natasha Hardy" w:date="2021-11-29T18:33:00Z">
              <w:rPr>
                <w:color w:val="000000"/>
              </w:rPr>
            </w:rPrChange>
          </w:rPr>
          <w:t>and</w:t>
        </w:r>
      </w:ins>
      <w:ins w:id="1702" w:author="Natasha Hardy" w:date="2021-11-13T11:59:00Z">
        <w:r w:rsidR="00530C29" w:rsidRPr="00F61043">
          <w:rPr>
            <w:color w:val="000000"/>
            <w:highlight w:val="yellow"/>
            <w:rPrChange w:id="1703" w:author="Natasha Hardy" w:date="2021-11-29T18:33:00Z">
              <w:rPr>
                <w:color w:val="000000"/>
              </w:rPr>
            </w:rPrChange>
          </w:rPr>
          <w:t xml:space="preserve"> </w:t>
        </w:r>
      </w:ins>
      <w:ins w:id="1704" w:author="Natasha Hardy" w:date="2021-11-13T12:20:00Z">
        <w:r w:rsidR="00EC339C" w:rsidRPr="00F61043">
          <w:rPr>
            <w:color w:val="000000"/>
            <w:highlight w:val="yellow"/>
            <w:rPrChange w:id="1705" w:author="Natasha Hardy" w:date="2021-11-29T18:33:00Z">
              <w:rPr>
                <w:color w:val="000000"/>
              </w:rPr>
            </w:rPrChange>
          </w:rPr>
          <w:t xml:space="preserve">for </w:t>
        </w:r>
      </w:ins>
      <w:ins w:id="1706" w:author="Natasha Hardy" w:date="2021-11-13T11:59:00Z">
        <w:r w:rsidR="00530C29" w:rsidRPr="00F61043">
          <w:rPr>
            <w:color w:val="000000"/>
            <w:highlight w:val="yellow"/>
            <w:rPrChange w:id="1707" w:author="Natasha Hardy" w:date="2021-11-29T18:33:00Z">
              <w:rPr>
                <w:color w:val="000000"/>
              </w:rPr>
            </w:rPrChange>
          </w:rPr>
          <w:t>large sampl</w:t>
        </w:r>
      </w:ins>
      <w:ins w:id="1708" w:author="Natasha Hardy" w:date="2021-11-13T12:20:00Z">
        <w:r w:rsidR="00EC339C" w:rsidRPr="00F61043">
          <w:rPr>
            <w:color w:val="000000"/>
            <w:highlight w:val="yellow"/>
            <w:rPrChange w:id="1709" w:author="Natasha Hardy" w:date="2021-11-29T18:33:00Z">
              <w:rPr>
                <w:color w:val="000000"/>
              </w:rPr>
            </w:rPrChange>
          </w:rPr>
          <w:t>ing efforts</w:t>
        </w:r>
      </w:ins>
      <w:ins w:id="1710" w:author="Natasha Hardy" w:date="2021-11-13T11:59:00Z">
        <w:r w:rsidR="00530C29" w:rsidRPr="00F61043">
          <w:rPr>
            <w:color w:val="000000"/>
            <w:highlight w:val="yellow"/>
            <w:rPrChange w:id="1711" w:author="Natasha Hardy" w:date="2021-11-29T18:33:00Z">
              <w:rPr>
                <w:color w:val="000000"/>
              </w:rPr>
            </w:rPrChange>
          </w:rPr>
          <w:t xml:space="preserve"> </w:t>
        </w:r>
      </w:ins>
      <w:ins w:id="1712" w:author="Natasha Hardy" w:date="2021-11-13T11:57:00Z">
        <w:r w:rsidR="00530C29" w:rsidRPr="00F61043">
          <w:rPr>
            <w:color w:val="000000"/>
            <w:highlight w:val="yellow"/>
            <w:rPrChange w:id="1713" w:author="Natasha Hardy" w:date="2021-11-29T18:33:00Z">
              <w:rPr>
                <w:color w:val="000000"/>
              </w:rPr>
            </w:rPrChange>
          </w:rPr>
          <w:t>(Tsuji et al., 2020)</w:t>
        </w:r>
      </w:ins>
      <w:ins w:id="1714" w:author="Natasha Hardy" w:date="2021-11-12T16:01:00Z">
        <w:r w:rsidR="0032778E" w:rsidRPr="00F61043">
          <w:rPr>
            <w:color w:val="000000"/>
            <w:highlight w:val="yellow"/>
            <w:rPrChange w:id="1715" w:author="Natasha Hardy" w:date="2021-11-29T18:33:00Z">
              <w:rPr>
                <w:color w:val="000000"/>
              </w:rPr>
            </w:rPrChange>
          </w:rPr>
          <w:t>.</w:t>
        </w:r>
      </w:ins>
      <w:ins w:id="1716" w:author="Natasha Hardy" w:date="2021-11-12T15:36:00Z">
        <w:r w:rsidR="00241FDB" w:rsidRPr="00F61043">
          <w:rPr>
            <w:color w:val="000000"/>
            <w:highlight w:val="yellow"/>
            <w:rPrChange w:id="1717" w:author="Natasha Hardy" w:date="2021-11-29T18:33:00Z">
              <w:rPr>
                <w:color w:val="000000"/>
              </w:rPr>
            </w:rPrChange>
          </w:rPr>
          <w:t xml:space="preserve"> A</w:t>
        </w:r>
      </w:ins>
      <w:ins w:id="1718" w:author="Natasha Hardy" w:date="2021-11-12T15:37:00Z">
        <w:r w:rsidR="00241FDB" w:rsidRPr="00F61043">
          <w:rPr>
            <w:color w:val="000000"/>
            <w:highlight w:val="yellow"/>
            <w:rPrChange w:id="1719" w:author="Natasha Hardy" w:date="2021-11-29T18:33:00Z">
              <w:rPr>
                <w:color w:val="000000"/>
              </w:rPr>
            </w:rPrChange>
          </w:rPr>
          <w:t xml:space="preserve">dditionally, little penguin </w:t>
        </w:r>
      </w:ins>
      <w:ins w:id="1720" w:author="Natasha Hardy" w:date="2021-11-12T15:21:00Z">
        <w:r w:rsidR="005D5E66" w:rsidRPr="00F61043">
          <w:rPr>
            <w:rFonts w:ascii="Times New Roman" w:eastAsia="Times New Roman" w:hAnsi="Times New Roman" w:cs="Times New Roman"/>
            <w:color w:val="000000"/>
            <w:highlight w:val="yellow"/>
            <w:rPrChange w:id="1721" w:author="Natasha Hardy" w:date="2021-11-29T18:33:00Z">
              <w:rPr>
                <w:rFonts w:ascii="Times New Roman" w:eastAsia="Times New Roman" w:hAnsi="Times New Roman" w:cs="Times New Roman"/>
                <w:color w:val="000000"/>
              </w:rPr>
            </w:rPrChange>
          </w:rPr>
          <w:t>genetic diversity</w:t>
        </w:r>
      </w:ins>
      <w:ins w:id="1722" w:author="Natasha Hardy" w:date="2021-11-12T15:37:00Z">
        <w:r w:rsidR="00241FDB" w:rsidRPr="00F61043">
          <w:rPr>
            <w:rFonts w:ascii="Times New Roman" w:eastAsia="Times New Roman" w:hAnsi="Times New Roman" w:cs="Times New Roman"/>
            <w:color w:val="000000"/>
            <w:highlight w:val="yellow"/>
            <w:rPrChange w:id="1723" w:author="Natasha Hardy" w:date="2021-11-29T18:33:00Z">
              <w:rPr>
                <w:rFonts w:ascii="Times New Roman" w:eastAsia="Times New Roman" w:hAnsi="Times New Roman" w:cs="Times New Roman"/>
                <w:color w:val="000000"/>
              </w:rPr>
            </w:rPrChange>
          </w:rPr>
          <w:t xml:space="preserve"> is </w:t>
        </w:r>
      </w:ins>
      <w:ins w:id="1724" w:author="Natasha Hardy" w:date="2021-11-29T18:29:00Z">
        <w:r w:rsidR="00147EC2" w:rsidRPr="00F61043">
          <w:rPr>
            <w:rFonts w:ascii="Times New Roman" w:eastAsia="Times New Roman" w:hAnsi="Times New Roman" w:cs="Times New Roman"/>
            <w:color w:val="000000"/>
            <w:highlight w:val="yellow"/>
            <w:rPrChange w:id="1725" w:author="Natasha Hardy" w:date="2021-11-29T18:33:00Z">
              <w:rPr>
                <w:rFonts w:ascii="Times New Roman" w:eastAsia="Times New Roman" w:hAnsi="Times New Roman" w:cs="Times New Roman"/>
                <w:color w:val="000000"/>
              </w:rPr>
            </w:rPrChange>
          </w:rPr>
          <w:lastRenderedPageBreak/>
          <w:t xml:space="preserve">poorly resolved, divergent </w:t>
        </w:r>
      </w:ins>
      <w:ins w:id="1726" w:author="Natasha Hardy" w:date="2021-11-29T18:30:00Z">
        <w:r w:rsidR="00147EC2" w:rsidRPr="00F61043">
          <w:rPr>
            <w:rFonts w:ascii="Times New Roman" w:eastAsia="Times New Roman" w:hAnsi="Times New Roman" w:cs="Times New Roman"/>
            <w:color w:val="000000"/>
            <w:highlight w:val="yellow"/>
            <w:rPrChange w:id="1727" w:author="Natasha Hardy" w:date="2021-11-29T18:33:00Z">
              <w:rPr>
                <w:rFonts w:ascii="Times New Roman" w:eastAsia="Times New Roman" w:hAnsi="Times New Roman" w:cs="Times New Roman"/>
                <w:color w:val="000000"/>
              </w:rPr>
            </w:rPrChange>
          </w:rPr>
          <w:t>between Australian and New Zealand populations and thought to amount to contain up to 6 subspecies (Banks et al. 2002)</w:t>
        </w:r>
      </w:ins>
      <w:ins w:id="1728" w:author="Natasha Hardy" w:date="2021-11-29T18:31:00Z">
        <w:r w:rsidR="00F22C69" w:rsidRPr="00F61043">
          <w:rPr>
            <w:rFonts w:ascii="Times New Roman" w:eastAsia="Times New Roman" w:hAnsi="Times New Roman" w:cs="Times New Roman"/>
            <w:color w:val="000000"/>
            <w:highlight w:val="yellow"/>
            <w:rPrChange w:id="1729" w:author="Natasha Hardy" w:date="2021-11-29T18:33:00Z">
              <w:rPr>
                <w:rFonts w:ascii="Times New Roman" w:eastAsia="Times New Roman" w:hAnsi="Times New Roman" w:cs="Times New Roman"/>
                <w:color w:val="000000"/>
              </w:rPr>
            </w:rPrChange>
          </w:rPr>
          <w:t>.</w:t>
        </w:r>
      </w:ins>
      <w:ins w:id="1730" w:author="Natasha Hardy" w:date="2021-11-29T18:30:00Z">
        <w:r w:rsidR="00147EC2" w:rsidRPr="00F61043">
          <w:rPr>
            <w:rFonts w:ascii="Times New Roman" w:eastAsia="Times New Roman" w:hAnsi="Times New Roman" w:cs="Times New Roman"/>
            <w:color w:val="000000"/>
            <w:highlight w:val="yellow"/>
            <w:rPrChange w:id="1731" w:author="Natasha Hardy" w:date="2021-11-29T18:33:00Z">
              <w:rPr>
                <w:rFonts w:ascii="Times New Roman" w:eastAsia="Times New Roman" w:hAnsi="Times New Roman" w:cs="Times New Roman"/>
                <w:color w:val="000000"/>
              </w:rPr>
            </w:rPrChange>
          </w:rPr>
          <w:t xml:space="preserve"> </w:t>
        </w:r>
      </w:ins>
      <w:ins w:id="1732" w:author="Natasha Hardy" w:date="2021-11-29T18:31:00Z">
        <w:r w:rsidR="00F22C69" w:rsidRPr="00F61043">
          <w:rPr>
            <w:rFonts w:ascii="Times New Roman" w:eastAsia="Times New Roman" w:hAnsi="Times New Roman" w:cs="Times New Roman"/>
            <w:color w:val="000000"/>
            <w:highlight w:val="yellow"/>
            <w:rPrChange w:id="1733" w:author="Natasha Hardy" w:date="2021-11-29T18:33:00Z">
              <w:rPr>
                <w:rFonts w:ascii="Times New Roman" w:eastAsia="Times New Roman" w:hAnsi="Times New Roman" w:cs="Times New Roman"/>
                <w:color w:val="000000"/>
              </w:rPr>
            </w:rPrChange>
          </w:rPr>
          <w:t xml:space="preserve">However, in southeastern Australia, a </w:t>
        </w:r>
        <w:r w:rsidR="00F22C69" w:rsidRPr="00F61043">
          <w:rPr>
            <w:highlight w:val="yellow"/>
            <w:rPrChange w:id="1734" w:author="Natasha Hardy" w:date="2021-11-29T18:33:00Z">
              <w:rPr/>
            </w:rPrChange>
          </w:rPr>
          <w:t>large number of penguins share a small number of haplotypes</w:t>
        </w:r>
        <w:r w:rsidR="00F22C69" w:rsidRPr="00F61043">
          <w:rPr>
            <w:rFonts w:ascii="Times New Roman" w:eastAsia="Times New Roman" w:hAnsi="Times New Roman" w:cs="Times New Roman"/>
            <w:color w:val="000000"/>
            <w:highlight w:val="yellow"/>
            <w:rPrChange w:id="1735" w:author="Natasha Hardy" w:date="2021-11-29T18:33:00Z">
              <w:rPr>
                <w:rFonts w:ascii="Times New Roman" w:eastAsia="Times New Roman" w:hAnsi="Times New Roman" w:cs="Times New Roman"/>
                <w:color w:val="000000"/>
              </w:rPr>
            </w:rPrChange>
          </w:rPr>
          <w:t xml:space="preserve"> </w:t>
        </w:r>
      </w:ins>
      <w:ins w:id="1736" w:author="Natasha Hardy" w:date="2021-11-29T18:32:00Z">
        <w:r w:rsidR="00F22C69" w:rsidRPr="00F61043">
          <w:rPr>
            <w:rFonts w:ascii="Times New Roman" w:eastAsia="Times New Roman" w:hAnsi="Times New Roman" w:cs="Times New Roman"/>
            <w:color w:val="000000"/>
            <w:highlight w:val="yellow"/>
            <w:rPrChange w:id="1737" w:author="Natasha Hardy" w:date="2021-11-29T18:33:00Z">
              <w:rPr>
                <w:rFonts w:ascii="Times New Roman" w:eastAsia="Times New Roman" w:hAnsi="Times New Roman" w:cs="Times New Roman"/>
                <w:color w:val="000000"/>
              </w:rPr>
            </w:rPrChange>
          </w:rPr>
          <w:t>and their diversity is</w:t>
        </w:r>
      </w:ins>
      <w:ins w:id="1738" w:author="Natasha Hardy" w:date="2021-11-29T18:30:00Z">
        <w:r w:rsidR="00147EC2" w:rsidRPr="00F61043">
          <w:rPr>
            <w:rFonts w:ascii="Times New Roman" w:eastAsia="Times New Roman" w:hAnsi="Times New Roman" w:cs="Times New Roman"/>
            <w:color w:val="000000"/>
            <w:highlight w:val="yellow"/>
            <w:rPrChange w:id="1739" w:author="Natasha Hardy" w:date="2021-11-29T18:33:00Z">
              <w:rPr>
                <w:rFonts w:ascii="Times New Roman" w:eastAsia="Times New Roman" w:hAnsi="Times New Roman" w:cs="Times New Roman"/>
                <w:color w:val="000000"/>
              </w:rPr>
            </w:rPrChange>
          </w:rPr>
          <w:t xml:space="preserve"> </w:t>
        </w:r>
      </w:ins>
      <w:ins w:id="1740" w:author="Natasha Hardy" w:date="2021-11-12T15:37:00Z">
        <w:r w:rsidR="00241FDB" w:rsidRPr="00F61043">
          <w:rPr>
            <w:rFonts w:ascii="Times New Roman" w:eastAsia="Times New Roman" w:hAnsi="Times New Roman" w:cs="Times New Roman"/>
            <w:color w:val="000000"/>
            <w:highlight w:val="yellow"/>
            <w:rPrChange w:id="1741" w:author="Natasha Hardy" w:date="2021-11-29T18:33:00Z">
              <w:rPr>
                <w:rFonts w:ascii="Times New Roman" w:eastAsia="Times New Roman" w:hAnsi="Times New Roman" w:cs="Times New Roman"/>
                <w:color w:val="000000"/>
              </w:rPr>
            </w:rPrChange>
          </w:rPr>
          <w:t>highly conserved</w:t>
        </w:r>
      </w:ins>
      <w:ins w:id="1742" w:author="Natasha Hardy" w:date="2021-11-12T16:03:00Z">
        <w:r w:rsidR="0032778E" w:rsidRPr="00F61043">
          <w:rPr>
            <w:rFonts w:ascii="Times New Roman" w:eastAsia="Times New Roman" w:hAnsi="Times New Roman" w:cs="Times New Roman"/>
            <w:color w:val="000000"/>
            <w:highlight w:val="yellow"/>
            <w:rPrChange w:id="1743" w:author="Natasha Hardy" w:date="2021-11-29T18:33:00Z">
              <w:rPr>
                <w:rFonts w:ascii="Times New Roman" w:eastAsia="Times New Roman" w:hAnsi="Times New Roman" w:cs="Times New Roman"/>
                <w:color w:val="000000"/>
              </w:rPr>
            </w:rPrChange>
          </w:rPr>
          <w:t xml:space="preserve"> and </w:t>
        </w:r>
      </w:ins>
      <w:ins w:id="1744" w:author="Natasha Hardy" w:date="2021-11-12T15:21:00Z">
        <w:r w:rsidR="005D5E66" w:rsidRPr="00F61043">
          <w:rPr>
            <w:highlight w:val="yellow"/>
            <w:rPrChange w:id="1745" w:author="Natasha Hardy" w:date="2021-11-29T18:33:00Z">
              <w:rPr/>
            </w:rPrChange>
          </w:rPr>
          <w:t xml:space="preserve">limited </w:t>
        </w:r>
      </w:ins>
      <w:ins w:id="1746" w:author="Natasha Hardy" w:date="2021-11-12T16:02:00Z">
        <w:r w:rsidR="0032778E" w:rsidRPr="00F61043">
          <w:rPr>
            <w:highlight w:val="yellow"/>
            <w:rPrChange w:id="1747" w:author="Natasha Hardy" w:date="2021-11-29T18:33:00Z">
              <w:rPr/>
            </w:rPrChange>
          </w:rPr>
          <w:t xml:space="preserve">in </w:t>
        </w:r>
      </w:ins>
      <w:ins w:id="1748" w:author="Natasha Hardy" w:date="2021-11-12T15:21:00Z">
        <w:r w:rsidR="005D5E66" w:rsidRPr="00F61043">
          <w:rPr>
            <w:highlight w:val="yellow"/>
            <w:rPrChange w:id="1749" w:author="Natasha Hardy" w:date="2021-11-29T18:33:00Z">
              <w:rPr/>
            </w:rPrChange>
          </w:rPr>
          <w:t>spatial variability</w:t>
        </w:r>
      </w:ins>
      <w:ins w:id="1750" w:author="Natasha Hardy" w:date="2021-11-29T18:30:00Z">
        <w:r w:rsidR="00F22C69" w:rsidRPr="00F61043">
          <w:rPr>
            <w:highlight w:val="yellow"/>
            <w:rPrChange w:id="1751" w:author="Natasha Hardy" w:date="2021-11-29T18:33:00Z">
              <w:rPr/>
            </w:rPrChange>
          </w:rPr>
          <w:t xml:space="preserve"> </w:t>
        </w:r>
      </w:ins>
      <w:ins w:id="1752" w:author="Natasha Hardy" w:date="2021-11-13T12:20:00Z">
        <w:r w:rsidR="00EC339C" w:rsidRPr="00F61043">
          <w:rPr>
            <w:highlight w:val="yellow"/>
            <w:rPrChange w:id="1753" w:author="Natasha Hardy" w:date="2021-11-29T18:33:00Z">
              <w:rPr/>
            </w:rPrChange>
          </w:rPr>
          <w:t>(</w:t>
        </w:r>
        <w:proofErr w:type="spellStart"/>
        <w:r w:rsidR="00EC339C" w:rsidRPr="00F61043">
          <w:rPr>
            <w:highlight w:val="yellow"/>
            <w:rPrChange w:id="1754" w:author="Natasha Hardy" w:date="2021-11-29T18:33:00Z">
              <w:rPr/>
            </w:rPrChange>
          </w:rPr>
          <w:t>Peucker</w:t>
        </w:r>
        <w:proofErr w:type="spellEnd"/>
        <w:r w:rsidR="00EC339C" w:rsidRPr="00F61043">
          <w:rPr>
            <w:highlight w:val="yellow"/>
            <w:rPrChange w:id="1755" w:author="Natasha Hardy" w:date="2021-11-29T18:33:00Z">
              <w:rPr/>
            </w:rPrChange>
          </w:rPr>
          <w:t xml:space="preserve"> et al., 2009; Burridge et al., 2015; </w:t>
        </w:r>
        <w:proofErr w:type="spellStart"/>
        <w:r w:rsidR="00EC339C" w:rsidRPr="00F61043">
          <w:rPr>
            <w:highlight w:val="yellow"/>
            <w:rPrChange w:id="1756" w:author="Natasha Hardy" w:date="2021-11-29T18:33:00Z">
              <w:rPr/>
            </w:rPrChange>
          </w:rPr>
          <w:t>Vardeh</w:t>
        </w:r>
        <w:proofErr w:type="spellEnd"/>
        <w:r w:rsidR="00EC339C" w:rsidRPr="00F61043">
          <w:rPr>
            <w:highlight w:val="yellow"/>
            <w:rPrChange w:id="1757" w:author="Natasha Hardy" w:date="2021-11-29T18:33:00Z">
              <w:rPr/>
            </w:rPrChange>
          </w:rPr>
          <w:t>, 2015)</w:t>
        </w:r>
        <w:r w:rsidR="00EC339C" w:rsidRPr="00F61043">
          <w:rPr>
            <w:highlight w:val="yellow"/>
          </w:rPr>
          <w:t>.</w:t>
        </w:r>
      </w:ins>
      <w:ins w:id="1758" w:author="Natasha Hardy" w:date="2021-11-29T18:32:00Z">
        <w:r w:rsidR="00F22C69" w:rsidRPr="00F61043">
          <w:rPr>
            <w:highlight w:val="yellow"/>
            <w:rPrChange w:id="1759" w:author="Natasha Hardy" w:date="2021-11-29T18:33:00Z">
              <w:rPr/>
            </w:rPrChange>
          </w:rPr>
          <w:t xml:space="preserve"> </w:t>
        </w:r>
      </w:ins>
    </w:p>
    <w:p w14:paraId="6E98BFCC" w14:textId="08DB5FE7" w:rsidR="00926EAC" w:rsidRPr="00F61043" w:rsidDel="006879F9" w:rsidRDefault="00E41A48">
      <w:pPr>
        <w:ind w:firstLine="720"/>
        <w:rPr>
          <w:del w:id="1760" w:author="Natasha Hardy" w:date="2021-11-12T15:57:00Z"/>
          <w:color w:val="000000"/>
          <w:highlight w:val="yellow"/>
          <w:rPrChange w:id="1761" w:author="Natasha Hardy" w:date="2021-11-29T18:33:00Z">
            <w:rPr>
              <w:del w:id="1762" w:author="Natasha Hardy" w:date="2021-11-12T15:57:00Z"/>
              <w:color w:val="000000"/>
            </w:rPr>
          </w:rPrChange>
        </w:rPr>
      </w:pPr>
      <w:ins w:id="1763" w:author="Natasha Hardy" w:date="2021-11-30T15:49:00Z">
        <w:r>
          <w:rPr>
            <w:rFonts w:ascii="Times New Roman" w:eastAsia="Times New Roman" w:hAnsi="Times New Roman" w:cs="Times New Roman"/>
            <w:color w:val="000000"/>
            <w:highlight w:val="yellow"/>
          </w:rPr>
          <w:t xml:space="preserve">Individual </w:t>
        </w:r>
      </w:ins>
      <w:ins w:id="1764" w:author="Natasha Hardy" w:date="2021-11-12T15:38:00Z">
        <w:r w:rsidR="00241FDB" w:rsidRPr="00F61043">
          <w:rPr>
            <w:rFonts w:ascii="Times New Roman" w:eastAsia="Times New Roman" w:hAnsi="Times New Roman" w:cs="Times New Roman"/>
            <w:color w:val="000000"/>
            <w:highlight w:val="yellow"/>
            <w:rPrChange w:id="1765" w:author="Natasha Hardy" w:date="2021-11-29T18:33:00Z">
              <w:rPr>
                <w:rFonts w:ascii="Times New Roman" w:eastAsia="Times New Roman" w:hAnsi="Times New Roman" w:cs="Times New Roman"/>
                <w:color w:val="000000"/>
              </w:rPr>
            </w:rPrChange>
          </w:rPr>
          <w:t>s</w:t>
        </w:r>
      </w:ins>
      <w:ins w:id="1766" w:author="Natasha Hardy" w:date="2021-11-12T14:54:00Z">
        <w:r w:rsidR="00D10C18" w:rsidRPr="00F61043">
          <w:rPr>
            <w:rFonts w:ascii="Times New Roman" w:eastAsia="Times New Roman" w:hAnsi="Times New Roman" w:cs="Times New Roman"/>
            <w:color w:val="000000"/>
            <w:highlight w:val="yellow"/>
            <w:rPrChange w:id="1767" w:author="Natasha Hardy" w:date="2021-11-29T18:33:00Z">
              <w:rPr>
                <w:rFonts w:ascii="Times New Roman" w:eastAsia="Times New Roman" w:hAnsi="Times New Roman" w:cs="Times New Roman"/>
                <w:color w:val="000000"/>
              </w:rPr>
            </w:rPrChange>
          </w:rPr>
          <w:t xml:space="preserve">cats </w:t>
        </w:r>
        <w:del w:id="1768" w:author="Microsoft Office User" w:date="2021-11-30T14:51:00Z">
          <w:r w:rsidR="00D10C18" w:rsidRPr="00F61043" w:rsidDel="00DC3727">
            <w:rPr>
              <w:rFonts w:ascii="Times New Roman" w:eastAsia="Times New Roman" w:hAnsi="Times New Roman" w:cs="Times New Roman"/>
              <w:color w:val="000000"/>
              <w:highlight w:val="yellow"/>
              <w:rPrChange w:id="1769"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1770" w:author="Natasha Hardy" w:date="2021-11-29T18:33:00Z">
              <w:rPr>
                <w:rFonts w:ascii="Times New Roman" w:eastAsia="Times New Roman" w:hAnsi="Times New Roman" w:cs="Times New Roman"/>
                <w:color w:val="000000"/>
              </w:rPr>
            </w:rPrChange>
          </w:rPr>
          <w:t xml:space="preserve">contain </w:t>
        </w:r>
      </w:ins>
      <w:ins w:id="1771" w:author="Natasha Hardy" w:date="2021-11-30T15:49:00Z">
        <w:r>
          <w:rPr>
            <w:rFonts w:ascii="Times New Roman" w:eastAsia="Times New Roman" w:hAnsi="Times New Roman" w:cs="Times New Roman"/>
            <w:color w:val="000000"/>
            <w:highlight w:val="yellow"/>
          </w:rPr>
          <w:t xml:space="preserve">up to </w:t>
        </w:r>
      </w:ins>
      <w:ins w:id="1772" w:author="Natasha Hardy" w:date="2021-11-30T15:48:00Z">
        <w:r>
          <w:rPr>
            <w:rFonts w:ascii="Times New Roman" w:eastAsia="Times New Roman" w:hAnsi="Times New Roman" w:cs="Times New Roman"/>
            <w:color w:val="000000"/>
            <w:highlight w:val="yellow"/>
          </w:rPr>
          <w:t>4</w:t>
        </w:r>
      </w:ins>
      <w:ins w:id="1773" w:author="Natasha Hardy" w:date="2021-11-12T14:55:00Z">
        <w:r w:rsidR="00D10C18" w:rsidRPr="00F61043">
          <w:rPr>
            <w:rFonts w:ascii="Times New Roman" w:eastAsia="Times New Roman" w:hAnsi="Times New Roman" w:cs="Times New Roman"/>
            <w:color w:val="000000"/>
            <w:highlight w:val="yellow"/>
            <w:rPrChange w:id="1774" w:author="Natasha Hardy" w:date="2021-11-29T18:33:00Z">
              <w:rPr>
                <w:rFonts w:ascii="Times New Roman" w:eastAsia="Times New Roman" w:hAnsi="Times New Roman" w:cs="Times New Roman"/>
                <w:color w:val="000000"/>
              </w:rPr>
            </w:rPrChange>
          </w:rPr>
          <w:t xml:space="preserve"> </w:t>
        </w:r>
      </w:ins>
      <w:ins w:id="1775" w:author="Natasha Hardy" w:date="2021-11-12T14:54:00Z">
        <w:r w:rsidR="00D10C18" w:rsidRPr="00F61043">
          <w:rPr>
            <w:rFonts w:ascii="Times New Roman" w:eastAsia="Times New Roman" w:hAnsi="Times New Roman" w:cs="Times New Roman"/>
            <w:color w:val="000000"/>
            <w:highlight w:val="yellow"/>
            <w:rPrChange w:id="1776" w:author="Natasha Hardy" w:date="2021-11-29T18:33:00Z">
              <w:rPr>
                <w:rFonts w:ascii="Times New Roman" w:eastAsia="Times New Roman" w:hAnsi="Times New Roman" w:cs="Times New Roman"/>
                <w:color w:val="000000"/>
              </w:rPr>
            </w:rPrChange>
          </w:rPr>
          <w:t>distinct genetic haplotypes</w:t>
        </w:r>
      </w:ins>
      <w:ins w:id="1777" w:author="Natasha Hardy" w:date="2021-11-12T14:55:00Z">
        <w:r w:rsidR="00D10C18" w:rsidRPr="00F61043">
          <w:rPr>
            <w:rFonts w:ascii="Times New Roman" w:eastAsia="Times New Roman" w:hAnsi="Times New Roman" w:cs="Times New Roman"/>
            <w:color w:val="000000"/>
            <w:highlight w:val="yellow"/>
            <w:rPrChange w:id="1778" w:author="Natasha Hardy" w:date="2021-11-29T18:33:00Z">
              <w:rPr>
                <w:rFonts w:ascii="Times New Roman" w:eastAsia="Times New Roman" w:hAnsi="Times New Roman" w:cs="Times New Roman"/>
                <w:color w:val="000000"/>
              </w:rPr>
            </w:rPrChange>
          </w:rPr>
          <w:t>, indicating that long-nosed fur seals can consume multiple penguins in a single foraging</w:t>
        </w:r>
      </w:ins>
      <w:ins w:id="1779" w:author="Natasha Hardy" w:date="2021-11-12T14:58:00Z">
        <w:r w:rsidR="00D10C18" w:rsidRPr="00F61043">
          <w:rPr>
            <w:rFonts w:ascii="Times New Roman" w:eastAsia="Times New Roman" w:hAnsi="Times New Roman" w:cs="Times New Roman"/>
            <w:color w:val="000000"/>
            <w:highlight w:val="yellow"/>
            <w:rPrChange w:id="1780" w:author="Natasha Hardy" w:date="2021-11-29T18:33:00Z">
              <w:rPr>
                <w:rFonts w:ascii="Times New Roman" w:eastAsia="Times New Roman" w:hAnsi="Times New Roman" w:cs="Times New Roman"/>
                <w:color w:val="000000"/>
              </w:rPr>
            </w:rPrChange>
          </w:rPr>
          <w:t xml:space="preserve"> trip. </w:t>
        </w:r>
      </w:ins>
      <w:ins w:id="1781" w:author="Natasha Hardy" w:date="2021-11-12T14:59:00Z">
        <w:r w:rsidR="00D10C18" w:rsidRPr="00F61043">
          <w:rPr>
            <w:rFonts w:ascii="Times New Roman" w:eastAsia="Times New Roman" w:hAnsi="Times New Roman" w:cs="Times New Roman"/>
            <w:color w:val="000000"/>
            <w:highlight w:val="yellow"/>
            <w:rPrChange w:id="1782"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1783" w:author="Natasha Hardy" w:date="2021-11-12T15:00:00Z">
        <w:r w:rsidR="00D10C18" w:rsidRPr="00F61043">
          <w:rPr>
            <w:rFonts w:ascii="Times New Roman" w:eastAsia="Times New Roman" w:hAnsi="Times New Roman" w:cs="Times New Roman"/>
            <w:color w:val="000000"/>
            <w:highlight w:val="yellow"/>
            <w:rPrChange w:id="1784" w:author="Natasha Hardy" w:date="2021-11-29T18:33:00Z">
              <w:rPr>
                <w:rFonts w:ascii="Times New Roman" w:eastAsia="Times New Roman" w:hAnsi="Times New Roman" w:cs="Times New Roman"/>
                <w:color w:val="000000"/>
              </w:rPr>
            </w:rPrChange>
          </w:rPr>
          <w:t xml:space="preserve">impact than previous </w:t>
        </w:r>
      </w:ins>
      <w:ins w:id="1785" w:author="Natasha Hardy" w:date="2021-11-12T15:01:00Z">
        <w:r w:rsidR="0092214A" w:rsidRPr="00F61043">
          <w:rPr>
            <w:rFonts w:ascii="Times New Roman" w:eastAsia="Times New Roman" w:hAnsi="Times New Roman" w:cs="Times New Roman"/>
            <w:color w:val="000000"/>
            <w:highlight w:val="yellow"/>
            <w:rPrChange w:id="1786" w:author="Natasha Hardy" w:date="2021-11-29T18:33:00Z">
              <w:rPr>
                <w:rFonts w:ascii="Times New Roman" w:eastAsia="Times New Roman" w:hAnsi="Times New Roman" w:cs="Times New Roman"/>
                <w:color w:val="000000"/>
              </w:rPr>
            </w:rPrChange>
          </w:rPr>
          <w:t>methods constrained to</w:t>
        </w:r>
      </w:ins>
      <w:ins w:id="1787" w:author="Natasha Hardy" w:date="2021-11-12T15:00:00Z">
        <w:r w:rsidR="00D10C18" w:rsidRPr="00F61043">
          <w:rPr>
            <w:rFonts w:ascii="Times New Roman" w:eastAsia="Times New Roman" w:hAnsi="Times New Roman" w:cs="Times New Roman"/>
            <w:color w:val="000000"/>
            <w:highlight w:val="yellow"/>
            <w:rPrChange w:id="1788" w:author="Natasha Hardy" w:date="2021-11-29T18:33:00Z">
              <w:rPr>
                <w:rFonts w:ascii="Times New Roman" w:eastAsia="Times New Roman" w:hAnsi="Times New Roman" w:cs="Times New Roman"/>
                <w:color w:val="000000"/>
              </w:rPr>
            </w:rPrChange>
          </w:rPr>
          <w:t xml:space="preserve"> assuming that each scat containing feathers </w:t>
        </w:r>
      </w:ins>
      <w:ins w:id="1789" w:author="Natasha Hardy" w:date="2021-11-12T15:01:00Z">
        <w:r w:rsidR="0092214A" w:rsidRPr="00F61043">
          <w:rPr>
            <w:rFonts w:ascii="Times New Roman" w:eastAsia="Times New Roman" w:hAnsi="Times New Roman" w:cs="Times New Roman"/>
            <w:color w:val="000000"/>
            <w:highlight w:val="yellow"/>
            <w:rPrChange w:id="1790" w:author="Natasha Hardy" w:date="2021-11-29T18:33:00Z">
              <w:rPr>
                <w:rFonts w:ascii="Times New Roman" w:eastAsia="Times New Roman" w:hAnsi="Times New Roman" w:cs="Times New Roman"/>
                <w:color w:val="000000"/>
              </w:rPr>
            </w:rPrChange>
          </w:rPr>
          <w:t>corresponded to a single</w:t>
        </w:r>
      </w:ins>
      <w:ins w:id="1791" w:author="Natasha Hardy" w:date="2021-11-12T15:10:00Z">
        <w:r w:rsidR="0092214A" w:rsidRPr="00F61043">
          <w:rPr>
            <w:rFonts w:ascii="Times New Roman" w:eastAsia="Times New Roman" w:hAnsi="Times New Roman" w:cs="Times New Roman"/>
            <w:color w:val="000000"/>
            <w:highlight w:val="yellow"/>
            <w:rPrChange w:id="1792" w:author="Natasha Hardy" w:date="2021-11-29T18:33:00Z">
              <w:rPr>
                <w:rFonts w:ascii="Times New Roman" w:eastAsia="Times New Roman" w:hAnsi="Times New Roman" w:cs="Times New Roman"/>
                <w:color w:val="000000"/>
              </w:rPr>
            </w:rPrChange>
          </w:rPr>
          <w:t xml:space="preserve"> consumed</w:t>
        </w:r>
      </w:ins>
      <w:ins w:id="1793" w:author="Natasha Hardy" w:date="2021-11-12T15:01:00Z">
        <w:r w:rsidR="0092214A" w:rsidRPr="00F61043">
          <w:rPr>
            <w:rFonts w:ascii="Times New Roman" w:eastAsia="Times New Roman" w:hAnsi="Times New Roman" w:cs="Times New Roman"/>
            <w:color w:val="000000"/>
            <w:highlight w:val="yellow"/>
            <w:rPrChange w:id="1794" w:author="Natasha Hardy" w:date="2021-11-29T18:33:00Z">
              <w:rPr>
                <w:rFonts w:ascii="Times New Roman" w:eastAsia="Times New Roman" w:hAnsi="Times New Roman" w:cs="Times New Roman"/>
                <w:color w:val="000000"/>
              </w:rPr>
            </w:rPrChange>
          </w:rPr>
          <w:t xml:space="preserve"> bird</w:t>
        </w:r>
      </w:ins>
      <w:ins w:id="1795" w:author="Natasha Hardy" w:date="2021-11-12T15:02:00Z">
        <w:r w:rsidR="0092214A" w:rsidRPr="00F61043">
          <w:rPr>
            <w:rFonts w:ascii="Times New Roman" w:eastAsia="Times New Roman" w:hAnsi="Times New Roman" w:cs="Times New Roman"/>
            <w:color w:val="000000"/>
            <w:highlight w:val="yellow"/>
            <w:rPrChange w:id="1796"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1797" w:author="Natasha Hardy" w:date="2021-11-29T18:33:00Z">
              <w:rPr/>
            </w:rPrChange>
          </w:rPr>
          <w:t>(Page et al., 2005, Mumma et al. 2016)</w:t>
        </w:r>
      </w:ins>
      <w:ins w:id="1798" w:author="Natasha Hardy" w:date="2021-11-12T15:01:00Z">
        <w:r w:rsidR="0092214A" w:rsidRPr="00F61043">
          <w:rPr>
            <w:rFonts w:ascii="Times New Roman" w:eastAsia="Times New Roman" w:hAnsi="Times New Roman" w:cs="Times New Roman"/>
            <w:color w:val="000000"/>
            <w:highlight w:val="yellow"/>
            <w:rPrChange w:id="1799" w:author="Natasha Hardy" w:date="2021-11-29T18:33:00Z">
              <w:rPr>
                <w:rFonts w:ascii="Times New Roman" w:eastAsia="Times New Roman" w:hAnsi="Times New Roman" w:cs="Times New Roman"/>
                <w:color w:val="000000"/>
              </w:rPr>
            </w:rPrChange>
          </w:rPr>
          <w:t xml:space="preserve">. </w:t>
        </w:r>
      </w:ins>
      <w:ins w:id="1800" w:author="Natasha Hardy" w:date="2021-11-12T15:10:00Z">
        <w:r w:rsidR="0092214A" w:rsidRPr="00F61043">
          <w:rPr>
            <w:rFonts w:ascii="Times New Roman" w:eastAsia="Times New Roman" w:hAnsi="Times New Roman" w:cs="Times New Roman"/>
            <w:color w:val="000000"/>
            <w:highlight w:val="yellow"/>
            <w:rPrChange w:id="1801" w:author="Natasha Hardy" w:date="2021-11-29T18:33:00Z">
              <w:rPr>
                <w:rFonts w:ascii="Times New Roman" w:eastAsia="Times New Roman" w:hAnsi="Times New Roman" w:cs="Times New Roman"/>
                <w:color w:val="000000"/>
              </w:rPr>
            </w:rPrChange>
          </w:rPr>
          <w:t>W</w:t>
        </w:r>
      </w:ins>
      <w:ins w:id="1802" w:author="Natasha Hardy" w:date="2021-11-12T15:01:00Z">
        <w:r w:rsidR="0092214A" w:rsidRPr="00F61043">
          <w:rPr>
            <w:rFonts w:ascii="Times New Roman" w:eastAsia="Times New Roman" w:hAnsi="Times New Roman" w:cs="Times New Roman"/>
            <w:color w:val="000000"/>
            <w:highlight w:val="yellow"/>
            <w:rPrChange w:id="1803" w:author="Natasha Hardy" w:date="2021-11-29T18:33:00Z">
              <w:rPr>
                <w:rFonts w:ascii="Times New Roman" w:eastAsia="Times New Roman" w:hAnsi="Times New Roman" w:cs="Times New Roman"/>
                <w:color w:val="000000"/>
              </w:rPr>
            </w:rPrChange>
          </w:rPr>
          <w:t xml:space="preserve">e highly recommend </w:t>
        </w:r>
      </w:ins>
      <w:ins w:id="1804" w:author="Natasha Hardy" w:date="2021-11-12T15:03:00Z">
        <w:r w:rsidR="0092214A" w:rsidRPr="00F61043">
          <w:rPr>
            <w:rFonts w:ascii="Times New Roman" w:eastAsia="Times New Roman" w:hAnsi="Times New Roman" w:cs="Times New Roman"/>
            <w:color w:val="000000"/>
            <w:highlight w:val="yellow"/>
            <w:rPrChange w:id="1805" w:author="Natasha Hardy" w:date="2021-11-29T18:33:00Z">
              <w:rPr>
                <w:rFonts w:ascii="Times New Roman" w:eastAsia="Times New Roman" w:hAnsi="Times New Roman" w:cs="Times New Roman"/>
                <w:color w:val="000000"/>
              </w:rPr>
            </w:rPrChange>
          </w:rPr>
          <w:t>future studies also</w:t>
        </w:r>
      </w:ins>
      <w:ins w:id="1806" w:author="Natasha Hardy" w:date="2021-11-12T15:01:00Z">
        <w:r w:rsidR="0092214A" w:rsidRPr="00F61043">
          <w:rPr>
            <w:rFonts w:ascii="Times New Roman" w:eastAsia="Times New Roman" w:hAnsi="Times New Roman" w:cs="Times New Roman"/>
            <w:color w:val="000000"/>
            <w:highlight w:val="yellow"/>
            <w:rPrChange w:id="1807" w:author="Natasha Hardy" w:date="2021-11-29T18:33:00Z">
              <w:rPr>
                <w:rFonts w:ascii="Times New Roman" w:eastAsia="Times New Roman" w:hAnsi="Times New Roman" w:cs="Times New Roman"/>
                <w:color w:val="000000"/>
              </w:rPr>
            </w:rPrChange>
          </w:rPr>
          <w:t xml:space="preserve"> screen for predator genetic diversity </w:t>
        </w:r>
      </w:ins>
      <w:ins w:id="1808" w:author="Natasha Hardy" w:date="2021-11-12T15:38:00Z">
        <w:r w:rsidR="00241FDB" w:rsidRPr="00F61043">
          <w:rPr>
            <w:rFonts w:ascii="Times New Roman" w:eastAsia="Times New Roman" w:hAnsi="Times New Roman" w:cs="Times New Roman"/>
            <w:color w:val="000000"/>
            <w:highlight w:val="yellow"/>
            <w:rPrChange w:id="1809" w:author="Natasha Hardy" w:date="2021-11-29T18:33:00Z">
              <w:rPr>
                <w:rFonts w:ascii="Times New Roman" w:eastAsia="Times New Roman" w:hAnsi="Times New Roman" w:cs="Times New Roman"/>
                <w:color w:val="000000"/>
              </w:rPr>
            </w:rPrChange>
          </w:rPr>
          <w:t>to</w:t>
        </w:r>
      </w:ins>
      <w:ins w:id="1810" w:author="Natasha Hardy" w:date="2021-11-12T15:01:00Z">
        <w:r w:rsidR="0092214A" w:rsidRPr="00F61043">
          <w:rPr>
            <w:rFonts w:ascii="Times New Roman" w:eastAsia="Times New Roman" w:hAnsi="Times New Roman" w:cs="Times New Roman"/>
            <w:color w:val="000000"/>
            <w:highlight w:val="yellow"/>
            <w:rPrChange w:id="1811" w:author="Natasha Hardy" w:date="2021-11-29T18:33:00Z">
              <w:rPr>
                <w:rFonts w:ascii="Times New Roman" w:eastAsia="Times New Roman" w:hAnsi="Times New Roman" w:cs="Times New Roman"/>
                <w:color w:val="000000"/>
              </w:rPr>
            </w:rPrChange>
          </w:rPr>
          <w:t xml:space="preserve"> </w:t>
        </w:r>
      </w:ins>
      <w:ins w:id="1812" w:author="Natasha Hardy" w:date="2021-11-12T15:04:00Z">
        <w:r w:rsidR="0092214A" w:rsidRPr="00F61043">
          <w:rPr>
            <w:rFonts w:ascii="Times New Roman" w:eastAsia="Times New Roman" w:hAnsi="Times New Roman" w:cs="Times New Roman"/>
            <w:color w:val="000000"/>
            <w:highlight w:val="yellow"/>
            <w:rPrChange w:id="1813"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1814" w:author="Natasha Hardy" w:date="2021-11-12T15:05:00Z">
        <w:r w:rsidR="0092214A" w:rsidRPr="00F61043">
          <w:rPr>
            <w:rFonts w:ascii="Times New Roman" w:eastAsia="Times New Roman" w:hAnsi="Times New Roman" w:cs="Times New Roman"/>
            <w:color w:val="000000"/>
            <w:highlight w:val="yellow"/>
            <w:rPrChange w:id="1815" w:author="Natasha Hardy" w:date="2021-11-29T18:33:00Z">
              <w:rPr>
                <w:rFonts w:ascii="Times New Roman" w:eastAsia="Times New Roman" w:hAnsi="Times New Roman" w:cs="Times New Roman"/>
                <w:color w:val="000000"/>
              </w:rPr>
            </w:rPrChange>
          </w:rPr>
          <w:t xml:space="preserve"> </w:t>
        </w:r>
      </w:ins>
      <w:ins w:id="1816" w:author="Natasha Hardy" w:date="2021-11-12T15:11:00Z">
        <w:r w:rsidR="0092214A" w:rsidRPr="00F61043">
          <w:rPr>
            <w:highlight w:val="yellow"/>
            <w:rPrChange w:id="1817" w:author="Natasha Hardy" w:date="2021-11-29T18:33:00Z">
              <w:rPr/>
            </w:rPrChange>
          </w:rPr>
          <w:t xml:space="preserve">(similar to </w:t>
        </w:r>
        <w:proofErr w:type="spellStart"/>
        <w:r w:rsidR="0092214A" w:rsidRPr="00F61043">
          <w:rPr>
            <w:highlight w:val="yellow"/>
            <w:rPrChange w:id="1818" w:author="Natasha Hardy" w:date="2021-11-29T18:33:00Z">
              <w:rPr/>
            </w:rPrChange>
          </w:rPr>
          <w:t>Wegge</w:t>
        </w:r>
        <w:proofErr w:type="spellEnd"/>
        <w:r w:rsidR="0092214A" w:rsidRPr="00F61043">
          <w:rPr>
            <w:highlight w:val="yellow"/>
            <w:rPrChange w:id="1819" w:author="Natasha Hardy" w:date="2021-11-29T18:33:00Z">
              <w:rPr/>
            </w:rPrChange>
          </w:rPr>
          <w:t xml:space="preserve"> et al., 2012</w:t>
        </w:r>
      </w:ins>
      <w:ins w:id="1820" w:author="Natasha Hardy" w:date="2021-11-12T15:19:00Z">
        <w:r w:rsidR="00185FAC" w:rsidRPr="00F61043">
          <w:rPr>
            <w:highlight w:val="yellow"/>
            <w:rPrChange w:id="1821" w:author="Natasha Hardy" w:date="2021-11-29T18:33:00Z">
              <w:rPr/>
            </w:rPrChange>
          </w:rPr>
          <w:t>)</w:t>
        </w:r>
      </w:ins>
      <w:ins w:id="1822" w:author="Natasha Hardy" w:date="2021-11-12T16:09:00Z">
        <w:r w:rsidR="00F50503" w:rsidRPr="00F61043">
          <w:rPr>
            <w:highlight w:val="yellow"/>
            <w:rPrChange w:id="1823" w:author="Natasha Hardy" w:date="2021-11-29T18:33:00Z">
              <w:rPr/>
            </w:rPrChange>
          </w:rPr>
          <w:t xml:space="preserve">, particularly when considering controversial </w:t>
        </w:r>
      </w:ins>
      <w:ins w:id="1824" w:author="Natasha Hardy" w:date="2021-11-12T16:10:00Z">
        <w:r w:rsidR="00F50503" w:rsidRPr="00F61043">
          <w:rPr>
            <w:highlight w:val="yellow"/>
            <w:rPrChange w:id="1825" w:author="Natasha Hardy" w:date="2021-11-29T18:33:00Z">
              <w:rPr/>
            </w:rPrChange>
          </w:rPr>
          <w:t xml:space="preserve">predator population </w:t>
        </w:r>
      </w:ins>
      <w:ins w:id="1826" w:author="Natasha Hardy" w:date="2021-11-12T16:09:00Z">
        <w:r w:rsidR="00F50503" w:rsidRPr="00F61043">
          <w:rPr>
            <w:highlight w:val="yellow"/>
            <w:rPrChange w:id="1827" w:author="Natasha Hardy" w:date="2021-11-29T18:33:00Z">
              <w:rPr/>
            </w:rPrChange>
          </w:rPr>
          <w:t>control strategies</w:t>
        </w:r>
      </w:ins>
      <w:ins w:id="1828" w:author="Natasha Hardy" w:date="2021-11-12T15:19:00Z">
        <w:r w:rsidR="00185FAC" w:rsidRPr="00F61043">
          <w:rPr>
            <w:highlight w:val="yellow"/>
            <w:rPrChange w:id="1829" w:author="Natasha Hardy" w:date="2021-11-29T18:33:00Z">
              <w:rPr/>
            </w:rPrChange>
          </w:rPr>
          <w:t xml:space="preserve">. </w:t>
        </w:r>
      </w:ins>
    </w:p>
    <w:p w14:paraId="581E6649" w14:textId="21EEA633" w:rsidR="00065E05" w:rsidRPr="00F61043" w:rsidDel="006879F9" w:rsidRDefault="004911EF">
      <w:pPr>
        <w:ind w:firstLine="720"/>
        <w:rPr>
          <w:ins w:id="1830" w:author="Microsoft Office User" w:date="2021-10-14T07:32:00Z"/>
          <w:del w:id="1831" w:author="Natasha Hardy" w:date="2021-11-12T15:57:00Z"/>
          <w:highlight w:val="yellow"/>
          <w:rPrChange w:id="1832" w:author="Natasha Hardy" w:date="2021-11-29T18:33:00Z">
            <w:rPr>
              <w:ins w:id="1833" w:author="Microsoft Office User" w:date="2021-10-14T07:32:00Z"/>
              <w:del w:id="1834" w:author="Natasha Hardy" w:date="2021-11-12T15:57:00Z"/>
            </w:rPr>
          </w:rPrChange>
        </w:rPr>
      </w:pPr>
      <w:del w:id="1835" w:author="Natasha Hardy" w:date="2021-11-12T15:57:00Z">
        <w:r w:rsidRPr="00F61043" w:rsidDel="006879F9">
          <w:rPr>
            <w:rFonts w:ascii="Times New Roman" w:eastAsia="Times New Roman" w:hAnsi="Times New Roman" w:cs="Times New Roman"/>
            <w:color w:val="000000"/>
            <w:highlight w:val="yellow"/>
            <w:rPrChange w:id="1836"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1837"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1838" w:author="Natasha Hardy" w:date="2021-11-11T10:06:00Z">
        <w:r w:rsidRPr="00F61043">
          <w:rPr>
            <w:color w:val="000000"/>
            <w:highlight w:val="yellow"/>
            <w:rPrChange w:id="1839" w:author="Natasha Hardy" w:date="2021-11-29T18:33:00Z">
              <w:rPr>
                <w:color w:val="000000"/>
              </w:rPr>
            </w:rPrChange>
          </w:rPr>
          <w:delText>.</w:delText>
        </w:r>
      </w:del>
      <w:ins w:id="1840" w:author="Rebecca McIntosh" w:date="2021-10-28T16:07:00Z">
        <w:del w:id="1841" w:author="Natasha Hardy" w:date="2021-11-12T15:57:00Z">
          <w:r w:rsidR="00993CA6" w:rsidRPr="00F61043" w:rsidDel="006879F9">
            <w:rPr>
              <w:rFonts w:ascii="Times New Roman" w:eastAsia="Times New Roman" w:hAnsi="Times New Roman" w:cs="Times New Roman"/>
              <w:highlight w:val="yellow"/>
              <w:rPrChange w:id="1842" w:author="Natasha Hardy" w:date="2021-11-29T18:33:00Z">
                <w:rPr>
                  <w:rFonts w:ascii="Times New Roman" w:eastAsia="Times New Roman" w:hAnsi="Times New Roman" w:cs="Times New Roman"/>
                </w:rPr>
              </w:rPrChange>
            </w:rPr>
            <w:delText xml:space="preserve">, particularly </w:delText>
          </w:r>
        </w:del>
      </w:ins>
      <w:ins w:id="1843" w:author="Rebecca McIntosh" w:date="2021-10-28T16:13:00Z">
        <w:del w:id="1844" w:author="Natasha Hardy" w:date="2021-11-12T15:57:00Z">
          <w:r w:rsidR="00B07307" w:rsidRPr="00F61043" w:rsidDel="006879F9">
            <w:rPr>
              <w:rFonts w:ascii="Times New Roman" w:eastAsia="Times New Roman" w:hAnsi="Times New Roman" w:cs="Times New Roman"/>
              <w:highlight w:val="yellow"/>
              <w:rPrChange w:id="1845" w:author="Natasha Hardy" w:date="2021-11-29T18:33:00Z">
                <w:rPr>
                  <w:rFonts w:ascii="Times New Roman" w:eastAsia="Times New Roman" w:hAnsi="Times New Roman" w:cs="Times New Roman"/>
                </w:rPr>
              </w:rPrChange>
            </w:rPr>
            <w:delText xml:space="preserve">for </w:delText>
          </w:r>
        </w:del>
      </w:ins>
      <w:ins w:id="1846" w:author="Rebecca McIntosh" w:date="2021-10-28T16:07:00Z">
        <w:del w:id="1847" w:author="Natasha Hardy" w:date="2021-11-12T15:57:00Z">
          <w:r w:rsidR="00993CA6" w:rsidRPr="00F61043" w:rsidDel="006879F9">
            <w:rPr>
              <w:rFonts w:ascii="Times New Roman" w:eastAsia="Times New Roman" w:hAnsi="Times New Roman" w:cs="Times New Roman"/>
              <w:highlight w:val="yellow"/>
              <w:rPrChange w:id="1848" w:author="Natasha Hardy" w:date="2021-11-29T18:33:00Z">
                <w:rPr>
                  <w:rFonts w:ascii="Times New Roman" w:eastAsia="Times New Roman" w:hAnsi="Times New Roman" w:cs="Times New Roman"/>
                </w:rPr>
              </w:rPrChange>
            </w:rPr>
            <w:delText>cartilaginous or gelatinous taxa</w:delText>
          </w:r>
        </w:del>
      </w:ins>
      <w:ins w:id="1849" w:author="Rebecca McIntosh" w:date="2021-11-11T10:06:00Z">
        <w:del w:id="1850" w:author="Natasha Hardy" w:date="2021-11-12T15:57:00Z">
          <w:r w:rsidRPr="00F61043" w:rsidDel="006879F9">
            <w:rPr>
              <w:color w:val="000000"/>
              <w:highlight w:val="yellow"/>
              <w:rPrChange w:id="1851" w:author="Natasha Hardy" w:date="2021-11-29T18:33:00Z">
                <w:rPr>
                  <w:color w:val="000000"/>
                </w:rPr>
              </w:rPrChange>
            </w:rPr>
            <w:delText xml:space="preserve">. </w:delText>
          </w:r>
        </w:del>
      </w:ins>
      <w:ins w:id="1852" w:author="Rebecca McIntosh" w:date="2021-10-28T16:09:00Z">
        <w:del w:id="1853" w:author="Natasha Hardy" w:date="2021-11-12T15:57:00Z">
          <w:r w:rsidR="00993CA6" w:rsidRPr="00F61043" w:rsidDel="006879F9">
            <w:rPr>
              <w:color w:val="000000"/>
              <w:highlight w:val="yellow"/>
              <w:rPrChange w:id="1854" w:author="Natasha Hardy" w:date="2021-11-29T18:33:00Z">
                <w:rPr>
                  <w:color w:val="000000"/>
                </w:rPr>
              </w:rPrChange>
            </w:rPr>
            <w:delText>DNA analyses can detect</w:delText>
          </w:r>
        </w:del>
      </w:ins>
      <w:ins w:id="1855" w:author="Rebecca McIntosh" w:date="2021-10-28T12:46:00Z">
        <w:del w:id="1856" w:author="Natasha Hardy" w:date="2021-11-12T15:57:00Z">
          <w:r w:rsidR="00EA5D92" w:rsidRPr="00F61043" w:rsidDel="006879F9">
            <w:rPr>
              <w:color w:val="000000"/>
              <w:highlight w:val="yellow"/>
              <w:rPrChange w:id="1857" w:author="Natasha Hardy" w:date="2021-11-29T18:33:00Z">
                <w:rPr>
                  <w:color w:val="000000"/>
                </w:rPr>
              </w:rPrChange>
            </w:rPr>
            <w:delText xml:space="preserve"> </w:delText>
          </w:r>
        </w:del>
      </w:ins>
      <w:ins w:id="1858" w:author="Rebecca McIntosh" w:date="2021-10-28T13:05:00Z">
        <w:del w:id="1859" w:author="Natasha Hardy" w:date="2021-11-12T15:57:00Z">
          <w:r w:rsidR="003E29B1" w:rsidRPr="00F61043" w:rsidDel="006879F9">
            <w:rPr>
              <w:color w:val="000000"/>
              <w:highlight w:val="yellow"/>
            </w:rPr>
            <w:delText>larger prey</w:delText>
          </w:r>
        </w:del>
      </w:ins>
      <w:ins w:id="1860" w:author="Rebecca McIntosh" w:date="2021-10-28T16:09:00Z">
        <w:del w:id="1861" w:author="Natasha Hardy" w:date="2021-11-12T15:57:00Z">
          <w:r w:rsidR="00993CA6" w:rsidRPr="00F61043" w:rsidDel="006879F9">
            <w:rPr>
              <w:color w:val="000000"/>
              <w:highlight w:val="yellow"/>
              <w:rPrChange w:id="1862" w:author="Natasha Hardy" w:date="2021-11-29T18:33:00Z">
                <w:rPr>
                  <w:color w:val="000000"/>
                  <w:highlight w:val="green"/>
                </w:rPr>
              </w:rPrChange>
            </w:rPr>
            <w:delText xml:space="preserve"> missed in hard-parts analyses</w:delText>
          </w:r>
        </w:del>
      </w:ins>
      <w:ins w:id="1863" w:author="Rebecca McIntosh" w:date="2021-10-29T13:00:00Z">
        <w:del w:id="1864" w:author="Natasha Hardy" w:date="2021-11-12T15:57:00Z">
          <w:r w:rsidR="0037468C" w:rsidRPr="00F61043" w:rsidDel="006879F9">
            <w:rPr>
              <w:color w:val="000000"/>
              <w:highlight w:val="yellow"/>
              <w:rPrChange w:id="1865" w:author="Natasha Hardy" w:date="2021-11-29T18:33:00Z">
                <w:rPr>
                  <w:color w:val="000000"/>
                </w:rPr>
              </w:rPrChange>
            </w:rPr>
            <w:delText>: f</w:delText>
          </w:r>
        </w:del>
      </w:ins>
      <w:ins w:id="1866" w:author="Rebecca McIntosh" w:date="2021-10-28T16:10:00Z">
        <w:del w:id="1867" w:author="Natasha Hardy" w:date="2021-11-12T15:57:00Z">
          <w:r w:rsidR="00993CA6" w:rsidRPr="00F61043" w:rsidDel="006879F9">
            <w:rPr>
              <w:color w:val="000000"/>
              <w:highlight w:val="yellow"/>
              <w:rPrChange w:id="1868" w:author="Natasha Hardy" w:date="2021-11-29T18:33:00Z">
                <w:rPr>
                  <w:color w:val="000000"/>
                </w:rPr>
              </w:rPrChange>
            </w:rPr>
            <w:delText xml:space="preserve">or example, fur seals </w:delText>
          </w:r>
        </w:del>
      </w:ins>
      <w:ins w:id="1869" w:author="Rebecca McIntosh" w:date="2021-10-28T13:05:00Z">
        <w:del w:id="1870" w:author="Natasha Hardy" w:date="2021-11-12T15:57:00Z">
          <w:r w:rsidR="003E29B1" w:rsidRPr="00F61043" w:rsidDel="006879F9">
            <w:rPr>
              <w:color w:val="000000"/>
              <w:highlight w:val="yellow"/>
              <w:rPrChange w:id="1871" w:author="Natasha Hardy" w:date="2021-11-29T18:33:00Z">
                <w:rPr>
                  <w:color w:val="000000"/>
                </w:rPr>
              </w:rPrChange>
            </w:rPr>
            <w:delText xml:space="preserve">may </w:delText>
          </w:r>
        </w:del>
      </w:ins>
      <w:ins w:id="1872" w:author="Rebecca McIntosh" w:date="2021-10-28T16:10:00Z">
        <w:del w:id="1873" w:author="Natasha Hardy" w:date="2021-11-12T15:57:00Z">
          <w:r w:rsidR="00993CA6" w:rsidRPr="00F61043" w:rsidDel="006879F9">
            <w:rPr>
              <w:color w:val="000000"/>
              <w:highlight w:val="yellow"/>
              <w:rPrChange w:id="1874" w:author="Natasha Hardy" w:date="2021-11-29T18:33:00Z">
                <w:rPr>
                  <w:color w:val="000000"/>
                </w:rPr>
              </w:rPrChange>
            </w:rPr>
            <w:delText>break</w:delText>
          </w:r>
        </w:del>
      </w:ins>
      <w:ins w:id="1875" w:author="Rebecca McIntosh" w:date="2021-10-28T13:05:00Z">
        <w:del w:id="1876" w:author="Natasha Hardy" w:date="2021-11-12T15:57:00Z">
          <w:r w:rsidR="003E29B1" w:rsidRPr="00F61043" w:rsidDel="006879F9">
            <w:rPr>
              <w:color w:val="000000"/>
              <w:highlight w:val="yellow"/>
              <w:rPrChange w:id="1877" w:author="Natasha Hardy" w:date="2021-11-29T18:33:00Z">
                <w:rPr>
                  <w:color w:val="000000"/>
                </w:rPr>
              </w:rPrChange>
            </w:rPr>
            <w:delText xml:space="preserve"> apart and selectively eat</w:delText>
          </w:r>
        </w:del>
      </w:ins>
      <w:ins w:id="1878" w:author="Rebecca McIntosh" w:date="2021-10-28T15:38:00Z">
        <w:del w:id="1879" w:author="Natasha Hardy" w:date="2021-11-12T15:57:00Z">
          <w:r w:rsidR="00E90795" w:rsidRPr="00F61043" w:rsidDel="006879F9">
            <w:rPr>
              <w:color w:val="000000"/>
              <w:highlight w:val="yellow"/>
              <w:rPrChange w:id="1880" w:author="Natasha Hardy" w:date="2021-11-29T18:33:00Z">
                <w:rPr>
                  <w:color w:val="000000"/>
                </w:rPr>
              </w:rPrChange>
            </w:rPr>
            <w:delText xml:space="preserve"> </w:delText>
          </w:r>
        </w:del>
      </w:ins>
      <w:ins w:id="1881" w:author="Rebecca McIntosh" w:date="2021-10-28T16:10:00Z">
        <w:del w:id="1882" w:author="Natasha Hardy" w:date="2021-11-12T15:57:00Z">
          <w:r w:rsidR="00993CA6" w:rsidRPr="00F61043" w:rsidDel="006879F9">
            <w:rPr>
              <w:color w:val="000000"/>
              <w:highlight w:val="yellow"/>
              <w:rPrChange w:id="1883" w:author="Natasha Hardy" w:date="2021-11-29T18:33:00Z">
                <w:rPr>
                  <w:color w:val="000000"/>
                </w:rPr>
              </w:rPrChange>
            </w:rPr>
            <w:delText>larger prey</w:delText>
          </w:r>
          <w:r w:rsidR="00993CA6" w:rsidRPr="00F61043" w:rsidDel="006879F9">
            <w:rPr>
              <w:highlight w:val="yellow"/>
              <w:rPrChange w:id="1884" w:author="Natasha Hardy" w:date="2021-11-29T18:33:00Z">
                <w:rPr/>
              </w:rPrChange>
            </w:rPr>
            <w:delText>,</w:delText>
          </w:r>
          <w:r w:rsidR="00993CA6" w:rsidRPr="00F61043" w:rsidDel="006879F9">
            <w:rPr>
              <w:highlight w:val="yellow"/>
              <w:rPrChange w:id="1885" w:author="Natasha Hardy" w:date="2021-11-29T18:33:00Z">
                <w:rPr>
                  <w:color w:val="000000"/>
                </w:rPr>
              </w:rPrChange>
            </w:rPr>
            <w:delText xml:space="preserve"> </w:delText>
          </w:r>
        </w:del>
      </w:ins>
      <w:del w:id="1886" w:author="Natasha Hardy" w:date="2021-11-12T15:57:00Z">
        <w:r w:rsidRPr="00F61043" w:rsidDel="006879F9">
          <w:rPr>
            <w:color w:val="000000"/>
            <w:highlight w:val="yellow"/>
            <w:rPrChange w:id="1887"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1888"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1889" w:author="Natasha Hardy" w:date="2021-11-29T18:33:00Z">
              <w:rPr>
                <w:color w:val="000000"/>
              </w:rPr>
            </w:rPrChange>
          </w:rPr>
          <w:delText>often process large, feathered prey differently than they do smaller prey that can be swallowed whole – fur seals thrash seabirds into pieces or tear</w:delText>
        </w:r>
      </w:del>
      <w:ins w:id="1890" w:author="Rebecca McIntosh" w:date="2021-10-28T15:32:00Z">
        <w:del w:id="1891" w:author="Natasha Hardy" w:date="2021-11-12T15:57:00Z">
          <w:r w:rsidR="00BA74E0" w:rsidRPr="00F61043" w:rsidDel="006879F9">
            <w:rPr>
              <w:color w:val="000000"/>
              <w:highlight w:val="yellow"/>
              <w:rPrChange w:id="1892" w:author="Natasha Hardy" w:date="2021-11-29T18:33:00Z">
                <w:rPr>
                  <w:color w:val="000000"/>
                </w:rPr>
              </w:rPrChange>
            </w:rPr>
            <w:delText>remove</w:delText>
          </w:r>
        </w:del>
      </w:ins>
      <w:ins w:id="1893" w:author="Rebecca McIntosh" w:date="2021-10-28T12:56:00Z">
        <w:del w:id="1894" w:author="Natasha Hardy" w:date="2021-11-12T15:57:00Z">
          <w:r w:rsidR="009A4489" w:rsidRPr="00F61043" w:rsidDel="006879F9">
            <w:rPr>
              <w:color w:val="000000"/>
              <w:highlight w:val="yellow"/>
              <w:rPrChange w:id="1895" w:author="Natasha Hardy" w:date="2021-11-29T18:33:00Z">
                <w:rPr>
                  <w:color w:val="000000"/>
                </w:rPr>
              </w:rPrChange>
            </w:rPr>
            <w:delText xml:space="preserve">seabird </w:delText>
          </w:r>
        </w:del>
      </w:ins>
      <w:del w:id="1896" w:author="Natasha Hardy" w:date="2021-11-12T15:57:00Z">
        <w:r w:rsidRPr="00F61043" w:rsidDel="006879F9">
          <w:rPr>
            <w:color w:val="000000"/>
            <w:highlight w:val="yellow"/>
            <w:rPrChange w:id="1897" w:author="Natasha Hardy" w:date="2021-11-29T18:33:00Z">
              <w:rPr>
                <w:color w:val="000000"/>
              </w:rPr>
            </w:rPrChange>
          </w:rPr>
          <w:delText>their skin and feathers off</w:delText>
        </w:r>
      </w:del>
      <w:ins w:id="1898" w:author="Rebecca McIntosh" w:date="2021-10-28T12:49:00Z">
        <w:del w:id="1899" w:author="Natasha Hardy" w:date="2021-11-12T15:57:00Z">
          <w:r w:rsidR="00EA5D92" w:rsidRPr="00F61043" w:rsidDel="006879F9">
            <w:rPr>
              <w:color w:val="000000"/>
              <w:highlight w:val="yellow"/>
              <w:rPrChange w:id="1900" w:author="Natasha Hardy" w:date="2021-11-29T18:33:00Z">
                <w:rPr>
                  <w:color w:val="000000"/>
                </w:rPr>
              </w:rPrChange>
            </w:rPr>
            <w:delText>pr</w:delText>
          </w:r>
        </w:del>
      </w:ins>
      <w:ins w:id="1901" w:author="Rebecca McIntosh" w:date="2021-10-28T12:50:00Z">
        <w:del w:id="1902" w:author="Natasha Hardy" w:date="2021-11-12T15:57:00Z">
          <w:r w:rsidR="00EA5D92" w:rsidRPr="00F61043" w:rsidDel="006879F9">
            <w:rPr>
              <w:color w:val="000000"/>
              <w:highlight w:val="yellow"/>
              <w:rPrChange w:id="1903" w:author="Natasha Hardy" w:date="2021-11-29T18:33:00Z">
                <w:rPr>
                  <w:color w:val="000000"/>
                </w:rPr>
              </w:rPrChange>
            </w:rPr>
            <w:delText>ior to consumption</w:delText>
          </w:r>
        </w:del>
      </w:ins>
      <w:del w:id="1904" w:author="Natasha Hardy" w:date="2021-11-12T15:57:00Z">
        <w:r w:rsidRPr="00F61043" w:rsidDel="006879F9">
          <w:rPr>
            <w:color w:val="000000"/>
            <w:highlight w:val="yellow"/>
            <w:rPrChange w:id="1905" w:author="Natasha Hardy" w:date="2021-11-29T18:33:00Z">
              <w:rPr>
                <w:color w:val="000000"/>
              </w:rPr>
            </w:rPrChange>
          </w:rPr>
          <w:delText xml:space="preserve"> </w:delText>
        </w:r>
        <w:r w:rsidRPr="00F61043" w:rsidDel="006879F9">
          <w:rPr>
            <w:highlight w:val="yellow"/>
            <w:rPrChange w:id="1906" w:author="Natasha Hardy" w:date="2021-11-29T18:33:00Z">
              <w:rPr/>
            </w:rPrChange>
          </w:rPr>
          <w:delText>(Hocking et al., 2016</w:delText>
        </w:r>
      </w:del>
      <w:del w:id="1907" w:author="Natasha Hardy" w:date="2021-11-11T10:06:00Z">
        <w:r w:rsidRPr="00F61043">
          <w:rPr>
            <w:highlight w:val="yellow"/>
            <w:rPrChange w:id="1908" w:author="Natasha Hardy" w:date="2021-11-29T18:33:00Z">
              <w:rPr/>
            </w:rPrChange>
          </w:rPr>
          <w:delText>)</w:delText>
        </w:r>
      </w:del>
      <w:del w:id="1909" w:author="Natasha Hardy" w:date="2021-11-12T15:57:00Z">
        <w:r w:rsidRPr="00F61043" w:rsidDel="006879F9">
          <w:rPr>
            <w:highlight w:val="yellow"/>
            <w:rPrChange w:id="1910" w:author="Natasha Hardy" w:date="2021-11-29T18:33:00Z">
              <w:rPr/>
            </w:rPrChange>
          </w:rPr>
          <w:delText>)</w:delText>
        </w:r>
      </w:del>
      <w:ins w:id="1911" w:author="Rebecca McIntosh" w:date="2021-10-28T12:56:00Z">
        <w:del w:id="1912" w:author="Natasha Hardy" w:date="2021-11-12T15:57:00Z">
          <w:r w:rsidR="009A4489" w:rsidRPr="00F61043" w:rsidDel="006879F9">
            <w:rPr>
              <w:highlight w:val="yellow"/>
              <w:rPrChange w:id="1913" w:author="Natasha Hardy" w:date="2021-11-29T18:33:00Z">
                <w:rPr/>
              </w:rPrChange>
            </w:rPr>
            <w:delText>and regurgitat</w:delText>
          </w:r>
        </w:del>
      </w:ins>
      <w:ins w:id="1914" w:author="Rebecca McIntosh" w:date="2021-10-28T15:32:00Z">
        <w:del w:id="1915" w:author="Natasha Hardy" w:date="2021-11-12T15:57:00Z">
          <w:r w:rsidR="00BA74E0" w:rsidRPr="00F61043" w:rsidDel="006879F9">
            <w:rPr>
              <w:highlight w:val="yellow"/>
              <w:rPrChange w:id="1916" w:author="Natasha Hardy" w:date="2021-11-29T18:33:00Z">
                <w:rPr/>
              </w:rPrChange>
            </w:rPr>
            <w:delText>e</w:delText>
          </w:r>
        </w:del>
      </w:ins>
      <w:ins w:id="1917" w:author="Rebecca McIntosh" w:date="2021-10-28T12:56:00Z">
        <w:del w:id="1918" w:author="Natasha Hardy" w:date="2021-11-12T15:57:00Z">
          <w:r w:rsidR="009A4489" w:rsidRPr="00F61043" w:rsidDel="006879F9">
            <w:rPr>
              <w:highlight w:val="yellow"/>
              <w:rPrChange w:id="1919" w:author="Natasha Hardy" w:date="2021-11-29T18:33:00Z">
                <w:rPr/>
              </w:rPrChange>
            </w:rPr>
            <w:delText xml:space="preserve"> large prey remains (Hocking et al., 2016</w:delText>
          </w:r>
        </w:del>
      </w:ins>
      <w:ins w:id="1920" w:author="Rebecca McIntosh" w:date="2021-10-28T12:57:00Z">
        <w:del w:id="1921" w:author="Natasha Hardy" w:date="2021-11-12T15:57:00Z">
          <w:r w:rsidR="009A4489" w:rsidRPr="00F61043" w:rsidDel="006879F9">
            <w:rPr>
              <w:color w:val="000000"/>
              <w:highlight w:val="yellow"/>
              <w:rPrChange w:id="1922" w:author="Natasha Hardy" w:date="2021-11-29T18:33:00Z">
                <w:rPr>
                  <w:color w:val="000000"/>
                </w:rPr>
              </w:rPrChange>
            </w:rPr>
            <w:delText>; Page et al. 2005</w:delText>
          </w:r>
        </w:del>
      </w:ins>
      <w:ins w:id="1923" w:author="Rebecca McIntosh" w:date="2021-10-28T16:10:00Z">
        <w:del w:id="1924" w:author="Natasha Hardy" w:date="2021-11-12T15:57:00Z">
          <w:r w:rsidR="00993CA6" w:rsidRPr="00F61043" w:rsidDel="006879F9">
            <w:rPr>
              <w:color w:val="000000"/>
              <w:highlight w:val="yellow"/>
              <w:rPrChange w:id="1925" w:author="Natasha Hardy" w:date="2021-11-29T18:33:00Z">
                <w:rPr>
                  <w:color w:val="000000"/>
                </w:rPr>
              </w:rPrChange>
            </w:rPr>
            <w:delText xml:space="preserve">; </w:delText>
          </w:r>
          <w:r w:rsidR="00993CA6" w:rsidRPr="00F61043" w:rsidDel="006879F9">
            <w:rPr>
              <w:highlight w:val="yellow"/>
              <w:rPrChange w:id="1926" w:author="Natasha Hardy" w:date="2021-11-29T18:33:00Z">
                <w:rPr/>
              </w:rPrChange>
            </w:rPr>
            <w:delText>Mumma et al., 2016</w:delText>
          </w:r>
        </w:del>
      </w:ins>
      <w:ins w:id="1927" w:author="Rebecca McIntosh" w:date="2021-10-28T12:56:00Z">
        <w:del w:id="1928" w:author="Natasha Hardy" w:date="2021-11-12T15:57:00Z">
          <w:r w:rsidR="009A4489" w:rsidRPr="00F61043" w:rsidDel="006879F9">
            <w:rPr>
              <w:highlight w:val="yellow"/>
              <w:rPrChange w:id="1929" w:author="Natasha Hardy" w:date="2021-11-29T18:33:00Z">
                <w:rPr/>
              </w:rPrChange>
            </w:rPr>
            <w:delText>)</w:delText>
          </w:r>
        </w:del>
      </w:ins>
      <w:ins w:id="1930" w:author="Nathan Bott" w:date="2021-11-08T09:41:00Z">
        <w:del w:id="1931" w:author="Natasha Hardy" w:date="2021-11-12T15:57:00Z">
          <w:r w:rsidR="00A37F2A" w:rsidRPr="00F61043" w:rsidDel="006879F9">
            <w:rPr>
              <w:highlight w:val="yellow"/>
              <w:rPrChange w:id="1932" w:author="Natasha Hardy" w:date="2021-11-29T18:33:00Z">
                <w:rPr/>
              </w:rPrChange>
            </w:rPr>
            <w:delText xml:space="preserve">terrestrial have been reported to </w:delText>
          </w:r>
        </w:del>
      </w:ins>
      <w:ins w:id="1933" w:author="Nathan Bott" w:date="2021-11-11T10:06:00Z">
        <w:del w:id="1934" w:author="Natasha Hardy" w:date="2021-11-12T15:57:00Z">
          <w:r w:rsidRPr="00F61043" w:rsidDel="006879F9">
            <w:rPr>
              <w:color w:val="000000"/>
              <w:highlight w:val="yellow"/>
              <w:rPrChange w:id="1935" w:author="Natasha Hardy" w:date="2021-11-29T18:33:00Z">
                <w:rPr>
                  <w:color w:val="000000"/>
                </w:rPr>
              </w:rPrChange>
            </w:rPr>
            <w:delText xml:space="preserve">. </w:delText>
          </w:r>
        </w:del>
      </w:ins>
      <w:ins w:id="1936" w:author="Nathan Bott" w:date="2021-11-08T09:40:00Z">
        <w:del w:id="1937" w:author="Natasha Hardy" w:date="2021-11-12T15:57:00Z">
          <w:r w:rsidR="007D4061" w:rsidRPr="00F61043" w:rsidDel="006879F9">
            <w:rPr>
              <w:color w:val="000000"/>
              <w:highlight w:val="yellow"/>
              <w:rPrChange w:id="1938" w:author="Natasha Hardy" w:date="2021-11-29T18:33:00Z">
                <w:rPr>
                  <w:color w:val="000000"/>
                </w:rPr>
              </w:rPrChange>
            </w:rPr>
            <w:delText xml:space="preserve">Morphological analyses of </w:delText>
          </w:r>
        </w:del>
      </w:ins>
      <w:ins w:id="1939" w:author="Nathan Bott" w:date="2021-11-08T09:41:00Z">
        <w:del w:id="1940" w:author="Natasha Hardy" w:date="2021-11-12T15:57:00Z">
          <w:r w:rsidR="00A37F2A" w:rsidRPr="00F61043" w:rsidDel="006879F9">
            <w:rPr>
              <w:color w:val="000000"/>
              <w:highlight w:val="yellow"/>
              <w:rPrChange w:id="1941" w:author="Natasha Hardy" w:date="2021-11-29T18:33:00Z">
                <w:rPr>
                  <w:color w:val="000000"/>
                </w:rPr>
              </w:rPrChange>
            </w:rPr>
            <w:delText>f</w:delText>
          </w:r>
        </w:del>
      </w:ins>
      <w:ins w:id="1942" w:author="Nathan Bott" w:date="2021-11-08T09:40:00Z">
        <w:del w:id="1943" w:author="Natasha Hardy" w:date="2021-11-12T15:57:00Z">
          <w:r w:rsidR="007D4061" w:rsidRPr="00F61043" w:rsidDel="006879F9">
            <w:rPr>
              <w:color w:val="000000"/>
              <w:highlight w:val="yellow"/>
              <w:rPrChange w:id="1944" w:author="Natasha Hardy" w:date="2021-11-29T18:33:00Z">
                <w:rPr>
                  <w:color w:val="000000"/>
                </w:rPr>
              </w:rPrChange>
            </w:rPr>
            <w:delText xml:space="preserve"> faeces can be problematics they are </w:delText>
          </w:r>
        </w:del>
      </w:ins>
      <w:del w:id="1945" w:author="Natasha Hardy" w:date="2021-11-12T15:57:00Z">
        <w:r w:rsidRPr="00F61043" w:rsidDel="006879F9">
          <w:rPr>
            <w:color w:val="000000"/>
            <w:highlight w:val="yellow"/>
            <w:rPrChange w:id="1946" w:author="Natasha Hardy" w:date="2021-11-29T18:33:00Z">
              <w:rPr>
                <w:color w:val="000000"/>
              </w:rPr>
            </w:rPrChange>
          </w:rPr>
          <w:delText xml:space="preserve">. </w:delText>
        </w:r>
      </w:del>
      <w:ins w:id="1947" w:author="Rebecca McIntosh" w:date="2021-10-28T12:57:00Z">
        <w:del w:id="1948" w:author="Natasha Hardy" w:date="2021-11-12T15:57:00Z">
          <w:r w:rsidR="009A4489" w:rsidRPr="00F61043" w:rsidDel="006879F9">
            <w:rPr>
              <w:color w:val="000000"/>
              <w:highlight w:val="yellow"/>
              <w:rPrChange w:id="1949" w:author="Natasha Hardy" w:date="2021-11-29T18:33:00Z">
                <w:rPr>
                  <w:color w:val="000000"/>
                </w:rPr>
              </w:rPrChange>
            </w:rPr>
            <w:delText xml:space="preserve">Fur seals also to the exclusion of diagnostic </w:delText>
          </w:r>
        </w:del>
      </w:ins>
      <w:ins w:id="1950" w:author="Rebecca McIntosh" w:date="2021-10-28T12:58:00Z">
        <w:del w:id="1951" w:author="Natasha Hardy" w:date="2021-11-12T15:57:00Z">
          <w:r w:rsidR="009A4489" w:rsidRPr="00F61043" w:rsidDel="006879F9">
            <w:rPr>
              <w:color w:val="000000"/>
              <w:highlight w:val="yellow"/>
              <w:rPrChange w:id="1952" w:author="Natasha Hardy" w:date="2021-11-29T18:33:00Z">
                <w:rPr>
                  <w:color w:val="000000"/>
                </w:rPr>
              </w:rPrChange>
            </w:rPr>
            <w:delText>remains</w:delText>
          </w:r>
        </w:del>
      </w:ins>
      <w:ins w:id="1953" w:author="Rebecca McIntosh" w:date="2021-10-28T12:51:00Z">
        <w:del w:id="1954" w:author="Natasha Hardy" w:date="2021-11-12T15:57:00Z">
          <w:r w:rsidR="009A4489" w:rsidRPr="00F61043" w:rsidDel="006879F9">
            <w:rPr>
              <w:color w:val="000000"/>
              <w:highlight w:val="yellow"/>
              <w:rPrChange w:id="1955" w:author="Natasha Hardy" w:date="2021-11-29T18:33:00Z">
                <w:rPr>
                  <w:color w:val="000000"/>
                </w:rPr>
              </w:rPrChange>
            </w:rPr>
            <w:delText xml:space="preserve"> </w:delText>
          </w:r>
        </w:del>
      </w:ins>
      <w:ins w:id="1956" w:author="Rebecca McIntosh" w:date="2021-10-28T12:57:00Z">
        <w:del w:id="1957" w:author="Natasha Hardy" w:date="2021-11-12T15:57:00Z">
          <w:r w:rsidR="009A4489" w:rsidRPr="00F61043" w:rsidDel="006879F9">
            <w:rPr>
              <w:color w:val="000000"/>
              <w:highlight w:val="yellow"/>
              <w:rPrChange w:id="1958" w:author="Natasha Hardy" w:date="2021-11-29T18:33:00Z">
                <w:rPr>
                  <w:color w:val="000000"/>
                </w:rPr>
              </w:rPrChange>
            </w:rPr>
            <w:delText>(</w:delText>
          </w:r>
        </w:del>
      </w:ins>
      <w:ins w:id="1959" w:author="Rebecca McIntosh" w:date="2021-10-29T13:00:00Z">
        <w:del w:id="1960" w:author="Natasha Hardy" w:date="2021-11-12T15:05:00Z">
          <w:r w:rsidR="00826215" w:rsidRPr="00F61043" w:rsidDel="0092214A">
            <w:rPr>
              <w:color w:val="000000"/>
              <w:highlight w:val="yellow"/>
              <w:rPrChange w:id="1961" w:author="Natasha Hardy" w:date="2021-11-29T18:33:00Z">
                <w:rPr>
                  <w:color w:val="000000"/>
                </w:rPr>
              </w:rPrChange>
            </w:rPr>
            <w:delText>-</w:delText>
          </w:r>
        </w:del>
      </w:ins>
      <w:del w:id="1962" w:author="Natasha Hardy" w:date="2021-10-25T15:36:00Z">
        <w:r w:rsidRPr="00F61043" w:rsidDel="00012D34">
          <w:rPr>
            <w:color w:val="000000"/>
            <w:highlight w:val="yellow"/>
            <w:rPrChange w:id="1963" w:author="Natasha Hardy" w:date="2021-11-29T18:33:00Z">
              <w:rPr>
                <w:color w:val="000000"/>
              </w:rPr>
            </w:rPrChange>
          </w:rPr>
          <w:delText>Hard-part analysis</w:delText>
        </w:r>
      </w:del>
      <w:del w:id="1964" w:author="Natasha Hardy" w:date="2021-11-12T15:05:00Z">
        <w:r w:rsidRPr="00F61043" w:rsidDel="0092214A">
          <w:rPr>
            <w:color w:val="000000"/>
            <w:highlight w:val="yellow"/>
            <w:rPrChange w:id="1965" w:author="Natasha Hardy" w:date="2021-11-29T18:33:00Z">
              <w:rPr>
                <w:color w:val="000000"/>
              </w:rPr>
            </w:rPrChange>
          </w:rPr>
          <w:delText xml:space="preserve"> typically assign</w:delText>
        </w:r>
      </w:del>
      <w:del w:id="1966" w:author="Natasha Hardy" w:date="2021-10-25T15:36:00Z">
        <w:r w:rsidRPr="00F61043" w:rsidDel="00012D34">
          <w:rPr>
            <w:color w:val="000000"/>
            <w:highlight w:val="yellow"/>
            <w:rPrChange w:id="1967" w:author="Natasha Hardy" w:date="2021-11-29T18:33:00Z">
              <w:rPr>
                <w:color w:val="000000"/>
              </w:rPr>
            </w:rPrChange>
          </w:rPr>
          <w:delText>s</w:delText>
        </w:r>
      </w:del>
      <w:del w:id="1968" w:author="Natasha Hardy" w:date="2021-11-12T15:05:00Z">
        <w:r w:rsidRPr="00F61043" w:rsidDel="0092214A">
          <w:rPr>
            <w:color w:val="000000"/>
            <w:highlight w:val="yellow"/>
            <w:rPrChange w:id="1969" w:author="Natasha Hardy" w:date="2021-11-29T18:33:00Z">
              <w:rPr>
                <w:color w:val="000000"/>
              </w:rPr>
            </w:rPrChange>
          </w:rPr>
          <w:delText xml:space="preserve"> one individual to remains such as a pair of fish otoliths, a bird skull, paired feet </w:delText>
        </w:r>
      </w:del>
      <w:ins w:id="1970" w:author="Rebecca McIntosh" w:date="2021-10-29T13:02:00Z">
        <w:del w:id="1971" w:author="Natasha Hardy" w:date="2021-11-12T15:05:00Z">
          <w:r w:rsidR="00826215" w:rsidRPr="00F61043" w:rsidDel="0092214A">
            <w:rPr>
              <w:color w:val="000000"/>
              <w:highlight w:val="yellow"/>
              <w:rPrChange w:id="1972" w:author="Natasha Hardy" w:date="2021-11-29T18:33:00Z">
                <w:rPr>
                  <w:color w:val="000000"/>
                </w:rPr>
              </w:rPrChange>
            </w:rPr>
            <w:delText>wings or feet</w:delText>
          </w:r>
        </w:del>
      </w:ins>
      <w:ins w:id="1973" w:author="Rebecca McIntosh" w:date="2021-10-29T13:01:00Z">
        <w:del w:id="1974" w:author="Natasha Hardy" w:date="2021-11-12T15:05:00Z">
          <w:r w:rsidR="00826215" w:rsidRPr="00F61043" w:rsidDel="0092214A">
            <w:rPr>
              <w:color w:val="000000"/>
              <w:highlight w:val="yellow"/>
              <w:rPrChange w:id="1975" w:author="Natasha Hardy" w:date="2021-11-29T18:33:00Z">
                <w:rPr>
                  <w:color w:val="000000"/>
                </w:rPr>
              </w:rPrChange>
            </w:rPr>
            <w:delText xml:space="preserve"> </w:delText>
          </w:r>
        </w:del>
      </w:ins>
      <w:del w:id="1976" w:author="Natasha Hardy" w:date="2021-11-12T15:05:00Z">
        <w:r w:rsidRPr="00F61043" w:rsidDel="0092214A">
          <w:rPr>
            <w:color w:val="000000"/>
            <w:highlight w:val="yellow"/>
            <w:rPrChange w:id="1977" w:author="Natasha Hardy" w:date="2021-11-29T18:33:00Z">
              <w:rPr>
                <w:color w:val="000000"/>
              </w:rPr>
            </w:rPrChange>
          </w:rPr>
          <w:delText xml:space="preserve">or </w:delText>
        </w:r>
      </w:del>
      <w:ins w:id="1978" w:author="Rebecca McIntosh" w:date="2021-10-29T13:02:00Z">
        <w:del w:id="1979" w:author="Natasha Hardy" w:date="2021-11-12T15:05:00Z">
          <w:r w:rsidR="00826215" w:rsidRPr="00F61043" w:rsidDel="0092214A">
            <w:rPr>
              <w:color w:val="000000"/>
              <w:highlight w:val="yellow"/>
              <w:rPrChange w:id="1980" w:author="Natasha Hardy" w:date="2021-11-29T18:33:00Z">
                <w:rPr>
                  <w:color w:val="000000"/>
                </w:rPr>
              </w:rPrChange>
            </w:rPr>
            <w:delText xml:space="preserve">and </w:delText>
          </w:r>
        </w:del>
      </w:ins>
      <w:del w:id="1981" w:author="Natasha Hardy" w:date="2021-11-12T15:05:00Z">
        <w:r w:rsidRPr="00F61043" w:rsidDel="0092214A">
          <w:rPr>
            <w:highlight w:val="yellow"/>
            <w:rPrChange w:id="1982" w:author="Natasha Hardy" w:date="2021-11-29T18:33:00Z">
              <w:rPr/>
            </w:rPrChange>
          </w:rPr>
          <w:delText>paired</w:delText>
        </w:r>
        <w:r w:rsidRPr="00F61043" w:rsidDel="0092214A">
          <w:rPr>
            <w:color w:val="000000"/>
            <w:highlight w:val="yellow"/>
            <w:rPrChange w:id="1983" w:author="Natasha Hardy" w:date="2021-11-29T18:33:00Z">
              <w:rPr>
                <w:color w:val="000000"/>
              </w:rPr>
            </w:rPrChange>
          </w:rPr>
          <w:delText xml:space="preserve"> upper and </w:delText>
        </w:r>
      </w:del>
      <w:ins w:id="1984" w:author="Rebecca McIntosh" w:date="2021-10-29T13:02:00Z">
        <w:del w:id="1985" w:author="Natasha Hardy" w:date="2021-11-12T15:05:00Z">
          <w:r w:rsidR="00826215" w:rsidRPr="00F61043" w:rsidDel="0092214A">
            <w:rPr>
              <w:color w:val="000000"/>
              <w:highlight w:val="yellow"/>
              <w:rPrChange w:id="1986" w:author="Natasha Hardy" w:date="2021-11-29T18:33:00Z">
                <w:rPr>
                  <w:color w:val="000000"/>
                </w:rPr>
              </w:rPrChange>
            </w:rPr>
            <w:delText xml:space="preserve">with </w:delText>
          </w:r>
        </w:del>
      </w:ins>
      <w:del w:id="1987" w:author="Natasha Hardy" w:date="2021-11-12T15:05:00Z">
        <w:r w:rsidRPr="00F61043" w:rsidDel="0092214A">
          <w:rPr>
            <w:color w:val="000000"/>
            <w:highlight w:val="yellow"/>
            <w:rPrChange w:id="1988" w:author="Natasha Hardy" w:date="2021-11-29T18:33:00Z">
              <w:rPr>
                <w:color w:val="000000"/>
              </w:rPr>
            </w:rPrChange>
          </w:rPr>
          <w:delText xml:space="preserve">lower cephalopod beaks, </w:delText>
        </w:r>
      </w:del>
      <w:del w:id="1989" w:author="Natasha Hardy" w:date="2021-11-11T10:06:00Z">
        <w:r w:rsidRPr="00F61043">
          <w:rPr>
            <w:color w:val="000000"/>
            <w:highlight w:val="yellow"/>
            <w:rPrChange w:id="1990" w:author="Natasha Hardy" w:date="2021-11-29T18:33:00Z">
              <w:rPr>
                <w:color w:val="000000"/>
              </w:rPr>
            </w:rPrChange>
          </w:rPr>
          <w:delText>however</w:delText>
        </w:r>
      </w:del>
      <w:ins w:id="1991" w:author="Rebecca McIntosh" w:date="2021-10-28T13:07:00Z">
        <w:del w:id="1992" w:author="Natasha Hardy" w:date="2021-11-12T15:05:00Z">
          <w:r w:rsidR="003E29B1" w:rsidRPr="00F61043" w:rsidDel="0092214A">
            <w:rPr>
              <w:color w:val="000000"/>
              <w:highlight w:val="yellow"/>
              <w:rPrChange w:id="1993" w:author="Natasha Hardy" w:date="2021-11-29T18:33:00Z">
                <w:rPr>
                  <w:color w:val="000000"/>
                </w:rPr>
              </w:rPrChange>
            </w:rPr>
            <w:delText>. H</w:delText>
          </w:r>
        </w:del>
      </w:ins>
      <w:del w:id="1994" w:author="Natasha Hardy" w:date="2021-11-12T15:05:00Z">
        <w:r w:rsidRPr="00F61043" w:rsidDel="0092214A">
          <w:rPr>
            <w:color w:val="000000"/>
            <w:highlight w:val="yellow"/>
            <w:rPrChange w:id="1995" w:author="Natasha Hardy" w:date="2021-11-29T18:33:00Z">
              <w:rPr>
                <w:color w:val="000000"/>
              </w:rPr>
            </w:rPrChange>
          </w:rPr>
          <w:delText>h</w:delText>
        </w:r>
      </w:del>
      <w:ins w:id="1996" w:author="Rebecca McIntosh" w:date="2021-10-28T13:07:00Z">
        <w:del w:id="1997" w:author="Natasha Hardy" w:date="2021-11-12T15:05:00Z">
          <w:r w:rsidR="003E29B1" w:rsidRPr="00F61043" w:rsidDel="0092214A">
            <w:rPr>
              <w:color w:val="000000"/>
              <w:highlight w:val="yellow"/>
              <w:rPrChange w:id="1998" w:author="Natasha Hardy" w:date="2021-11-29T18:33:00Z">
                <w:rPr>
                  <w:color w:val="000000"/>
                </w:rPr>
              </w:rPrChange>
            </w:rPr>
            <w:delText>,</w:delText>
          </w:r>
        </w:del>
      </w:ins>
      <w:del w:id="1999" w:author="Natasha Hardy" w:date="2021-11-12T15:05:00Z">
        <w:r w:rsidRPr="00F61043" w:rsidDel="0092214A">
          <w:rPr>
            <w:color w:val="000000"/>
            <w:highlight w:val="yellow"/>
            <w:rPrChange w:id="2000"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2001" w:author="Natasha Hardy" w:date="2021-11-29T18:33:00Z">
              <w:rPr/>
            </w:rPrChange>
          </w:rPr>
          <w:delText>simplistic</w:delText>
        </w:r>
      </w:del>
      <w:ins w:id="2002" w:author="Rebecca McIntosh" w:date="2021-10-28T13:04:00Z">
        <w:del w:id="2003" w:author="Natasha Hardy" w:date="2021-11-12T15:05:00Z">
          <w:r w:rsidR="003E29B1" w:rsidRPr="00F61043" w:rsidDel="0092214A">
            <w:rPr>
              <w:highlight w:val="yellow"/>
              <w:rPrChange w:id="2004" w:author="Natasha Hardy" w:date="2021-11-29T18:33:00Z">
                <w:rPr/>
              </w:rPrChange>
            </w:rPr>
            <w:delText xml:space="preserve"> and could over-represent predation</w:delText>
          </w:r>
        </w:del>
      </w:ins>
      <w:ins w:id="2005" w:author="Rebecca McIntosh" w:date="2021-10-28T13:06:00Z">
        <w:del w:id="2006" w:author="Natasha Hardy" w:date="2021-11-12T15:05:00Z">
          <w:r w:rsidR="003E29B1" w:rsidRPr="00F61043" w:rsidDel="0092214A">
            <w:rPr>
              <w:highlight w:val="yellow"/>
              <w:rPrChange w:id="2007" w:author="Natasha Hardy" w:date="2021-11-29T18:33:00Z">
                <w:rPr/>
              </w:rPrChange>
            </w:rPr>
            <w:delText xml:space="preserve"> by</w:delText>
          </w:r>
        </w:del>
      </w:ins>
      <w:ins w:id="2008" w:author="Rebecca McIntosh" w:date="2021-10-28T13:07:00Z">
        <w:del w:id="2009" w:author="Natasha Hardy" w:date="2021-11-12T15:05:00Z">
          <w:r w:rsidR="003E29B1" w:rsidRPr="00F61043" w:rsidDel="0092214A">
            <w:rPr>
              <w:highlight w:val="yellow"/>
              <w:rPrChange w:id="2010" w:author="Natasha Hardy" w:date="2021-11-29T18:33:00Z">
                <w:rPr/>
              </w:rPrChange>
            </w:rPr>
            <w:delText>, for example,</w:delText>
          </w:r>
        </w:del>
      </w:ins>
      <w:ins w:id="2011" w:author="Rebecca McIntosh" w:date="2021-10-28T13:06:00Z">
        <w:del w:id="2012" w:author="Natasha Hardy" w:date="2021-11-12T15:05:00Z">
          <w:r w:rsidR="003E29B1" w:rsidRPr="00F61043" w:rsidDel="0092214A">
            <w:rPr>
              <w:highlight w:val="yellow"/>
              <w:rPrChange w:id="2013" w:author="Natasha Hardy" w:date="2021-11-29T18:33:00Z">
                <w:rPr/>
              </w:rPrChange>
            </w:rPr>
            <w:delText xml:space="preserve"> counting the presence of feathers in a single scat as one bird</w:delText>
          </w:r>
        </w:del>
      </w:ins>
      <w:ins w:id="2014" w:author="Rebecca McIntosh" w:date="2021-11-11T10:06:00Z">
        <w:del w:id="2015" w:author="Natasha Hardy" w:date="2021-11-12T15:02:00Z">
          <w:r w:rsidRPr="00F61043" w:rsidDel="0092214A">
            <w:rPr>
              <w:highlight w:val="yellow"/>
              <w:rPrChange w:id="2016" w:author="Natasha Hardy" w:date="2021-11-29T18:33:00Z">
                <w:rPr/>
              </w:rPrChange>
            </w:rPr>
            <w:delText xml:space="preserve"> </w:delText>
          </w:r>
        </w:del>
      </w:ins>
      <w:del w:id="2017" w:author="Natasha Hardy" w:date="2021-11-12T15:02:00Z">
        <w:r w:rsidRPr="00F61043" w:rsidDel="0092214A">
          <w:rPr>
            <w:highlight w:val="yellow"/>
            <w:rPrChange w:id="2018" w:author="Natasha Hardy" w:date="2021-11-29T18:33:00Z">
              <w:rPr/>
            </w:rPrChange>
          </w:rPr>
          <w:delText>(Page et al., 2005)</w:delText>
        </w:r>
      </w:del>
      <w:del w:id="2019" w:author="Natasha Hardy" w:date="2021-11-12T15:05:00Z">
        <w:r w:rsidRPr="00F61043" w:rsidDel="0092214A">
          <w:rPr>
            <w:color w:val="000000"/>
            <w:highlight w:val="yellow"/>
            <w:rPrChange w:id="2020" w:author="Natasha Hardy" w:date="2021-11-29T18:33:00Z">
              <w:rPr>
                <w:color w:val="000000"/>
              </w:rPr>
            </w:rPrChange>
          </w:rPr>
          <w:delText xml:space="preserve">. </w:delText>
        </w:r>
      </w:del>
      <w:del w:id="2021" w:author="Natasha Hardy" w:date="2021-11-11T10:06:00Z">
        <w:r w:rsidRPr="00F61043">
          <w:rPr>
            <w:color w:val="000000"/>
            <w:highlight w:val="yellow"/>
            <w:rPrChange w:id="2022" w:author="Natasha Hardy" w:date="2021-11-29T18:33:00Z">
              <w:rPr>
                <w:color w:val="000000"/>
              </w:rPr>
            </w:rPrChange>
          </w:rPr>
          <w:delText>A</w:delText>
        </w:r>
      </w:del>
      <w:del w:id="2023" w:author="Natasha Hardy" w:date="2021-11-12T15:05:00Z">
        <w:r w:rsidRPr="00F61043" w:rsidDel="0092214A">
          <w:rPr>
            <w:color w:val="000000"/>
            <w:highlight w:val="yellow"/>
            <w:rPrChange w:id="2024" w:author="Natasha Hardy" w:date="2021-11-29T18:33:00Z">
              <w:rPr>
                <w:color w:val="000000"/>
              </w:rPr>
            </w:rPrChange>
          </w:rPr>
          <w:delText xml:space="preserve">A </w:delText>
        </w:r>
      </w:del>
      <w:ins w:id="2025" w:author="Rebecca McIntosh" w:date="2021-10-28T15:33:00Z">
        <w:del w:id="2026" w:author="Natasha Hardy" w:date="2021-11-12T15:05:00Z">
          <w:r w:rsidR="00BA74E0" w:rsidRPr="00F61043" w:rsidDel="0092214A">
            <w:rPr>
              <w:color w:val="000000"/>
              <w:highlight w:val="yellow"/>
              <w:rPrChange w:id="2027" w:author="Natasha Hardy" w:date="2021-11-29T18:33:00Z">
                <w:rPr>
                  <w:color w:val="000000"/>
                </w:rPr>
              </w:rPrChange>
            </w:rPr>
            <w:delText>T</w:delText>
          </w:r>
        </w:del>
      </w:ins>
      <w:ins w:id="2028" w:author="Rebecca McIntosh" w:date="2021-10-28T13:08:00Z">
        <w:del w:id="2029" w:author="Natasha Hardy" w:date="2021-11-12T15:05:00Z">
          <w:r w:rsidR="003E29B1" w:rsidRPr="00F61043" w:rsidDel="0092214A">
            <w:rPr>
              <w:color w:val="000000"/>
              <w:highlight w:val="yellow"/>
              <w:rPrChange w:id="2030" w:author="Natasha Hardy" w:date="2021-11-29T18:33:00Z">
                <w:rPr>
                  <w:color w:val="000000"/>
                </w:rPr>
              </w:rPrChange>
            </w:rPr>
            <w:delText xml:space="preserve">o better quantify seabird predation, a </w:delText>
          </w:r>
        </w:del>
      </w:ins>
      <w:del w:id="2031" w:author="Natasha Hardy" w:date="2021-11-12T15:05:00Z">
        <w:r w:rsidRPr="00F61043" w:rsidDel="0092214A">
          <w:rPr>
            <w:color w:val="000000"/>
            <w:highlight w:val="yellow"/>
            <w:rPrChange w:id="2032" w:author="Natasha Hardy" w:date="2021-11-29T18:33:00Z">
              <w:rPr>
                <w:color w:val="000000"/>
              </w:rPr>
            </w:rPrChange>
          </w:rPr>
          <w:delText xml:space="preserve">recent controlled feeding trial identified that the morphological remains of a single penguin could appear in up to 5 </w:delText>
        </w:r>
      </w:del>
      <w:ins w:id="2033" w:author="Rebecca McIntosh" w:date="2021-10-29T13:03:00Z">
        <w:del w:id="2034" w:author="Natasha Hardy" w:date="2021-11-12T15:05:00Z">
          <w:r w:rsidR="00826215" w:rsidRPr="00F61043" w:rsidDel="0092214A">
            <w:rPr>
              <w:color w:val="000000"/>
              <w:highlight w:val="yellow"/>
              <w:rPrChange w:id="2035" w:author="Natasha Hardy" w:date="2021-11-29T18:33:00Z">
                <w:rPr>
                  <w:color w:val="000000"/>
                </w:rPr>
              </w:rPrChange>
            </w:rPr>
            <w:delText xml:space="preserve">five </w:delText>
          </w:r>
        </w:del>
      </w:ins>
      <w:del w:id="2036" w:author="Natasha Hardy" w:date="2021-11-12T15:05:00Z">
        <w:r w:rsidRPr="00F61043" w:rsidDel="0092214A">
          <w:rPr>
            <w:color w:val="000000"/>
            <w:highlight w:val="yellow"/>
            <w:rPrChange w:id="2037" w:author="Natasha Hardy" w:date="2021-11-29T18:33:00Z">
              <w:rPr>
                <w:color w:val="000000"/>
              </w:rPr>
            </w:rPrChange>
          </w:rPr>
          <w:delText>separate fur seal scats on average (Goldsworthy et al. 2019).</w:delText>
        </w:r>
      </w:del>
      <w:del w:id="2038" w:author="Natasha Hardy" w:date="2021-10-25T15:35:00Z">
        <w:r w:rsidRPr="00F61043" w:rsidDel="00012D34">
          <w:rPr>
            <w:color w:val="000000"/>
            <w:highlight w:val="yellow"/>
            <w:rPrChange w:id="2039"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2040" w:author="Natasha Hardy" w:date="2021-11-12T15:05:00Z">
        <w:r w:rsidRPr="00F61043" w:rsidDel="0092214A">
          <w:rPr>
            <w:rFonts w:eastAsia="Times New Roman" w:cs="Times New Roman"/>
            <w:color w:val="000000"/>
            <w:highlight w:val="yellow"/>
            <w:shd w:val="clear" w:color="auto" w:fill="FFFFFF"/>
            <w:rPrChange w:id="2041"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2042" w:author="Rebecca McIntosh" w:date="2021-10-28T11:42:00Z">
        <w:del w:id="2043" w:author="Natasha Hardy" w:date="2021-11-12T15:05:00Z">
          <w:r w:rsidR="00CA4FDF" w:rsidRPr="00F61043" w:rsidDel="0092214A">
            <w:rPr>
              <w:rFonts w:eastAsia="Times New Roman" w:cs="Times New Roman"/>
              <w:color w:val="000000"/>
              <w:highlight w:val="yellow"/>
              <w:shd w:val="clear" w:color="auto" w:fill="FFFFFF"/>
              <w:rPrChange w:id="2044" w:author="Natasha Hardy" w:date="2021-11-29T18:33:00Z">
                <w:rPr>
                  <w:rFonts w:eastAsia="Times New Roman" w:cs="Times New Roman"/>
                  <w:color w:val="000000"/>
                  <w:shd w:val="clear" w:color="auto" w:fill="FFFFFF"/>
                </w:rPr>
              </w:rPrChange>
            </w:rPr>
            <w:delText xml:space="preserve"> </w:delText>
          </w:r>
        </w:del>
      </w:ins>
      <w:del w:id="2045" w:author="Natasha Hardy" w:date="2021-11-12T15:05:00Z">
        <w:r w:rsidRPr="00F61043" w:rsidDel="0092214A">
          <w:rPr>
            <w:rFonts w:eastAsia="Times New Roman" w:cs="Times New Roman"/>
            <w:color w:val="000000"/>
            <w:highlight w:val="yellow"/>
            <w:shd w:val="clear" w:color="auto" w:fill="FFFFFF"/>
            <w:rPrChange w:id="2046" w:author="Natasha Hardy" w:date="2021-11-29T18:33:00Z">
              <w:rPr>
                <w:rFonts w:eastAsia="Times New Roman" w:cs="Times New Roman"/>
                <w:color w:val="000000"/>
                <w:shd w:val="clear" w:color="auto" w:fill="FFFFFF"/>
              </w:rPr>
            </w:rPrChange>
          </w:rPr>
          <w:delText> may</w:delText>
        </w:r>
      </w:del>
      <w:ins w:id="2047" w:author="Rebecca McIntosh" w:date="2021-10-28T11:42:00Z">
        <w:del w:id="2048" w:author="Natasha Hardy" w:date="2021-11-12T15:05:00Z">
          <w:r w:rsidR="00CA4FDF" w:rsidRPr="00F61043" w:rsidDel="0092214A">
            <w:rPr>
              <w:rFonts w:eastAsia="Times New Roman" w:cs="Times New Roman"/>
              <w:color w:val="000000"/>
              <w:highlight w:val="yellow"/>
              <w:shd w:val="clear" w:color="auto" w:fill="FFFFFF"/>
              <w:rPrChange w:id="2049" w:author="Natasha Hardy" w:date="2021-11-29T18:33:00Z">
                <w:rPr>
                  <w:rFonts w:eastAsia="Times New Roman" w:cs="Times New Roman"/>
                  <w:color w:val="000000"/>
                  <w:shd w:val="clear" w:color="auto" w:fill="FFFFFF"/>
                </w:rPr>
              </w:rPrChange>
            </w:rPr>
            <w:delText xml:space="preserve"> </w:delText>
          </w:r>
        </w:del>
      </w:ins>
      <w:del w:id="2050" w:author="Natasha Hardy" w:date="2021-11-12T15:05:00Z">
        <w:r w:rsidRPr="00F61043" w:rsidDel="0092214A">
          <w:rPr>
            <w:rFonts w:eastAsia="Times New Roman" w:cs="Times New Roman"/>
            <w:color w:val="000000"/>
            <w:highlight w:val="yellow"/>
            <w:shd w:val="clear" w:color="auto" w:fill="FFFFFF"/>
            <w:rPrChange w:id="2051"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2052" w:author="Rebecca McIntosh" w:date="2021-10-28T13:09:00Z">
        <w:del w:id="2053" w:author="Natasha Hardy" w:date="2021-11-12T15:05:00Z">
          <w:r w:rsidR="003E29B1" w:rsidRPr="00F61043" w:rsidDel="0092214A">
            <w:rPr>
              <w:rFonts w:eastAsia="Times New Roman" w:cs="Times New Roman"/>
              <w:color w:val="000000"/>
              <w:highlight w:val="yellow"/>
              <w:shd w:val="clear" w:color="auto" w:fill="FFFFFF"/>
              <w:rPrChange w:id="2054" w:author="Natasha Hardy" w:date="2021-11-29T18:33:00Z">
                <w:rPr>
                  <w:rFonts w:eastAsia="Times New Roman" w:cs="Times New Roman"/>
                  <w:color w:val="000000"/>
                  <w:shd w:val="clear" w:color="auto" w:fill="FFFFFF"/>
                </w:rPr>
              </w:rPrChange>
            </w:rPr>
            <w:delText xml:space="preserve">, </w:delText>
          </w:r>
        </w:del>
      </w:ins>
      <w:del w:id="2055" w:author="Natasha Hardy" w:date="2021-11-12T15:05:00Z">
        <w:r w:rsidRPr="00F61043" w:rsidDel="0092214A">
          <w:rPr>
            <w:rFonts w:eastAsia="Times New Roman" w:cs="Times New Roman"/>
            <w:color w:val="000000"/>
            <w:highlight w:val="yellow"/>
            <w:shd w:val="clear" w:color="auto" w:fill="FFFFFF"/>
            <w:rPrChange w:id="2056" w:author="Natasha Hardy" w:date="2021-11-29T18:33:00Z">
              <w:rPr>
                <w:rFonts w:eastAsia="Times New Roman" w:cs="Times New Roman"/>
                <w:color w:val="000000"/>
                <w:shd w:val="clear" w:color="auto" w:fill="FFFFFF"/>
              </w:rPr>
            </w:rPrChange>
          </w:rPr>
          <w:delText xml:space="preserve">likely resulting </w:delText>
        </w:r>
      </w:del>
      <w:ins w:id="2057" w:author="Rebecca McIntosh" w:date="2021-10-28T13:09:00Z">
        <w:del w:id="2058" w:author="Natasha Hardy" w:date="2021-11-12T15:05:00Z">
          <w:r w:rsidR="003E29B1" w:rsidRPr="00F61043" w:rsidDel="0092214A">
            <w:rPr>
              <w:rFonts w:eastAsia="Times New Roman" w:cs="Times New Roman"/>
              <w:color w:val="000000"/>
              <w:highlight w:val="yellow"/>
              <w:shd w:val="clear" w:color="auto" w:fill="FFFFFF"/>
              <w:rPrChange w:id="2059" w:author="Natasha Hardy" w:date="2021-11-29T18:33:00Z">
                <w:rPr>
                  <w:rFonts w:eastAsia="Times New Roman" w:cs="Times New Roman"/>
                  <w:color w:val="000000"/>
                  <w:shd w:val="clear" w:color="auto" w:fill="FFFFFF"/>
                </w:rPr>
              </w:rPrChange>
            </w:rPr>
            <w:delText xml:space="preserve">adding to the </w:delText>
          </w:r>
        </w:del>
      </w:ins>
      <w:del w:id="2060" w:author="Natasha Hardy" w:date="2021-11-12T15:05:00Z">
        <w:r w:rsidRPr="00F61043" w:rsidDel="0092214A">
          <w:rPr>
            <w:rFonts w:eastAsia="Times New Roman" w:cs="Times New Roman"/>
            <w:color w:val="000000"/>
            <w:highlight w:val="yellow"/>
            <w:shd w:val="clear" w:color="auto" w:fill="FFFFFF"/>
            <w:rPrChange w:id="2061" w:author="Natasha Hardy" w:date="2021-11-29T18:33:00Z">
              <w:rPr>
                <w:rFonts w:eastAsia="Times New Roman" w:cs="Times New Roman"/>
                <w:color w:val="000000"/>
                <w:shd w:val="clear" w:color="auto" w:fill="FFFFFF"/>
              </w:rPr>
            </w:rPrChange>
          </w:rPr>
          <w:delText>in an overestimation of those taxa</w:delText>
        </w:r>
      </w:del>
      <w:ins w:id="2062" w:author="Rebecca McIntosh" w:date="2021-10-28T15:40:00Z">
        <w:del w:id="2063" w:author="Natasha Hardy" w:date="2021-11-12T15:05:00Z">
          <w:r w:rsidR="00E90795" w:rsidRPr="00F61043" w:rsidDel="0092214A">
            <w:rPr>
              <w:rFonts w:eastAsia="Times New Roman" w:cs="Times New Roman"/>
              <w:color w:val="000000"/>
              <w:highlight w:val="yellow"/>
              <w:shd w:val="clear" w:color="auto" w:fill="FFFFFF"/>
              <w:rPrChange w:id="2064" w:author="Natasha Hardy" w:date="2021-11-29T18:33:00Z">
                <w:rPr>
                  <w:rFonts w:eastAsia="Times New Roman" w:cs="Times New Roman"/>
                  <w:color w:val="000000"/>
                  <w:shd w:val="clear" w:color="auto" w:fill="FFFFFF"/>
                </w:rPr>
              </w:rPrChange>
            </w:rPr>
            <w:delText>pe</w:delText>
          </w:r>
        </w:del>
      </w:ins>
      <w:ins w:id="2065" w:author="Rebecca McIntosh" w:date="2021-10-28T15:48:00Z">
        <w:del w:id="2066" w:author="Natasha Hardy" w:date="2021-11-12T15:05:00Z">
          <w:r w:rsidR="00F373B9" w:rsidRPr="00F61043" w:rsidDel="0092214A">
            <w:rPr>
              <w:rFonts w:eastAsia="Times New Roman" w:cs="Times New Roman"/>
              <w:color w:val="000000"/>
              <w:highlight w:val="yellow"/>
              <w:shd w:val="clear" w:color="auto" w:fill="FFFFFF"/>
              <w:rPrChange w:id="2067" w:author="Natasha Hardy" w:date="2021-11-29T18:33:00Z">
                <w:rPr>
                  <w:rFonts w:eastAsia="Times New Roman" w:cs="Times New Roman"/>
                  <w:color w:val="000000"/>
                  <w:shd w:val="clear" w:color="auto" w:fill="FFFFFF"/>
                </w:rPr>
              </w:rPrChange>
            </w:rPr>
            <w:delText>n</w:delText>
          </w:r>
        </w:del>
      </w:ins>
      <w:ins w:id="2068" w:author="Rebecca McIntosh" w:date="2021-10-28T15:40:00Z">
        <w:del w:id="2069" w:author="Natasha Hardy" w:date="2021-11-12T15:05:00Z">
          <w:r w:rsidR="00E90795" w:rsidRPr="00F61043" w:rsidDel="0092214A">
            <w:rPr>
              <w:rFonts w:eastAsia="Times New Roman" w:cs="Times New Roman"/>
              <w:color w:val="000000"/>
              <w:highlight w:val="yellow"/>
              <w:shd w:val="clear" w:color="auto" w:fill="FFFFFF"/>
              <w:rPrChange w:id="2070" w:author="Natasha Hardy" w:date="2021-11-29T18:33:00Z">
                <w:rPr>
                  <w:rFonts w:eastAsia="Times New Roman" w:cs="Times New Roman"/>
                  <w:color w:val="000000"/>
                  <w:shd w:val="clear" w:color="auto" w:fill="FFFFFF"/>
                </w:rPr>
              </w:rPrChange>
            </w:rPr>
            <w:delText>guins</w:delText>
          </w:r>
        </w:del>
      </w:ins>
      <w:del w:id="2071" w:author="Natasha Hardy" w:date="2021-11-12T15:05:00Z">
        <w:r w:rsidRPr="00F61043" w:rsidDel="0092214A">
          <w:rPr>
            <w:rFonts w:eastAsia="Times New Roman" w:cs="Times New Roman"/>
            <w:color w:val="000000"/>
            <w:highlight w:val="yellow"/>
            <w:shd w:val="clear" w:color="auto" w:fill="FFFFFF"/>
            <w:rPrChange w:id="2072"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2073" w:author="Natasha Hardy" w:date="2021-11-11T10:06:00Z">
        <w:r w:rsidRPr="00F61043">
          <w:rPr>
            <w:highlight w:val="yellow"/>
            <w:rPrChange w:id="2074" w:author="Natasha Hardy" w:date="2021-11-29T18:33:00Z">
              <w:rPr/>
            </w:rPrChange>
          </w:rPr>
          <w:delText>.</w:delText>
        </w:r>
      </w:del>
      <w:ins w:id="2075" w:author="Rebecca McIntosh" w:date="2021-10-28T11:42:00Z">
        <w:del w:id="2076" w:author="Natasha Hardy" w:date="2021-11-12T15:05:00Z">
          <w:r w:rsidR="00CA4FDF" w:rsidRPr="00F61043" w:rsidDel="0092214A">
            <w:rPr>
              <w:rFonts w:eastAsia="Times New Roman" w:cs="Times New Roman"/>
              <w:color w:val="000000"/>
              <w:highlight w:val="yellow"/>
              <w:shd w:val="clear" w:color="auto" w:fill="FFFFFF"/>
              <w:rPrChange w:id="2077" w:author="Natasha Hardy" w:date="2021-11-29T18:33:00Z">
                <w:rPr>
                  <w:rFonts w:eastAsia="Times New Roman" w:cs="Times New Roman"/>
                  <w:color w:val="000000"/>
                  <w:shd w:val="clear" w:color="auto" w:fill="FFFFFF"/>
                </w:rPr>
              </w:rPrChange>
            </w:rPr>
            <w:delText xml:space="preserve">when using </w:delText>
          </w:r>
        </w:del>
      </w:ins>
      <w:ins w:id="2078" w:author="Rebecca McIntosh" w:date="2021-10-28T13:09:00Z">
        <w:del w:id="2079" w:author="Natasha Hardy" w:date="2021-11-12T15:05:00Z">
          <w:r w:rsidR="003E29B1" w:rsidRPr="00F61043" w:rsidDel="0092214A">
            <w:rPr>
              <w:rFonts w:eastAsia="Times New Roman" w:cs="Times New Roman"/>
              <w:color w:val="000000"/>
              <w:highlight w:val="yellow"/>
              <w:shd w:val="clear" w:color="auto" w:fill="FFFFFF"/>
              <w:rPrChange w:id="2080" w:author="Natasha Hardy" w:date="2021-11-29T18:33:00Z">
                <w:rPr>
                  <w:rFonts w:eastAsia="Times New Roman" w:cs="Times New Roman"/>
                  <w:color w:val="000000"/>
                  <w:shd w:val="clear" w:color="auto" w:fill="FFFFFF"/>
                </w:rPr>
              </w:rPrChange>
            </w:rPr>
            <w:delText>morphological remains</w:delText>
          </w:r>
        </w:del>
      </w:ins>
      <w:ins w:id="2081" w:author="Rebecca McIntosh" w:date="2021-10-28T15:35:00Z">
        <w:del w:id="2082" w:author="Natasha Hardy" w:date="2021-11-12T15:05:00Z">
          <w:r w:rsidR="00BA74E0" w:rsidRPr="00F61043" w:rsidDel="0092214A">
            <w:rPr>
              <w:rFonts w:eastAsia="Times New Roman" w:cs="Times New Roman"/>
              <w:color w:val="000000"/>
              <w:highlight w:val="yellow"/>
              <w:shd w:val="clear" w:color="auto" w:fill="FFFFFF"/>
              <w:rPrChange w:id="2083"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2084" w:author="Rebecca McIntosh" w:date="2021-10-28T14:02:00Z"/>
          <w:del w:id="2085" w:author="Natasha Hardy" w:date="2021-11-12T15:57:00Z"/>
          <w:color w:val="000000"/>
          <w:highlight w:val="yellow"/>
          <w:rPrChange w:id="2086" w:author="Natasha Hardy" w:date="2021-11-29T18:33:00Z">
            <w:rPr>
              <w:ins w:id="2087" w:author="Rebecca McIntosh" w:date="2021-10-28T14:02:00Z"/>
              <w:del w:id="2088" w:author="Natasha Hardy" w:date="2021-11-12T15:57:00Z"/>
              <w:color w:val="000000"/>
            </w:rPr>
          </w:rPrChange>
        </w:rPr>
      </w:pPr>
      <w:commentRangeStart w:id="2089"/>
      <w:commentRangeEnd w:id="2089"/>
      <w:del w:id="2090" w:author="Natasha Hardy" w:date="2021-11-12T15:57:00Z">
        <w:r w:rsidRPr="00F61043" w:rsidDel="006879F9">
          <w:rPr>
            <w:rStyle w:val="CommentReference"/>
            <w:highlight w:val="yellow"/>
            <w:rPrChange w:id="2091" w:author="Natasha Hardy" w:date="2021-11-29T18:33:00Z">
              <w:rPr>
                <w:rStyle w:val="CommentReference"/>
              </w:rPr>
            </w:rPrChange>
          </w:rPr>
          <w:commentReference w:id="2089"/>
        </w:r>
      </w:del>
      <w:ins w:id="2092" w:author="Microsoft Office User" w:date="2021-10-14T07:35:00Z">
        <w:del w:id="2093" w:author="Natasha Hardy" w:date="2021-10-25T15:50:00Z">
          <w:r w:rsidR="0061142B" w:rsidRPr="00F61043" w:rsidDel="00932D83">
            <w:rPr>
              <w:color w:val="000000"/>
              <w:highlight w:val="yellow"/>
              <w:rPrChange w:id="2094" w:author="Natasha Hardy" w:date="2021-11-29T18:33:00Z">
                <w:rPr>
                  <w:color w:val="000000"/>
                </w:rPr>
              </w:rPrChange>
            </w:rPr>
            <w:delText>The DNA analysis supports this hypothesis</w:delText>
          </w:r>
        </w:del>
      </w:ins>
      <w:ins w:id="2095" w:author="Microsoft Office User" w:date="2021-10-14T10:32:00Z">
        <w:del w:id="2096" w:author="Natasha Hardy" w:date="2021-10-25T15:50:00Z">
          <w:r w:rsidR="00C51B84" w:rsidRPr="00F61043" w:rsidDel="00932D83">
            <w:rPr>
              <w:color w:val="000000"/>
              <w:highlight w:val="yellow"/>
              <w:rPrChange w:id="2097" w:author="Natasha Hardy" w:date="2021-11-29T18:33:00Z">
                <w:rPr>
                  <w:color w:val="000000"/>
                </w:rPr>
              </w:rPrChange>
            </w:rPr>
            <w:delText>.</w:delText>
          </w:r>
        </w:del>
      </w:ins>
      <w:ins w:id="2098" w:author="Microsoft Office User" w:date="2021-10-14T07:36:00Z">
        <w:del w:id="2099" w:author="Natasha Hardy" w:date="2021-10-25T15:50:00Z">
          <w:r w:rsidR="0061142B" w:rsidRPr="00F61043" w:rsidDel="00932D83">
            <w:rPr>
              <w:color w:val="000000"/>
              <w:highlight w:val="yellow"/>
              <w:rPrChange w:id="2100" w:author="Natasha Hardy" w:date="2021-11-29T18:33:00Z">
                <w:rPr>
                  <w:color w:val="000000"/>
                </w:rPr>
              </w:rPrChange>
            </w:rPr>
            <w:delText xml:space="preserve"> </w:delText>
          </w:r>
        </w:del>
      </w:ins>
      <w:ins w:id="2101" w:author="Microsoft Office User" w:date="2021-10-14T10:32:00Z">
        <w:del w:id="2102" w:author="Natasha Hardy" w:date="2021-10-25T15:52:00Z">
          <w:r w:rsidR="00C51B84" w:rsidRPr="00F61043" w:rsidDel="00932D83">
            <w:rPr>
              <w:color w:val="000000"/>
              <w:highlight w:val="yellow"/>
              <w:rPrChange w:id="2103" w:author="Natasha Hardy" w:date="2021-11-29T18:33:00Z">
                <w:rPr>
                  <w:color w:val="000000"/>
                </w:rPr>
              </w:rPrChange>
            </w:rPr>
            <w:delText>W</w:delText>
          </w:r>
        </w:del>
      </w:ins>
      <w:ins w:id="2104" w:author="Microsoft Office User" w:date="2021-10-14T07:37:00Z">
        <w:del w:id="2105" w:author="Natasha Hardy" w:date="2021-10-25T15:52:00Z">
          <w:r w:rsidR="0061142B" w:rsidRPr="00F61043" w:rsidDel="00932D83">
            <w:rPr>
              <w:color w:val="000000"/>
              <w:highlight w:val="yellow"/>
              <w:rPrChange w:id="2106" w:author="Natasha Hardy" w:date="2021-11-29T18:33:00Z">
                <w:rPr>
                  <w:color w:val="000000"/>
                </w:rPr>
              </w:rPrChange>
            </w:rPr>
            <w:delText>hile s</w:delText>
          </w:r>
        </w:del>
        <w:del w:id="2107" w:author="Natasha Hardy" w:date="2021-11-12T15:39:00Z">
          <w:r w:rsidR="0061142B" w:rsidRPr="00F61043" w:rsidDel="00241FDB">
            <w:rPr>
              <w:color w:val="000000"/>
              <w:highlight w:val="yellow"/>
              <w:rPrChange w:id="2108" w:author="Natasha Hardy" w:date="2021-11-29T18:33:00Z">
                <w:rPr>
                  <w:color w:val="000000"/>
                </w:rPr>
              </w:rPrChange>
            </w:rPr>
            <w:delText>eabird</w:delText>
          </w:r>
        </w:del>
      </w:ins>
      <w:ins w:id="2109" w:author="Microsoft Office User" w:date="2021-10-14T07:38:00Z">
        <w:del w:id="2110" w:author="Natasha Hardy" w:date="2021-11-12T15:39:00Z">
          <w:r w:rsidR="0061142B" w:rsidRPr="00F61043" w:rsidDel="00241FDB">
            <w:rPr>
              <w:color w:val="000000"/>
              <w:highlight w:val="yellow"/>
              <w:rPrChange w:id="2111" w:author="Natasha Hardy" w:date="2021-11-29T18:33:00Z">
                <w:rPr>
                  <w:color w:val="000000"/>
                </w:rPr>
              </w:rPrChange>
            </w:rPr>
            <w:delText>s</w:delText>
          </w:r>
        </w:del>
      </w:ins>
      <w:ins w:id="2112" w:author="Microsoft Office User" w:date="2021-10-14T07:37:00Z">
        <w:del w:id="2113" w:author="Natasha Hardy" w:date="2021-11-12T15:39:00Z">
          <w:r w:rsidR="0061142B" w:rsidRPr="00F61043" w:rsidDel="00241FDB">
            <w:rPr>
              <w:color w:val="000000"/>
              <w:highlight w:val="yellow"/>
              <w:rPrChange w:id="2114" w:author="Natasha Hardy" w:date="2021-11-29T18:33:00Z">
                <w:rPr>
                  <w:color w:val="000000"/>
                </w:rPr>
              </w:rPrChange>
            </w:rPr>
            <w:delText xml:space="preserve"> were detected in 29 samples by hard-part analysis, </w:delText>
          </w:r>
        </w:del>
      </w:ins>
      <w:ins w:id="2115" w:author="Rebecca McIntosh" w:date="2021-10-28T13:37:00Z">
        <w:del w:id="2116" w:author="Natasha Hardy" w:date="2021-11-12T15:39:00Z">
          <w:r w:rsidR="0098500D" w:rsidRPr="00F61043" w:rsidDel="00241FDB">
            <w:rPr>
              <w:color w:val="000000"/>
              <w:highlight w:val="yellow"/>
              <w:rPrChange w:id="2117" w:author="Natasha Hardy" w:date="2021-11-29T18:33:00Z">
                <w:rPr>
                  <w:color w:val="000000"/>
                </w:rPr>
              </w:rPrChange>
            </w:rPr>
            <w:delText>while</w:delText>
          </w:r>
        </w:del>
      </w:ins>
      <w:ins w:id="2118" w:author="Microsoft Office User" w:date="2021-10-14T07:38:00Z">
        <w:del w:id="2119" w:author="Natasha Hardy" w:date="2021-11-12T15:39:00Z">
          <w:r w:rsidR="0061142B" w:rsidRPr="00F61043" w:rsidDel="00241FDB">
            <w:rPr>
              <w:color w:val="000000"/>
              <w:highlight w:val="yellow"/>
              <w:rPrChange w:id="2120" w:author="Natasha Hardy" w:date="2021-11-29T18:33:00Z">
                <w:rPr>
                  <w:color w:val="000000"/>
                </w:rPr>
              </w:rPrChange>
            </w:rPr>
            <w:delText>seabird DNA was only detected in 21 samples</w:delText>
          </w:r>
        </w:del>
      </w:ins>
      <w:ins w:id="2121" w:author="Microsoft Office User" w:date="2021-10-14T10:32:00Z">
        <w:del w:id="2122" w:author="Natasha Hardy" w:date="2021-11-12T15:39:00Z">
          <w:r w:rsidR="00C51B84" w:rsidRPr="00F61043" w:rsidDel="00241FDB">
            <w:rPr>
              <w:color w:val="000000"/>
              <w:highlight w:val="yellow"/>
              <w:rPrChange w:id="2123" w:author="Natasha Hardy" w:date="2021-11-29T18:33:00Z">
                <w:rPr>
                  <w:color w:val="000000"/>
                </w:rPr>
              </w:rPrChange>
            </w:rPr>
            <w:delText xml:space="preserve"> and s</w:delText>
          </w:r>
        </w:del>
      </w:ins>
      <w:ins w:id="2124" w:author="Microsoft Office User" w:date="2021-10-14T07:39:00Z">
        <w:del w:id="2125" w:author="Natasha Hardy" w:date="2021-11-12T15:39:00Z">
          <w:r w:rsidR="0061142B" w:rsidRPr="00F61043" w:rsidDel="00241FDB">
            <w:rPr>
              <w:color w:val="000000"/>
              <w:highlight w:val="yellow"/>
              <w:rPrChange w:id="2126" w:author="Natasha Hardy" w:date="2021-11-29T18:33:00Z">
                <w:rPr>
                  <w:color w:val="000000"/>
                </w:rPr>
              </w:rPrChange>
            </w:rPr>
            <w:delText>imultaneous detection occurred in only 10 sample</w:delText>
          </w:r>
        </w:del>
      </w:ins>
      <w:ins w:id="2127" w:author="Rebecca McIntosh" w:date="2021-10-28T15:40:00Z">
        <w:del w:id="2128" w:author="Natasha Hardy" w:date="2021-11-12T15:39:00Z">
          <w:r w:rsidR="00E90795" w:rsidRPr="00F61043" w:rsidDel="00241FDB">
            <w:rPr>
              <w:color w:val="000000"/>
              <w:highlight w:val="yellow"/>
              <w:rPrChange w:id="2129" w:author="Natasha Hardy" w:date="2021-11-29T18:33:00Z">
                <w:rPr>
                  <w:color w:val="000000"/>
                </w:rPr>
              </w:rPrChange>
            </w:rPr>
            <w:delText>s</w:delText>
          </w:r>
        </w:del>
      </w:ins>
      <w:ins w:id="2130" w:author="Microsoft Office User" w:date="2021-10-14T07:39:00Z">
        <w:del w:id="2131" w:author="Natasha Hardy" w:date="2021-11-12T15:39:00Z">
          <w:r w:rsidR="0061142B" w:rsidRPr="00F61043" w:rsidDel="00241FDB">
            <w:rPr>
              <w:color w:val="000000"/>
              <w:highlight w:val="yellow"/>
              <w:rPrChange w:id="2132" w:author="Natasha Hardy" w:date="2021-11-29T18:33:00Z">
                <w:rPr>
                  <w:color w:val="000000"/>
                </w:rPr>
              </w:rPrChange>
            </w:rPr>
            <w:delText>s</w:delText>
          </w:r>
        </w:del>
      </w:ins>
      <w:ins w:id="2133" w:author="Rebecca McIntosh" w:date="2021-10-29T13:04:00Z">
        <w:del w:id="2134" w:author="Natasha Hardy" w:date="2021-11-12T15:39:00Z">
          <w:r w:rsidR="00E91243" w:rsidRPr="00F61043" w:rsidDel="00241FDB">
            <w:rPr>
              <w:color w:val="000000"/>
              <w:highlight w:val="yellow"/>
              <w:rPrChange w:id="2135" w:author="Natasha Hardy" w:date="2021-11-29T18:33:00Z">
                <w:rPr>
                  <w:color w:val="000000"/>
                </w:rPr>
              </w:rPrChange>
            </w:rPr>
            <w:delText>, providing further evidence that the methods applied are paralle</w:delText>
          </w:r>
        </w:del>
      </w:ins>
      <w:ins w:id="2136" w:author="Rebecca McIntosh" w:date="2021-10-29T13:05:00Z">
        <w:del w:id="2137" w:author="Natasha Hardy" w:date="2021-11-12T15:39:00Z">
          <w:r w:rsidR="00E91243" w:rsidRPr="00F61043" w:rsidDel="00241FDB">
            <w:rPr>
              <w:color w:val="000000"/>
              <w:highlight w:val="yellow"/>
              <w:rPrChange w:id="2138" w:author="Natasha Hardy" w:date="2021-11-29T18:33:00Z">
                <w:rPr>
                  <w:color w:val="000000"/>
                </w:rPr>
              </w:rPrChange>
            </w:rPr>
            <w:delText>l and more informative together, but not additive</w:delText>
          </w:r>
        </w:del>
      </w:ins>
      <w:ins w:id="2139" w:author="Microsoft Office User" w:date="2021-10-14T07:39:00Z">
        <w:del w:id="2140" w:author="Natasha Hardy" w:date="2021-11-12T15:39:00Z">
          <w:r w:rsidR="0061142B" w:rsidRPr="00F61043" w:rsidDel="00241FDB">
            <w:rPr>
              <w:color w:val="000000"/>
              <w:highlight w:val="yellow"/>
              <w:rPrChange w:id="2141" w:author="Natasha Hardy" w:date="2021-11-29T18:33:00Z">
                <w:rPr>
                  <w:color w:val="000000"/>
                </w:rPr>
              </w:rPrChange>
            </w:rPr>
            <w:delText>.</w:delText>
          </w:r>
        </w:del>
      </w:ins>
      <w:ins w:id="2142" w:author="Microsoft Office User" w:date="2021-10-14T07:45:00Z">
        <w:del w:id="2143" w:author="Natasha Hardy" w:date="2021-11-12T15:39:00Z">
          <w:r w:rsidR="00E14367" w:rsidRPr="00F61043" w:rsidDel="00241FDB">
            <w:rPr>
              <w:color w:val="000000"/>
              <w:highlight w:val="yellow"/>
              <w:rPrChange w:id="2144" w:author="Natasha Hardy" w:date="2021-11-29T18:33:00Z">
                <w:rPr>
                  <w:color w:val="000000"/>
                </w:rPr>
              </w:rPrChange>
            </w:rPr>
            <w:delText xml:space="preserve"> </w:delText>
          </w:r>
        </w:del>
      </w:ins>
      <w:ins w:id="2145" w:author="Rebecca McIntosh" w:date="2021-10-28T16:32:00Z">
        <w:del w:id="2146" w:author="Natasha Hardy" w:date="2021-11-12T15:39:00Z">
          <w:r w:rsidR="0069327B" w:rsidRPr="00F61043" w:rsidDel="00241FDB">
            <w:rPr>
              <w:color w:val="000000"/>
              <w:highlight w:val="yellow"/>
              <w:rPrChange w:id="2147"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148" w:author="Rebecca McIntosh" w:date="2021-10-28T16:35:00Z">
        <w:del w:id="2149" w:author="Natasha Hardy" w:date="2021-11-12T15:39:00Z">
          <w:r w:rsidR="0069327B" w:rsidRPr="00F61043" w:rsidDel="00241FDB">
            <w:rPr>
              <w:color w:val="000000"/>
              <w:highlight w:val="yellow"/>
              <w:rPrChange w:id="2150" w:author="Natasha Hardy" w:date="2021-11-29T18:33:00Z">
                <w:rPr>
                  <w:color w:val="000000"/>
                </w:rPr>
              </w:rPrChange>
            </w:rPr>
            <w:delText>For</w:delText>
          </w:r>
        </w:del>
      </w:ins>
      <w:ins w:id="2151" w:author="Rebecca McIntosh" w:date="2021-10-28T16:33:00Z">
        <w:del w:id="2152" w:author="Natasha Hardy" w:date="2021-11-12T15:39:00Z">
          <w:r w:rsidR="0069327B" w:rsidRPr="00F61043" w:rsidDel="00241FDB">
            <w:rPr>
              <w:color w:val="000000"/>
              <w:highlight w:val="yellow"/>
              <w:rPrChange w:id="2153" w:author="Natasha Hardy" w:date="2021-11-29T18:33:00Z">
                <w:rPr>
                  <w:color w:val="000000"/>
                </w:rPr>
              </w:rPrChange>
            </w:rPr>
            <w:delText xml:space="preserve"> example</w:delText>
          </w:r>
        </w:del>
      </w:ins>
      <w:ins w:id="2154" w:author="Rebecca McIntosh" w:date="2021-10-28T16:36:00Z">
        <w:del w:id="2155" w:author="Natasha Hardy" w:date="2021-11-12T15:39:00Z">
          <w:r w:rsidR="0069327B" w:rsidRPr="00F61043" w:rsidDel="00241FDB">
            <w:rPr>
              <w:color w:val="000000"/>
              <w:highlight w:val="yellow"/>
              <w:rPrChange w:id="2156" w:author="Natasha Hardy" w:date="2021-11-29T18:33:00Z">
                <w:rPr>
                  <w:color w:val="000000"/>
                </w:rPr>
              </w:rPrChange>
            </w:rPr>
            <w:delText>,</w:delText>
          </w:r>
        </w:del>
      </w:ins>
      <w:ins w:id="2157" w:author="Rebecca McIntosh" w:date="2021-10-28T13:40:00Z">
        <w:del w:id="2158" w:author="Natasha Hardy" w:date="2021-11-12T15:39:00Z">
          <w:r w:rsidR="0098500D" w:rsidRPr="00F61043" w:rsidDel="00241FDB">
            <w:rPr>
              <w:color w:val="000000"/>
              <w:highlight w:val="yellow"/>
              <w:rPrChange w:id="2159" w:author="Natasha Hardy" w:date="2021-11-29T18:33:00Z">
                <w:rPr>
                  <w:color w:val="000000"/>
                </w:rPr>
              </w:rPrChange>
            </w:rPr>
            <w:delText xml:space="preserve"> soft tissues</w:delText>
          </w:r>
        </w:del>
      </w:ins>
      <w:ins w:id="2160" w:author="Rebecca McIntosh" w:date="2021-10-28T16:35:00Z">
        <w:del w:id="2161" w:author="Natasha Hardy" w:date="2021-11-12T15:39:00Z">
          <w:r w:rsidR="0069327B" w:rsidRPr="00F61043" w:rsidDel="00241FDB">
            <w:rPr>
              <w:color w:val="000000"/>
              <w:highlight w:val="yellow"/>
              <w:rPrChange w:id="2162" w:author="Natasha Hardy" w:date="2021-11-29T18:33:00Z">
                <w:rPr>
                  <w:color w:val="000000"/>
                </w:rPr>
              </w:rPrChange>
            </w:rPr>
            <w:delText xml:space="preserve"> may have a gut passage rate</w:delText>
          </w:r>
        </w:del>
      </w:ins>
      <w:ins w:id="2163" w:author="Rebecca McIntosh" w:date="2021-10-28T16:33:00Z">
        <w:del w:id="2164" w:author="Natasha Hardy" w:date="2021-11-12T15:39:00Z">
          <w:r w:rsidR="0069327B" w:rsidRPr="00F61043" w:rsidDel="00241FDB">
            <w:rPr>
              <w:color w:val="000000"/>
              <w:highlight w:val="yellow"/>
              <w:rPrChange w:id="2165" w:author="Natasha Hardy" w:date="2021-11-29T18:33:00Z">
                <w:rPr>
                  <w:color w:val="000000"/>
                </w:rPr>
              </w:rPrChange>
            </w:rPr>
            <w:delText xml:space="preserve"> </w:delText>
          </w:r>
        </w:del>
      </w:ins>
      <w:ins w:id="2166" w:author="Rebecca McIntosh" w:date="2021-10-28T16:35:00Z">
        <w:del w:id="2167" w:author="Natasha Hardy" w:date="2021-11-12T15:39:00Z">
          <w:r w:rsidR="0069327B" w:rsidRPr="00F61043" w:rsidDel="00241FDB">
            <w:rPr>
              <w:color w:val="000000"/>
              <w:highlight w:val="yellow"/>
              <w:rPrChange w:id="2168" w:author="Natasha Hardy" w:date="2021-11-29T18:33:00Z">
                <w:rPr>
                  <w:color w:val="000000"/>
                </w:rPr>
              </w:rPrChange>
            </w:rPr>
            <w:delText>of</w:delText>
          </w:r>
        </w:del>
      </w:ins>
      <w:ins w:id="2169" w:author="Rebecca McIntosh" w:date="2021-10-28T16:33:00Z">
        <w:del w:id="2170" w:author="Natasha Hardy" w:date="2021-11-12T15:39:00Z">
          <w:r w:rsidR="0069327B" w:rsidRPr="00F61043" w:rsidDel="00241FDB">
            <w:rPr>
              <w:color w:val="000000"/>
              <w:highlight w:val="yellow"/>
              <w:rPrChange w:id="2171" w:author="Natasha Hardy" w:date="2021-11-29T18:33:00Z">
                <w:rPr>
                  <w:color w:val="000000"/>
                </w:rPr>
              </w:rPrChange>
            </w:rPr>
            <w:delText xml:space="preserve"> 48 hours</w:delText>
          </w:r>
        </w:del>
      </w:ins>
      <w:ins w:id="2172" w:author="Rebecca McIntosh" w:date="2021-10-28T16:36:00Z">
        <w:del w:id="2173" w:author="Natasha Hardy" w:date="2021-11-12T15:39:00Z">
          <w:r w:rsidR="0069327B" w:rsidRPr="00F61043" w:rsidDel="00241FDB">
            <w:rPr>
              <w:color w:val="000000"/>
              <w:highlight w:val="yellow"/>
              <w:rPrChange w:id="2174" w:author="Natasha Hardy" w:date="2021-11-29T18:33:00Z">
                <w:rPr>
                  <w:color w:val="000000"/>
                </w:rPr>
              </w:rPrChange>
            </w:rPr>
            <w:delText xml:space="preserve"> compared to</w:delText>
          </w:r>
        </w:del>
      </w:ins>
      <w:ins w:id="2175" w:author="Rebecca McIntosh" w:date="2021-10-28T13:40:00Z">
        <w:del w:id="2176" w:author="Natasha Hardy" w:date="2021-11-12T15:39:00Z">
          <w:r w:rsidR="0098500D" w:rsidRPr="00F61043" w:rsidDel="00241FDB">
            <w:rPr>
              <w:color w:val="000000"/>
              <w:highlight w:val="yellow"/>
              <w:rPrChange w:id="2177" w:author="Natasha Hardy" w:date="2021-11-29T18:33:00Z">
                <w:rPr>
                  <w:color w:val="000000"/>
                </w:rPr>
              </w:rPrChange>
            </w:rPr>
            <w:delText xml:space="preserve"> hard</w:delText>
          </w:r>
        </w:del>
      </w:ins>
      <w:ins w:id="2178" w:author="Rebecca McIntosh" w:date="2021-10-29T13:06:00Z">
        <w:del w:id="2179" w:author="Natasha Hardy" w:date="2021-11-12T15:39:00Z">
          <w:r w:rsidR="000622E5" w:rsidRPr="00F61043" w:rsidDel="00241FDB">
            <w:rPr>
              <w:color w:val="000000"/>
              <w:highlight w:val="yellow"/>
              <w:rPrChange w:id="2180" w:author="Natasha Hardy" w:date="2021-11-29T18:33:00Z">
                <w:rPr>
                  <w:color w:val="000000"/>
                </w:rPr>
              </w:rPrChange>
            </w:rPr>
            <w:delText>-</w:delText>
          </w:r>
        </w:del>
      </w:ins>
      <w:ins w:id="2181" w:author="Rebecca McIntosh" w:date="2021-10-28T13:46:00Z">
        <w:del w:id="2182" w:author="Natasha Hardy" w:date="2021-11-12T15:39:00Z">
          <w:r w:rsidR="00A14B3E" w:rsidRPr="00F61043" w:rsidDel="00241FDB">
            <w:rPr>
              <w:color w:val="000000"/>
              <w:highlight w:val="yellow"/>
              <w:rPrChange w:id="2183" w:author="Natasha Hardy" w:date="2021-11-29T18:33:00Z">
                <w:rPr>
                  <w:color w:val="000000"/>
                </w:rPr>
              </w:rPrChange>
            </w:rPr>
            <w:delText>parts</w:delText>
          </w:r>
        </w:del>
      </w:ins>
      <w:ins w:id="2184" w:author="Rebecca McIntosh" w:date="2021-10-28T13:40:00Z">
        <w:del w:id="2185" w:author="Natasha Hardy" w:date="2021-11-12T15:39:00Z">
          <w:r w:rsidR="0098500D" w:rsidRPr="00F61043" w:rsidDel="00241FDB">
            <w:rPr>
              <w:color w:val="000000"/>
              <w:highlight w:val="yellow"/>
              <w:rPrChange w:id="2186" w:author="Natasha Hardy" w:date="2021-11-29T18:33:00Z">
                <w:rPr>
                  <w:color w:val="000000"/>
                </w:rPr>
              </w:rPrChange>
            </w:rPr>
            <w:delText xml:space="preserve"> </w:delText>
          </w:r>
        </w:del>
      </w:ins>
      <w:ins w:id="2187" w:author="Rebecca McIntosh" w:date="2021-10-28T16:36:00Z">
        <w:del w:id="2188" w:author="Natasha Hardy" w:date="2021-11-12T15:39:00Z">
          <w:r w:rsidR="0069327B" w:rsidRPr="00F61043" w:rsidDel="00241FDB">
            <w:rPr>
              <w:color w:val="000000"/>
              <w:highlight w:val="yellow"/>
              <w:rPrChange w:id="2189" w:author="Natasha Hardy" w:date="2021-11-29T18:33:00Z">
                <w:rPr>
                  <w:color w:val="000000"/>
                </w:rPr>
              </w:rPrChange>
            </w:rPr>
            <w:delText xml:space="preserve">that </w:delText>
          </w:r>
        </w:del>
      </w:ins>
      <w:ins w:id="2190" w:author="Rebecca McIntosh" w:date="2021-10-28T16:34:00Z">
        <w:del w:id="2191" w:author="Natasha Hardy" w:date="2021-11-12T15:39:00Z">
          <w:r w:rsidR="0069327B" w:rsidRPr="00F61043" w:rsidDel="00241FDB">
            <w:rPr>
              <w:color w:val="000000"/>
              <w:highlight w:val="yellow"/>
              <w:rPrChange w:id="2192" w:author="Natasha Hardy" w:date="2021-11-29T18:33:00Z">
                <w:rPr>
                  <w:color w:val="000000"/>
                </w:rPr>
              </w:rPrChange>
            </w:rPr>
            <w:delText xml:space="preserve">may be retained for </w:delText>
          </w:r>
        </w:del>
      </w:ins>
      <w:ins w:id="2193" w:author="Rebecca McIntosh" w:date="2021-10-28T13:46:00Z">
        <w:del w:id="2194" w:author="Natasha Hardy" w:date="2021-11-12T15:39:00Z">
          <w:r w:rsidR="00A14B3E" w:rsidRPr="00F61043" w:rsidDel="00241FDB">
            <w:rPr>
              <w:color w:val="000000"/>
              <w:highlight w:val="yellow"/>
              <w:rPrChange w:id="2195" w:author="Natasha Hardy" w:date="2021-11-29T18:33:00Z">
                <w:rPr>
                  <w:color w:val="000000"/>
                </w:rPr>
              </w:rPrChange>
            </w:rPr>
            <w:delText>up to 7 days</w:delText>
          </w:r>
        </w:del>
      </w:ins>
      <w:ins w:id="2196" w:author="Rebecca McIntosh" w:date="2021-10-28T16:34:00Z">
        <w:del w:id="2197" w:author="Natasha Hardy" w:date="2021-11-12T15:39:00Z">
          <w:r w:rsidR="0069327B" w:rsidRPr="00F61043" w:rsidDel="00241FDB">
            <w:rPr>
              <w:color w:val="000000"/>
              <w:highlight w:val="yellow"/>
              <w:rPrChange w:id="2198" w:author="Natasha Hardy" w:date="2021-11-29T18:33:00Z">
                <w:rPr>
                  <w:color w:val="000000"/>
                </w:rPr>
              </w:rPrChange>
            </w:rPr>
            <w:delText xml:space="preserve"> (Tollit et al., 2009)</w:delText>
          </w:r>
        </w:del>
      </w:ins>
      <w:ins w:id="2199" w:author="Rebecca McIntosh" w:date="2021-10-28T16:36:00Z">
        <w:del w:id="2200" w:author="Natasha Hardy" w:date="2021-11-12T15:39:00Z">
          <w:r w:rsidR="0069327B" w:rsidRPr="00F61043" w:rsidDel="00241FDB">
            <w:rPr>
              <w:color w:val="000000"/>
              <w:highlight w:val="yellow"/>
              <w:rPrChange w:id="2201" w:author="Natasha Hardy" w:date="2021-11-29T18:33:00Z">
                <w:rPr>
                  <w:color w:val="000000"/>
                </w:rPr>
              </w:rPrChange>
            </w:rPr>
            <w:delText>.</w:delText>
          </w:r>
        </w:del>
      </w:ins>
      <w:ins w:id="2202" w:author="Rebecca McIntosh" w:date="2021-10-28T16:34:00Z">
        <w:del w:id="2203" w:author="Natasha Hardy" w:date="2021-11-12T15:39:00Z">
          <w:r w:rsidR="0069327B" w:rsidRPr="00F61043" w:rsidDel="00241FDB">
            <w:rPr>
              <w:color w:val="000000"/>
              <w:highlight w:val="yellow"/>
              <w:rPrChange w:id="2204" w:author="Natasha Hardy" w:date="2021-11-29T18:33:00Z">
                <w:rPr>
                  <w:color w:val="000000"/>
                </w:rPr>
              </w:rPrChange>
            </w:rPr>
            <w:delText xml:space="preserve"> </w:delText>
          </w:r>
        </w:del>
      </w:ins>
      <w:ins w:id="2205" w:author="Rebecca McIntosh" w:date="2021-10-28T15:42:00Z">
        <w:del w:id="2206" w:author="Natasha Hardy" w:date="2021-11-12T15:39:00Z">
          <w:r w:rsidR="00F373B9" w:rsidRPr="00F61043" w:rsidDel="00241FDB">
            <w:rPr>
              <w:color w:val="000000"/>
              <w:highlight w:val="yellow"/>
              <w:rPrChange w:id="2207" w:author="Natasha Hardy" w:date="2021-11-29T18:33:00Z">
                <w:rPr>
                  <w:color w:val="000000"/>
                </w:rPr>
              </w:rPrChange>
            </w:rPr>
            <w:delText xml:space="preserve">DNA found in the amorphous, soft parts of an animal </w:delText>
          </w:r>
        </w:del>
      </w:ins>
      <w:ins w:id="2208" w:author="Rebecca McIntosh" w:date="2021-10-28T15:43:00Z">
        <w:del w:id="2209" w:author="Natasha Hardy" w:date="2021-11-12T15:39:00Z">
          <w:r w:rsidR="00F373B9" w:rsidRPr="00F61043" w:rsidDel="00241FDB">
            <w:rPr>
              <w:color w:val="000000"/>
              <w:highlight w:val="yellow"/>
              <w:rPrChange w:id="2210" w:author="Natasha Hardy" w:date="2021-11-29T18:33:00Z">
                <w:rPr>
                  <w:color w:val="000000"/>
                </w:rPr>
              </w:rPrChange>
            </w:rPr>
            <w:delText>may be</w:delText>
          </w:r>
        </w:del>
      </w:ins>
      <w:ins w:id="2211" w:author="Rebecca McIntosh" w:date="2021-10-28T15:42:00Z">
        <w:del w:id="2212" w:author="Natasha Hardy" w:date="2021-11-12T15:39:00Z">
          <w:r w:rsidR="00F373B9" w:rsidRPr="00F61043" w:rsidDel="00241FDB">
            <w:rPr>
              <w:color w:val="000000"/>
              <w:highlight w:val="yellow"/>
              <w:rPrChange w:id="2213" w:author="Natasha Hardy" w:date="2021-11-29T18:33:00Z">
                <w:rPr>
                  <w:color w:val="000000"/>
                </w:rPr>
              </w:rPrChange>
            </w:rPr>
            <w:delText xml:space="preserve"> </w:delText>
          </w:r>
        </w:del>
      </w:ins>
      <w:ins w:id="2214" w:author="Rebecca McIntosh" w:date="2021-10-28T15:43:00Z">
        <w:del w:id="2215" w:author="Natasha Hardy" w:date="2021-11-12T15:39:00Z">
          <w:r w:rsidR="00F373B9" w:rsidRPr="00F61043" w:rsidDel="00241FDB">
            <w:rPr>
              <w:color w:val="000000"/>
              <w:highlight w:val="yellow"/>
              <w:rPrChange w:id="2216" w:author="Natasha Hardy" w:date="2021-11-29T18:33:00Z">
                <w:rPr>
                  <w:color w:val="000000"/>
                </w:rPr>
              </w:rPrChange>
            </w:rPr>
            <w:delText>more</w:delText>
          </w:r>
        </w:del>
      </w:ins>
      <w:ins w:id="2217" w:author="Rebecca McIntosh" w:date="2021-10-28T15:42:00Z">
        <w:del w:id="2218" w:author="Natasha Hardy" w:date="2021-11-12T15:39:00Z">
          <w:r w:rsidR="00F373B9" w:rsidRPr="00F61043" w:rsidDel="00241FDB">
            <w:rPr>
              <w:color w:val="000000"/>
              <w:highlight w:val="yellow"/>
              <w:rPrChange w:id="2219"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220" w:author="Rebecca McIntosh" w:date="2021-10-28T15:44:00Z">
        <w:del w:id="2221" w:author="Natasha Hardy" w:date="2021-11-12T15:39:00Z">
          <w:r w:rsidR="00F373B9" w:rsidRPr="00F61043" w:rsidDel="00241FDB">
            <w:rPr>
              <w:color w:val="000000"/>
              <w:highlight w:val="yellow"/>
              <w:rPrChange w:id="2222"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223" w:author="Rebecca McIntosh" w:date="2021-10-28T15:43:00Z">
        <w:del w:id="2224" w:author="Natasha Hardy" w:date="2021-11-12T15:39:00Z">
          <w:r w:rsidR="00F373B9" w:rsidRPr="00F61043" w:rsidDel="00241FDB">
            <w:rPr>
              <w:color w:val="000000"/>
              <w:highlight w:val="yellow"/>
              <w:rPrChange w:id="2225" w:author="Natasha Hardy" w:date="2021-11-29T18:33:00Z">
                <w:rPr>
                  <w:color w:val="000000"/>
                </w:rPr>
              </w:rPrChange>
            </w:rPr>
            <w:delText>Additionally, morphological remains such as feathers may be over-represented across fur seal scats</w:delText>
          </w:r>
        </w:del>
      </w:ins>
      <w:ins w:id="2226" w:author="Rebecca McIntosh" w:date="2021-10-29T13:07:00Z">
        <w:del w:id="2227" w:author="Natasha Hardy" w:date="2021-11-12T15:39:00Z">
          <w:r w:rsidR="000622E5" w:rsidRPr="00F61043" w:rsidDel="00241FDB">
            <w:rPr>
              <w:color w:val="000000"/>
              <w:highlight w:val="yellow"/>
              <w:rPrChange w:id="2228" w:author="Natasha Hardy" w:date="2021-11-29T18:33:00Z">
                <w:rPr>
                  <w:color w:val="000000"/>
                </w:rPr>
              </w:rPrChange>
            </w:rPr>
            <w:delText xml:space="preserve"> regardless of the method used to identify the taxon</w:delText>
          </w:r>
        </w:del>
      </w:ins>
      <w:ins w:id="2229" w:author="Rebecca McIntosh" w:date="2021-10-28T15:43:00Z">
        <w:del w:id="2230" w:author="Natasha Hardy" w:date="2021-11-12T15:39:00Z">
          <w:r w:rsidR="00F373B9" w:rsidRPr="00F61043" w:rsidDel="00241FDB">
            <w:rPr>
              <w:color w:val="000000"/>
              <w:highlight w:val="yellow"/>
              <w:rPrChange w:id="2231"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232"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233" w:author="Natasha Hardy" w:date="2021-11-29T18:33:00Z">
                <w:rPr>
                  <w:color w:val="000000"/>
                </w:rPr>
              </w:rPrChange>
            </w:rPr>
            <w:delText>Casper et al., 2007a; Tollit et al., 2009).</w:delText>
          </w:r>
        </w:del>
      </w:ins>
      <w:ins w:id="2234" w:author="Rebecca McIntosh" w:date="2021-10-28T15:45:00Z">
        <w:del w:id="2235" w:author="Natasha Hardy" w:date="2021-11-12T15:39:00Z">
          <w:r w:rsidR="00F373B9" w:rsidRPr="00F61043" w:rsidDel="00241FDB">
            <w:rPr>
              <w:color w:val="000000"/>
              <w:highlight w:val="yellow"/>
              <w:rPrChange w:id="2236" w:author="Natasha Hardy" w:date="2021-11-29T18:33:00Z">
                <w:rPr>
                  <w:color w:val="000000"/>
                </w:rPr>
              </w:rPrChange>
            </w:rPr>
            <w:delText xml:space="preserve"> </w:delText>
          </w:r>
        </w:del>
      </w:ins>
      <w:ins w:id="2237" w:author="Rebecca McIntosh" w:date="2021-10-28T13:41:00Z">
        <w:del w:id="2238" w:author="Natasha Hardy" w:date="2021-11-12T15:39:00Z">
          <w:r w:rsidR="0098500D" w:rsidRPr="00F61043" w:rsidDel="00241FDB">
            <w:rPr>
              <w:color w:val="000000"/>
              <w:highlight w:val="yellow"/>
              <w:rPrChange w:id="2239" w:author="Natasha Hardy" w:date="2021-11-29T18:33:00Z">
                <w:rPr>
                  <w:color w:val="000000"/>
                </w:rPr>
              </w:rPrChange>
            </w:rPr>
            <w:delText xml:space="preserve"> comparing DNA and hard-pa</w:delText>
          </w:r>
        </w:del>
      </w:ins>
      <w:ins w:id="2240" w:author="Rebecca McIntosh" w:date="2021-10-28T13:42:00Z">
        <w:del w:id="2241" w:author="Natasha Hardy" w:date="2021-11-12T15:39:00Z">
          <w:r w:rsidR="0098500D" w:rsidRPr="00F61043" w:rsidDel="00241FDB">
            <w:rPr>
              <w:color w:val="000000"/>
              <w:highlight w:val="yellow"/>
              <w:rPrChange w:id="2242" w:author="Natasha Hardy" w:date="2021-11-29T18:33:00Z">
                <w:rPr>
                  <w:color w:val="000000"/>
                </w:rPr>
              </w:rPrChange>
            </w:rPr>
            <w:delText>rts analyses</w:delText>
          </w:r>
        </w:del>
      </w:ins>
      <w:ins w:id="2243" w:author="Rebecca McIntosh" w:date="2021-10-28T13:48:00Z">
        <w:del w:id="2244" w:author="Natasha Hardy" w:date="2021-11-12T15:39:00Z">
          <w:r w:rsidR="00A14B3E" w:rsidRPr="00F61043" w:rsidDel="00241FDB">
            <w:rPr>
              <w:color w:val="000000"/>
              <w:highlight w:val="yellow"/>
              <w:rPrChange w:id="2245" w:author="Natasha Hardy" w:date="2021-11-29T18:33:00Z">
                <w:rPr>
                  <w:color w:val="000000"/>
                </w:rPr>
              </w:rPrChange>
            </w:rPr>
            <w:delText xml:space="preserve"> analyses</w:delText>
          </w:r>
        </w:del>
      </w:ins>
      <w:ins w:id="2246" w:author="Rebecca McIntosh" w:date="2021-10-28T13:42:00Z">
        <w:del w:id="2247" w:author="Natasha Hardy" w:date="2021-11-12T15:39:00Z">
          <w:r w:rsidR="0098500D" w:rsidRPr="00F61043" w:rsidDel="00241FDB">
            <w:rPr>
              <w:color w:val="000000"/>
              <w:highlight w:val="yellow"/>
              <w:rPrChange w:id="2248" w:author="Natasha Hardy" w:date="2021-11-29T18:33:00Z">
                <w:rPr>
                  <w:color w:val="000000"/>
                </w:rPr>
              </w:rPrChange>
            </w:rPr>
            <w:delText>in DNA methods</w:delText>
          </w:r>
        </w:del>
      </w:ins>
      <w:ins w:id="2249" w:author="Rebecca McIntosh" w:date="2021-10-28T16:38:00Z">
        <w:del w:id="2250" w:author="Natasha Hardy" w:date="2021-11-12T15:39:00Z">
          <w:r w:rsidR="0069327B" w:rsidRPr="00F61043" w:rsidDel="00241FDB">
            <w:rPr>
              <w:color w:val="000000"/>
              <w:highlight w:val="yellow"/>
              <w:rPrChange w:id="2251" w:author="Natasha Hardy" w:date="2021-11-29T18:33:00Z">
                <w:rPr>
                  <w:color w:val="000000"/>
                </w:rPr>
              </w:rPrChange>
            </w:rPr>
            <w:delText xml:space="preserve"> detected in our study</w:delText>
          </w:r>
        </w:del>
      </w:ins>
      <w:ins w:id="2252" w:author="Rebecca McIntosh" w:date="2021-10-28T13:42:00Z">
        <w:del w:id="2253" w:author="Natasha Hardy" w:date="2021-11-12T15:39:00Z">
          <w:r w:rsidR="0098500D" w:rsidRPr="00F61043" w:rsidDel="00241FDB">
            <w:rPr>
              <w:color w:val="000000"/>
              <w:highlight w:val="yellow"/>
              <w:rPrChange w:id="2254" w:author="Natasha Hardy" w:date="2021-11-29T18:33:00Z">
                <w:rPr>
                  <w:color w:val="000000"/>
                </w:rPr>
              </w:rPrChange>
            </w:rPr>
            <w:delText xml:space="preserve"> </w:delText>
          </w:r>
        </w:del>
      </w:ins>
      <w:ins w:id="2255" w:author="Rebecca McIntosh" w:date="2021-10-28T15:45:00Z">
        <w:del w:id="2256" w:author="Natasha Hardy" w:date="2021-11-12T15:39:00Z">
          <w:r w:rsidR="00F373B9" w:rsidRPr="00F61043" w:rsidDel="00241FDB">
            <w:rPr>
              <w:color w:val="000000"/>
              <w:highlight w:val="yellow"/>
              <w:rPrChange w:id="2257" w:author="Natasha Hardy" w:date="2021-11-29T18:33:00Z">
                <w:rPr>
                  <w:color w:val="000000"/>
                </w:rPr>
              </w:rPrChange>
            </w:rPr>
            <w:delText xml:space="preserve">have </w:delText>
          </w:r>
        </w:del>
      </w:ins>
      <w:ins w:id="2258" w:author="Rebecca McIntosh" w:date="2021-10-28T16:38:00Z">
        <w:del w:id="2259" w:author="Natasha Hardy" w:date="2021-11-12T15:39:00Z">
          <w:r w:rsidR="0069327B" w:rsidRPr="00F61043" w:rsidDel="00241FDB">
            <w:rPr>
              <w:color w:val="000000"/>
              <w:highlight w:val="yellow"/>
              <w:rPrChange w:id="2260" w:author="Natasha Hardy" w:date="2021-11-29T18:33:00Z">
                <w:rPr>
                  <w:color w:val="000000"/>
                </w:rPr>
              </w:rPrChange>
            </w:rPr>
            <w:delText xml:space="preserve">also </w:delText>
          </w:r>
        </w:del>
      </w:ins>
      <w:ins w:id="2261" w:author="Rebecca McIntosh" w:date="2021-10-28T15:45:00Z">
        <w:del w:id="2262" w:author="Natasha Hardy" w:date="2021-11-12T15:39:00Z">
          <w:r w:rsidR="00F373B9" w:rsidRPr="00F61043" w:rsidDel="00241FDB">
            <w:rPr>
              <w:color w:val="000000"/>
              <w:highlight w:val="yellow"/>
              <w:rPrChange w:id="2263" w:author="Natasha Hardy" w:date="2021-11-29T18:33:00Z">
                <w:rPr>
                  <w:color w:val="000000"/>
                </w:rPr>
              </w:rPrChange>
            </w:rPr>
            <w:delText>been</w:delText>
          </w:r>
        </w:del>
      </w:ins>
      <w:ins w:id="2264" w:author="Rebecca McIntosh" w:date="2021-10-28T13:49:00Z">
        <w:del w:id="2265" w:author="Natasha Hardy" w:date="2021-11-12T15:39:00Z">
          <w:r w:rsidR="00A14B3E" w:rsidRPr="00F61043" w:rsidDel="00241FDB">
            <w:rPr>
              <w:color w:val="000000"/>
              <w:highlight w:val="yellow"/>
              <w:rPrChange w:id="2266" w:author="Natasha Hardy" w:date="2021-11-29T18:33:00Z">
                <w:rPr>
                  <w:color w:val="000000"/>
                </w:rPr>
              </w:rPrChange>
            </w:rPr>
            <w:delText>reported</w:delText>
          </w:r>
        </w:del>
      </w:ins>
      <w:ins w:id="2267" w:author="Rebecca McIntosh" w:date="2021-10-28T15:45:00Z">
        <w:del w:id="2268" w:author="Natasha Hardy" w:date="2021-11-12T15:39:00Z">
          <w:r w:rsidR="00F373B9" w:rsidRPr="00F61043" w:rsidDel="00241FDB">
            <w:rPr>
              <w:color w:val="000000"/>
              <w:highlight w:val="yellow"/>
              <w:rPrChange w:id="2269" w:author="Natasha Hardy" w:date="2021-11-29T18:33:00Z">
                <w:rPr>
                  <w:color w:val="000000"/>
                </w:rPr>
              </w:rPrChange>
            </w:rPr>
            <w:delText xml:space="preserve">other </w:delText>
          </w:r>
        </w:del>
      </w:ins>
      <w:ins w:id="2270" w:author="Rebecca McIntosh" w:date="2021-10-29T13:08:00Z">
        <w:del w:id="2271" w:author="Natasha Hardy" w:date="2021-11-12T15:39:00Z">
          <w:r w:rsidR="000622E5" w:rsidRPr="00F61043" w:rsidDel="00241FDB">
            <w:rPr>
              <w:color w:val="000000"/>
              <w:highlight w:val="yellow"/>
              <w:rPrChange w:id="2272" w:author="Natasha Hardy" w:date="2021-11-29T18:33:00Z">
                <w:rPr>
                  <w:color w:val="000000"/>
                </w:rPr>
              </w:rPrChange>
            </w:rPr>
            <w:delText>, likely due to the reasons outlined previously</w:delText>
          </w:r>
        </w:del>
      </w:ins>
      <w:ins w:id="2273" w:author="Rebecca McIntosh" w:date="2021-10-28T13:42:00Z">
        <w:del w:id="2274" w:author="Natasha Hardy" w:date="2021-11-12T15:39:00Z">
          <w:r w:rsidR="0098500D" w:rsidRPr="00F61043" w:rsidDel="00241FDB">
            <w:rPr>
              <w:color w:val="000000"/>
              <w:highlight w:val="yellow"/>
              <w:rPrChange w:id="2275" w:author="Natasha Hardy" w:date="2021-11-29T18:33:00Z">
                <w:rPr>
                  <w:color w:val="000000"/>
                </w:rPr>
              </w:rPrChange>
            </w:rPr>
            <w:delText>(Tollit et al., 2009)</w:delText>
          </w:r>
        </w:del>
      </w:ins>
      <w:ins w:id="2276" w:author="Rebecca McIntosh" w:date="2021-10-28T13:43:00Z">
        <w:del w:id="2277" w:author="Natasha Hardy" w:date="2021-11-12T15:39:00Z">
          <w:r w:rsidR="0098500D" w:rsidRPr="00F61043" w:rsidDel="00241FDB">
            <w:rPr>
              <w:color w:val="000000"/>
              <w:highlight w:val="yellow"/>
              <w:rPrChange w:id="2278" w:author="Natasha Hardy" w:date="2021-11-29T18:33:00Z">
                <w:rPr>
                  <w:color w:val="000000"/>
                </w:rPr>
              </w:rPrChange>
            </w:rPr>
            <w:delText>.</w:delText>
          </w:r>
        </w:del>
      </w:ins>
      <w:ins w:id="2279" w:author="Nathan Bott" w:date="2021-11-08T09:57:00Z">
        <w:del w:id="2280" w:author="Natasha Hardy" w:date="2021-11-12T15:06:00Z">
          <w:r w:rsidR="00A37F2A" w:rsidRPr="00F61043" w:rsidDel="0092214A">
            <w:rPr>
              <w:color w:val="000000"/>
              <w:highlight w:val="yellow"/>
              <w:rPrChange w:id="2281" w:author="Natasha Hardy" w:date="2021-11-29T18:33:00Z">
                <w:rPr>
                  <w:color w:val="000000"/>
                </w:rPr>
              </w:rPrChange>
            </w:rPr>
            <w:delText>S</w:delText>
          </w:r>
        </w:del>
      </w:ins>
    </w:p>
    <w:p w14:paraId="1A44A9ED" w14:textId="0855AD0C" w:rsidR="00C51B84" w:rsidRPr="00F61043" w:rsidDel="00ED4B8D" w:rsidRDefault="00F373B9">
      <w:pPr>
        <w:ind w:firstLine="720"/>
        <w:rPr>
          <w:ins w:id="2282" w:author="Microsoft Office User" w:date="2021-10-14T10:35:00Z"/>
          <w:del w:id="2283" w:author="Natasha Hardy" w:date="2021-10-25T16:04:00Z"/>
          <w:color w:val="000000"/>
          <w:highlight w:val="yellow"/>
          <w:rPrChange w:id="2284" w:author="Natasha Hardy" w:date="2021-11-29T18:33:00Z">
            <w:rPr>
              <w:ins w:id="2285" w:author="Microsoft Office User" w:date="2021-10-14T10:35:00Z"/>
              <w:del w:id="2286" w:author="Natasha Hardy" w:date="2021-10-25T16:04:00Z"/>
              <w:color w:val="000000"/>
            </w:rPr>
          </w:rPrChange>
        </w:rPr>
      </w:pPr>
      <w:ins w:id="2287" w:author="Rebecca McIntosh" w:date="2021-10-28T15:45:00Z">
        <w:del w:id="2288" w:author="Natasha Hardy" w:date="2021-11-12T15:57:00Z">
          <w:r w:rsidRPr="00F61043" w:rsidDel="006879F9">
            <w:rPr>
              <w:color w:val="000000"/>
              <w:highlight w:val="yellow"/>
              <w:rPrChange w:id="2289" w:author="Natasha Hardy" w:date="2021-11-29T18:33:00Z">
                <w:rPr>
                  <w:color w:val="000000"/>
                </w:rPr>
              </w:rPrChange>
            </w:rPr>
            <w:tab/>
          </w:r>
        </w:del>
      </w:ins>
      <w:ins w:id="2290" w:author="Nathan Bott" w:date="2021-11-08T09:57:00Z">
        <w:del w:id="2291" w:author="Natasha Hardy" w:date="2021-11-12T15:57:00Z">
          <w:r w:rsidR="00CE68F5" w:rsidRPr="00F61043" w:rsidDel="006879F9">
            <w:rPr>
              <w:color w:val="000000"/>
              <w:highlight w:val="yellow"/>
              <w:rPrChange w:id="2292" w:author="Natasha Hardy" w:date="2021-11-29T18:33:00Z">
                <w:rPr>
                  <w:color w:val="000000"/>
                </w:rPr>
              </w:rPrChange>
            </w:rPr>
            <w:delText>followed</w:delText>
          </w:r>
        </w:del>
      </w:ins>
      <w:ins w:id="2293" w:author="Nathan Bott" w:date="2021-11-08T09:39:00Z">
        <w:del w:id="2294" w:author="Natasha Hardy" w:date="2021-11-12T15:57:00Z">
          <w:r w:rsidR="007D4061" w:rsidRPr="00F61043" w:rsidDel="006879F9">
            <w:rPr>
              <w:color w:val="000000"/>
              <w:highlight w:val="yellow"/>
              <w:rPrChange w:id="2295" w:author="Natasha Hardy" w:date="2021-11-29T18:33:00Z">
                <w:rPr>
                  <w:color w:val="000000"/>
                </w:rPr>
              </w:rPrChange>
            </w:rPr>
            <w:delText>.</w:delText>
          </w:r>
        </w:del>
      </w:ins>
      <w:ins w:id="2296" w:author="Nathan Bott" w:date="2021-11-08T09:57:00Z">
        <w:del w:id="2297" w:author="Natasha Hardy" w:date="2021-11-12T15:57:00Z">
          <w:r w:rsidR="00CE68F5" w:rsidRPr="00F61043" w:rsidDel="006879F9">
            <w:rPr>
              <w:color w:val="000000"/>
              <w:highlight w:val="yellow"/>
              <w:rPrChange w:id="2298" w:author="Natasha Hardy" w:date="2021-11-29T18:33:00Z">
                <w:rPr>
                  <w:color w:val="000000"/>
                </w:rPr>
              </w:rPrChange>
            </w:rPr>
            <w:delText xml:space="preserve"> </w:delText>
          </w:r>
        </w:del>
      </w:ins>
      <w:ins w:id="2299" w:author="Nathan Bott" w:date="2021-11-08T09:39:00Z">
        <w:del w:id="2300" w:author="Natasha Hardy" w:date="2021-11-12T15:57:00Z">
          <w:r w:rsidR="007D4061" w:rsidRPr="00F61043" w:rsidDel="006879F9">
            <w:rPr>
              <w:color w:val="000000"/>
              <w:highlight w:val="yellow"/>
              <w:rPrChange w:id="2301" w:author="Natasha Hardy" w:date="2021-11-29T18:33:00Z">
                <w:rPr>
                  <w:color w:val="000000"/>
                </w:rPr>
              </w:rPrChange>
            </w:rPr>
            <w:delText>W</w:delText>
          </w:r>
        </w:del>
      </w:ins>
      <w:commentRangeStart w:id="2302"/>
      <w:commentRangeEnd w:id="2302"/>
      <w:del w:id="2303" w:author="Natasha Hardy" w:date="2021-11-12T15:57:00Z">
        <w:r w:rsidR="004F31A1" w:rsidRPr="00F61043" w:rsidDel="006879F9">
          <w:rPr>
            <w:rStyle w:val="CommentReference"/>
            <w:highlight w:val="yellow"/>
            <w:rPrChange w:id="2304" w:author="Natasha Hardy" w:date="2021-11-29T18:33:00Z">
              <w:rPr>
                <w:rStyle w:val="CommentReference"/>
              </w:rPr>
            </w:rPrChange>
          </w:rPr>
          <w:commentReference w:id="2302"/>
        </w:r>
      </w:del>
      <w:ins w:id="2305" w:author="Nathan Bott" w:date="2021-11-08T09:38:00Z">
        <w:del w:id="2306" w:author="Natasha Hardy" w:date="2021-11-12T15:57:00Z">
          <w:r w:rsidR="007D4061" w:rsidRPr="00F61043" w:rsidDel="006879F9">
            <w:rPr>
              <w:color w:val="000000"/>
              <w:highlight w:val="yellow"/>
              <w:rPrChange w:id="2307" w:author="Natasha Hardy" w:date="2021-11-29T18:33:00Z">
                <w:rPr>
                  <w:color w:val="000000"/>
                </w:rPr>
              </w:rPrChange>
            </w:rPr>
            <w:delText>and .S</w:delText>
          </w:r>
        </w:del>
      </w:ins>
      <w:commentRangeStart w:id="2308"/>
      <w:commentRangeEnd w:id="2308"/>
      <w:del w:id="2309" w:author="Natasha Hardy" w:date="2021-11-12T15:57:00Z">
        <w:r w:rsidR="00846E15" w:rsidRPr="00F61043" w:rsidDel="006879F9">
          <w:rPr>
            <w:rStyle w:val="CommentReference"/>
            <w:highlight w:val="yellow"/>
            <w:rPrChange w:id="2310" w:author="Natasha Hardy" w:date="2021-11-29T18:33:00Z">
              <w:rPr>
                <w:rStyle w:val="CommentReference"/>
              </w:rPr>
            </w:rPrChange>
          </w:rPr>
          <w:commentReference w:id="2308"/>
        </w:r>
      </w:del>
      <w:ins w:id="2311" w:author="Microsoft Office User" w:date="2021-10-14T07:46:00Z">
        <w:del w:id="2312" w:author="Natasha Hardy" w:date="2021-11-12T15:57:00Z">
          <w:r w:rsidR="00E14367" w:rsidRPr="00F61043" w:rsidDel="006879F9">
            <w:rPr>
              <w:color w:val="000000"/>
              <w:highlight w:val="yellow"/>
              <w:rPrChange w:id="2313" w:author="Natasha Hardy" w:date="2021-11-29T18:33:00Z">
                <w:rPr>
                  <w:color w:val="000000"/>
                </w:rPr>
              </w:rPrChange>
            </w:rPr>
            <w:delText xml:space="preserve">This could be for </w:delText>
          </w:r>
        </w:del>
      </w:ins>
      <w:ins w:id="2314" w:author="Microsoft Office User" w:date="2021-10-14T10:33:00Z">
        <w:del w:id="2315" w:author="Natasha Hardy" w:date="2021-11-12T15:57:00Z">
          <w:r w:rsidR="00C51B84" w:rsidRPr="00F61043" w:rsidDel="006879F9">
            <w:rPr>
              <w:color w:val="000000"/>
              <w:highlight w:val="yellow"/>
              <w:rPrChange w:id="2316" w:author="Natasha Hardy" w:date="2021-11-29T18:33:00Z">
                <w:rPr>
                  <w:color w:val="000000"/>
                </w:rPr>
              </w:rPrChange>
            </w:rPr>
            <w:delText xml:space="preserve">a couple of </w:delText>
          </w:r>
        </w:del>
      </w:ins>
      <w:ins w:id="2317" w:author="Microsoft Office User" w:date="2021-10-14T07:46:00Z">
        <w:del w:id="2318" w:author="Natasha Hardy" w:date="2021-11-12T15:57:00Z">
          <w:r w:rsidR="00E14367" w:rsidRPr="00F61043" w:rsidDel="006879F9">
            <w:rPr>
              <w:color w:val="000000"/>
              <w:highlight w:val="yellow"/>
              <w:rPrChange w:id="2319" w:author="Natasha Hardy" w:date="2021-11-29T18:33:00Z">
                <w:rPr>
                  <w:color w:val="000000"/>
                </w:rPr>
              </w:rPrChange>
            </w:rPr>
            <w:delText xml:space="preserve">reasons: Firstly, </w:delText>
          </w:r>
        </w:del>
      </w:ins>
      <w:ins w:id="2320" w:author="Microsoft Office User" w:date="2021-10-14T07:45:00Z">
        <w:del w:id="2321" w:author="Natasha Hardy" w:date="2021-11-12T15:57:00Z">
          <w:r w:rsidR="00E14367" w:rsidRPr="00F61043" w:rsidDel="006879F9">
            <w:rPr>
              <w:color w:val="000000"/>
              <w:highlight w:val="yellow"/>
              <w:rPrChange w:id="2322" w:author="Natasha Hardy" w:date="2021-11-29T18:33:00Z">
                <w:rPr>
                  <w:color w:val="000000"/>
                </w:rPr>
              </w:rPrChange>
            </w:rPr>
            <w:delText>DNA found in</w:delText>
          </w:r>
        </w:del>
      </w:ins>
      <w:ins w:id="2323" w:author="Microsoft Office User" w:date="2021-10-14T07:46:00Z">
        <w:del w:id="2324" w:author="Natasha Hardy" w:date="2021-11-12T15:57:00Z">
          <w:r w:rsidR="00E14367" w:rsidRPr="00F61043" w:rsidDel="006879F9">
            <w:rPr>
              <w:color w:val="000000"/>
              <w:highlight w:val="yellow"/>
              <w:rPrChange w:id="2325" w:author="Natasha Hardy" w:date="2021-11-29T18:33:00Z">
                <w:rPr>
                  <w:color w:val="000000"/>
                </w:rPr>
              </w:rPrChange>
            </w:rPr>
            <w:delText xml:space="preserve"> the soft parts of </w:delText>
          </w:r>
        </w:del>
      </w:ins>
      <w:ins w:id="2326" w:author="Microsoft Office User" w:date="2021-10-14T07:47:00Z">
        <w:del w:id="2327" w:author="Natasha Hardy" w:date="2021-11-12T15:57:00Z">
          <w:r w:rsidR="00E14367" w:rsidRPr="00F61043" w:rsidDel="006879F9">
            <w:rPr>
              <w:color w:val="000000"/>
              <w:highlight w:val="yellow"/>
              <w:rPrChange w:id="2328" w:author="Natasha Hardy" w:date="2021-11-29T18:33:00Z">
                <w:rPr>
                  <w:color w:val="000000"/>
                </w:rPr>
              </w:rPrChange>
            </w:rPr>
            <w:delText>an</w:delText>
          </w:r>
        </w:del>
      </w:ins>
      <w:ins w:id="2329" w:author="Microsoft Office User" w:date="2021-10-14T07:46:00Z">
        <w:del w:id="2330" w:author="Natasha Hardy" w:date="2021-11-12T15:57:00Z">
          <w:r w:rsidR="00E14367" w:rsidRPr="00F61043" w:rsidDel="006879F9">
            <w:rPr>
              <w:color w:val="000000"/>
              <w:highlight w:val="yellow"/>
              <w:rPrChange w:id="2331" w:author="Natasha Hardy" w:date="2021-11-29T18:33:00Z">
                <w:rPr>
                  <w:color w:val="000000"/>
                </w:rPr>
              </w:rPrChange>
            </w:rPr>
            <w:delText xml:space="preserve"> animal is readily available and easily amplified</w:delText>
          </w:r>
        </w:del>
      </w:ins>
      <w:ins w:id="2332" w:author="Nathan Bott" w:date="2021-11-08T09:35:00Z">
        <w:del w:id="2333" w:author="Natasha Hardy" w:date="2021-11-12T15:57:00Z">
          <w:r w:rsidR="007D4061" w:rsidRPr="00F61043" w:rsidDel="006879F9">
            <w:rPr>
              <w:color w:val="000000"/>
              <w:highlight w:val="yellow"/>
              <w:rPrChange w:id="2334" w:author="Natasha Hardy" w:date="2021-11-29T18:33:00Z">
                <w:rPr>
                  <w:color w:val="000000"/>
                </w:rPr>
              </w:rPrChange>
            </w:rPr>
            <w:delText>. C</w:delText>
          </w:r>
        </w:del>
      </w:ins>
      <w:ins w:id="2335" w:author="Microsoft Office User" w:date="2021-10-14T07:47:00Z">
        <w:del w:id="2336" w:author="Natasha Hardy" w:date="2021-10-25T16:04:00Z">
          <w:r w:rsidR="00E14367" w:rsidRPr="00F61043" w:rsidDel="00ED4B8D">
            <w:rPr>
              <w:color w:val="000000"/>
              <w:highlight w:val="yellow"/>
              <w:rPrChange w:id="2337" w:author="Natasha Hardy" w:date="2021-11-29T18:33:00Z">
                <w:rPr>
                  <w:color w:val="000000"/>
                </w:rPr>
              </w:rPrChange>
            </w:rPr>
            <w:delText>. However</w:delText>
          </w:r>
        </w:del>
      </w:ins>
      <w:ins w:id="2338" w:author="Microsoft Office User" w:date="2021-10-14T10:27:00Z">
        <w:del w:id="2339" w:author="Natasha Hardy" w:date="2021-10-25T16:04:00Z">
          <w:r w:rsidR="00C51B84" w:rsidRPr="00F61043" w:rsidDel="00ED4B8D">
            <w:rPr>
              <w:color w:val="000000"/>
              <w:highlight w:val="yellow"/>
              <w:rPrChange w:id="2340" w:author="Natasha Hardy" w:date="2021-11-29T18:33:00Z">
                <w:rPr>
                  <w:color w:val="000000"/>
                </w:rPr>
              </w:rPrChange>
            </w:rPr>
            <w:delText>,</w:delText>
          </w:r>
        </w:del>
      </w:ins>
      <w:ins w:id="2341" w:author="Microsoft Office User" w:date="2021-10-14T07:47:00Z">
        <w:del w:id="2342" w:author="Natasha Hardy" w:date="2021-10-25T16:04:00Z">
          <w:r w:rsidR="00E14367" w:rsidRPr="00F61043" w:rsidDel="00ED4B8D">
            <w:rPr>
              <w:color w:val="000000"/>
              <w:highlight w:val="yellow"/>
              <w:rPrChange w:id="2343" w:author="Natasha Hardy" w:date="2021-11-29T18:33:00Z">
                <w:rPr>
                  <w:color w:val="000000"/>
                </w:rPr>
              </w:rPrChange>
            </w:rPr>
            <w:delText xml:space="preserve"> as these </w:delText>
          </w:r>
        </w:del>
      </w:ins>
      <w:ins w:id="2344" w:author="Microsoft Office User" w:date="2021-10-14T10:29:00Z">
        <w:del w:id="2345" w:author="Natasha Hardy" w:date="2021-10-25T16:04:00Z">
          <w:r w:rsidR="00C51B84" w:rsidRPr="00F61043" w:rsidDel="00ED4B8D">
            <w:rPr>
              <w:color w:val="000000"/>
              <w:highlight w:val="yellow"/>
              <w:rPrChange w:id="2346" w:author="Natasha Hardy" w:date="2021-11-29T18:33:00Z">
                <w:rPr>
                  <w:color w:val="000000"/>
                </w:rPr>
              </w:rPrChange>
            </w:rPr>
            <w:delText xml:space="preserve">soft </w:delText>
          </w:r>
        </w:del>
      </w:ins>
      <w:ins w:id="2347" w:author="Microsoft Office User" w:date="2021-10-14T07:47:00Z">
        <w:del w:id="2348" w:author="Natasha Hardy" w:date="2021-10-25T16:04:00Z">
          <w:r w:rsidR="00E14367" w:rsidRPr="00F61043" w:rsidDel="00ED4B8D">
            <w:rPr>
              <w:color w:val="000000"/>
              <w:highlight w:val="yellow"/>
              <w:rPrChange w:id="2349" w:author="Natasha Hardy" w:date="2021-11-29T18:33:00Z">
                <w:rPr>
                  <w:color w:val="000000"/>
                </w:rPr>
              </w:rPrChange>
            </w:rPr>
            <w:delText>parts age</w:delText>
          </w:r>
        </w:del>
      </w:ins>
      <w:ins w:id="2350" w:author="Microsoft Office User" w:date="2021-10-14T10:29:00Z">
        <w:del w:id="2351" w:author="Natasha Hardy" w:date="2021-10-25T16:04:00Z">
          <w:r w:rsidR="00C51B84" w:rsidRPr="00F61043" w:rsidDel="00ED4B8D">
            <w:rPr>
              <w:color w:val="000000"/>
              <w:highlight w:val="yellow"/>
              <w:rPrChange w:id="2352" w:author="Natasha Hardy" w:date="2021-11-29T18:33:00Z">
                <w:rPr>
                  <w:color w:val="000000"/>
                </w:rPr>
              </w:rPrChange>
            </w:rPr>
            <w:delText>,</w:delText>
          </w:r>
        </w:del>
      </w:ins>
      <w:ins w:id="2353" w:author="Microsoft Office User" w:date="2021-10-14T07:47:00Z">
        <w:del w:id="2354" w:author="Natasha Hardy" w:date="2021-10-25T16:04:00Z">
          <w:r w:rsidR="00E14367" w:rsidRPr="00F61043" w:rsidDel="00ED4B8D">
            <w:rPr>
              <w:color w:val="000000"/>
              <w:highlight w:val="yellow"/>
              <w:rPrChange w:id="2355" w:author="Natasha Hardy" w:date="2021-11-29T18:33:00Z">
                <w:rPr>
                  <w:color w:val="000000"/>
                </w:rPr>
              </w:rPrChange>
            </w:rPr>
            <w:delText xml:space="preserve"> </w:delText>
          </w:r>
        </w:del>
      </w:ins>
      <w:ins w:id="2356" w:author="Microsoft Office User" w:date="2021-10-14T07:48:00Z">
        <w:del w:id="2357" w:author="Natasha Hardy" w:date="2021-10-25T16:04:00Z">
          <w:r w:rsidR="00E14367" w:rsidRPr="00F61043" w:rsidDel="00ED4B8D">
            <w:rPr>
              <w:color w:val="000000"/>
              <w:highlight w:val="yellow"/>
              <w:rPrChange w:id="2358" w:author="Natasha Hardy" w:date="2021-11-29T18:33:00Z">
                <w:rPr>
                  <w:color w:val="000000"/>
                </w:rPr>
              </w:rPrChange>
            </w:rPr>
            <w:delText>and are digested</w:delText>
          </w:r>
        </w:del>
      </w:ins>
      <w:ins w:id="2359" w:author="Microsoft Office User" w:date="2021-10-14T10:29:00Z">
        <w:del w:id="2360" w:author="Natasha Hardy" w:date="2021-10-25T16:04:00Z">
          <w:r w:rsidR="00C51B84" w:rsidRPr="00F61043" w:rsidDel="00ED4B8D">
            <w:rPr>
              <w:color w:val="000000"/>
              <w:highlight w:val="yellow"/>
              <w:rPrChange w:id="2361" w:author="Natasha Hardy" w:date="2021-11-29T18:33:00Z">
                <w:rPr>
                  <w:color w:val="000000"/>
                </w:rPr>
              </w:rPrChange>
            </w:rPr>
            <w:delText>,</w:delText>
          </w:r>
        </w:del>
      </w:ins>
      <w:ins w:id="2362" w:author="Microsoft Office User" w:date="2021-10-14T07:48:00Z">
        <w:del w:id="2363" w:author="Natasha Hardy" w:date="2021-10-25T16:04:00Z">
          <w:r w:rsidR="00E14367" w:rsidRPr="00F61043" w:rsidDel="00ED4B8D">
            <w:rPr>
              <w:color w:val="000000"/>
              <w:highlight w:val="yellow"/>
              <w:rPrChange w:id="2364" w:author="Natasha Hardy" w:date="2021-11-29T18:33:00Z">
                <w:rPr>
                  <w:color w:val="000000"/>
                </w:rPr>
              </w:rPrChange>
            </w:rPr>
            <w:delText xml:space="preserve"> </w:delText>
          </w:r>
        </w:del>
      </w:ins>
      <w:ins w:id="2365" w:author="Microsoft Office User" w:date="2021-10-14T07:47:00Z">
        <w:del w:id="2366" w:author="Natasha Hardy" w:date="2021-10-25T16:04:00Z">
          <w:r w:rsidR="00E14367" w:rsidRPr="00F61043" w:rsidDel="00ED4B8D">
            <w:rPr>
              <w:color w:val="000000"/>
              <w:highlight w:val="yellow"/>
              <w:rPrChange w:id="2367" w:author="Natasha Hardy" w:date="2021-11-29T18:33:00Z">
                <w:rPr>
                  <w:color w:val="000000"/>
                </w:rPr>
              </w:rPrChange>
            </w:rPr>
            <w:delText>the</w:delText>
          </w:r>
        </w:del>
      </w:ins>
      <w:ins w:id="2368" w:author="Microsoft Office User" w:date="2021-10-14T07:48:00Z">
        <w:del w:id="2369" w:author="Natasha Hardy" w:date="2021-10-25T16:04:00Z">
          <w:r w:rsidR="00E14367" w:rsidRPr="00F61043" w:rsidDel="00ED4B8D">
            <w:rPr>
              <w:color w:val="000000"/>
              <w:highlight w:val="yellow"/>
              <w:rPrChange w:id="2370" w:author="Natasha Hardy" w:date="2021-11-29T18:33:00Z">
                <w:rPr>
                  <w:color w:val="000000"/>
                </w:rPr>
              </w:rPrChange>
            </w:rPr>
            <w:delText xml:space="preserve"> DNA </w:delText>
          </w:r>
        </w:del>
      </w:ins>
      <w:ins w:id="2371" w:author="Microsoft Office User" w:date="2021-10-14T10:29:00Z">
        <w:del w:id="2372" w:author="Natasha Hardy" w:date="2021-10-25T16:04:00Z">
          <w:r w:rsidR="00C51B84" w:rsidRPr="00F61043" w:rsidDel="00ED4B8D">
            <w:rPr>
              <w:color w:val="000000"/>
              <w:highlight w:val="yellow"/>
              <w:rPrChange w:id="2373" w:author="Natasha Hardy" w:date="2021-11-29T18:33:00Z">
                <w:rPr>
                  <w:color w:val="000000"/>
                </w:rPr>
              </w:rPrChange>
            </w:rPr>
            <w:delText>degrades. So</w:delText>
          </w:r>
        </w:del>
      </w:ins>
      <w:ins w:id="2374" w:author="Microsoft Office User" w:date="2021-10-14T10:32:00Z">
        <w:del w:id="2375" w:author="Natasha Hardy" w:date="2021-10-25T16:04:00Z">
          <w:r w:rsidR="00C51B84" w:rsidRPr="00F61043" w:rsidDel="00ED4B8D">
            <w:rPr>
              <w:color w:val="000000"/>
              <w:highlight w:val="yellow"/>
              <w:rPrChange w:id="2376" w:author="Natasha Hardy" w:date="2021-11-29T18:33:00Z">
                <w:rPr>
                  <w:color w:val="000000"/>
                </w:rPr>
              </w:rPrChange>
            </w:rPr>
            <w:delText>,</w:delText>
          </w:r>
        </w:del>
      </w:ins>
      <w:ins w:id="2377" w:author="Microsoft Office User" w:date="2021-10-14T10:30:00Z">
        <w:del w:id="2378" w:author="Natasha Hardy" w:date="2021-10-25T16:04:00Z">
          <w:r w:rsidR="00C51B84" w:rsidRPr="00F61043" w:rsidDel="00ED4B8D">
            <w:rPr>
              <w:color w:val="000000"/>
              <w:highlight w:val="yellow"/>
              <w:rPrChange w:id="2379" w:author="Natasha Hardy" w:date="2021-11-29T18:33:00Z">
                <w:rPr>
                  <w:color w:val="000000"/>
                </w:rPr>
              </w:rPrChange>
            </w:rPr>
            <w:delText xml:space="preserve"> in many case</w:delText>
          </w:r>
        </w:del>
      </w:ins>
      <w:ins w:id="2380" w:author="Microsoft Office User" w:date="2021-10-14T10:33:00Z">
        <w:del w:id="2381" w:author="Natasha Hardy" w:date="2021-10-25T16:04:00Z">
          <w:r w:rsidR="00C51B84" w:rsidRPr="00F61043" w:rsidDel="00ED4B8D">
            <w:rPr>
              <w:color w:val="000000"/>
              <w:highlight w:val="yellow"/>
              <w:rPrChange w:id="2382" w:author="Natasha Hardy" w:date="2021-11-29T18:33:00Z">
                <w:rPr>
                  <w:color w:val="000000"/>
                </w:rPr>
              </w:rPrChange>
            </w:rPr>
            <w:delText>s</w:delText>
          </w:r>
        </w:del>
      </w:ins>
      <w:ins w:id="2383" w:author="Microsoft Office User" w:date="2021-10-14T10:29:00Z">
        <w:del w:id="2384" w:author="Natasha Hardy" w:date="2021-10-25T16:04:00Z">
          <w:r w:rsidR="00C51B84" w:rsidRPr="00F61043" w:rsidDel="00ED4B8D">
            <w:rPr>
              <w:color w:val="000000"/>
              <w:highlight w:val="yellow"/>
              <w:rPrChange w:id="2385" w:author="Natasha Hardy" w:date="2021-11-29T18:33:00Z">
                <w:rPr>
                  <w:color w:val="000000"/>
                </w:rPr>
              </w:rPrChange>
            </w:rPr>
            <w:delText>,</w:delText>
          </w:r>
        </w:del>
      </w:ins>
      <w:ins w:id="2386" w:author="Microsoft Office User" w:date="2021-10-14T10:27:00Z">
        <w:del w:id="2387" w:author="Natasha Hardy" w:date="2021-10-25T16:04:00Z">
          <w:r w:rsidR="00C51B84" w:rsidRPr="00F61043" w:rsidDel="00ED4B8D">
            <w:rPr>
              <w:color w:val="000000"/>
              <w:highlight w:val="yellow"/>
              <w:rPrChange w:id="2388" w:author="Natasha Hardy" w:date="2021-11-29T18:33:00Z">
                <w:rPr>
                  <w:color w:val="000000"/>
                </w:rPr>
              </w:rPrChange>
            </w:rPr>
            <w:delText xml:space="preserve"> </w:delText>
          </w:r>
        </w:del>
      </w:ins>
      <w:ins w:id="2389" w:author="Microsoft Office User" w:date="2021-10-14T10:28:00Z">
        <w:del w:id="2390" w:author="Natasha Hardy" w:date="2021-10-25T16:04:00Z">
          <w:r w:rsidR="00C51B84" w:rsidRPr="00F61043" w:rsidDel="00ED4B8D">
            <w:rPr>
              <w:color w:val="000000"/>
              <w:highlight w:val="yellow"/>
              <w:rPrChange w:id="2391" w:author="Natasha Hardy" w:date="2021-11-29T18:33:00Z">
                <w:rPr>
                  <w:color w:val="000000"/>
                </w:rPr>
              </w:rPrChange>
            </w:rPr>
            <w:delText xml:space="preserve">while the </w:delText>
          </w:r>
        </w:del>
      </w:ins>
      <w:ins w:id="2392" w:author="Microsoft Office User" w:date="2021-10-14T14:17:00Z">
        <w:del w:id="2393" w:author="Natasha Hardy" w:date="2021-10-25T16:04:00Z">
          <w:r w:rsidR="0023146B" w:rsidRPr="00F61043" w:rsidDel="00ED4B8D">
            <w:rPr>
              <w:color w:val="000000"/>
              <w:highlight w:val="yellow"/>
              <w:rPrChange w:id="2394" w:author="Natasha Hardy" w:date="2021-11-29T18:33:00Z">
                <w:rPr>
                  <w:color w:val="000000"/>
                </w:rPr>
              </w:rPrChange>
            </w:rPr>
            <w:delText xml:space="preserve">hard </w:delText>
          </w:r>
        </w:del>
      </w:ins>
      <w:ins w:id="2395" w:author="Microsoft Office User" w:date="2021-10-14T10:28:00Z">
        <w:del w:id="2396" w:author="Natasha Hardy" w:date="2021-10-25T16:04:00Z">
          <w:r w:rsidR="00C51B84" w:rsidRPr="00F61043" w:rsidDel="00ED4B8D">
            <w:rPr>
              <w:color w:val="000000"/>
              <w:highlight w:val="yellow"/>
              <w:rPrChange w:id="2397" w:author="Natasha Hardy" w:date="2021-11-29T18:33:00Z">
                <w:rPr>
                  <w:color w:val="000000"/>
                </w:rPr>
              </w:rPrChange>
            </w:rPr>
            <w:delText xml:space="preserve">parts take longer to pass after a meal and can be </w:delText>
          </w:r>
        </w:del>
      </w:ins>
      <w:ins w:id="2398" w:author="Microsoft Office User" w:date="2021-10-14T10:30:00Z">
        <w:del w:id="2399" w:author="Natasha Hardy" w:date="2021-10-25T16:04:00Z">
          <w:r w:rsidR="00C51B84" w:rsidRPr="00F61043" w:rsidDel="00ED4B8D">
            <w:rPr>
              <w:color w:val="000000"/>
              <w:highlight w:val="yellow"/>
              <w:rPrChange w:id="2400" w:author="Natasha Hardy" w:date="2021-11-29T18:33:00Z">
                <w:rPr>
                  <w:color w:val="000000"/>
                </w:rPr>
              </w:rPrChange>
            </w:rPr>
            <w:delText>seen</w:delText>
          </w:r>
        </w:del>
      </w:ins>
      <w:ins w:id="2401" w:author="Microsoft Office User" w:date="2021-10-14T14:02:00Z">
        <w:del w:id="2402" w:author="Natasha Hardy" w:date="2021-10-25T16:04:00Z">
          <w:r w:rsidR="00594537" w:rsidRPr="00F61043" w:rsidDel="00ED4B8D">
            <w:rPr>
              <w:color w:val="000000"/>
              <w:highlight w:val="yellow"/>
              <w:rPrChange w:id="2403" w:author="Natasha Hardy" w:date="2021-11-29T18:33:00Z">
                <w:rPr>
                  <w:color w:val="000000"/>
                </w:rPr>
              </w:rPrChange>
            </w:rPr>
            <w:delText xml:space="preserve"> for longer</w:delText>
          </w:r>
        </w:del>
      </w:ins>
      <w:ins w:id="2404" w:author="Microsoft Office User" w:date="2021-10-14T10:30:00Z">
        <w:del w:id="2405" w:author="Natasha Hardy" w:date="2021-10-25T16:04:00Z">
          <w:r w:rsidR="00C51B84" w:rsidRPr="00F61043" w:rsidDel="00ED4B8D">
            <w:rPr>
              <w:color w:val="000000"/>
              <w:highlight w:val="yellow"/>
              <w:rPrChange w:id="2406" w:author="Natasha Hardy" w:date="2021-11-29T18:33:00Z">
                <w:rPr>
                  <w:color w:val="000000"/>
                </w:rPr>
              </w:rPrChange>
            </w:rPr>
            <w:delText xml:space="preserve">, the soft parts have already passed through the digestive tract and any </w:delText>
          </w:r>
        </w:del>
      </w:ins>
      <w:ins w:id="2407" w:author="Microsoft Office User" w:date="2021-10-14T10:31:00Z">
        <w:del w:id="2408" w:author="Natasha Hardy" w:date="2021-10-25T16:04:00Z">
          <w:r w:rsidR="00C51B84" w:rsidRPr="00F61043" w:rsidDel="00ED4B8D">
            <w:rPr>
              <w:color w:val="000000"/>
              <w:highlight w:val="yellow"/>
              <w:rPrChange w:id="2409" w:author="Natasha Hardy" w:date="2021-11-29T18:33:00Z">
                <w:rPr>
                  <w:color w:val="000000"/>
                </w:rPr>
              </w:rPrChange>
            </w:rPr>
            <w:delText>remains are unlikely to be detected using eDNA methodologies</w:delText>
          </w:r>
        </w:del>
      </w:ins>
      <w:ins w:id="2410" w:author="Microsoft Office User" w:date="2021-10-14T10:32:00Z">
        <w:del w:id="2411" w:author="Natasha Hardy" w:date="2021-10-25T16:04:00Z">
          <w:r w:rsidR="00C51B84" w:rsidRPr="00F61043" w:rsidDel="00ED4B8D">
            <w:rPr>
              <w:color w:val="000000"/>
              <w:highlight w:val="yellow"/>
              <w:rPrChange w:id="2412" w:author="Natasha Hardy" w:date="2021-11-29T18:33:00Z">
                <w:rPr>
                  <w:color w:val="000000"/>
                </w:rPr>
              </w:rPrChange>
            </w:rPr>
            <w:delText>.</w:delText>
          </w:r>
        </w:del>
      </w:ins>
      <w:ins w:id="2413" w:author="Microsoft Office User" w:date="2021-10-14T10:34:00Z">
        <w:del w:id="2414" w:author="Natasha Hardy" w:date="2021-10-25T16:04:00Z">
          <w:r w:rsidR="00C51B84" w:rsidRPr="00F61043" w:rsidDel="00ED4B8D">
            <w:rPr>
              <w:color w:val="000000"/>
              <w:highlight w:val="yellow"/>
              <w:rPrChange w:id="2415" w:author="Natasha Hardy" w:date="2021-11-29T18:33:00Z">
                <w:rPr>
                  <w:color w:val="000000"/>
                </w:rPr>
              </w:rPrChange>
            </w:rPr>
            <w:delText xml:space="preserve"> The extraction of DNA from feather and bone requires </w:delText>
          </w:r>
        </w:del>
        <w:del w:id="2416" w:author="Natasha Hardy" w:date="2021-10-25T16:00:00Z">
          <w:r w:rsidR="00C51B84" w:rsidRPr="00F61043" w:rsidDel="00ED4B8D">
            <w:rPr>
              <w:color w:val="000000"/>
              <w:highlight w:val="yellow"/>
              <w:rPrChange w:id="2417" w:author="Natasha Hardy" w:date="2021-11-29T18:33:00Z">
                <w:rPr>
                  <w:color w:val="000000"/>
                </w:rPr>
              </w:rPrChange>
            </w:rPr>
            <w:delText xml:space="preserve">a different process than that </w:delText>
          </w:r>
        </w:del>
      </w:ins>
      <w:ins w:id="2418" w:author="Microsoft Office User" w:date="2021-10-14T14:02:00Z">
        <w:del w:id="2419" w:author="Natasha Hardy" w:date="2021-10-25T16:00:00Z">
          <w:r w:rsidR="00594537" w:rsidRPr="00F61043" w:rsidDel="00ED4B8D">
            <w:rPr>
              <w:color w:val="000000"/>
              <w:highlight w:val="yellow"/>
              <w:rPrChange w:id="2420" w:author="Natasha Hardy" w:date="2021-11-29T18:33:00Z">
                <w:rPr>
                  <w:color w:val="000000"/>
                </w:rPr>
              </w:rPrChange>
            </w:rPr>
            <w:delText xml:space="preserve">was </w:delText>
          </w:r>
        </w:del>
      </w:ins>
      <w:ins w:id="2421" w:author="Microsoft Office User" w:date="2021-10-14T10:34:00Z">
        <w:del w:id="2422" w:author="Natasha Hardy" w:date="2021-10-25T16:00:00Z">
          <w:r w:rsidR="00C51B84" w:rsidRPr="00F61043" w:rsidDel="00ED4B8D">
            <w:rPr>
              <w:color w:val="000000"/>
              <w:highlight w:val="yellow"/>
              <w:rPrChange w:id="2423" w:author="Natasha Hardy" w:date="2021-11-29T18:33:00Z">
                <w:rPr>
                  <w:color w:val="000000"/>
                </w:rPr>
              </w:rPrChange>
            </w:rPr>
            <w:delText>used for the scat analysis</w:delText>
          </w:r>
        </w:del>
      </w:ins>
      <w:ins w:id="2424" w:author="Microsoft Office User" w:date="2021-10-14T14:04:00Z">
        <w:del w:id="2425" w:author="Natasha Hardy" w:date="2021-10-25T16:00:00Z">
          <w:r w:rsidR="00594537" w:rsidRPr="00F61043" w:rsidDel="00ED4B8D">
            <w:rPr>
              <w:color w:val="000000"/>
              <w:highlight w:val="yellow"/>
              <w:rPrChange w:id="2426" w:author="Natasha Hardy" w:date="2021-11-29T18:33:00Z">
                <w:rPr>
                  <w:color w:val="000000"/>
                </w:rPr>
              </w:rPrChange>
            </w:rPr>
            <w:delText xml:space="preserve"> and the DNA is often of poor quality (McDonald &amp; Griffith, 2011</w:delText>
          </w:r>
        </w:del>
      </w:ins>
      <w:ins w:id="2427" w:author="Microsoft Office User" w:date="2021-10-14T14:12:00Z">
        <w:del w:id="2428" w:author="Natasha Hardy" w:date="2021-10-25T16:00:00Z">
          <w:r w:rsidR="00594537" w:rsidRPr="00F61043" w:rsidDel="00ED4B8D">
            <w:rPr>
              <w:color w:val="000000"/>
              <w:highlight w:val="yellow"/>
              <w:rPrChange w:id="2429" w:author="Natasha Hardy" w:date="2021-11-29T18:33:00Z">
                <w:rPr>
                  <w:color w:val="000000"/>
                </w:rPr>
              </w:rPrChange>
            </w:rPr>
            <w:delText xml:space="preserve">, Rothe &amp; Nagy, </w:delText>
          </w:r>
          <w:r w:rsidR="00786866" w:rsidRPr="00F61043" w:rsidDel="00ED4B8D">
            <w:rPr>
              <w:color w:val="000000"/>
              <w:highlight w:val="yellow"/>
              <w:rPrChange w:id="2430" w:author="Natasha Hardy" w:date="2021-11-29T18:33:00Z">
                <w:rPr>
                  <w:color w:val="000000"/>
                </w:rPr>
              </w:rPrChange>
            </w:rPr>
            <w:delText>2016</w:delText>
          </w:r>
        </w:del>
      </w:ins>
      <w:ins w:id="2431" w:author="Microsoft Office User" w:date="2021-10-14T14:04:00Z">
        <w:del w:id="2432" w:author="Natasha Hardy" w:date="2021-10-25T16:00:00Z">
          <w:r w:rsidR="00594537" w:rsidRPr="00F61043" w:rsidDel="00ED4B8D">
            <w:rPr>
              <w:color w:val="000000"/>
              <w:highlight w:val="yellow"/>
              <w:rPrChange w:id="2433" w:author="Natasha Hardy" w:date="2021-11-29T18:33:00Z">
                <w:rPr>
                  <w:color w:val="000000"/>
                </w:rPr>
              </w:rPrChange>
            </w:rPr>
            <w:delText>)</w:delText>
          </w:r>
        </w:del>
      </w:ins>
      <w:ins w:id="2434" w:author="Microsoft Office User" w:date="2021-10-14T10:34:00Z">
        <w:del w:id="2435" w:author="Natasha Hardy" w:date="2021-10-25T16:00:00Z">
          <w:r w:rsidR="00C51B84" w:rsidRPr="00F61043" w:rsidDel="00ED4B8D">
            <w:rPr>
              <w:color w:val="000000"/>
              <w:highlight w:val="yellow"/>
              <w:rPrChange w:id="2436" w:author="Natasha Hardy" w:date="2021-11-29T18:33:00Z">
                <w:rPr>
                  <w:color w:val="000000"/>
                </w:rPr>
              </w:rPrChange>
            </w:rPr>
            <w:delText>.</w:delText>
          </w:r>
        </w:del>
      </w:ins>
    </w:p>
    <w:p w14:paraId="2EC6835F" w14:textId="49D4273D" w:rsidR="00736B0B" w:rsidRPr="00F61043" w:rsidDel="006879F9" w:rsidRDefault="00C51B84">
      <w:pPr>
        <w:ind w:firstLine="720"/>
        <w:rPr>
          <w:ins w:id="2437" w:author="Rebecca McIntosh" w:date="2021-10-28T14:02:00Z"/>
          <w:del w:id="2438" w:author="Natasha Hardy" w:date="2021-11-12T15:57:00Z"/>
          <w:color w:val="000000"/>
          <w:highlight w:val="yellow"/>
          <w:rPrChange w:id="2439" w:author="Natasha Hardy" w:date="2021-11-29T18:33:00Z">
            <w:rPr>
              <w:ins w:id="2440" w:author="Rebecca McIntosh" w:date="2021-10-28T14:02:00Z"/>
              <w:del w:id="2441" w:author="Natasha Hardy" w:date="2021-11-12T15:57:00Z"/>
              <w:color w:val="000000"/>
            </w:rPr>
          </w:rPrChange>
        </w:rPr>
      </w:pPr>
      <w:ins w:id="2442" w:author="Microsoft Office User" w:date="2021-10-14T10:35:00Z">
        <w:del w:id="2443" w:author="Natasha Hardy" w:date="2021-10-25T16:04:00Z">
          <w:r w:rsidRPr="00F61043" w:rsidDel="00ED4B8D">
            <w:rPr>
              <w:color w:val="000000"/>
              <w:highlight w:val="yellow"/>
              <w:rPrChange w:id="2444" w:author="Natasha Hardy" w:date="2021-11-29T18:33:00Z">
                <w:rPr>
                  <w:color w:val="000000"/>
                </w:rPr>
              </w:rPrChange>
            </w:rPr>
            <w:delText>Secondly, t</w:delText>
          </w:r>
        </w:del>
        <w:del w:id="2445" w:author="Natasha Hardy" w:date="2021-11-12T15:57:00Z">
          <w:r w:rsidRPr="00F61043" w:rsidDel="006879F9">
            <w:rPr>
              <w:color w:val="000000"/>
              <w:highlight w:val="yellow"/>
              <w:rPrChange w:id="2446" w:author="Natasha Hardy" w:date="2021-11-29T18:33:00Z">
                <w:rPr>
                  <w:color w:val="000000"/>
                </w:rPr>
              </w:rPrChange>
            </w:rPr>
            <w:delText xml:space="preserve">herehere can be some stochasticity </w:delText>
          </w:r>
        </w:del>
      </w:ins>
      <w:ins w:id="2447" w:author="Microsoft Office User" w:date="2021-10-14T10:36:00Z">
        <w:del w:id="2448" w:author="Natasha Hardy" w:date="2021-11-12T15:57:00Z">
          <w:r w:rsidRPr="00F61043" w:rsidDel="006879F9">
            <w:rPr>
              <w:color w:val="000000"/>
              <w:highlight w:val="yellow"/>
              <w:rPrChange w:id="2449" w:author="Natasha Hardy" w:date="2021-11-29T18:33:00Z">
                <w:rPr>
                  <w:color w:val="000000"/>
                </w:rPr>
              </w:rPrChange>
            </w:rPr>
            <w:delText xml:space="preserve">in DNA amplification from a sample. This occurrence can be mitigated by the use </w:delText>
          </w:r>
        </w:del>
      </w:ins>
      <w:ins w:id="2450" w:author="Microsoft Office User" w:date="2021-10-14T10:37:00Z">
        <w:del w:id="2451" w:author="Natasha Hardy" w:date="2021-11-12T15:57:00Z">
          <w:r w:rsidRPr="00F61043" w:rsidDel="006879F9">
            <w:rPr>
              <w:color w:val="000000"/>
              <w:highlight w:val="yellow"/>
              <w:rPrChange w:id="2452" w:author="Natasha Hardy" w:date="2021-11-29T18:33:00Z">
                <w:rPr>
                  <w:color w:val="000000"/>
                </w:rPr>
              </w:rPrChange>
            </w:rPr>
            <w:delText>of replicates from the same sample</w:delText>
          </w:r>
          <w:r w:rsidR="00806508" w:rsidRPr="00F61043" w:rsidDel="006879F9">
            <w:rPr>
              <w:color w:val="000000"/>
              <w:highlight w:val="yellow"/>
              <w:rPrChange w:id="2453" w:author="Natasha Hardy" w:date="2021-11-29T18:33:00Z">
                <w:rPr>
                  <w:color w:val="000000"/>
                </w:rPr>
              </w:rPrChange>
            </w:rPr>
            <w:delText xml:space="preserve"> or the use of individually tagged </w:delText>
          </w:r>
        </w:del>
      </w:ins>
      <w:ins w:id="2454" w:author="Microsoft Office User" w:date="2021-10-14T10:38:00Z">
        <w:del w:id="2455" w:author="Natasha Hardy" w:date="2021-11-12T15:57:00Z">
          <w:r w:rsidR="00806508" w:rsidRPr="00F61043" w:rsidDel="006879F9">
            <w:rPr>
              <w:color w:val="000000"/>
              <w:highlight w:val="yellow"/>
              <w:rPrChange w:id="2456" w:author="Natasha Hardy" w:date="2021-11-29T18:33:00Z">
                <w:rPr>
                  <w:color w:val="000000"/>
                </w:rPr>
              </w:rPrChange>
            </w:rPr>
            <w:delText xml:space="preserve">PCR replicates. </w:delText>
          </w:r>
        </w:del>
      </w:ins>
      <w:commentRangeStart w:id="2457"/>
      <w:ins w:id="2458" w:author="Rebecca McIntosh" w:date="2021-10-28T14:02:00Z">
        <w:del w:id="2459" w:author="Natasha Hardy" w:date="2021-11-12T15:57:00Z">
          <w:r w:rsidR="0071092A" w:rsidRPr="00F61043" w:rsidDel="006879F9">
            <w:rPr>
              <w:color w:val="000000"/>
              <w:highlight w:val="yellow"/>
              <w:rPrChange w:id="2460" w:author="Natasha Hardy" w:date="2021-11-29T18:33:00Z">
                <w:rPr>
                  <w:color w:val="000000"/>
                </w:rPr>
              </w:rPrChange>
            </w:rPr>
            <w:delText xml:space="preserve">It is noteworthy that seabird DNA </w:delText>
          </w:r>
          <w:commentRangeEnd w:id="2457"/>
          <w:r w:rsidR="0071092A" w:rsidRPr="00F61043" w:rsidDel="006879F9">
            <w:rPr>
              <w:rStyle w:val="CommentReference"/>
              <w:highlight w:val="yellow"/>
              <w:rPrChange w:id="2461" w:author="Natasha Hardy" w:date="2021-11-29T18:33:00Z">
                <w:rPr>
                  <w:rStyle w:val="CommentReference"/>
                </w:rPr>
              </w:rPrChange>
            </w:rPr>
            <w:commentReference w:id="2457"/>
          </w:r>
          <w:r w:rsidR="0071092A" w:rsidRPr="00F61043" w:rsidDel="006879F9">
            <w:rPr>
              <w:color w:val="000000"/>
              <w:highlight w:val="yellow"/>
              <w:rPrChange w:id="2462"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463"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464"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465" w:author="Rebecca McIntosh" w:date="2021-10-28T15:49:00Z">
        <w:del w:id="2466" w:author="Natasha Hardy" w:date="2021-11-12T15:57:00Z">
          <w:r w:rsidR="00F373B9" w:rsidRPr="00F61043" w:rsidDel="006879F9">
            <w:rPr>
              <w:color w:val="000000"/>
              <w:highlight w:val="yellow"/>
              <w:rPrChange w:id="2467" w:author="Natasha Hardy" w:date="2021-11-29T18:33:00Z">
                <w:rPr>
                  <w:color w:val="000000"/>
                </w:rPr>
              </w:rPrChange>
            </w:rPr>
            <w:delText>would</w:delText>
          </w:r>
        </w:del>
      </w:ins>
      <w:ins w:id="2468" w:author="Rebecca McIntosh" w:date="2021-10-28T14:02:00Z">
        <w:del w:id="2469" w:author="Natasha Hardy" w:date="2021-11-12T15:57:00Z">
          <w:r w:rsidR="0071092A" w:rsidRPr="00F61043" w:rsidDel="006879F9">
            <w:rPr>
              <w:color w:val="000000"/>
              <w:highlight w:val="yellow"/>
              <w:rPrChange w:id="2470" w:author="Natasha Hardy" w:date="2021-11-29T18:33:00Z">
                <w:rPr>
                  <w:color w:val="000000"/>
                </w:rPr>
              </w:rPrChange>
            </w:rPr>
            <w:delText xml:space="preserve"> exclude true positives as well as quantitative information on prey consumption. Indeed, </w:delText>
          </w:r>
          <w:commentRangeStart w:id="2471"/>
          <w:r w:rsidR="0071092A" w:rsidRPr="00F61043" w:rsidDel="006879F9">
            <w:rPr>
              <w:color w:val="000000"/>
              <w:highlight w:val="yellow"/>
              <w:rPrChange w:id="2472" w:author="Natasha Hardy" w:date="2021-11-29T18:33:00Z">
                <w:rPr>
                  <w:color w:val="000000"/>
                </w:rPr>
              </w:rPrChange>
            </w:rPr>
            <w:delText>several</w:delText>
          </w:r>
          <w:commentRangeEnd w:id="2471"/>
          <w:r w:rsidR="0071092A" w:rsidRPr="00F61043" w:rsidDel="006879F9">
            <w:rPr>
              <w:rStyle w:val="CommentReference"/>
              <w:highlight w:val="yellow"/>
              <w:rPrChange w:id="2473" w:author="Natasha Hardy" w:date="2021-11-29T18:33:00Z">
                <w:rPr>
                  <w:rStyle w:val="CommentReference"/>
                </w:rPr>
              </w:rPrChange>
            </w:rPr>
            <w:commentReference w:id="2471"/>
          </w:r>
          <w:r w:rsidR="0071092A" w:rsidRPr="00F61043" w:rsidDel="006879F9">
            <w:rPr>
              <w:color w:val="000000"/>
              <w:highlight w:val="yellow"/>
              <w:rPrChange w:id="2474" w:author="Natasha Hardy" w:date="2021-11-29T18:33:00Z">
                <w:rPr>
                  <w:color w:val="000000"/>
                </w:rPr>
              </w:rPrChange>
            </w:rPr>
            <w:delText xml:space="preserve"> fur seal samples contained trace amounts of DNA and morphological remains of the same taxon (ADD SI DATA)</w:delText>
          </w:r>
        </w:del>
      </w:ins>
      <w:ins w:id="2475" w:author="Rebecca McIntosh" w:date="2021-10-28T15:49:00Z">
        <w:del w:id="2476" w:author="Natasha Hardy" w:date="2021-11-12T15:57:00Z">
          <w:r w:rsidR="00F373B9" w:rsidRPr="00F61043" w:rsidDel="006879F9">
            <w:rPr>
              <w:color w:val="000000"/>
              <w:highlight w:val="yellow"/>
              <w:rPrChange w:id="2477" w:author="Natasha Hardy" w:date="2021-11-29T18:33:00Z">
                <w:rPr>
                  <w:color w:val="000000"/>
                </w:rPr>
              </w:rPrChange>
            </w:rPr>
            <w:delText xml:space="preserve">, so </w:delText>
          </w:r>
        </w:del>
      </w:ins>
      <w:ins w:id="2478" w:author="Rebecca McIntosh" w:date="2021-10-28T15:50:00Z">
        <w:del w:id="2479" w:author="Natasha Hardy" w:date="2021-11-12T15:57:00Z">
          <w:r w:rsidR="00F01841" w:rsidRPr="00F61043" w:rsidDel="006879F9">
            <w:rPr>
              <w:color w:val="000000"/>
              <w:highlight w:val="yellow"/>
              <w:rPrChange w:id="2480" w:author="Natasha Hardy" w:date="2021-11-29T18:33:00Z">
                <w:rPr>
                  <w:color w:val="000000"/>
                </w:rPr>
              </w:rPrChange>
            </w:rPr>
            <w:delText>our</w:delText>
          </w:r>
        </w:del>
      </w:ins>
      <w:ins w:id="2481" w:author="Rebecca McIntosh" w:date="2021-10-28T15:49:00Z">
        <w:del w:id="2482" w:author="Natasha Hardy" w:date="2021-11-12T15:57:00Z">
          <w:r w:rsidR="00F373B9" w:rsidRPr="00F61043" w:rsidDel="006879F9">
            <w:rPr>
              <w:color w:val="000000"/>
              <w:highlight w:val="yellow"/>
              <w:rPrChange w:id="2483" w:author="Natasha Hardy" w:date="2021-11-29T18:33:00Z">
                <w:rPr>
                  <w:color w:val="000000"/>
                </w:rPr>
              </w:rPrChange>
            </w:rPr>
            <w:delText xml:space="preserve"> </w:delText>
          </w:r>
        </w:del>
      </w:ins>
      <w:ins w:id="2484" w:author="Rebecca McIntosh" w:date="2021-10-28T15:50:00Z">
        <w:del w:id="2485" w:author="Natasha Hardy" w:date="2021-11-12T15:57:00Z">
          <w:r w:rsidR="00F373B9" w:rsidRPr="00F61043" w:rsidDel="006879F9">
            <w:rPr>
              <w:color w:val="000000"/>
              <w:highlight w:val="yellow"/>
              <w:rPrChange w:id="2486"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487" w:author="Natasha Hardy" w:date="2021-11-29T18:33:00Z">
                <w:rPr>
                  <w:color w:val="000000"/>
                </w:rPr>
              </w:rPrChange>
            </w:rPr>
            <w:delText xml:space="preserve">is </w:delText>
          </w:r>
        </w:del>
      </w:ins>
      <w:ins w:id="2488" w:author="Rebecca McIntosh" w:date="2021-10-28T15:51:00Z">
        <w:del w:id="2489" w:author="Natasha Hardy" w:date="2021-11-12T15:57:00Z">
          <w:r w:rsidR="00F01841" w:rsidRPr="00F61043" w:rsidDel="006879F9">
            <w:rPr>
              <w:color w:val="000000"/>
              <w:highlight w:val="yellow"/>
              <w:rPrChange w:id="2490" w:author="Natasha Hardy" w:date="2021-11-29T18:33:00Z">
                <w:rPr>
                  <w:color w:val="000000"/>
                </w:rPr>
              </w:rPrChange>
            </w:rPr>
            <w:delText>conservative</w:delText>
          </w:r>
        </w:del>
      </w:ins>
      <w:ins w:id="2491" w:author="Rebecca McIntosh" w:date="2021-10-28T15:50:00Z">
        <w:del w:id="2492" w:author="Natasha Hardy" w:date="2021-11-12T15:57:00Z">
          <w:r w:rsidR="00F373B9" w:rsidRPr="00F61043" w:rsidDel="006879F9">
            <w:rPr>
              <w:color w:val="000000"/>
              <w:highlight w:val="yellow"/>
              <w:rPrChange w:id="2493" w:author="Natasha Hardy" w:date="2021-11-29T18:33:00Z">
                <w:rPr>
                  <w:color w:val="000000"/>
                </w:rPr>
              </w:rPrChange>
            </w:rPr>
            <w:delText>.</w:delText>
          </w:r>
        </w:del>
      </w:ins>
      <w:ins w:id="2494" w:author="Rebecca McIntosh" w:date="2021-10-29T13:12:00Z">
        <w:del w:id="2495" w:author="Natasha Hardy" w:date="2021-11-12T15:57:00Z">
          <w:r w:rsidR="005D6C1E" w:rsidRPr="00F61043" w:rsidDel="006879F9">
            <w:rPr>
              <w:color w:val="000000"/>
              <w:highlight w:val="yellow"/>
              <w:rPrChange w:id="2496" w:author="Natasha Hardy" w:date="2021-11-29T18:33:00Z">
                <w:rPr>
                  <w:color w:val="000000"/>
                </w:rPr>
              </w:rPrChange>
            </w:rPr>
            <w:delText xml:space="preserve"> Additionally,</w:delText>
          </w:r>
        </w:del>
      </w:ins>
      <w:ins w:id="2497" w:author="Rebecca McIntosh" w:date="2021-10-28T16:41:00Z">
        <w:del w:id="2498" w:author="Natasha Hardy" w:date="2021-11-12T15:57:00Z">
          <w:r w:rsidR="00736B0B" w:rsidRPr="00F61043" w:rsidDel="006879F9">
            <w:rPr>
              <w:color w:val="000000"/>
              <w:highlight w:val="yellow"/>
              <w:rPrChange w:id="2499"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500"/>
          <w:r w:rsidR="00736B0B" w:rsidRPr="00F61043" w:rsidDel="006879F9">
            <w:rPr>
              <w:color w:val="000000"/>
              <w:highlight w:val="yellow"/>
              <w:rPrChange w:id="2501"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500"/>
          <w:r w:rsidR="00736B0B" w:rsidRPr="00F61043" w:rsidDel="006879F9">
            <w:rPr>
              <w:rStyle w:val="CommentReference"/>
              <w:highlight w:val="yellow"/>
              <w:rPrChange w:id="2502" w:author="Natasha Hardy" w:date="2021-11-29T18:33:00Z">
                <w:rPr>
                  <w:rStyle w:val="CommentReference"/>
                </w:rPr>
              </w:rPrChange>
            </w:rPr>
            <w:commentReference w:id="2500"/>
          </w:r>
        </w:del>
      </w:ins>
    </w:p>
    <w:p w14:paraId="66DD7357" w14:textId="440AF9CD" w:rsidR="00932D83" w:rsidRPr="00F61043" w:rsidDel="004E704D" w:rsidRDefault="00932D83">
      <w:pPr>
        <w:ind w:firstLine="720"/>
        <w:rPr>
          <w:del w:id="2503" w:author="Natasha Hardy" w:date="2021-10-25T16:07:00Z"/>
          <w:color w:val="000000"/>
          <w:highlight w:val="yellow"/>
          <w:rPrChange w:id="2504" w:author="Natasha Hardy" w:date="2021-11-29T18:33:00Z">
            <w:rPr>
              <w:del w:id="2505" w:author="Natasha Hardy" w:date="2021-10-25T16:07:00Z"/>
              <w:color w:val="000000"/>
            </w:rPr>
          </w:rPrChange>
        </w:rPr>
      </w:pPr>
    </w:p>
    <w:p w14:paraId="69AA37D9" w14:textId="477EB11B" w:rsidR="0015356E" w:rsidRPr="00F61043" w:rsidDel="002A4604" w:rsidRDefault="00A23418">
      <w:pPr>
        <w:ind w:firstLine="720"/>
        <w:rPr>
          <w:del w:id="2506" w:author="Natasha Hardy" w:date="2021-11-12T14:40:00Z"/>
          <w:color w:val="000000"/>
          <w:highlight w:val="yellow"/>
          <w:rPrChange w:id="2507" w:author="Natasha Hardy" w:date="2021-11-29T18:33:00Z">
            <w:rPr>
              <w:del w:id="2508" w:author="Natasha Hardy" w:date="2021-11-12T14:40:00Z"/>
              <w:color w:val="000000"/>
            </w:rPr>
          </w:rPrChange>
        </w:rPr>
      </w:pPr>
      <w:del w:id="2509" w:author="Natasha Hardy" w:date="2021-11-12T14:40:00Z">
        <w:r w:rsidRPr="00F61043" w:rsidDel="002A4604">
          <w:rPr>
            <w:rFonts w:ascii="Times New Roman" w:eastAsia="Times New Roman" w:hAnsi="Times New Roman" w:cs="Times New Roman"/>
            <w:highlight w:val="yellow"/>
            <w:rPrChange w:id="2510"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511" w:author="Natasha Hardy" w:date="2021-11-29T18:33:00Z">
              <w:rPr>
                <w:rFonts w:ascii="Times New Roman" w:hAnsi="Times New Roman"/>
              </w:rPr>
            </w:rPrChange>
          </w:rPr>
          <w:delText>haplotype polymorphism,</w:delText>
        </w:r>
      </w:del>
      <w:ins w:id="2512" w:author="Rebecca McIntosh" w:date="2021-10-28T15:51:00Z">
        <w:del w:id="2513" w:author="Natasha Hardy" w:date="2021-11-12T14:40:00Z">
          <w:r w:rsidR="001841AD" w:rsidRPr="00F61043" w:rsidDel="002A4604">
            <w:rPr>
              <w:rFonts w:ascii="Times New Roman" w:hAnsi="Times New Roman"/>
              <w:highlight w:val="yellow"/>
              <w:rPrChange w:id="2514" w:author="Natasha Hardy" w:date="2021-11-29T18:33:00Z">
                <w:rPr>
                  <w:rFonts w:ascii="Times New Roman" w:hAnsi="Times New Roman"/>
                </w:rPr>
              </w:rPrChange>
            </w:rPr>
            <w:delText xml:space="preserve"> we</w:delText>
          </w:r>
        </w:del>
      </w:ins>
      <w:del w:id="2515" w:author="Natasha Hardy" w:date="2021-11-12T14:40:00Z">
        <w:r w:rsidRPr="00F61043" w:rsidDel="002A4604">
          <w:rPr>
            <w:rFonts w:ascii="Times New Roman" w:hAnsi="Times New Roman"/>
            <w:highlight w:val="yellow"/>
            <w:rPrChange w:id="2516"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517"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518" w:author="Natasha Hardy" w:date="2021-11-29T18:33:00Z">
              <w:rPr>
                <w:rFonts w:ascii="Times New Roman" w:hAnsi="Times New Roman"/>
              </w:rPr>
            </w:rPrChange>
          </w:rPr>
          <w:delText xml:space="preserve">propose that </w:delText>
        </w:r>
      </w:del>
      <w:ins w:id="2519" w:author="Rebecca McIntosh" w:date="2021-10-28T14:23:00Z">
        <w:del w:id="2520" w:author="Natasha Hardy" w:date="2021-11-12T14:40:00Z">
          <w:r w:rsidR="00F83C7B" w:rsidRPr="00F61043" w:rsidDel="002A4604">
            <w:rPr>
              <w:rFonts w:ascii="Times New Roman" w:eastAsia="Times New Roman" w:hAnsi="Times New Roman" w:cs="Times New Roman"/>
              <w:highlight w:val="yellow"/>
              <w:rPrChange w:id="2521" w:author="Natasha Hardy" w:date="2021-11-29T18:33:00Z">
                <w:rPr>
                  <w:rFonts w:ascii="Times New Roman" w:eastAsia="Times New Roman" w:hAnsi="Times New Roman" w:cs="Times New Roman"/>
                  <w:highlight w:val="green"/>
                </w:rPr>
              </w:rPrChange>
            </w:rPr>
            <w:delText xml:space="preserve">determined that </w:delText>
          </w:r>
        </w:del>
      </w:ins>
      <w:del w:id="2522" w:author="Natasha Hardy" w:date="2021-11-12T14:40:00Z">
        <w:r w:rsidRPr="00F61043" w:rsidDel="002A4604">
          <w:rPr>
            <w:rFonts w:ascii="Times New Roman" w:hAnsi="Times New Roman"/>
            <w:color w:val="000000"/>
            <w:highlight w:val="yellow"/>
            <w:rPrChange w:id="2523"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524" w:author="Natasha Hardy" w:date="2021-11-29T18:33:00Z">
              <w:rPr>
                <w:rFonts w:ascii="Times New Roman" w:eastAsia="Times New Roman" w:hAnsi="Times New Roman" w:cs="Times New Roman"/>
                <w:color w:val="000000"/>
              </w:rPr>
            </w:rPrChange>
          </w:rPr>
          <w:delText xml:space="preserve"> and occurred in only</w:delText>
        </w:r>
      </w:del>
      <w:ins w:id="2525" w:author="Rebecca McIntosh" w:date="2021-10-29T13:14:00Z">
        <w:del w:id="2526" w:author="Natasha Hardy" w:date="2021-11-12T14:40:00Z">
          <w:r w:rsidR="0093770E" w:rsidRPr="00F61043" w:rsidDel="002A4604">
            <w:rPr>
              <w:rFonts w:ascii="Times New Roman" w:eastAsia="Times New Roman" w:hAnsi="Times New Roman" w:cs="Times New Roman"/>
              <w:color w:val="000000"/>
              <w:highlight w:val="yellow"/>
              <w:rPrChange w:id="2527" w:author="Natasha Hardy" w:date="2021-11-29T18:33:00Z">
                <w:rPr>
                  <w:rFonts w:ascii="Times New Roman" w:eastAsia="Times New Roman" w:hAnsi="Times New Roman" w:cs="Times New Roman"/>
                  <w:color w:val="000000"/>
                </w:rPr>
              </w:rPrChange>
            </w:rPr>
            <w:delText>from the</w:delText>
          </w:r>
        </w:del>
      </w:ins>
      <w:del w:id="2528" w:author="Natasha Hardy" w:date="2021-11-12T14:40:00Z">
        <w:r w:rsidRPr="00F61043" w:rsidDel="002A4604">
          <w:rPr>
            <w:rFonts w:ascii="Times New Roman" w:eastAsia="Times New Roman" w:hAnsi="Times New Roman" w:cs="Times New Roman"/>
            <w:color w:val="000000"/>
            <w:highlight w:val="yellow"/>
            <w:rPrChange w:id="2529" w:author="Natasha Hardy" w:date="2021-11-29T18:33:00Z">
              <w:rPr>
                <w:rFonts w:ascii="Times New Roman" w:eastAsia="Times New Roman" w:hAnsi="Times New Roman" w:cs="Times New Roman"/>
                <w:color w:val="000000"/>
              </w:rPr>
            </w:rPrChange>
          </w:rPr>
          <w:delText xml:space="preserve"> 10% of </w:delText>
        </w:r>
      </w:del>
      <w:ins w:id="2530" w:author="Rebecca McIntosh" w:date="2021-10-29T13:19:00Z">
        <w:del w:id="2531" w:author="Natasha Hardy" w:date="2021-11-12T14:40:00Z">
          <w:r w:rsidR="0093770E" w:rsidRPr="00F61043" w:rsidDel="002A4604">
            <w:rPr>
              <w:rFonts w:ascii="Times New Roman" w:eastAsia="Times New Roman" w:hAnsi="Times New Roman" w:cs="Times New Roman"/>
              <w:color w:val="000000"/>
              <w:highlight w:val="yellow"/>
              <w:rPrChange w:id="2532" w:author="Natasha Hardy" w:date="2021-11-29T18:33:00Z">
                <w:rPr>
                  <w:rFonts w:ascii="Times New Roman" w:eastAsia="Times New Roman" w:hAnsi="Times New Roman" w:cs="Times New Roman"/>
                  <w:color w:val="000000"/>
                </w:rPr>
              </w:rPrChange>
            </w:rPr>
            <w:delText xml:space="preserve">the 99 </w:delText>
          </w:r>
        </w:del>
      </w:ins>
      <w:del w:id="2533" w:author="Natasha Hardy" w:date="2021-11-12T14:40:00Z">
        <w:r w:rsidRPr="00F61043" w:rsidDel="002A4604">
          <w:rPr>
            <w:rFonts w:ascii="Times New Roman" w:eastAsia="Times New Roman" w:hAnsi="Times New Roman" w:cs="Times New Roman"/>
            <w:color w:val="000000"/>
            <w:highlight w:val="yellow"/>
            <w:rPrChange w:id="2534" w:author="Natasha Hardy" w:date="2021-11-29T18:33:00Z">
              <w:rPr>
                <w:rFonts w:ascii="Times New Roman" w:eastAsia="Times New Roman" w:hAnsi="Times New Roman" w:cs="Times New Roman"/>
                <w:color w:val="000000"/>
              </w:rPr>
            </w:rPrChange>
          </w:rPr>
          <w:delText>long-nosed fur seal scat samples</w:delText>
        </w:r>
      </w:del>
      <w:del w:id="2535" w:author="Natasha Hardy" w:date="2021-11-11T10:06:00Z">
        <w:r w:rsidRPr="00F61043">
          <w:rPr>
            <w:rFonts w:ascii="Times New Roman" w:eastAsia="Times New Roman" w:hAnsi="Times New Roman" w:cs="Times New Roman"/>
            <w:color w:val="000000"/>
            <w:highlight w:val="yellow"/>
            <w:rPrChange w:id="2536" w:author="Natasha Hardy" w:date="2021-11-29T18:33:00Z">
              <w:rPr>
                <w:rFonts w:ascii="Times New Roman" w:eastAsia="Times New Roman" w:hAnsi="Times New Roman" w:cs="Times New Roman"/>
                <w:color w:val="000000"/>
              </w:rPr>
            </w:rPrChange>
          </w:rPr>
          <w:delText>. Further</w:delText>
        </w:r>
      </w:del>
      <w:ins w:id="2537" w:author="Rebecca McIntosh" w:date="2021-10-29T13:14:00Z">
        <w:del w:id="2538" w:author="Natasha Hardy" w:date="2021-11-12T14:40:00Z">
          <w:r w:rsidR="0093770E" w:rsidRPr="00F61043" w:rsidDel="002A4604">
            <w:rPr>
              <w:rFonts w:ascii="Times New Roman" w:eastAsia="Times New Roman" w:hAnsi="Times New Roman" w:cs="Times New Roman"/>
              <w:color w:val="000000"/>
              <w:highlight w:val="yellow"/>
              <w:rPrChange w:id="2539" w:author="Natasha Hardy" w:date="2021-11-29T18:33:00Z">
                <w:rPr>
                  <w:rFonts w:ascii="Times New Roman" w:eastAsia="Times New Roman" w:hAnsi="Times New Roman" w:cs="Times New Roman"/>
                  <w:color w:val="000000"/>
                </w:rPr>
              </w:rPrChange>
            </w:rPr>
            <w:delText xml:space="preserve"> that had</w:delText>
          </w:r>
        </w:del>
      </w:ins>
      <w:ins w:id="2540" w:author="Rebecca McIntosh" w:date="2021-10-29T13:15:00Z">
        <w:del w:id="2541" w:author="Natasha Hardy" w:date="2021-11-12T14:40:00Z">
          <w:r w:rsidR="0093770E" w:rsidRPr="00F61043" w:rsidDel="002A4604">
            <w:rPr>
              <w:rFonts w:ascii="Times New Roman" w:eastAsia="Times New Roman" w:hAnsi="Times New Roman" w:cs="Times New Roman"/>
              <w:color w:val="000000"/>
              <w:highlight w:val="yellow"/>
              <w:rPrChange w:id="2542" w:author="Natasha Hardy" w:date="2021-11-29T18:33:00Z">
                <w:rPr>
                  <w:rFonts w:ascii="Times New Roman" w:eastAsia="Times New Roman" w:hAnsi="Times New Roman" w:cs="Times New Roman"/>
                  <w:color w:val="000000"/>
                </w:rPr>
              </w:rPrChange>
            </w:rPr>
            <w:delText xml:space="preserve"> reliable amounts of</w:delText>
          </w:r>
        </w:del>
      </w:ins>
      <w:ins w:id="2543" w:author="Rebecca McIntosh" w:date="2021-10-29T13:14:00Z">
        <w:del w:id="2544" w:author="Natasha Hardy" w:date="2021-11-12T14:40:00Z">
          <w:r w:rsidR="0093770E" w:rsidRPr="00F61043" w:rsidDel="002A4604">
            <w:rPr>
              <w:rFonts w:ascii="Times New Roman" w:eastAsia="Times New Roman" w:hAnsi="Times New Roman" w:cs="Times New Roman"/>
              <w:color w:val="000000"/>
              <w:highlight w:val="yellow"/>
              <w:rPrChange w:id="2545" w:author="Natasha Hardy" w:date="2021-11-29T18:33:00Z">
                <w:rPr>
                  <w:rFonts w:ascii="Times New Roman" w:eastAsia="Times New Roman" w:hAnsi="Times New Roman" w:cs="Times New Roman"/>
                  <w:color w:val="000000"/>
                </w:rPr>
              </w:rPrChange>
            </w:rPr>
            <w:delText xml:space="preserve"> penguin DNA</w:delText>
          </w:r>
        </w:del>
      </w:ins>
      <w:ins w:id="2546" w:author="Rebecca McIntosh" w:date="2021-10-29T13:18:00Z">
        <w:del w:id="2547" w:author="Natasha Hardy" w:date="2021-11-12T14:40:00Z">
          <w:r w:rsidR="0093770E" w:rsidRPr="00F61043" w:rsidDel="002A4604">
            <w:rPr>
              <w:rFonts w:ascii="Times New Roman" w:eastAsia="Times New Roman" w:hAnsi="Times New Roman" w:cs="Times New Roman"/>
              <w:color w:val="000000"/>
              <w:highlight w:val="yellow"/>
              <w:rPrChange w:id="2548" w:author="Natasha Hardy" w:date="2021-11-29T18:33:00Z">
                <w:rPr>
                  <w:rFonts w:ascii="Times New Roman" w:eastAsia="Times New Roman" w:hAnsi="Times New Roman" w:cs="Times New Roman"/>
                  <w:color w:val="000000"/>
                </w:rPr>
              </w:rPrChange>
            </w:rPr>
            <w:delText xml:space="preserve"> from Cape Bridgewater and B</w:delText>
          </w:r>
        </w:del>
      </w:ins>
      <w:ins w:id="2549" w:author="Rebecca McIntosh" w:date="2021-10-29T13:19:00Z">
        <w:del w:id="2550" w:author="Natasha Hardy" w:date="2021-11-12T14:40:00Z">
          <w:r w:rsidR="0093770E" w:rsidRPr="00F61043" w:rsidDel="002A4604">
            <w:rPr>
              <w:rFonts w:ascii="Times New Roman" w:eastAsia="Times New Roman" w:hAnsi="Times New Roman" w:cs="Times New Roman"/>
              <w:color w:val="000000"/>
              <w:highlight w:val="yellow"/>
              <w:rPrChange w:id="2551" w:author="Natasha Hardy" w:date="2021-11-29T18:33:00Z">
                <w:rPr>
                  <w:rFonts w:ascii="Times New Roman" w:eastAsia="Times New Roman" w:hAnsi="Times New Roman" w:cs="Times New Roman"/>
                  <w:color w:val="000000"/>
                </w:rPr>
              </w:rPrChange>
            </w:rPr>
            <w:delText>a</w:delText>
          </w:r>
        </w:del>
      </w:ins>
      <w:ins w:id="2552" w:author="Rebecca McIntosh" w:date="2021-10-29T13:18:00Z">
        <w:del w:id="2553" w:author="Natasha Hardy" w:date="2021-11-12T14:40:00Z">
          <w:r w:rsidR="0093770E" w:rsidRPr="00F61043" w:rsidDel="002A4604">
            <w:rPr>
              <w:rFonts w:ascii="Times New Roman" w:eastAsia="Times New Roman" w:hAnsi="Times New Roman" w:cs="Times New Roman"/>
              <w:color w:val="000000"/>
              <w:highlight w:val="yellow"/>
              <w:rPrChange w:id="2554" w:author="Natasha Hardy" w:date="2021-11-29T18:33:00Z">
                <w:rPr>
                  <w:rFonts w:ascii="Times New Roman" w:eastAsia="Times New Roman" w:hAnsi="Times New Roman" w:cs="Times New Roman"/>
                  <w:color w:val="000000"/>
                </w:rPr>
              </w:rPrChange>
            </w:rPr>
            <w:delText>rungaba</w:delText>
          </w:r>
        </w:del>
      </w:ins>
      <w:ins w:id="2555" w:author="Rebecca McIntosh" w:date="2021-10-29T13:17:00Z">
        <w:del w:id="2556" w:author="Natasha Hardy" w:date="2021-11-12T14:40:00Z">
          <w:r w:rsidR="0093770E" w:rsidRPr="00F61043" w:rsidDel="002A4604">
            <w:rPr>
              <w:rFonts w:ascii="Times New Roman" w:eastAsia="Times New Roman" w:hAnsi="Times New Roman" w:cs="Times New Roman"/>
              <w:color w:val="000000"/>
              <w:highlight w:val="yellow"/>
              <w:rPrChange w:id="2557" w:author="Natasha Hardy" w:date="2021-11-29T18:33:00Z">
                <w:rPr>
                  <w:rFonts w:ascii="Times New Roman" w:eastAsia="Times New Roman" w:hAnsi="Times New Roman" w:cs="Times New Roman"/>
                  <w:color w:val="000000"/>
                </w:rPr>
              </w:rPrChange>
            </w:rPr>
            <w:delText xml:space="preserve"> </w:delText>
          </w:r>
        </w:del>
      </w:ins>
      <w:commentRangeStart w:id="2558"/>
      <w:ins w:id="2559" w:author="Rebecca McIntosh" w:date="2021-10-29T13:22:00Z">
        <w:del w:id="2560" w:author="Natasha Hardy" w:date="2021-11-12T14:40:00Z">
          <w:r w:rsidR="004E7F19" w:rsidRPr="00F61043" w:rsidDel="002A4604">
            <w:rPr>
              <w:rFonts w:ascii="Times New Roman" w:eastAsia="Times New Roman" w:hAnsi="Times New Roman" w:cs="Times New Roman"/>
              <w:color w:val="000000"/>
              <w:highlight w:val="yellow"/>
              <w:rPrChange w:id="2561" w:author="Natasha Hardy" w:date="2021-11-29T18:33:00Z">
                <w:rPr>
                  <w:rFonts w:ascii="Times New Roman" w:eastAsia="Times New Roman" w:hAnsi="Times New Roman" w:cs="Times New Roman"/>
                  <w:color w:val="000000"/>
                </w:rPr>
              </w:rPrChange>
            </w:rPr>
            <w:delText>Th</w:delText>
          </w:r>
        </w:del>
      </w:ins>
      <w:ins w:id="2562" w:author="Rebecca McIntosh" w:date="2021-10-29T13:23:00Z">
        <w:del w:id="2563" w:author="Natasha Hardy" w:date="2021-11-12T14:40:00Z">
          <w:r w:rsidR="004E7F19" w:rsidRPr="00F61043" w:rsidDel="002A4604">
            <w:rPr>
              <w:rFonts w:ascii="Times New Roman" w:eastAsia="Times New Roman" w:hAnsi="Times New Roman" w:cs="Times New Roman"/>
              <w:color w:val="000000"/>
              <w:highlight w:val="yellow"/>
              <w:rPrChange w:id="2564" w:author="Natasha Hardy" w:date="2021-11-29T18:33:00Z">
                <w:rPr>
                  <w:rFonts w:ascii="Times New Roman" w:eastAsia="Times New Roman" w:hAnsi="Times New Roman" w:cs="Times New Roman"/>
                  <w:color w:val="000000"/>
                </w:rPr>
              </w:rPrChange>
            </w:rPr>
            <w:delText xml:space="preserve">erefore, </w:delText>
          </w:r>
        </w:del>
      </w:ins>
      <w:ins w:id="2565" w:author="Rebecca McIntosh" w:date="2021-10-29T13:25:00Z">
        <w:del w:id="2566" w:author="Natasha Hardy" w:date="2021-11-12T14:40:00Z">
          <w:r w:rsidR="008029AF" w:rsidRPr="00F61043" w:rsidDel="002A4604">
            <w:rPr>
              <w:rFonts w:ascii="Times New Roman" w:eastAsia="Times New Roman" w:hAnsi="Times New Roman" w:cs="Times New Roman"/>
              <w:color w:val="000000"/>
              <w:highlight w:val="yellow"/>
              <w:rPrChange w:id="2567" w:author="Natasha Hardy" w:date="2021-11-29T18:33:00Z">
                <w:rPr>
                  <w:rFonts w:ascii="Times New Roman" w:eastAsia="Times New Roman" w:hAnsi="Times New Roman" w:cs="Times New Roman"/>
                  <w:color w:val="000000"/>
                </w:rPr>
              </w:rPrChange>
            </w:rPr>
            <w:delText xml:space="preserve">the estimated number of penguins eaten </w:delText>
          </w:r>
        </w:del>
      </w:ins>
      <w:ins w:id="2568" w:author="Rebecca McIntosh" w:date="2021-10-29T13:26:00Z">
        <w:del w:id="2569" w:author="Natasha Hardy" w:date="2021-11-12T14:40:00Z">
          <w:r w:rsidR="008029AF" w:rsidRPr="00F61043" w:rsidDel="002A4604">
            <w:rPr>
              <w:rFonts w:ascii="Times New Roman" w:eastAsia="Times New Roman" w:hAnsi="Times New Roman" w:cs="Times New Roman"/>
              <w:color w:val="000000"/>
              <w:highlight w:val="yellow"/>
              <w:rPrChange w:id="2570" w:author="Natasha Hardy" w:date="2021-11-29T18:33:00Z">
                <w:rPr>
                  <w:rFonts w:ascii="Times New Roman" w:eastAsia="Times New Roman" w:hAnsi="Times New Roman" w:cs="Times New Roman"/>
                  <w:color w:val="000000"/>
                </w:rPr>
              </w:rPrChange>
            </w:rPr>
            <w:delText xml:space="preserve">(21 individuals) </w:delText>
          </w:r>
        </w:del>
      </w:ins>
      <w:ins w:id="2571" w:author="Rebecca McIntosh" w:date="2021-10-29T13:25:00Z">
        <w:del w:id="2572" w:author="Natasha Hardy" w:date="2021-11-12T14:40:00Z">
          <w:r w:rsidR="008029AF" w:rsidRPr="00F61043" w:rsidDel="002A4604">
            <w:rPr>
              <w:rFonts w:ascii="Times New Roman" w:eastAsia="Times New Roman" w:hAnsi="Times New Roman" w:cs="Times New Roman"/>
              <w:color w:val="000000"/>
              <w:highlight w:val="yellow"/>
              <w:rPrChange w:id="2573" w:author="Natasha Hardy" w:date="2021-11-29T18:33:00Z">
                <w:rPr>
                  <w:rFonts w:ascii="Times New Roman" w:eastAsia="Times New Roman" w:hAnsi="Times New Roman" w:cs="Times New Roman"/>
                  <w:color w:val="000000"/>
                </w:rPr>
              </w:rPrChange>
            </w:rPr>
            <w:delText>was higher than the prevalence of scats with penguin DNA</w:delText>
          </w:r>
        </w:del>
      </w:ins>
      <w:ins w:id="2574" w:author="Rebecca McIntosh" w:date="2021-10-29T13:26:00Z">
        <w:del w:id="2575" w:author="Natasha Hardy" w:date="2021-11-12T14:40:00Z">
          <w:r w:rsidR="008029AF" w:rsidRPr="00F61043" w:rsidDel="002A4604">
            <w:rPr>
              <w:rFonts w:ascii="Times New Roman" w:eastAsia="Times New Roman" w:hAnsi="Times New Roman" w:cs="Times New Roman"/>
              <w:color w:val="000000"/>
              <w:highlight w:val="yellow"/>
              <w:rPrChange w:id="2576" w:author="Natasha Hardy" w:date="2021-11-29T18:33:00Z">
                <w:rPr>
                  <w:rFonts w:ascii="Times New Roman" w:eastAsia="Times New Roman" w:hAnsi="Times New Roman" w:cs="Times New Roman"/>
                  <w:color w:val="000000"/>
                </w:rPr>
              </w:rPrChange>
            </w:rPr>
            <w:delText xml:space="preserve"> (10 scats), so </w:delText>
          </w:r>
        </w:del>
      </w:ins>
      <w:ins w:id="2577" w:author="Rebecca McIntosh" w:date="2021-10-29T13:27:00Z">
        <w:del w:id="2578" w:author="Natasha Hardy" w:date="2021-11-12T14:40:00Z">
          <w:r w:rsidR="008029AF" w:rsidRPr="00F61043" w:rsidDel="002A4604">
            <w:rPr>
              <w:rFonts w:ascii="Times New Roman" w:eastAsia="Times New Roman" w:hAnsi="Times New Roman" w:cs="Times New Roman"/>
              <w:color w:val="000000"/>
              <w:highlight w:val="yellow"/>
              <w:rPrChange w:id="2579"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558"/>
      <w:ins w:id="2580" w:author="Rebecca McIntosh" w:date="2021-10-29T13:28:00Z">
        <w:del w:id="2581" w:author="Natasha Hardy" w:date="2021-11-12T14:40:00Z">
          <w:r w:rsidR="00503BE0" w:rsidRPr="00F61043" w:rsidDel="002A4604">
            <w:rPr>
              <w:rStyle w:val="CommentReference"/>
              <w:highlight w:val="yellow"/>
              <w:rPrChange w:id="2582" w:author="Natasha Hardy" w:date="2021-11-29T18:33:00Z">
                <w:rPr>
                  <w:rStyle w:val="CommentReference"/>
                </w:rPr>
              </w:rPrChange>
            </w:rPr>
            <w:commentReference w:id="2558"/>
          </w:r>
          <w:r w:rsidR="008029AF" w:rsidRPr="00F61043" w:rsidDel="002A4604">
            <w:rPr>
              <w:rFonts w:ascii="Times New Roman" w:eastAsia="Times New Roman" w:hAnsi="Times New Roman" w:cs="Times New Roman"/>
              <w:color w:val="000000"/>
              <w:highlight w:val="yellow"/>
              <w:rPrChange w:id="2583" w:author="Natasha Hardy" w:date="2021-11-29T18:33:00Z">
                <w:rPr>
                  <w:rFonts w:ascii="Times New Roman" w:eastAsia="Times New Roman" w:hAnsi="Times New Roman" w:cs="Times New Roman"/>
                  <w:color w:val="000000"/>
                </w:rPr>
              </w:rPrChange>
            </w:rPr>
            <w:delText>.</w:delText>
          </w:r>
        </w:del>
      </w:ins>
      <w:ins w:id="2584" w:author="Rebecca McIntosh" w:date="2021-10-29T13:23:00Z">
        <w:del w:id="2585" w:author="Natasha Hardy" w:date="2021-11-12T14:40:00Z">
          <w:r w:rsidR="008029AF" w:rsidRPr="00F61043" w:rsidDel="002A4604">
            <w:rPr>
              <w:rFonts w:ascii="Times New Roman" w:eastAsia="Times New Roman" w:hAnsi="Times New Roman" w:cs="Times New Roman"/>
              <w:color w:val="000000"/>
              <w:highlight w:val="yellow"/>
              <w:rPrChange w:id="2586" w:author="Natasha Hardy" w:date="2021-11-29T18:33:00Z">
                <w:rPr>
                  <w:rFonts w:ascii="Times New Roman" w:eastAsia="Times New Roman" w:hAnsi="Times New Roman" w:cs="Times New Roman"/>
                  <w:color w:val="000000"/>
                </w:rPr>
              </w:rPrChange>
            </w:rPr>
            <w:delText xml:space="preserve"> </w:delText>
          </w:r>
        </w:del>
      </w:ins>
      <w:ins w:id="2587" w:author="Rebecca McIntosh" w:date="2021-10-29T13:28:00Z">
        <w:del w:id="2588" w:author="Natasha Hardy" w:date="2021-11-12T14:40:00Z">
          <w:r w:rsidR="008029AF" w:rsidRPr="00F61043" w:rsidDel="002A4604">
            <w:rPr>
              <w:rFonts w:ascii="Times New Roman" w:eastAsia="Times New Roman" w:hAnsi="Times New Roman" w:cs="Times New Roman"/>
              <w:color w:val="000000"/>
              <w:highlight w:val="yellow"/>
              <w:rPrChange w:id="2589" w:author="Natasha Hardy" w:date="2021-11-29T18:33:00Z">
                <w:rPr>
                  <w:rFonts w:ascii="Times New Roman" w:eastAsia="Times New Roman" w:hAnsi="Times New Roman" w:cs="Times New Roman"/>
                  <w:color w:val="000000"/>
                </w:rPr>
              </w:rPrChange>
            </w:rPr>
            <w:delText>Using haplotype detection, a</w:delText>
          </w:r>
        </w:del>
      </w:ins>
      <w:del w:id="2590" w:author="Natasha Hardy" w:date="2021-11-12T14:40:00Z">
        <w:r w:rsidRPr="00F61043" w:rsidDel="002A4604">
          <w:rPr>
            <w:rFonts w:ascii="Times New Roman" w:eastAsia="Times New Roman" w:hAnsi="Times New Roman" w:cs="Times New Roman"/>
            <w:color w:val="000000"/>
            <w:highlight w:val="yellow"/>
            <w:rPrChange w:id="2591" w:author="Natasha Hardy" w:date="2021-11-29T18:33:00Z">
              <w:rPr>
                <w:rFonts w:ascii="Times New Roman" w:eastAsia="Times New Roman" w:hAnsi="Times New Roman" w:cs="Times New Roman"/>
                <w:color w:val="000000"/>
              </w:rPr>
            </w:rPrChange>
          </w:rPr>
          <w:delText xml:space="preserve">, a single scat could contain up to 6 </w:delText>
        </w:r>
      </w:del>
      <w:ins w:id="2592" w:author="Rebecca McIntosh" w:date="2021-10-29T13:17:00Z">
        <w:del w:id="2593" w:author="Natasha Hardy" w:date="2021-11-12T14:40:00Z">
          <w:r w:rsidR="0093770E" w:rsidRPr="00F61043" w:rsidDel="002A4604">
            <w:rPr>
              <w:rFonts w:ascii="Times New Roman" w:eastAsia="Times New Roman" w:hAnsi="Times New Roman" w:cs="Times New Roman"/>
              <w:color w:val="000000"/>
              <w:highlight w:val="yellow"/>
              <w:rPrChange w:id="2594" w:author="Natasha Hardy" w:date="2021-11-29T18:33:00Z">
                <w:rPr>
                  <w:rFonts w:ascii="Times New Roman" w:eastAsia="Times New Roman" w:hAnsi="Times New Roman" w:cs="Times New Roman"/>
                  <w:color w:val="000000"/>
                </w:rPr>
              </w:rPrChange>
            </w:rPr>
            <w:delText xml:space="preserve">six </w:delText>
          </w:r>
        </w:del>
      </w:ins>
      <w:del w:id="2595" w:author="Natasha Hardy" w:date="2021-11-12T14:40:00Z">
        <w:r w:rsidRPr="00F61043" w:rsidDel="002A4604">
          <w:rPr>
            <w:rFonts w:ascii="Times New Roman" w:eastAsia="Times New Roman" w:hAnsi="Times New Roman" w:cs="Times New Roman"/>
            <w:color w:val="000000"/>
            <w:highlight w:val="yellow"/>
            <w:rPrChange w:id="2596"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597"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598" w:author="Natasha Hardy" w:date="2021-11-29T18:33:00Z">
              <w:rPr>
                <w:rFonts w:ascii="Times New Roman" w:eastAsia="Times New Roman" w:hAnsi="Times New Roman" w:cs="Times New Roman"/>
                <w:color w:val="000000"/>
              </w:rPr>
            </w:rPrChange>
          </w:rPr>
          <w:delText xml:space="preserve">We posit </w:delText>
        </w:r>
      </w:del>
      <w:ins w:id="2599" w:author="Rebecca McIntosh" w:date="2021-10-28T11:54:00Z">
        <w:del w:id="2600" w:author="Natasha Hardy" w:date="2021-11-12T14:40:00Z">
          <w:r w:rsidR="00573195" w:rsidRPr="00F61043" w:rsidDel="002A4604">
            <w:rPr>
              <w:rFonts w:ascii="Times New Roman" w:eastAsia="Times New Roman" w:hAnsi="Times New Roman" w:cs="Times New Roman"/>
              <w:color w:val="000000"/>
              <w:highlight w:val="yellow"/>
              <w:rPrChange w:id="2601" w:author="Natasha Hardy" w:date="2021-11-29T18:33:00Z">
                <w:rPr>
                  <w:rFonts w:ascii="Times New Roman" w:eastAsia="Times New Roman" w:hAnsi="Times New Roman" w:cs="Times New Roman"/>
                  <w:color w:val="000000"/>
                </w:rPr>
              </w:rPrChange>
            </w:rPr>
            <w:delText xml:space="preserve">expect </w:delText>
          </w:r>
        </w:del>
      </w:ins>
      <w:del w:id="2602" w:author="Natasha Hardy" w:date="2021-11-12T14:40:00Z">
        <w:r w:rsidR="008445EE" w:rsidRPr="00F61043" w:rsidDel="002A4604">
          <w:rPr>
            <w:rFonts w:ascii="Times New Roman" w:eastAsia="Times New Roman" w:hAnsi="Times New Roman" w:cs="Times New Roman"/>
            <w:color w:val="000000"/>
            <w:highlight w:val="yellow"/>
            <w:rPrChange w:id="2603" w:author="Natasha Hardy" w:date="2021-11-29T18:33:00Z">
              <w:rPr>
                <w:rFonts w:ascii="Times New Roman" w:eastAsia="Times New Roman" w:hAnsi="Times New Roman" w:cs="Times New Roman"/>
                <w:color w:val="000000"/>
              </w:rPr>
            </w:rPrChange>
          </w:rPr>
          <w:delText xml:space="preserve">that this </w:delText>
        </w:r>
      </w:del>
      <w:ins w:id="2604" w:author="Rebecca McIntosh" w:date="2021-10-29T13:22:00Z">
        <w:del w:id="2605" w:author="Natasha Hardy" w:date="2021-11-12T14:40:00Z">
          <w:r w:rsidR="004E7F19" w:rsidRPr="00F61043" w:rsidDel="002A4604">
            <w:rPr>
              <w:rFonts w:ascii="Times New Roman" w:eastAsia="Times New Roman" w:hAnsi="Times New Roman" w:cs="Times New Roman"/>
              <w:color w:val="000000"/>
              <w:highlight w:val="yellow"/>
              <w:rPrChange w:id="2606" w:author="Natasha Hardy" w:date="2021-11-29T18:33:00Z">
                <w:rPr>
                  <w:rFonts w:ascii="Times New Roman" w:eastAsia="Times New Roman" w:hAnsi="Times New Roman" w:cs="Times New Roman"/>
                  <w:color w:val="000000"/>
                </w:rPr>
              </w:rPrChange>
            </w:rPr>
            <w:delText xml:space="preserve">penguin </w:delText>
          </w:r>
        </w:del>
      </w:ins>
      <w:del w:id="2607" w:author="Natasha Hardy" w:date="2021-11-12T14:40:00Z">
        <w:r w:rsidR="008445EE" w:rsidRPr="00F61043" w:rsidDel="002A4604">
          <w:rPr>
            <w:rFonts w:ascii="Times New Roman" w:eastAsia="Times New Roman" w:hAnsi="Times New Roman" w:cs="Times New Roman"/>
            <w:color w:val="000000"/>
            <w:highlight w:val="yellow"/>
            <w:rPrChange w:id="2608" w:author="Natasha Hardy" w:date="2021-11-29T18:33:00Z">
              <w:rPr>
                <w:rFonts w:ascii="Times New Roman" w:eastAsia="Times New Roman" w:hAnsi="Times New Roman" w:cs="Times New Roman"/>
                <w:color w:val="000000"/>
              </w:rPr>
            </w:rPrChange>
          </w:rPr>
          <w:delText xml:space="preserve">number </w:delText>
        </w:r>
      </w:del>
      <w:ins w:id="2609" w:author="Rebecca McIntosh" w:date="2021-10-29T13:22:00Z">
        <w:del w:id="2610" w:author="Natasha Hardy" w:date="2021-11-12T14:40:00Z">
          <w:r w:rsidR="004E7F19" w:rsidRPr="00F61043" w:rsidDel="002A4604">
            <w:rPr>
              <w:rFonts w:ascii="Times New Roman" w:eastAsia="Times New Roman" w:hAnsi="Times New Roman" w:cs="Times New Roman"/>
              <w:color w:val="000000"/>
              <w:highlight w:val="yellow"/>
              <w:rPrChange w:id="2611" w:author="Natasha Hardy" w:date="2021-11-29T18:33:00Z">
                <w:rPr>
                  <w:rFonts w:ascii="Times New Roman" w:eastAsia="Times New Roman" w:hAnsi="Times New Roman" w:cs="Times New Roman"/>
                  <w:color w:val="000000"/>
                </w:rPr>
              </w:rPrChange>
            </w:rPr>
            <w:delText xml:space="preserve">abundance </w:delText>
          </w:r>
        </w:del>
      </w:ins>
      <w:ins w:id="2612" w:author="Rebecca McIntosh" w:date="2021-10-29T13:29:00Z">
        <w:del w:id="2613" w:author="Natasha Hardy" w:date="2021-11-12T14:40:00Z">
          <w:r w:rsidR="00581E57" w:rsidRPr="00F61043" w:rsidDel="002A4604">
            <w:rPr>
              <w:rFonts w:ascii="Times New Roman" w:eastAsia="Times New Roman" w:hAnsi="Times New Roman" w:cs="Times New Roman"/>
              <w:color w:val="000000"/>
              <w:highlight w:val="yellow"/>
              <w:rPrChange w:id="2614" w:author="Natasha Hardy" w:date="2021-11-29T18:33:00Z">
                <w:rPr>
                  <w:rFonts w:ascii="Times New Roman" w:eastAsia="Times New Roman" w:hAnsi="Times New Roman" w:cs="Times New Roman"/>
                  <w:color w:val="000000"/>
                </w:rPr>
              </w:rPrChange>
            </w:rPr>
            <w:delText xml:space="preserve">of 21 </w:delText>
          </w:r>
        </w:del>
      </w:ins>
      <w:ins w:id="2615" w:author="Rebecca McIntosh" w:date="2021-10-29T13:30:00Z">
        <w:del w:id="2616" w:author="Natasha Hardy" w:date="2021-11-12T14:40:00Z">
          <w:r w:rsidR="00581E57" w:rsidRPr="00F61043" w:rsidDel="002A4604">
            <w:rPr>
              <w:rFonts w:ascii="Times New Roman" w:eastAsia="Times New Roman" w:hAnsi="Times New Roman" w:cs="Times New Roman"/>
              <w:color w:val="000000"/>
              <w:highlight w:val="yellow"/>
              <w:rPrChange w:id="2617" w:author="Natasha Hardy" w:date="2021-11-29T18:33:00Z">
                <w:rPr>
                  <w:rFonts w:ascii="Times New Roman" w:eastAsia="Times New Roman" w:hAnsi="Times New Roman" w:cs="Times New Roman"/>
                  <w:color w:val="000000"/>
                </w:rPr>
              </w:rPrChange>
            </w:rPr>
            <w:delText xml:space="preserve">individuals </w:delText>
          </w:r>
        </w:del>
      </w:ins>
      <w:del w:id="2618" w:author="Natasha Hardy" w:date="2021-11-12T14:40:00Z">
        <w:r w:rsidR="008445EE" w:rsidRPr="00F61043" w:rsidDel="002A4604">
          <w:rPr>
            <w:rFonts w:ascii="Times New Roman" w:eastAsia="Times New Roman" w:hAnsi="Times New Roman" w:cs="Times New Roman"/>
            <w:color w:val="000000"/>
            <w:highlight w:val="yellow"/>
            <w:rPrChange w:id="2619" w:author="Natasha Hardy" w:date="2021-11-29T18:33:00Z">
              <w:rPr>
                <w:rFonts w:ascii="Times New Roman" w:eastAsia="Times New Roman" w:hAnsi="Times New Roman" w:cs="Times New Roman"/>
                <w:color w:val="000000"/>
              </w:rPr>
            </w:rPrChange>
          </w:rPr>
          <w:delText>is likely an underestimate, firstly due to</w:delText>
        </w:r>
      </w:del>
      <w:ins w:id="2620" w:author="Rebecca McIntosh" w:date="2021-10-28T14:17:00Z">
        <w:del w:id="2621" w:author="Natasha Hardy" w:date="2021-11-12T14:40:00Z">
          <w:r w:rsidR="00F83C7B" w:rsidRPr="00F61043" w:rsidDel="002A4604">
            <w:rPr>
              <w:rFonts w:ascii="Times New Roman" w:eastAsia="Times New Roman" w:hAnsi="Times New Roman" w:cs="Times New Roman"/>
              <w:color w:val="000000"/>
              <w:highlight w:val="yellow"/>
              <w:rPrChange w:id="2622" w:author="Natasha Hardy" w:date="2021-11-29T18:33:00Z">
                <w:rPr>
                  <w:rFonts w:ascii="Times New Roman" w:eastAsia="Times New Roman" w:hAnsi="Times New Roman" w:cs="Times New Roman"/>
                  <w:color w:val="000000"/>
                </w:rPr>
              </w:rPrChange>
            </w:rPr>
            <w:delText xml:space="preserve"> </w:delText>
          </w:r>
        </w:del>
      </w:ins>
      <w:ins w:id="2623" w:author="Rebecca McIntosh" w:date="2021-10-28T14:22:00Z">
        <w:del w:id="2624" w:author="Natasha Hardy" w:date="2021-11-12T14:40:00Z">
          <w:r w:rsidR="00F83C7B" w:rsidRPr="00F61043" w:rsidDel="002A4604">
            <w:rPr>
              <w:rFonts w:ascii="Times New Roman" w:eastAsia="Times New Roman" w:hAnsi="Times New Roman" w:cs="Times New Roman"/>
              <w:color w:val="000000"/>
              <w:highlight w:val="yellow"/>
              <w:rPrChange w:id="2625" w:author="Natasha Hardy" w:date="2021-11-29T18:33:00Z">
                <w:rPr>
                  <w:rFonts w:ascii="Times New Roman" w:eastAsia="Times New Roman" w:hAnsi="Times New Roman" w:cs="Times New Roman"/>
                  <w:color w:val="000000"/>
                </w:rPr>
              </w:rPrChange>
            </w:rPr>
            <w:delText>because</w:delText>
          </w:r>
        </w:del>
      </w:ins>
      <w:ins w:id="2626" w:author="Rebecca McIntosh" w:date="2021-10-28T14:17:00Z">
        <w:del w:id="2627" w:author="Natasha Hardy" w:date="2021-11-12T14:40:00Z">
          <w:r w:rsidR="00F83C7B" w:rsidRPr="00F61043" w:rsidDel="002A4604">
            <w:rPr>
              <w:rFonts w:ascii="Times New Roman" w:eastAsia="Times New Roman" w:hAnsi="Times New Roman" w:cs="Times New Roman"/>
              <w:color w:val="000000"/>
              <w:highlight w:val="yellow"/>
              <w:rPrChange w:id="2628" w:author="Natasha Hardy" w:date="2021-11-29T18:33:00Z">
                <w:rPr>
                  <w:rFonts w:ascii="Times New Roman" w:eastAsia="Times New Roman" w:hAnsi="Times New Roman" w:cs="Times New Roman"/>
                  <w:color w:val="000000"/>
                </w:rPr>
              </w:rPrChange>
            </w:rPr>
            <w:delText xml:space="preserve"> of</w:delText>
          </w:r>
        </w:del>
      </w:ins>
      <w:del w:id="2629" w:author="Natasha Hardy" w:date="2021-11-12T14:40:00Z">
        <w:r w:rsidR="008445EE" w:rsidRPr="00F61043" w:rsidDel="002A4604">
          <w:rPr>
            <w:rFonts w:ascii="Times New Roman" w:eastAsia="Times New Roman" w:hAnsi="Times New Roman" w:cs="Times New Roman"/>
            <w:color w:val="000000"/>
            <w:highlight w:val="yellow"/>
            <w:rPrChange w:id="2630"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631" w:author="Natasha Hardy" w:date="2021-11-29T18:33:00Z">
              <w:rPr/>
            </w:rPrChange>
          </w:rPr>
          <w:delText>limited spatial variability in</w:delText>
        </w:r>
      </w:del>
      <w:ins w:id="2632" w:author="Rebecca McIntosh" w:date="2021-10-28T11:54:00Z">
        <w:del w:id="2633" w:author="Natasha Hardy" w:date="2021-11-12T14:40:00Z">
          <w:r w:rsidR="00573195" w:rsidRPr="00F61043" w:rsidDel="002A4604">
            <w:rPr>
              <w:highlight w:val="yellow"/>
              <w:rPrChange w:id="2634" w:author="Natasha Hardy" w:date="2021-11-29T18:33:00Z">
                <w:rPr/>
              </w:rPrChange>
            </w:rPr>
            <w:delText xml:space="preserve"> </w:delText>
          </w:r>
        </w:del>
      </w:ins>
      <w:del w:id="2635" w:author="Natasha Hardy" w:date="2021-11-12T14:40:00Z">
        <w:r w:rsidR="008445EE" w:rsidRPr="00F61043" w:rsidDel="002A4604">
          <w:rPr>
            <w:highlight w:val="yellow"/>
            <w:rPrChange w:id="2636" w:author="Natasha Hardy" w:date="2021-11-29T18:33:00Z">
              <w:rPr/>
            </w:rPrChange>
          </w:rPr>
          <w:delText xml:space="preserve"> genetic structuring of little penguins </w:delText>
        </w:r>
        <w:commentRangeStart w:id="2637"/>
        <w:r w:rsidR="008445EE" w:rsidRPr="00F61043" w:rsidDel="002A4604">
          <w:rPr>
            <w:highlight w:val="yellow"/>
            <w:rPrChange w:id="2638" w:author="Natasha Hardy" w:date="2021-11-29T18:33:00Z">
              <w:rPr/>
            </w:rPrChange>
          </w:rPr>
          <w:delText xml:space="preserve">based on microsatellite and mitochondrial DNA assays </w:delText>
        </w:r>
        <w:commentRangeEnd w:id="2637"/>
        <w:r w:rsidR="00573195" w:rsidRPr="00F61043" w:rsidDel="002A4604">
          <w:rPr>
            <w:rStyle w:val="CommentReference"/>
            <w:highlight w:val="yellow"/>
            <w:rPrChange w:id="2639" w:author="Natasha Hardy" w:date="2021-11-29T18:33:00Z">
              <w:rPr>
                <w:rStyle w:val="CommentReference"/>
              </w:rPr>
            </w:rPrChange>
          </w:rPr>
          <w:commentReference w:id="2637"/>
        </w:r>
        <w:r w:rsidR="008445EE" w:rsidRPr="00F61043" w:rsidDel="002A4604">
          <w:rPr>
            <w:highlight w:val="yellow"/>
            <w:rPrChange w:id="2640" w:author="Natasha Hardy" w:date="2021-11-29T18:33:00Z">
              <w:rPr/>
            </w:rPrChange>
          </w:rPr>
          <w:delText>(</w:delText>
        </w:r>
        <w:r w:rsidR="007C2BDF" w:rsidRPr="00F61043" w:rsidDel="002A4604">
          <w:rPr>
            <w:highlight w:val="yellow"/>
            <w:rPrChange w:id="2641" w:author="Natasha Hardy" w:date="2021-11-29T18:33:00Z">
              <w:rPr/>
            </w:rPrChange>
          </w:rPr>
          <w:delText xml:space="preserve">Peucker et al., 2009; </w:delText>
        </w:r>
        <w:r w:rsidR="008445EE" w:rsidRPr="00F61043" w:rsidDel="002A4604">
          <w:rPr>
            <w:highlight w:val="yellow"/>
            <w:rPrChange w:id="2642" w:author="Natasha Hardy" w:date="2021-11-29T18:33:00Z">
              <w:rPr/>
            </w:rPrChange>
          </w:rPr>
          <w:delText>Burridge et al., 2015; Vardeh, 2015). Secondly</w:delText>
        </w:r>
      </w:del>
      <w:ins w:id="2643" w:author="Rebecca McIntosh" w:date="2021-10-28T11:59:00Z">
        <w:del w:id="2644" w:author="Natasha Hardy" w:date="2021-11-12T14:40:00Z">
          <w:r w:rsidR="003B3237" w:rsidRPr="00F61043" w:rsidDel="002A4604">
            <w:rPr>
              <w:highlight w:val="yellow"/>
              <w:rPrChange w:id="2645" w:author="Natasha Hardy" w:date="2021-11-29T18:33:00Z">
                <w:rPr/>
              </w:rPrChange>
            </w:rPr>
            <w:delText>Additionally</w:delText>
          </w:r>
        </w:del>
      </w:ins>
      <w:del w:id="2646" w:author="Natasha Hardy" w:date="2021-11-12T14:40:00Z">
        <w:r w:rsidR="008445EE" w:rsidRPr="00F61043" w:rsidDel="002A4604">
          <w:rPr>
            <w:highlight w:val="yellow"/>
            <w:rPrChange w:id="2647"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648" w:author="Natasha Hardy" w:date="2021-11-29T18:33:00Z">
              <w:rPr>
                <w:rFonts w:ascii="Times New Roman" w:eastAsia="Times New Roman" w:hAnsi="Times New Roman" w:cs="Times New Roman"/>
                <w:color w:val="000000"/>
              </w:rPr>
            </w:rPrChange>
          </w:rPr>
          <w:delText xml:space="preserve">this study uses </w:delText>
        </w:r>
      </w:del>
      <w:ins w:id="2649" w:author="Rebecca McIntosh" w:date="2021-10-29T13:18:00Z">
        <w:del w:id="2650" w:author="Natasha Hardy" w:date="2021-11-12T14:40:00Z">
          <w:r w:rsidR="0093770E" w:rsidRPr="00F61043" w:rsidDel="002A4604">
            <w:rPr>
              <w:rFonts w:ascii="Times New Roman" w:eastAsia="Times New Roman" w:hAnsi="Times New Roman" w:cs="Times New Roman"/>
              <w:color w:val="000000"/>
              <w:highlight w:val="yellow"/>
              <w:rPrChange w:id="2651" w:author="Natasha Hardy" w:date="2021-11-29T18:33:00Z">
                <w:rPr>
                  <w:rFonts w:ascii="Times New Roman" w:eastAsia="Times New Roman" w:hAnsi="Times New Roman" w:cs="Times New Roman"/>
                  <w:color w:val="000000"/>
                </w:rPr>
              </w:rPrChange>
            </w:rPr>
            <w:delText xml:space="preserve">used </w:delText>
          </w:r>
        </w:del>
      </w:ins>
      <w:del w:id="2652" w:author="Natasha Hardy" w:date="2021-11-12T14:40:00Z">
        <w:r w:rsidR="008445EE" w:rsidRPr="00F61043" w:rsidDel="002A4604">
          <w:rPr>
            <w:rFonts w:ascii="Times New Roman" w:eastAsia="Times New Roman" w:hAnsi="Times New Roman" w:cs="Times New Roman"/>
            <w:color w:val="000000"/>
            <w:highlight w:val="yellow"/>
            <w:rPrChange w:id="2653"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654"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655"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656" w:author="Natasha Hardy" w:date="2021-11-29T18:33:00Z">
              <w:rPr>
                <w:color w:val="000000"/>
              </w:rPr>
            </w:rPrChange>
          </w:rPr>
          <w:delText>12S ribosomal RNA, and recover</w:delText>
        </w:r>
        <w:r w:rsidR="00BB2679" w:rsidRPr="00F61043" w:rsidDel="002A4604">
          <w:rPr>
            <w:color w:val="000000"/>
            <w:highlight w:val="yellow"/>
            <w:rPrChange w:id="2657" w:author="Natasha Hardy" w:date="2021-11-29T18:33:00Z">
              <w:rPr>
                <w:color w:val="000000"/>
              </w:rPr>
            </w:rPrChange>
          </w:rPr>
          <w:delText>ed</w:delText>
        </w:r>
        <w:r w:rsidR="008445EE" w:rsidRPr="00F61043" w:rsidDel="002A4604">
          <w:rPr>
            <w:color w:val="000000"/>
            <w:highlight w:val="yellow"/>
            <w:rPrChange w:id="2658" w:author="Natasha Hardy" w:date="2021-11-29T18:33:00Z">
              <w:rPr>
                <w:color w:val="000000"/>
              </w:rPr>
            </w:rPrChange>
          </w:rPr>
          <w:delText xml:space="preserve"> ~230 bp DNA fragments. </w:delText>
        </w:r>
        <w:r w:rsidR="00BB2679" w:rsidRPr="00F61043" w:rsidDel="002A4604">
          <w:rPr>
            <w:color w:val="000000"/>
            <w:highlight w:val="yellow"/>
            <w:rPrChange w:id="2659" w:author="Natasha Hardy" w:date="2021-11-29T18:33:00Z">
              <w:rPr>
                <w:color w:val="000000"/>
              </w:rPr>
            </w:rPrChange>
          </w:rPr>
          <w:delText>T</w:delText>
        </w:r>
        <w:r w:rsidR="008445EE" w:rsidRPr="00F61043" w:rsidDel="002A4604">
          <w:rPr>
            <w:color w:val="000000"/>
            <w:highlight w:val="yellow"/>
            <w:rPrChange w:id="2660" w:author="Natasha Hardy" w:date="2021-11-29T18:33:00Z">
              <w:rPr>
                <w:color w:val="000000"/>
              </w:rPr>
            </w:rPrChange>
          </w:rPr>
          <w:delText xml:space="preserve">his </w:delText>
        </w:r>
        <w:r w:rsidR="00BB2679" w:rsidRPr="00F61043" w:rsidDel="002A4604">
          <w:rPr>
            <w:color w:val="000000"/>
            <w:highlight w:val="yellow"/>
            <w:rPrChange w:id="2661" w:author="Natasha Hardy" w:date="2021-11-29T18:33:00Z">
              <w:rPr>
                <w:color w:val="000000"/>
              </w:rPr>
            </w:rPrChange>
          </w:rPr>
          <w:delText>gene was</w:delText>
        </w:r>
      </w:del>
      <w:ins w:id="2662" w:author="Rebecca McIntosh" w:date="2021-10-28T11:59:00Z">
        <w:del w:id="2663" w:author="Natasha Hardy" w:date="2021-11-12T14:40:00Z">
          <w:r w:rsidR="003B3237" w:rsidRPr="00F61043" w:rsidDel="002A4604">
            <w:rPr>
              <w:color w:val="000000"/>
              <w:highlight w:val="yellow"/>
              <w:rPrChange w:id="2664" w:author="Natasha Hardy" w:date="2021-11-29T18:33:00Z">
                <w:rPr>
                  <w:color w:val="000000"/>
                </w:rPr>
              </w:rPrChange>
            </w:rPr>
            <w:delText>,</w:delText>
          </w:r>
        </w:del>
      </w:ins>
      <w:del w:id="2665" w:author="Natasha Hardy" w:date="2021-11-12T14:40:00Z">
        <w:r w:rsidR="00BB2679" w:rsidRPr="00F61043" w:rsidDel="002A4604">
          <w:rPr>
            <w:color w:val="000000"/>
            <w:highlight w:val="yellow"/>
            <w:rPrChange w:id="2666"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667" w:author="Natasha Hardy" w:date="2021-11-29T18:33:00Z">
              <w:rPr>
                <w:color w:val="000000"/>
              </w:rPr>
            </w:rPrChange>
          </w:rPr>
          <w:delText xml:space="preserve"> </w:delText>
        </w:r>
        <w:r w:rsidR="00BB2679" w:rsidRPr="00F61043" w:rsidDel="002A4604">
          <w:rPr>
            <w:highlight w:val="yellow"/>
            <w:rPrChange w:id="2668" w:author="Natasha Hardy" w:date="2021-11-29T18:33:00Z">
              <w:rPr/>
            </w:rPrChange>
          </w:rPr>
          <w:delText>T</w:delText>
        </w:r>
        <w:r w:rsidR="008445EE" w:rsidRPr="00F61043" w:rsidDel="002A4604">
          <w:rPr>
            <w:highlight w:val="yellow"/>
            <w:rPrChange w:id="2669" w:author="Natasha Hardy" w:date="2021-11-29T18:33:00Z">
              <w:rPr/>
            </w:rPrChange>
          </w:rPr>
          <w:delText>argeting</w:delText>
        </w:r>
        <w:r w:rsidR="008445EE" w:rsidRPr="00F61043" w:rsidDel="002A4604">
          <w:rPr>
            <w:color w:val="000000"/>
            <w:highlight w:val="yellow"/>
            <w:rPrChange w:id="2670" w:author="Natasha Hardy" w:date="2021-11-29T18:33:00Z">
              <w:rPr>
                <w:color w:val="000000"/>
              </w:rPr>
            </w:rPrChange>
          </w:rPr>
          <w:delText xml:space="preserve"> longer and </w:delText>
        </w:r>
        <w:r w:rsidR="008445EE" w:rsidRPr="00F61043" w:rsidDel="002A4604">
          <w:rPr>
            <w:highlight w:val="yellow"/>
            <w:rPrChange w:id="2671" w:author="Natasha Hardy" w:date="2021-11-29T18:33:00Z">
              <w:rPr/>
            </w:rPrChange>
          </w:rPr>
          <w:delText xml:space="preserve">more </w:delText>
        </w:r>
        <w:commentRangeStart w:id="2672"/>
        <w:r w:rsidR="008445EE" w:rsidRPr="00F61043" w:rsidDel="002A4604">
          <w:rPr>
            <w:highlight w:val="yellow"/>
            <w:rPrChange w:id="2673" w:author="Natasha Hardy" w:date="2021-11-29T18:33:00Z">
              <w:rPr/>
            </w:rPrChange>
          </w:rPr>
          <w:delText>variable</w:delText>
        </w:r>
        <w:commentRangeEnd w:id="2672"/>
        <w:r w:rsidR="007D4061" w:rsidRPr="00F61043" w:rsidDel="002A4604">
          <w:rPr>
            <w:rStyle w:val="CommentReference"/>
            <w:highlight w:val="yellow"/>
            <w:rPrChange w:id="2674" w:author="Natasha Hardy" w:date="2021-11-29T18:33:00Z">
              <w:rPr>
                <w:rStyle w:val="CommentReference"/>
              </w:rPr>
            </w:rPrChange>
          </w:rPr>
          <w:commentReference w:id="2672"/>
        </w:r>
        <w:r w:rsidR="008445EE" w:rsidRPr="00F61043" w:rsidDel="002A4604">
          <w:rPr>
            <w:color w:val="000000"/>
            <w:highlight w:val="yellow"/>
            <w:rPrChange w:id="2675" w:author="Natasha Hardy" w:date="2021-11-29T18:33:00Z">
              <w:rPr>
                <w:color w:val="000000"/>
              </w:rPr>
            </w:rPrChange>
          </w:rPr>
          <w:delText xml:space="preserve"> barcodes would likely reveal greater genetic diversity</w:delText>
        </w:r>
        <w:r w:rsidRPr="00F61043" w:rsidDel="002A4604">
          <w:rPr>
            <w:color w:val="000000"/>
            <w:highlight w:val="yellow"/>
            <w:rPrChange w:id="2676" w:author="Natasha Hardy" w:date="2021-11-29T18:33:00Z">
              <w:rPr>
                <w:color w:val="000000"/>
              </w:rPr>
            </w:rPrChange>
          </w:rPr>
          <w:delText xml:space="preserve"> </w:delText>
        </w:r>
        <w:r w:rsidR="008445EE" w:rsidRPr="00F61043" w:rsidDel="002A4604">
          <w:rPr>
            <w:color w:val="000000"/>
            <w:highlight w:val="yellow"/>
            <w:rPrChange w:id="2677" w:author="Natasha Hardy" w:date="2021-11-29T18:33:00Z">
              <w:rPr>
                <w:color w:val="000000"/>
              </w:rPr>
            </w:rPrChange>
          </w:rPr>
          <w:delText xml:space="preserve">and </w:delText>
        </w:r>
        <w:r w:rsidR="004911EF" w:rsidRPr="00F61043" w:rsidDel="002A4604">
          <w:rPr>
            <w:color w:val="000000"/>
            <w:highlight w:val="yellow"/>
            <w:rPrChange w:id="2678" w:author="Natasha Hardy" w:date="2021-11-29T18:33:00Z">
              <w:rPr>
                <w:color w:val="000000"/>
              </w:rPr>
            </w:rPrChange>
          </w:rPr>
          <w:delText xml:space="preserve">thus further </w:delText>
        </w:r>
      </w:del>
      <w:ins w:id="2679" w:author="Rebecca McIntosh" w:date="2021-10-29T13:20:00Z">
        <w:del w:id="2680" w:author="Natasha Hardy" w:date="2021-11-12T14:40:00Z">
          <w:r w:rsidR="00D67D54" w:rsidRPr="00F61043" w:rsidDel="002A4604">
            <w:rPr>
              <w:color w:val="000000"/>
              <w:highlight w:val="yellow"/>
              <w:rPrChange w:id="2681" w:author="Natasha Hardy" w:date="2021-11-29T18:33:00Z">
                <w:rPr>
                  <w:color w:val="000000"/>
                </w:rPr>
              </w:rPrChange>
            </w:rPr>
            <w:delText xml:space="preserve">increase </w:delText>
          </w:r>
        </w:del>
      </w:ins>
      <w:del w:id="2682" w:author="Natasha Hardy" w:date="2021-11-12T14:40:00Z">
        <w:r w:rsidR="004911EF" w:rsidRPr="00F61043" w:rsidDel="002A4604">
          <w:rPr>
            <w:color w:val="000000"/>
            <w:highlight w:val="yellow"/>
            <w:rPrChange w:id="2683" w:author="Natasha Hardy" w:date="2021-11-29T18:33:00Z">
              <w:rPr>
                <w:color w:val="000000"/>
              </w:rPr>
            </w:rPrChange>
          </w:rPr>
          <w:delText>our estimation of</w:delText>
        </w:r>
        <w:r w:rsidR="008445EE" w:rsidRPr="00F61043" w:rsidDel="002A4604">
          <w:rPr>
            <w:highlight w:val="yellow"/>
            <w:rPrChange w:id="2684" w:author="Natasha Hardy" w:date="2021-11-29T18:33:00Z">
              <w:rPr/>
            </w:rPrChange>
          </w:rPr>
          <w:delText xml:space="preserve"> </w:delText>
        </w:r>
        <w:r w:rsidR="008445EE" w:rsidRPr="00F61043" w:rsidDel="002A4604">
          <w:rPr>
            <w:color w:val="000000"/>
            <w:highlight w:val="yellow"/>
            <w:rPrChange w:id="2685" w:author="Natasha Hardy" w:date="2021-11-29T18:33:00Z">
              <w:rPr>
                <w:color w:val="000000"/>
              </w:rPr>
            </w:rPrChange>
          </w:rPr>
          <w:delText xml:space="preserve">individual penguins consumed. </w:delText>
        </w:r>
        <w:r w:rsidR="00BB2679" w:rsidRPr="00F61043" w:rsidDel="002A4604">
          <w:rPr>
            <w:color w:val="000000"/>
            <w:highlight w:val="yellow"/>
            <w:rPrChange w:id="2686" w:author="Natasha Hardy" w:date="2021-11-29T18:33:00Z">
              <w:rPr>
                <w:color w:val="000000"/>
              </w:rPr>
            </w:rPrChange>
          </w:rPr>
          <w:delText>Decisions on target genes</w:delText>
        </w:r>
        <w:r w:rsidR="008445EE" w:rsidRPr="00F61043" w:rsidDel="002A4604">
          <w:rPr>
            <w:color w:val="000000"/>
            <w:highlight w:val="yellow"/>
            <w:rPrChange w:id="2687" w:author="Natasha Hardy" w:date="2021-11-29T18:33:00Z">
              <w:rPr>
                <w:color w:val="000000"/>
              </w:rPr>
            </w:rPrChange>
          </w:rPr>
          <w:delText xml:space="preserve"> must be balanced with the fact that </w:delText>
        </w:r>
        <w:r w:rsidR="00BB2679" w:rsidRPr="00F61043" w:rsidDel="002A4604">
          <w:rPr>
            <w:color w:val="000000"/>
            <w:highlight w:val="yellow"/>
            <w:rPrChange w:id="2688" w:author="Natasha Hardy" w:date="2021-11-29T18:33:00Z">
              <w:rPr>
                <w:color w:val="000000"/>
              </w:rPr>
            </w:rPrChange>
          </w:rPr>
          <w:delText>faecal</w:delText>
        </w:r>
        <w:r w:rsidR="008445EE" w:rsidRPr="00F61043" w:rsidDel="002A4604">
          <w:rPr>
            <w:color w:val="000000"/>
            <w:highlight w:val="yellow"/>
            <w:rPrChange w:id="2689" w:author="Natasha Hardy" w:date="2021-11-29T18:33:00Z">
              <w:rPr>
                <w:color w:val="000000"/>
              </w:rPr>
            </w:rPrChange>
          </w:rPr>
          <w:delText xml:space="preserve"> DNA is </w:delText>
        </w:r>
        <w:r w:rsidR="00BB2679" w:rsidRPr="00F61043" w:rsidDel="002A4604">
          <w:rPr>
            <w:color w:val="000000"/>
            <w:highlight w:val="yellow"/>
            <w:rPrChange w:id="2690" w:author="Natasha Hardy" w:date="2021-11-29T18:33:00Z">
              <w:rPr>
                <w:color w:val="000000"/>
              </w:rPr>
            </w:rPrChange>
          </w:rPr>
          <w:delText xml:space="preserve">highly </w:delText>
        </w:r>
        <w:r w:rsidR="008445EE" w:rsidRPr="00F61043" w:rsidDel="002A4604">
          <w:rPr>
            <w:color w:val="000000"/>
            <w:highlight w:val="yellow"/>
            <w:rPrChange w:id="2691" w:author="Natasha Hardy" w:date="2021-11-29T18:33:00Z">
              <w:rPr>
                <w:color w:val="000000"/>
              </w:rPr>
            </w:rPrChange>
          </w:rPr>
          <w:delText xml:space="preserve">degraded and </w:delText>
        </w:r>
        <w:r w:rsidR="001E30E9" w:rsidRPr="00F61043" w:rsidDel="002A4604">
          <w:rPr>
            <w:color w:val="000000"/>
            <w:highlight w:val="yellow"/>
            <w:rPrChange w:id="2692" w:author="Natasha Hardy" w:date="2021-11-29T18:33:00Z">
              <w:rPr>
                <w:color w:val="000000"/>
              </w:rPr>
            </w:rPrChange>
          </w:rPr>
          <w:delText xml:space="preserve">the </w:delText>
        </w:r>
        <w:r w:rsidR="008445EE" w:rsidRPr="00F61043" w:rsidDel="002A4604">
          <w:rPr>
            <w:color w:val="000000"/>
            <w:highlight w:val="yellow"/>
            <w:rPrChange w:id="2693" w:author="Natasha Hardy" w:date="2021-11-29T18:33:00Z">
              <w:rPr>
                <w:color w:val="000000"/>
              </w:rPr>
            </w:rPrChange>
          </w:rPr>
          <w:delText>recovery of longer</w:delText>
        </w:r>
        <w:r w:rsidR="001E30E9" w:rsidRPr="00F61043" w:rsidDel="002A4604">
          <w:rPr>
            <w:color w:val="000000"/>
            <w:highlight w:val="yellow"/>
            <w:rPrChange w:id="2694" w:author="Natasha Hardy" w:date="2021-11-29T18:33:00Z">
              <w:rPr>
                <w:color w:val="000000"/>
              </w:rPr>
            </w:rPrChange>
          </w:rPr>
          <w:delText xml:space="preserve"> </w:delText>
        </w:r>
        <w:r w:rsidR="008445EE" w:rsidRPr="00F61043" w:rsidDel="002A4604">
          <w:rPr>
            <w:color w:val="000000"/>
            <w:highlight w:val="yellow"/>
            <w:rPrChange w:id="2695" w:author="Natasha Hardy" w:date="2021-11-29T18:33:00Z">
              <w:rPr>
                <w:color w:val="000000"/>
              </w:rPr>
            </w:rPrChange>
          </w:rPr>
          <w:delText>fragments can be problematic</w:delText>
        </w:r>
      </w:del>
      <w:ins w:id="2696" w:author="Rebecca McIntosh" w:date="2021-10-28T16:15:00Z">
        <w:del w:id="2697" w:author="Natasha Hardy" w:date="2021-11-12T14:40:00Z">
          <w:r w:rsidR="001845A7" w:rsidRPr="00F61043" w:rsidDel="002A4604">
            <w:rPr>
              <w:color w:val="000000"/>
              <w:highlight w:val="yellow"/>
              <w:rPrChange w:id="2698" w:author="Natasha Hardy" w:date="2021-11-29T18:33:00Z">
                <w:rPr>
                  <w:color w:val="000000"/>
                </w:rPr>
              </w:rPrChange>
            </w:rPr>
            <w:delText>, but at the</w:delText>
          </w:r>
        </w:del>
      </w:ins>
      <w:ins w:id="2699" w:author="Rebecca McIntosh" w:date="2021-10-28T16:00:00Z">
        <w:del w:id="2700" w:author="Natasha Hardy" w:date="2021-11-12T14:40:00Z">
          <w:r w:rsidR="001841AD" w:rsidRPr="00F61043" w:rsidDel="002A4604">
            <w:rPr>
              <w:color w:val="000000"/>
              <w:highlight w:val="yellow"/>
              <w:rPrChange w:id="2701" w:author="Natasha Hardy" w:date="2021-11-29T18:33:00Z">
                <w:rPr>
                  <w:color w:val="000000"/>
                </w:rPr>
              </w:rPrChange>
            </w:rPr>
            <w:delText xml:space="preserve"> loss of </w:delText>
          </w:r>
        </w:del>
      </w:ins>
      <w:ins w:id="2702" w:author="Rebecca McIntosh" w:date="2021-10-29T13:20:00Z">
        <w:del w:id="2703" w:author="Natasha Hardy" w:date="2021-11-12T14:40:00Z">
          <w:r w:rsidR="00D67D54" w:rsidRPr="00F61043" w:rsidDel="002A4604">
            <w:rPr>
              <w:color w:val="000000"/>
              <w:highlight w:val="yellow"/>
              <w:rPrChange w:id="2704" w:author="Natasha Hardy" w:date="2021-11-29T18:33:00Z">
                <w:rPr>
                  <w:color w:val="000000"/>
                </w:rPr>
              </w:rPrChange>
            </w:rPr>
            <w:delText xml:space="preserve">detecting </w:delText>
          </w:r>
        </w:del>
      </w:ins>
      <w:ins w:id="2705" w:author="Rebecca McIntosh" w:date="2021-10-28T15:00:00Z">
        <w:del w:id="2706" w:author="Natasha Hardy" w:date="2021-11-12T14:40:00Z">
          <w:r w:rsidR="00E67A74" w:rsidRPr="00F61043" w:rsidDel="002A4604">
            <w:rPr>
              <w:color w:val="000000"/>
              <w:highlight w:val="yellow"/>
              <w:rPrChange w:id="2707" w:author="Natasha Hardy" w:date="2021-11-29T18:33:00Z">
                <w:rPr>
                  <w:color w:val="000000"/>
                </w:rPr>
              </w:rPrChange>
            </w:rPr>
            <w:delText xml:space="preserve">shorter </w:delText>
          </w:r>
        </w:del>
      </w:ins>
      <w:ins w:id="2708" w:author="Rebecca McIntosh" w:date="2021-10-28T12:00:00Z">
        <w:del w:id="2709" w:author="Natasha Hardy" w:date="2021-11-12T14:40:00Z">
          <w:r w:rsidR="003B3237" w:rsidRPr="00F61043" w:rsidDel="002A4604">
            <w:rPr>
              <w:color w:val="000000"/>
              <w:highlight w:val="yellow"/>
              <w:rPrChange w:id="2710" w:author="Natasha Hardy" w:date="2021-11-29T18:33:00Z">
                <w:rPr>
                  <w:color w:val="000000"/>
                </w:rPr>
              </w:rPrChange>
            </w:rPr>
            <w:delText xml:space="preserve">DNA traces </w:delText>
          </w:r>
        </w:del>
      </w:ins>
      <w:ins w:id="2711" w:author="Rebecca McIntosh" w:date="2021-10-28T16:16:00Z">
        <w:del w:id="2712" w:author="Natasha Hardy" w:date="2021-11-12T14:40:00Z">
          <w:r w:rsidR="001845A7" w:rsidRPr="00F61043" w:rsidDel="002A4604">
            <w:rPr>
              <w:color w:val="000000"/>
              <w:highlight w:val="yellow"/>
              <w:rPrChange w:id="2713" w:author="Natasha Hardy" w:date="2021-11-29T18:33:00Z">
                <w:rPr>
                  <w:color w:val="000000"/>
                </w:rPr>
              </w:rPrChange>
            </w:rPr>
            <w:delText>typical in degraded faecal material</w:delText>
          </w:r>
        </w:del>
      </w:ins>
      <w:ins w:id="2714" w:author="Rebecca McIntosh" w:date="2021-10-28T16:00:00Z">
        <w:del w:id="2715" w:author="Natasha Hardy" w:date="2021-11-12T14:40:00Z">
          <w:r w:rsidR="001841AD" w:rsidRPr="00F61043" w:rsidDel="002A4604">
            <w:rPr>
              <w:color w:val="000000"/>
              <w:highlight w:val="yellow"/>
              <w:rPrChange w:id="2716" w:author="Natasha Hardy" w:date="2021-11-29T18:33:00Z">
                <w:rPr>
                  <w:color w:val="000000"/>
                </w:rPr>
              </w:rPrChange>
            </w:rPr>
            <w:delText xml:space="preserve"> </w:delText>
          </w:r>
        </w:del>
      </w:ins>
      <w:del w:id="2717" w:author="Natasha Hardy" w:date="2021-11-12T14:40:00Z">
        <w:r w:rsidR="00FF19DD" w:rsidRPr="00F61043" w:rsidDel="002A4604">
          <w:rPr>
            <w:color w:val="000000"/>
            <w:highlight w:val="yellow"/>
            <w:rPrChange w:id="2718" w:author="Natasha Hardy" w:date="2021-11-29T18:33:00Z">
              <w:rPr>
                <w:color w:val="000000"/>
              </w:rPr>
            </w:rPrChange>
          </w:rPr>
          <w:delText xml:space="preserve"> (</w:delText>
        </w:r>
        <w:r w:rsidR="00F200BF" w:rsidRPr="00F61043" w:rsidDel="002A4604">
          <w:rPr>
            <w:color w:val="000000"/>
            <w:highlight w:val="yellow"/>
            <w:rPrChange w:id="2719" w:author="Natasha Hardy" w:date="2021-11-29T18:33:00Z">
              <w:rPr>
                <w:color w:val="000000"/>
              </w:rPr>
            </w:rPrChange>
          </w:rPr>
          <w:delText>Taberlet et al. 2012</w:delText>
        </w:r>
        <w:r w:rsidR="00FF19DD" w:rsidRPr="00F61043" w:rsidDel="002A4604">
          <w:rPr>
            <w:color w:val="000000"/>
            <w:highlight w:val="yellow"/>
            <w:rPrChange w:id="2720" w:author="Natasha Hardy" w:date="2021-11-29T18:33:00Z">
              <w:rPr>
                <w:color w:val="000000"/>
              </w:rPr>
            </w:rPrChange>
          </w:rPr>
          <w:delText>)</w:delText>
        </w:r>
        <w:r w:rsidR="008445EE" w:rsidRPr="00F61043" w:rsidDel="002A4604">
          <w:rPr>
            <w:color w:val="000000"/>
            <w:highlight w:val="yellow"/>
            <w:rPrChange w:id="2721"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722" w:author="Natasha Hardy" w:date="2021-11-29T18:33:00Z">
              <w:rPr/>
            </w:rPrChange>
          </w:rPr>
          <w:delText xml:space="preserve"> However, </w:delText>
        </w:r>
      </w:del>
      <w:del w:id="2723" w:author="Natasha Hardy" w:date="2021-11-11T10:06:00Z">
        <w:r w:rsidR="008445EE" w:rsidRPr="00F61043">
          <w:rPr>
            <w:highlight w:val="yellow"/>
            <w:rPrChange w:id="2724" w:author="Natasha Hardy" w:date="2021-11-29T18:33:00Z">
              <w:rPr/>
            </w:rPrChange>
          </w:rPr>
          <w:delText>o</w:delText>
        </w:r>
        <w:r w:rsidR="008445EE" w:rsidRPr="00F61043">
          <w:rPr>
            <w:color w:val="000000"/>
            <w:highlight w:val="yellow"/>
            <w:rPrChange w:id="2725" w:author="Natasha Hardy" w:date="2021-11-29T18:33:00Z">
              <w:rPr>
                <w:color w:val="000000"/>
              </w:rPr>
            </w:rPrChange>
          </w:rPr>
          <w:delText>ngoing</w:delText>
        </w:r>
      </w:del>
      <w:del w:id="2726" w:author="Natasha Hardy" w:date="2021-11-12T14:40:00Z">
        <w:r w:rsidR="008445EE" w:rsidRPr="00F61043" w:rsidDel="002A4604">
          <w:rPr>
            <w:highlight w:val="yellow"/>
            <w:rPrChange w:id="2727" w:author="Natasha Hardy" w:date="2021-11-29T18:33:00Z">
              <w:rPr/>
            </w:rPrChange>
          </w:rPr>
          <w:delText>o</w:delText>
        </w:r>
      </w:del>
      <w:ins w:id="2728" w:author="Rebecca McIntosh" w:date="2021-10-28T16:15:00Z">
        <w:del w:id="2729" w:author="Natasha Hardy" w:date="2021-11-12T14:40:00Z">
          <w:r w:rsidR="008E5C21" w:rsidRPr="00F61043" w:rsidDel="002A4604">
            <w:rPr>
              <w:color w:val="000000"/>
              <w:highlight w:val="yellow"/>
              <w:rPrChange w:id="2730" w:author="Natasha Hardy" w:date="2021-11-29T18:33:00Z">
                <w:rPr>
                  <w:color w:val="000000"/>
                </w:rPr>
              </w:rPrChange>
            </w:rPr>
            <w:delText>O</w:delText>
          </w:r>
        </w:del>
      </w:ins>
      <w:del w:id="2731" w:author="Natasha Hardy" w:date="2021-11-12T14:40:00Z">
        <w:r w:rsidR="008445EE" w:rsidRPr="00F61043" w:rsidDel="002A4604">
          <w:rPr>
            <w:color w:val="000000"/>
            <w:highlight w:val="yellow"/>
            <w:rPrChange w:id="2732"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2733" w:author="Natasha Hardy" w:date="2021-11-29T18:33:00Z">
              <w:rPr>
                <w:color w:val="000000"/>
              </w:rPr>
            </w:rPrChange>
          </w:rPr>
          <w:delText xml:space="preserve">ecological </w:delText>
        </w:r>
        <w:r w:rsidR="008445EE" w:rsidRPr="00F61043" w:rsidDel="002A4604">
          <w:rPr>
            <w:color w:val="000000"/>
            <w:highlight w:val="yellow"/>
            <w:rPrChange w:id="2734" w:author="Natasha Hardy" w:date="2021-11-29T18:33:00Z">
              <w:rPr>
                <w:color w:val="000000"/>
              </w:rPr>
            </w:rPrChange>
          </w:rPr>
          <w:delText>monitoring.</w:delText>
        </w:r>
      </w:del>
    </w:p>
    <w:p w14:paraId="539B94B0" w14:textId="799E5E67" w:rsidR="00C65F08" w:rsidRDefault="0069327B" w:rsidP="003F3FBC">
      <w:pPr>
        <w:ind w:firstLine="720"/>
        <w:rPr>
          <w:ins w:id="2735" w:author="Natasha Hardy" w:date="2021-11-12T16:06:00Z"/>
        </w:rPr>
      </w:pPr>
      <w:ins w:id="2736" w:author="Rebecca McIntosh" w:date="2021-10-28T16:40:00Z">
        <w:del w:id="2737" w:author="Natasha Hardy" w:date="2021-11-12T15:58:00Z">
          <w:r w:rsidRPr="00F61043" w:rsidDel="006879F9">
            <w:rPr>
              <w:color w:val="000000"/>
              <w:highlight w:val="yellow"/>
              <w:rPrChange w:id="2738" w:author="Natasha Hardy" w:date="2021-11-29T18:33:00Z">
                <w:rPr>
                  <w:color w:val="000000"/>
                </w:rPr>
              </w:rPrChange>
            </w:rPr>
            <w:delText xml:space="preserve">Our results show that parallel applications of </w:delText>
          </w:r>
          <w:r w:rsidRPr="00F61043" w:rsidDel="006879F9">
            <w:rPr>
              <w:color w:val="000000"/>
              <w:highlight w:val="yellow"/>
              <w:rPrChange w:id="2739"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2740" w:author="Natasha Hardy" w:date="2021-11-29T18:33:00Z">
                <w:rPr>
                  <w:color w:val="000000"/>
                </w:rPr>
              </w:rPrChange>
            </w:rPr>
            <w:delText>:</w:delText>
          </w:r>
        </w:del>
        <w:del w:id="2741" w:author="Natasha Hardy" w:date="2021-11-12T16:06:00Z">
          <w:r w:rsidRPr="00F61043" w:rsidDel="00F50503">
            <w:rPr>
              <w:color w:val="000000"/>
              <w:highlight w:val="yellow"/>
              <w:rPrChange w:id="2742" w:author="Natasha Hardy" w:date="2021-11-29T18:33:00Z">
                <w:rPr>
                  <w:color w:val="000000"/>
                </w:rPr>
              </w:rPrChange>
            </w:rPr>
            <w:delText xml:space="preserve"> they are not additive or exclusive. </w:delText>
          </w:r>
        </w:del>
      </w:ins>
      <w:del w:id="2743" w:author="Natasha Hardy" w:date="2021-11-12T16:06:00Z">
        <w:r w:rsidR="008445EE" w:rsidRPr="00F61043" w:rsidDel="00F50503">
          <w:rPr>
            <w:highlight w:val="yellow"/>
            <w:rPrChange w:id="2744" w:author="Natasha Hardy" w:date="2021-11-29T18:33:00Z">
              <w:rPr/>
            </w:rPrChange>
          </w:rPr>
          <w:delText>This paper</w:delText>
        </w:r>
      </w:del>
      <w:ins w:id="2745" w:author="Rebecca McIntosh" w:date="2021-10-28T16:42:00Z">
        <w:del w:id="2746" w:author="Natasha Hardy" w:date="2021-11-12T16:06:00Z">
          <w:r w:rsidR="00360023" w:rsidRPr="00F61043" w:rsidDel="00F50503">
            <w:rPr>
              <w:highlight w:val="yellow"/>
              <w:rPrChange w:id="2747" w:author="Natasha Hardy" w:date="2021-11-29T18:33:00Z">
                <w:rPr/>
              </w:rPrChange>
            </w:rPr>
            <w:delText>We</w:delText>
          </w:r>
        </w:del>
      </w:ins>
      <w:del w:id="2748" w:author="Natasha Hardy" w:date="2021-11-12T16:06:00Z">
        <w:r w:rsidR="008445EE" w:rsidRPr="00F61043" w:rsidDel="00F50503">
          <w:rPr>
            <w:highlight w:val="yellow"/>
            <w:rPrChange w:id="2749" w:author="Natasha Hardy" w:date="2021-11-29T18:33:00Z">
              <w:rPr/>
            </w:rPrChange>
          </w:rPr>
          <w:delText xml:space="preserve"> ultimately </w:delText>
        </w:r>
        <w:commentRangeStart w:id="2750"/>
        <w:r w:rsidR="008445EE" w:rsidRPr="00F61043" w:rsidDel="00F50503">
          <w:rPr>
            <w:highlight w:val="yellow"/>
            <w:rPrChange w:id="2751" w:author="Natasha Hardy" w:date="2021-11-29T18:33:00Z">
              <w:rPr/>
            </w:rPrChange>
          </w:rPr>
          <w:delText>posits</w:delText>
        </w:r>
        <w:commentRangeEnd w:id="2750"/>
        <w:r w:rsidR="003B3237" w:rsidRPr="00F61043" w:rsidDel="00F50503">
          <w:rPr>
            <w:rStyle w:val="CommentReference"/>
            <w:highlight w:val="yellow"/>
            <w:rPrChange w:id="2752" w:author="Natasha Hardy" w:date="2021-11-29T18:33:00Z">
              <w:rPr>
                <w:rStyle w:val="CommentReference"/>
              </w:rPr>
            </w:rPrChange>
          </w:rPr>
          <w:commentReference w:id="2750"/>
        </w:r>
      </w:del>
      <w:ins w:id="2753" w:author="Rebecca McIntosh" w:date="2021-10-28T12:03:00Z">
        <w:del w:id="2754" w:author="Natasha Hardy" w:date="2021-11-12T16:06:00Z">
          <w:r w:rsidR="003B3237" w:rsidRPr="00F61043" w:rsidDel="00F50503">
            <w:rPr>
              <w:highlight w:val="yellow"/>
              <w:rPrChange w:id="2755" w:author="Natasha Hardy" w:date="2021-11-29T18:33:00Z">
                <w:rPr/>
              </w:rPrChange>
            </w:rPr>
            <w:delText>demonstrate</w:delText>
          </w:r>
        </w:del>
      </w:ins>
      <w:del w:id="2756" w:author="Natasha Hardy" w:date="2021-11-12T16:06:00Z">
        <w:r w:rsidR="008445EE" w:rsidRPr="00F61043" w:rsidDel="00F50503">
          <w:rPr>
            <w:highlight w:val="yellow"/>
            <w:rPrChange w:id="2757" w:author="Natasha Hardy" w:date="2021-11-29T18:33:00Z">
              <w:rPr/>
            </w:rPrChange>
          </w:rPr>
          <w:delText xml:space="preserve"> that DNA-based methods </w:delText>
        </w:r>
        <w:r w:rsidR="004911EF" w:rsidRPr="00F61043" w:rsidDel="00F50503">
          <w:rPr>
            <w:highlight w:val="yellow"/>
            <w:rPrChange w:id="2758" w:author="Natasha Hardy" w:date="2021-11-29T18:33:00Z">
              <w:rPr/>
            </w:rPrChange>
          </w:rPr>
          <w:delText>will significantly advance wildlife conflict surveillance and impact assessment</w:delText>
        </w:r>
        <w:r w:rsidR="008445EE" w:rsidRPr="00F61043" w:rsidDel="00F50503">
          <w:rPr>
            <w:highlight w:val="yellow"/>
            <w:rPrChange w:id="2759" w:author="Natasha Hardy" w:date="2021-11-29T18:33:00Z">
              <w:rPr/>
            </w:rPrChange>
          </w:rPr>
          <w:delText xml:space="preserve"> between </w:delText>
        </w:r>
      </w:del>
      <w:ins w:id="2760" w:author="Rebecca McIntosh" w:date="2021-10-28T12:03:00Z">
        <w:del w:id="2761" w:author="Natasha Hardy" w:date="2021-11-12T16:06:00Z">
          <w:r w:rsidR="003B3237" w:rsidRPr="00F61043" w:rsidDel="00F50503">
            <w:rPr>
              <w:highlight w:val="yellow"/>
              <w:rPrChange w:id="2762" w:author="Natasha Hardy" w:date="2021-11-29T18:33:00Z">
                <w:rPr/>
              </w:rPrChange>
            </w:rPr>
            <w:delText xml:space="preserve">species of </w:delText>
          </w:r>
        </w:del>
      </w:ins>
      <w:del w:id="2763" w:author="Natasha Hardy" w:date="2021-11-12T16:06:00Z">
        <w:r w:rsidR="008445EE" w:rsidRPr="00F61043" w:rsidDel="00F50503">
          <w:rPr>
            <w:highlight w:val="yellow"/>
            <w:rPrChange w:id="2764" w:author="Natasha Hardy" w:date="2021-11-29T18:33:00Z">
              <w:rPr/>
            </w:rPrChange>
          </w:rPr>
          <w:delText>conservation priority species.</w:delText>
        </w:r>
        <w:r w:rsidR="004911EF" w:rsidRPr="00F61043" w:rsidDel="00F50503">
          <w:rPr>
            <w:color w:val="000000"/>
            <w:highlight w:val="yellow"/>
            <w:rPrChange w:id="2765" w:author="Natasha Hardy" w:date="2021-11-29T18:33:00Z">
              <w:rPr>
                <w:color w:val="000000"/>
              </w:rPr>
            </w:rPrChange>
          </w:rPr>
          <w:delText xml:space="preserve"> </w:delText>
        </w:r>
      </w:del>
      <w:del w:id="2766" w:author="Natasha Hardy" w:date="2021-11-12T16:09:00Z">
        <w:r w:rsidR="004911EF" w:rsidRPr="00F61043" w:rsidDel="00F50503">
          <w:rPr>
            <w:color w:val="000000"/>
            <w:highlight w:val="yellow"/>
            <w:rPrChange w:id="2767"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2768" w:author="Natasha Hardy" w:date="2021-11-29T18:33:00Z">
              <w:rPr/>
            </w:rPrChange>
          </w:rPr>
          <w:delText>ng</w:delText>
        </w:r>
        <w:r w:rsidR="004911EF" w:rsidRPr="00F61043" w:rsidDel="00F50503">
          <w:rPr>
            <w:color w:val="000000"/>
            <w:highlight w:val="yellow"/>
            <w:rPrChange w:id="2769" w:author="Natasha Hardy" w:date="2021-11-29T18:33:00Z">
              <w:rPr>
                <w:color w:val="000000"/>
              </w:rPr>
            </w:rPrChange>
          </w:rPr>
          <w:delText xml:space="preserve"> multiple prey taxa within a single sample; and (iii) identifying genetic diversity enabling </w:delText>
        </w:r>
      </w:del>
      <w:ins w:id="2770" w:author="Rebecca McIntosh" w:date="2021-10-28T12:04:00Z">
        <w:del w:id="2771" w:author="Natasha Hardy" w:date="2021-11-12T16:09:00Z">
          <w:r w:rsidR="003B3237" w:rsidRPr="00F61043" w:rsidDel="00F50503">
            <w:rPr>
              <w:color w:val="000000"/>
              <w:highlight w:val="yellow"/>
              <w:rPrChange w:id="2772" w:author="Natasha Hardy" w:date="2021-11-29T18:33:00Z">
                <w:rPr>
                  <w:color w:val="000000"/>
                </w:rPr>
              </w:rPrChange>
            </w:rPr>
            <w:delText xml:space="preserve">to </w:delText>
          </w:r>
        </w:del>
      </w:ins>
      <w:del w:id="2773" w:author="Natasha Hardy" w:date="2021-11-12T16:09:00Z">
        <w:r w:rsidR="004911EF" w:rsidRPr="00F61043" w:rsidDel="00F50503">
          <w:rPr>
            <w:color w:val="000000"/>
            <w:highlight w:val="yellow"/>
            <w:rPrChange w:id="2774" w:author="Natasha Hardy" w:date="2021-11-29T18:33:00Z">
              <w:rPr>
                <w:color w:val="000000"/>
              </w:rPr>
            </w:rPrChange>
          </w:rPr>
          <w:delText xml:space="preserve">estimation </w:delText>
        </w:r>
      </w:del>
      <w:ins w:id="2775" w:author="Rebecca McIntosh" w:date="2021-10-28T12:04:00Z">
        <w:del w:id="2776" w:author="Natasha Hardy" w:date="2021-11-12T16:09:00Z">
          <w:r w:rsidR="003B3237" w:rsidRPr="00F61043" w:rsidDel="00F50503">
            <w:rPr>
              <w:color w:val="000000"/>
              <w:highlight w:val="yellow"/>
              <w:rPrChange w:id="2777" w:author="Natasha Hardy" w:date="2021-11-29T18:33:00Z">
                <w:rPr>
                  <w:color w:val="000000"/>
                </w:rPr>
              </w:rPrChange>
            </w:rPr>
            <w:delText xml:space="preserve">estimate </w:delText>
          </w:r>
        </w:del>
      </w:ins>
      <w:del w:id="2778" w:author="Natasha Hardy" w:date="2021-11-12T16:09:00Z">
        <w:r w:rsidR="004911EF" w:rsidRPr="00F61043" w:rsidDel="00F50503">
          <w:rPr>
            <w:color w:val="000000"/>
            <w:highlight w:val="yellow"/>
            <w:rPrChange w:id="2779" w:author="Natasha Hardy" w:date="2021-11-29T18:33:00Z">
              <w:rPr>
                <w:color w:val="000000"/>
              </w:rPr>
            </w:rPrChange>
          </w:rPr>
          <w:delText>of penguin</w:delText>
        </w:r>
      </w:del>
      <w:ins w:id="2780" w:author="Rebecca McIntosh" w:date="2021-10-28T12:04:00Z">
        <w:del w:id="2781" w:author="Natasha Hardy" w:date="2021-11-12T16:09:00Z">
          <w:r w:rsidR="003B3237" w:rsidRPr="00F61043" w:rsidDel="00F50503">
            <w:rPr>
              <w:color w:val="000000"/>
              <w:highlight w:val="yellow"/>
              <w:rPrChange w:id="2782" w:author="Natasha Hardy" w:date="2021-11-29T18:33:00Z">
                <w:rPr>
                  <w:color w:val="000000"/>
                </w:rPr>
              </w:rPrChange>
            </w:rPr>
            <w:delText>the</w:delText>
          </w:r>
        </w:del>
      </w:ins>
      <w:del w:id="2783" w:author="Natasha Hardy" w:date="2021-11-12T16:09:00Z">
        <w:r w:rsidR="004911EF" w:rsidRPr="00F61043" w:rsidDel="00F50503">
          <w:rPr>
            <w:color w:val="000000"/>
            <w:highlight w:val="yellow"/>
            <w:rPrChange w:id="2784" w:author="Natasha Hardy" w:date="2021-11-29T18:33:00Z">
              <w:rPr>
                <w:color w:val="000000"/>
              </w:rPr>
            </w:rPrChange>
          </w:rPr>
          <w:delText xml:space="preserve"> abundances</w:delText>
        </w:r>
      </w:del>
      <w:ins w:id="2785" w:author="Rebecca McIntosh" w:date="2021-10-28T12:04:00Z">
        <w:del w:id="2786" w:author="Natasha Hardy" w:date="2021-11-12T16:09:00Z">
          <w:r w:rsidR="003B3237" w:rsidRPr="00F61043" w:rsidDel="00F50503">
            <w:rPr>
              <w:color w:val="000000"/>
              <w:highlight w:val="yellow"/>
              <w:rPrChange w:id="2787" w:author="Natasha Hardy" w:date="2021-11-29T18:33:00Z">
                <w:rPr>
                  <w:color w:val="000000"/>
                </w:rPr>
              </w:rPrChange>
            </w:rPr>
            <w:delText xml:space="preserve"> of</w:delText>
          </w:r>
        </w:del>
      </w:ins>
      <w:del w:id="2788" w:author="Natasha Hardy" w:date="2021-11-12T16:09:00Z">
        <w:r w:rsidR="004911EF" w:rsidRPr="00F61043" w:rsidDel="00F50503">
          <w:rPr>
            <w:color w:val="000000"/>
            <w:highlight w:val="yellow"/>
            <w:rPrChange w:id="2789" w:author="Natasha Hardy" w:date="2021-11-29T18:33:00Z">
              <w:rPr>
                <w:color w:val="000000"/>
              </w:rPr>
            </w:rPrChange>
          </w:rPr>
          <w:delText>consumed</w:delText>
        </w:r>
      </w:del>
      <w:ins w:id="2790" w:author="Rebecca McIntosh" w:date="2021-10-28T12:04:00Z">
        <w:del w:id="2791" w:author="Natasha Hardy" w:date="2021-11-12T16:09:00Z">
          <w:r w:rsidR="003B3237" w:rsidRPr="00F61043" w:rsidDel="00F50503">
            <w:rPr>
              <w:color w:val="000000"/>
              <w:highlight w:val="yellow"/>
              <w:rPrChange w:id="2792" w:author="Natasha Hardy" w:date="2021-11-29T18:33:00Z">
                <w:rPr>
                  <w:color w:val="000000"/>
                </w:rPr>
              </w:rPrChange>
            </w:rPr>
            <w:delText xml:space="preserve"> </w:delText>
          </w:r>
          <w:commentRangeStart w:id="2793"/>
          <w:r w:rsidR="003B3237" w:rsidRPr="00F61043" w:rsidDel="00F50503">
            <w:rPr>
              <w:color w:val="000000"/>
              <w:highlight w:val="yellow"/>
              <w:rPrChange w:id="2794" w:author="Natasha Hardy" w:date="2021-11-29T18:33:00Z">
                <w:rPr>
                  <w:color w:val="000000"/>
                </w:rPr>
              </w:rPrChange>
            </w:rPr>
            <w:delText>prey</w:delText>
          </w:r>
          <w:commentRangeEnd w:id="2793"/>
          <w:r w:rsidR="003B3237" w:rsidRPr="00F61043" w:rsidDel="00F50503">
            <w:rPr>
              <w:rStyle w:val="CommentReference"/>
              <w:highlight w:val="yellow"/>
              <w:rPrChange w:id="2795" w:author="Natasha Hardy" w:date="2021-11-29T18:33:00Z">
                <w:rPr>
                  <w:rStyle w:val="CommentReference"/>
                </w:rPr>
              </w:rPrChange>
            </w:rPr>
            <w:commentReference w:id="2793"/>
          </w:r>
        </w:del>
      </w:ins>
      <w:del w:id="2796" w:author="Natasha Hardy" w:date="2021-11-12T16:09:00Z">
        <w:r w:rsidR="004911EF" w:rsidRPr="00F61043" w:rsidDel="00F50503">
          <w:rPr>
            <w:color w:val="000000"/>
            <w:highlight w:val="yellow"/>
            <w:rPrChange w:id="2797" w:author="Natasha Hardy" w:date="2021-11-29T18:33:00Z">
              <w:rPr>
                <w:color w:val="000000"/>
              </w:rPr>
            </w:rPrChange>
          </w:rPr>
          <w:delText>.</w:delText>
        </w:r>
        <w:r w:rsidR="004911EF" w:rsidRPr="00F61043" w:rsidDel="00F50503">
          <w:rPr>
            <w:highlight w:val="yellow"/>
            <w:rPrChange w:id="2798" w:author="Natasha Hardy" w:date="2021-11-29T18:33:00Z">
              <w:rPr/>
            </w:rPrChange>
          </w:rPr>
          <w:delText xml:space="preserve"> </w:delText>
        </w:r>
      </w:del>
      <w:del w:id="2799" w:author="Natasha Hardy" w:date="2021-11-12T16:12:00Z">
        <w:r w:rsidR="00387848" w:rsidRPr="00F61043" w:rsidDel="00F50503">
          <w:rPr>
            <w:color w:val="000000"/>
            <w:highlight w:val="yellow"/>
            <w:rPrChange w:id="2800" w:author="Natasha Hardy" w:date="2021-11-29T18:33:00Z">
              <w:rPr>
                <w:color w:val="000000"/>
              </w:rPr>
            </w:rPrChange>
          </w:rPr>
          <w:delText>W</w:delText>
        </w:r>
        <w:r w:rsidR="00387848" w:rsidRPr="00F61043" w:rsidDel="00F50503">
          <w:rPr>
            <w:highlight w:val="yellow"/>
            <w:rPrChange w:id="2801" w:author="Natasha Hardy" w:date="2021-11-29T18:33:00Z">
              <w:rPr/>
            </w:rPrChange>
          </w:rPr>
          <w:delText>e recommend</w:delText>
        </w:r>
        <w:r w:rsidR="00387848" w:rsidRPr="00F61043" w:rsidDel="00F50503">
          <w:rPr>
            <w:color w:val="000000"/>
            <w:highlight w:val="yellow"/>
            <w:rPrChange w:id="2802" w:author="Natasha Hardy" w:date="2021-11-29T18:33:00Z">
              <w:rPr>
                <w:color w:val="000000"/>
              </w:rPr>
            </w:rPrChange>
          </w:rPr>
          <w:delText xml:space="preserve"> the development and </w:delText>
        </w:r>
      </w:del>
      <w:del w:id="2803" w:author="Natasha Hardy" w:date="2021-11-11T10:06:00Z">
        <w:r w:rsidR="00387848" w:rsidRPr="00F61043">
          <w:rPr>
            <w:color w:val="000000"/>
            <w:highlight w:val="yellow"/>
            <w:rPrChange w:id="2804" w:author="Natasha Hardy" w:date="2021-11-29T18:33:00Z">
              <w:rPr>
                <w:color w:val="000000"/>
              </w:rPr>
            </w:rPrChange>
          </w:rPr>
          <w:delText>optimization</w:delText>
        </w:r>
      </w:del>
      <w:del w:id="2805" w:author="Natasha Hardy" w:date="2021-11-12T16:12:00Z">
        <w:r w:rsidR="00387848" w:rsidRPr="00F61043" w:rsidDel="00F50503">
          <w:rPr>
            <w:color w:val="000000"/>
            <w:highlight w:val="yellow"/>
            <w:rPrChange w:id="2806" w:author="Natasha Hardy" w:date="2021-11-29T18:33:00Z">
              <w:rPr>
                <w:color w:val="000000"/>
              </w:rPr>
            </w:rPrChange>
          </w:rPr>
          <w:delText xml:space="preserve"> of cost-effective assays </w:delText>
        </w:r>
        <w:r w:rsidR="00387848" w:rsidRPr="00F61043" w:rsidDel="00F50503">
          <w:rPr>
            <w:highlight w:val="yellow"/>
            <w:rPrChange w:id="2807" w:author="Natasha Hardy" w:date="2021-11-29T18:33:00Z">
              <w:rPr/>
            </w:rPrChange>
          </w:rPr>
          <w:delText>tailored to the needs of specific wildlife conflict scenarios in order to</w:delText>
        </w:r>
      </w:del>
      <w:ins w:id="2808" w:author="Nathan Bott" w:date="2021-11-08T09:28:00Z">
        <w:del w:id="2809" w:author="Natasha Hardy" w:date="2021-11-12T16:12:00Z">
          <w:r w:rsidR="007D4061" w:rsidRPr="00F61043" w:rsidDel="00F50503">
            <w:rPr>
              <w:highlight w:val="yellow"/>
              <w:rPrChange w:id="2810" w:author="Natasha Hardy" w:date="2021-11-29T18:33:00Z">
                <w:rPr/>
              </w:rPrChange>
            </w:rPr>
            <w:delText>to</w:delText>
          </w:r>
        </w:del>
      </w:ins>
      <w:del w:id="2811" w:author="Natasha Hardy" w:date="2021-11-12T16:12:00Z">
        <w:r w:rsidR="00387848" w:rsidRPr="00F61043" w:rsidDel="00F50503">
          <w:rPr>
            <w:highlight w:val="yellow"/>
            <w:rPrChange w:id="2812" w:author="Natasha Hardy" w:date="2021-11-29T18:33:00Z">
              <w:rPr/>
            </w:rPrChange>
          </w:rPr>
          <w:delText xml:space="preserve"> better quantify and monitor these interactions. </w:delText>
        </w:r>
      </w:del>
      <w:del w:id="2813" w:author="Natasha Hardy" w:date="2021-11-12T16:04:00Z">
        <w:r w:rsidR="00387848" w:rsidRPr="00F61043" w:rsidDel="00F50503">
          <w:rPr>
            <w:color w:val="000000"/>
            <w:highlight w:val="yellow"/>
            <w:rPrChange w:id="2814" w:author="Natasha Hardy" w:date="2021-11-29T18:33:00Z">
              <w:rPr>
                <w:color w:val="000000"/>
              </w:rPr>
            </w:rPrChange>
          </w:rPr>
          <w:delText>The use of</w:delText>
        </w:r>
        <w:r w:rsidR="008445EE" w:rsidRPr="00F61043" w:rsidDel="00F50503">
          <w:rPr>
            <w:highlight w:val="yellow"/>
            <w:rPrChange w:id="2815" w:author="Natasha Hardy" w:date="2021-11-29T18:33:00Z">
              <w:rPr/>
            </w:rPrChange>
          </w:rPr>
          <w:delText xml:space="preserve"> multiple target genes </w:delText>
        </w:r>
        <w:r w:rsidR="00387848" w:rsidRPr="00F61043" w:rsidDel="00F50503">
          <w:rPr>
            <w:highlight w:val="yellow"/>
            <w:rPrChange w:id="2816" w:author="Natasha Hardy" w:date="2021-11-29T18:33:00Z">
              <w:rPr/>
            </w:rPrChange>
          </w:rPr>
          <w:delText>typically produces</w:delText>
        </w:r>
        <w:r w:rsidR="008445EE" w:rsidRPr="00F61043" w:rsidDel="00F50503">
          <w:rPr>
            <w:highlight w:val="yellow"/>
            <w:rPrChange w:id="2817" w:author="Natasha Hardy" w:date="2021-11-29T18:33:00Z">
              <w:rPr/>
            </w:rPrChange>
          </w:rPr>
          <w:delText xml:space="preserve"> </w:delText>
        </w:r>
        <w:r w:rsidR="00387848" w:rsidRPr="00F61043" w:rsidDel="00F50503">
          <w:rPr>
            <w:highlight w:val="yellow"/>
            <w:rPrChange w:id="2818" w:author="Natasha Hardy" w:date="2021-11-29T18:33:00Z">
              <w:rPr/>
            </w:rPrChange>
          </w:rPr>
          <w:delText>more reliable results with which to form consensus on</w:delText>
        </w:r>
      </w:del>
      <w:ins w:id="2819" w:author="Rebecca McIntosh" w:date="2021-10-28T12:06:00Z">
        <w:del w:id="2820" w:author="Natasha Hardy" w:date="2021-11-12T16:04:00Z">
          <w:r w:rsidR="00F739B9" w:rsidRPr="00F61043" w:rsidDel="00F50503">
            <w:rPr>
              <w:highlight w:val="yellow"/>
              <w:rPrChange w:id="2821" w:author="Natasha Hardy" w:date="2021-11-29T18:33:00Z">
                <w:rPr/>
              </w:rPrChange>
            </w:rPr>
            <w:delText>for determining</w:delText>
          </w:r>
        </w:del>
      </w:ins>
      <w:del w:id="2822" w:author="Natasha Hardy" w:date="2021-11-12T16:04:00Z">
        <w:r w:rsidR="00387848" w:rsidRPr="00F61043" w:rsidDel="00F50503">
          <w:rPr>
            <w:highlight w:val="yellow"/>
            <w:rPrChange w:id="2823" w:author="Natasha Hardy" w:date="2021-11-29T18:33:00Z">
              <w:rPr/>
            </w:rPrChange>
          </w:rPr>
          <w:delText xml:space="preserve"> predation prevalence and likely impacts</w:delText>
        </w:r>
        <w:r w:rsidR="008445EE" w:rsidRPr="00F61043" w:rsidDel="00F50503">
          <w:rPr>
            <w:highlight w:val="yellow"/>
            <w:rPrChange w:id="2824" w:author="Natasha Hardy" w:date="2021-11-29T18:33:00Z">
              <w:rPr/>
            </w:rPrChange>
          </w:rPr>
          <w:delText xml:space="preserve">. </w:delText>
        </w:r>
      </w:del>
      <w:del w:id="2825" w:author="Natasha Hardy" w:date="2021-11-12T16:12:00Z">
        <w:r w:rsidR="00387848" w:rsidRPr="00F61043" w:rsidDel="00F50503">
          <w:rPr>
            <w:highlight w:val="yellow"/>
            <w:rPrChange w:id="2826" w:author="Natasha Hardy" w:date="2021-11-29T18:33:00Z">
              <w:rPr/>
            </w:rPrChange>
          </w:rPr>
          <w:delText>G</w:delText>
        </w:r>
        <w:r w:rsidR="008445EE" w:rsidRPr="00F61043" w:rsidDel="00F50503">
          <w:rPr>
            <w:highlight w:val="yellow"/>
            <w:rPrChange w:id="2827" w:author="Natasha Hardy" w:date="2021-11-29T18:33:00Z">
              <w:rPr/>
            </w:rPrChange>
          </w:rPr>
          <w:delText xml:space="preserve">enetic </w:delText>
        </w:r>
      </w:del>
      <w:ins w:id="2828" w:author="Rebecca McIntosh" w:date="2021-10-28T16:42:00Z">
        <w:del w:id="2829" w:author="Natasha Hardy" w:date="2021-11-12T16:10:00Z">
          <w:r w:rsidR="00360023" w:rsidRPr="00F61043" w:rsidDel="00F50503">
            <w:rPr>
              <w:highlight w:val="yellow"/>
              <w:rPrChange w:id="2830" w:author="Natasha Hardy" w:date="2021-11-29T18:33:00Z">
                <w:rPr/>
              </w:rPrChange>
            </w:rPr>
            <w:delText>This method may be extended by incl</w:delText>
          </w:r>
        </w:del>
      </w:ins>
      <w:ins w:id="2831" w:author="Rebecca McIntosh" w:date="2021-10-28T16:43:00Z">
        <w:del w:id="2832" w:author="Natasha Hardy" w:date="2021-11-12T16:10:00Z">
          <w:r w:rsidR="00360023" w:rsidRPr="00F61043" w:rsidDel="00F50503">
            <w:rPr>
              <w:highlight w:val="yellow"/>
              <w:rPrChange w:id="2833" w:author="Natasha Hardy" w:date="2021-11-29T18:33:00Z">
                <w:rPr/>
              </w:rPrChange>
            </w:rPr>
            <w:delText>uding</w:delText>
          </w:r>
        </w:del>
      </w:ins>
      <w:ins w:id="2834" w:author="Rebecca McIntosh" w:date="2021-10-28T16:21:00Z">
        <w:del w:id="2835" w:author="Natasha Hardy" w:date="2021-11-12T16:10:00Z">
          <w:r w:rsidR="00D12B0F" w:rsidRPr="00F61043" w:rsidDel="00F50503">
            <w:rPr>
              <w:highlight w:val="yellow"/>
              <w:rPrChange w:id="2836" w:author="Natasha Hardy" w:date="2021-11-29T18:33:00Z">
                <w:rPr/>
              </w:rPrChange>
            </w:rPr>
            <w:delText xml:space="preserve"> genetic </w:delText>
          </w:r>
        </w:del>
      </w:ins>
      <w:del w:id="2837" w:author="Natasha Hardy" w:date="2021-11-12T16:10:00Z">
        <w:r w:rsidR="008445EE" w:rsidRPr="00F61043" w:rsidDel="00F50503">
          <w:rPr>
            <w:highlight w:val="yellow"/>
            <w:rPrChange w:id="2838" w:author="Natasha Hardy" w:date="2021-11-29T18:33:00Z">
              <w:rPr/>
            </w:rPrChange>
          </w:rPr>
          <w:delText xml:space="preserve">screening for </w:delText>
        </w:r>
      </w:del>
      <w:ins w:id="2839" w:author="Rebecca McIntosh" w:date="2021-10-28T16:22:00Z">
        <w:del w:id="2840" w:author="Natasha Hardy" w:date="2021-11-12T16:10:00Z">
          <w:r w:rsidR="00D12B0F" w:rsidRPr="00F61043" w:rsidDel="00F50503">
            <w:rPr>
              <w:highlight w:val="yellow"/>
              <w:rPrChange w:id="2841" w:author="Natasha Hardy" w:date="2021-11-29T18:33:00Z">
                <w:rPr/>
              </w:rPrChange>
            </w:rPr>
            <w:delText xml:space="preserve">to identify </w:delText>
          </w:r>
        </w:del>
      </w:ins>
      <w:del w:id="2842" w:author="Natasha Hardy" w:date="2021-11-12T16:10:00Z">
        <w:r w:rsidR="008445EE" w:rsidRPr="00F61043" w:rsidDel="00F50503">
          <w:rPr>
            <w:highlight w:val="yellow"/>
            <w:rPrChange w:id="2843" w:author="Natasha Hardy" w:date="2021-11-29T18:33:00Z">
              <w:rPr/>
            </w:rPrChange>
          </w:rPr>
          <w:delText xml:space="preserve">predator DNA </w:delText>
        </w:r>
        <w:r w:rsidR="00387848" w:rsidRPr="00F61043" w:rsidDel="00F50503">
          <w:rPr>
            <w:highlight w:val="yellow"/>
            <w:rPrChange w:id="2844" w:author="Natasha Hardy" w:date="2021-11-29T18:33:00Z">
              <w:rPr/>
            </w:rPrChange>
          </w:rPr>
          <w:delText>enables</w:delText>
        </w:r>
        <w:r w:rsidR="008445EE" w:rsidRPr="00F61043" w:rsidDel="00F50503">
          <w:rPr>
            <w:highlight w:val="yellow"/>
            <w:rPrChange w:id="2845" w:author="Natasha Hardy" w:date="2021-11-29T18:33:00Z">
              <w:rPr/>
            </w:rPrChange>
          </w:rPr>
          <w:delText xml:space="preserve"> individual predator</w:delText>
        </w:r>
        <w:r w:rsidR="00387848" w:rsidRPr="00F61043" w:rsidDel="00F50503">
          <w:rPr>
            <w:highlight w:val="yellow"/>
            <w:rPrChange w:id="2846" w:author="Natasha Hardy" w:date="2021-11-29T18:33:00Z">
              <w:rPr/>
            </w:rPrChange>
          </w:rPr>
          <w:delText xml:space="preserve"> identification</w:delText>
        </w:r>
      </w:del>
      <w:ins w:id="2847" w:author="Rebecca McIntosh" w:date="2021-10-28T16:22:00Z">
        <w:del w:id="2848" w:author="Natasha Hardy" w:date="2021-11-12T16:10:00Z">
          <w:r w:rsidR="00D12B0F" w:rsidRPr="00F61043" w:rsidDel="00F50503">
            <w:rPr>
              <w:highlight w:val="yellow"/>
              <w:rPrChange w:id="2849" w:author="Natasha Hardy" w:date="2021-11-29T18:33:00Z">
                <w:rPr/>
              </w:rPrChange>
            </w:rPr>
            <w:delText>s</w:delText>
          </w:r>
        </w:del>
      </w:ins>
      <w:del w:id="2850" w:author="Natasha Hardy" w:date="2021-11-12T16:10:00Z">
        <w:r w:rsidR="008445EE" w:rsidRPr="00F61043" w:rsidDel="00F50503">
          <w:rPr>
            <w:highlight w:val="yellow"/>
            <w:rPrChange w:id="2851" w:author="Natasha Hardy" w:date="2021-11-29T18:33:00Z">
              <w:rPr/>
            </w:rPrChange>
          </w:rPr>
          <w:delText xml:space="preserve"> </w:delText>
        </w:r>
        <w:r w:rsidR="00387848" w:rsidRPr="00F61043" w:rsidDel="00F50503">
          <w:rPr>
            <w:highlight w:val="yellow"/>
            <w:rPrChange w:id="2852" w:author="Natasha Hardy" w:date="2021-11-29T18:33:00Z">
              <w:rPr/>
            </w:rPrChange>
          </w:rPr>
          <w:delText>(Wegge et al., 2012</w:delText>
        </w:r>
      </w:del>
      <w:del w:id="2853" w:author="Natasha Hardy" w:date="2021-11-11T10:06:00Z">
        <w:r w:rsidR="00387848" w:rsidRPr="00F61043">
          <w:rPr>
            <w:highlight w:val="yellow"/>
            <w:rPrChange w:id="2854" w:author="Natasha Hardy" w:date="2021-11-29T18:33:00Z">
              <w:rPr/>
            </w:rPrChange>
          </w:rPr>
          <w:delText>)</w:delText>
        </w:r>
      </w:del>
      <w:ins w:id="2855" w:author="Rebecca McIntosh" w:date="2021-10-28T16:43:00Z">
        <w:del w:id="2856" w:author="Natasha Hardy" w:date="2021-11-12T16:10:00Z">
          <w:r w:rsidR="00360023" w:rsidRPr="00F61043" w:rsidDel="00F50503">
            <w:rPr>
              <w:highlight w:val="yellow"/>
              <w:rPrChange w:id="2857" w:author="Natasha Hardy" w:date="2021-11-29T18:33:00Z">
                <w:rPr/>
              </w:rPrChange>
            </w:rPr>
            <w:delText xml:space="preserve">, which </w:delText>
          </w:r>
        </w:del>
      </w:ins>
      <w:del w:id="2858" w:author="Natasha Hardy" w:date="2021-11-12T16:10:00Z">
        <w:r w:rsidR="00E33317" w:rsidRPr="00F61043" w:rsidDel="00F50503">
          <w:rPr>
            <w:highlight w:val="yellow"/>
            <w:rPrChange w:id="2859" w:author="Natasha Hardy" w:date="2021-11-29T18:33:00Z">
              <w:rPr/>
            </w:rPrChange>
          </w:rPr>
          <w:delText xml:space="preserve"> and this may</w:delText>
        </w:r>
      </w:del>
      <w:ins w:id="2860" w:author="Rebecca McIntosh" w:date="2021-10-29T13:31:00Z">
        <w:del w:id="2861" w:author="Natasha Hardy" w:date="2021-11-12T16:10:00Z">
          <w:r w:rsidR="00F02C61" w:rsidRPr="00F61043" w:rsidDel="00F50503">
            <w:rPr>
              <w:highlight w:val="yellow"/>
              <w:rPrChange w:id="2862" w:author="Natasha Hardy" w:date="2021-11-29T18:33:00Z">
                <w:rPr/>
              </w:rPrChange>
            </w:rPr>
            <w:delText>would</w:delText>
          </w:r>
        </w:del>
      </w:ins>
      <w:del w:id="2863" w:author="Natasha Hardy" w:date="2021-11-12T16:10:00Z">
        <w:r w:rsidR="00E33317" w:rsidRPr="00F61043" w:rsidDel="00F50503">
          <w:rPr>
            <w:highlight w:val="yellow"/>
            <w:rPrChange w:id="2864" w:author="Natasha Hardy" w:date="2021-11-29T18:33:00Z">
              <w:rPr/>
            </w:rPrChange>
          </w:rPr>
          <w:delText xml:space="preserve"> be of</w:delText>
        </w:r>
        <w:r w:rsidR="00387848" w:rsidRPr="00F61043" w:rsidDel="00F50503">
          <w:rPr>
            <w:highlight w:val="yellow"/>
            <w:rPrChange w:id="2865" w:author="Natasha Hardy" w:date="2021-11-29T18:33:00Z">
              <w:rPr/>
            </w:rPrChange>
          </w:rPr>
          <w:delText xml:space="preserve"> especial</w:delText>
        </w:r>
        <w:r w:rsidR="00E33317" w:rsidRPr="00F61043" w:rsidDel="00F50503">
          <w:rPr>
            <w:highlight w:val="yellow"/>
            <w:rPrChange w:id="2866" w:author="Natasha Hardy" w:date="2021-11-29T18:33:00Z">
              <w:rPr/>
            </w:rPrChange>
          </w:rPr>
          <w:delText xml:space="preserve"> interest to managers</w:delText>
        </w:r>
      </w:del>
      <w:ins w:id="2867" w:author="Rebecca McIntosh" w:date="2021-10-28T16:22:00Z">
        <w:del w:id="2868" w:author="Natasha Hardy" w:date="2021-11-12T16:10:00Z">
          <w:r w:rsidR="00D12B0F" w:rsidRPr="00F61043" w:rsidDel="00F50503">
            <w:rPr>
              <w:highlight w:val="yellow"/>
              <w:rPrChange w:id="2869" w:author="Natasha Hardy" w:date="2021-11-29T18:33:00Z">
                <w:rPr/>
              </w:rPrChange>
            </w:rPr>
            <w:delText>valuable</w:delText>
          </w:r>
        </w:del>
      </w:ins>
      <w:del w:id="2870" w:author="Natasha Hardy" w:date="2021-11-12T16:10:00Z">
        <w:r w:rsidR="00387848" w:rsidRPr="00F61043" w:rsidDel="00F50503">
          <w:rPr>
            <w:highlight w:val="yellow"/>
            <w:rPrChange w:id="2871" w:author="Natasha Hardy" w:date="2021-11-29T18:33:00Z">
              <w:rPr/>
            </w:rPrChange>
          </w:rPr>
          <w:delText xml:space="preserve"> </w:delText>
        </w:r>
      </w:del>
      <w:del w:id="2872" w:author="Natasha Hardy" w:date="2021-11-12T16:09:00Z">
        <w:r w:rsidR="00387848" w:rsidRPr="00F61043" w:rsidDel="00F50503">
          <w:rPr>
            <w:highlight w:val="yellow"/>
            <w:rPrChange w:id="2873" w:author="Natasha Hardy" w:date="2021-11-29T18:33:00Z">
              <w:rPr/>
            </w:rPrChange>
          </w:rPr>
          <w:delText xml:space="preserve">when </w:delText>
        </w:r>
      </w:del>
      <w:ins w:id="2874" w:author="Rebecca McIntosh" w:date="2021-10-28T16:22:00Z">
        <w:del w:id="2875" w:author="Natasha Hardy" w:date="2021-11-12T16:09:00Z">
          <w:r w:rsidR="00D12B0F" w:rsidRPr="00F61043" w:rsidDel="00F50503">
            <w:rPr>
              <w:highlight w:val="yellow"/>
              <w:rPrChange w:id="2876" w:author="Natasha Hardy" w:date="2021-11-29T18:33:00Z">
                <w:rPr/>
              </w:rPrChange>
            </w:rPr>
            <w:delText xml:space="preserve">considering </w:delText>
          </w:r>
        </w:del>
      </w:ins>
      <w:del w:id="2877" w:author="Natasha Hardy" w:date="2021-11-12T16:09:00Z">
        <w:r w:rsidR="00387848" w:rsidRPr="00F61043" w:rsidDel="00F50503">
          <w:rPr>
            <w:highlight w:val="yellow"/>
            <w:rPrChange w:id="2878" w:author="Natasha Hardy" w:date="2021-11-29T18:33:00Z">
              <w:rPr/>
            </w:rPrChange>
          </w:rPr>
          <w:delText xml:space="preserve">controversial </w:delText>
        </w:r>
      </w:del>
      <w:ins w:id="2879" w:author="Rebecca McIntosh" w:date="2021-10-28T16:22:00Z">
        <w:del w:id="2880" w:author="Natasha Hardy" w:date="2021-11-12T16:09:00Z">
          <w:r w:rsidR="00D12B0F" w:rsidRPr="00F61043" w:rsidDel="00F50503">
            <w:rPr>
              <w:highlight w:val="yellow"/>
              <w:rPrChange w:id="2881" w:author="Natasha Hardy" w:date="2021-11-29T18:33:00Z">
                <w:rPr/>
              </w:rPrChange>
            </w:rPr>
            <w:delText xml:space="preserve">control </w:delText>
          </w:r>
        </w:del>
      </w:ins>
      <w:del w:id="2882" w:author="Natasha Hardy" w:date="2021-11-12T16:09:00Z">
        <w:r w:rsidR="00387848" w:rsidRPr="00F61043" w:rsidDel="00F50503">
          <w:rPr>
            <w:highlight w:val="yellow"/>
            <w:rPrChange w:id="2883" w:author="Natasha Hardy" w:date="2021-11-29T18:33:00Z">
              <w:rPr/>
            </w:rPrChange>
          </w:rPr>
          <w:delText xml:space="preserve">strategies </w:delText>
        </w:r>
      </w:del>
      <w:del w:id="2884" w:author="Natasha Hardy" w:date="2021-11-12T16:10:00Z">
        <w:r w:rsidR="00387848" w:rsidRPr="00F61043" w:rsidDel="00F50503">
          <w:rPr>
            <w:highlight w:val="yellow"/>
            <w:rPrChange w:id="2885" w:author="Natasha Hardy" w:date="2021-11-29T18:33:00Z">
              <w:rPr/>
            </w:rPrChange>
          </w:rPr>
          <w:delText>are on the table for controlling predation.</w:delText>
        </w:r>
      </w:del>
      <w:del w:id="2886" w:author="Natasha Hardy" w:date="2021-11-12T16:12:00Z">
        <w:r w:rsidR="00387848" w:rsidRPr="00F61043" w:rsidDel="00F50503">
          <w:rPr>
            <w:highlight w:val="yellow"/>
            <w:rPrChange w:id="2887" w:author="Natasha Hardy" w:date="2021-11-29T18:33:00Z">
              <w:rPr/>
            </w:rPrChange>
          </w:rPr>
          <w:delText xml:space="preserve"> If</w:delText>
        </w:r>
        <w:r w:rsidR="008445EE" w:rsidRPr="00F61043" w:rsidDel="00F50503">
          <w:rPr>
            <w:highlight w:val="yellow"/>
            <w:rPrChange w:id="2888" w:author="Natasha Hardy" w:date="2021-11-29T18:33:00Z">
              <w:rPr/>
            </w:rPrChange>
          </w:rPr>
          <w:delText xml:space="preserve"> consumed biomass information is needed, we recommend </w:delText>
        </w:r>
        <w:r w:rsidR="0015356E" w:rsidRPr="00F61043" w:rsidDel="00F50503">
          <w:rPr>
            <w:highlight w:val="yellow"/>
            <w:rPrChange w:id="2889" w:author="Natasha Hardy" w:date="2021-11-29T18:33:00Z">
              <w:rPr/>
            </w:rPrChange>
          </w:rPr>
          <w:delText>developing</w:delText>
        </w:r>
        <w:r w:rsidR="008445EE" w:rsidRPr="00F61043" w:rsidDel="00F50503">
          <w:rPr>
            <w:highlight w:val="yellow"/>
            <w:rPrChange w:id="2890" w:author="Natasha Hardy" w:date="2021-11-29T18:33:00Z">
              <w:rPr/>
            </w:rPrChange>
          </w:rPr>
          <w:delText xml:space="preserve"> </w:delText>
        </w:r>
        <w:r w:rsidR="008445EE" w:rsidRPr="00F61043" w:rsidDel="00F50503">
          <w:rPr>
            <w:color w:val="000000"/>
            <w:highlight w:val="yellow"/>
            <w:rPrChange w:id="2891" w:author="Natasha Hardy" w:date="2021-11-29T18:33:00Z">
              <w:rPr>
                <w:color w:val="000000"/>
              </w:rPr>
            </w:rPrChange>
          </w:rPr>
          <w:delText xml:space="preserve">DNA-to-tissue-based correction factors </w:delText>
        </w:r>
        <w:r w:rsidR="008445EE" w:rsidRPr="00F61043" w:rsidDel="00F50503">
          <w:rPr>
            <w:highlight w:val="yellow"/>
            <w:rPrChange w:id="2892" w:author="Natasha Hardy" w:date="2021-11-29T18:33:00Z">
              <w:rPr/>
            </w:rPrChange>
          </w:rPr>
          <w:delText>(Thomas et al., 2014)</w:delText>
        </w:r>
        <w:r w:rsidR="008445EE" w:rsidRPr="00F61043" w:rsidDel="00F50503">
          <w:rPr>
            <w:color w:val="000000"/>
            <w:highlight w:val="yellow"/>
            <w:rPrChange w:id="2893" w:author="Natasha Hardy" w:date="2021-11-29T18:33:00Z">
              <w:rPr>
                <w:color w:val="000000"/>
              </w:rPr>
            </w:rPrChange>
          </w:rPr>
          <w:delText xml:space="preserve">. </w:delText>
        </w:r>
      </w:del>
      <w:del w:id="2894" w:author="Natasha Hardy" w:date="2021-11-12T16:44:00Z">
        <w:r w:rsidR="008445EE" w:rsidRPr="00F61043" w:rsidDel="003F3FBC">
          <w:rPr>
            <w:highlight w:val="yellow"/>
            <w:rPrChange w:id="2895" w:author="Natasha Hardy" w:date="2021-11-29T18:33:00Z">
              <w:rPr/>
            </w:rPrChange>
          </w:rPr>
          <w:delText>Numerous studies have developed s</w:delText>
        </w:r>
      </w:del>
      <w:ins w:id="2896" w:author="Natasha Hardy" w:date="2021-11-12T16:44:00Z">
        <w:r w:rsidR="003F3FBC" w:rsidRPr="00F61043">
          <w:rPr>
            <w:rFonts w:ascii="Times New Roman" w:eastAsia="Times New Roman" w:hAnsi="Times New Roman" w:cs="Times New Roman"/>
            <w:color w:val="000000"/>
            <w:highlight w:val="yellow"/>
            <w:rPrChange w:id="2897" w:author="Natasha Hardy" w:date="2021-11-29T18:33:00Z">
              <w:rPr>
                <w:rFonts w:ascii="Times New Roman" w:eastAsia="Times New Roman" w:hAnsi="Times New Roman" w:cs="Times New Roman"/>
                <w:color w:val="000000"/>
              </w:rPr>
            </w:rPrChange>
          </w:rPr>
          <w:t>S</w:t>
        </w:r>
      </w:ins>
      <w:r w:rsidR="008445EE" w:rsidRPr="00F61043">
        <w:rPr>
          <w:highlight w:val="yellow"/>
          <w:rPrChange w:id="2898" w:author="Natasha Hardy" w:date="2021-11-29T18:33:00Z">
            <w:rPr/>
          </w:rPrChange>
        </w:rPr>
        <w:t xml:space="preserve">pecies-specific and cost-effective </w:t>
      </w:r>
      <w:del w:id="2899" w:author="Natasha Hardy" w:date="2021-11-12T16:11:00Z">
        <w:r w:rsidR="008445EE" w:rsidRPr="00F61043" w:rsidDel="00F50503">
          <w:rPr>
            <w:highlight w:val="yellow"/>
            <w:rPrChange w:id="2900" w:author="Natasha Hardy" w:date="2021-11-29T18:33:00Z">
              <w:rPr/>
            </w:rPrChange>
          </w:rPr>
          <w:delText xml:space="preserve">assays </w:delText>
        </w:r>
      </w:del>
      <w:ins w:id="2901" w:author="Natasha Hardy" w:date="2021-11-12T16:11:00Z">
        <w:r w:rsidR="00F50503" w:rsidRPr="00F61043">
          <w:rPr>
            <w:highlight w:val="yellow"/>
            <w:rPrChange w:id="2902" w:author="Natasha Hardy" w:date="2021-11-29T18:33:00Z">
              <w:rPr/>
            </w:rPrChange>
          </w:rPr>
          <w:t xml:space="preserve">probes </w:t>
        </w:r>
      </w:ins>
      <w:ins w:id="2903" w:author="Natasha Hardy" w:date="2021-11-12T16:44:00Z">
        <w:r w:rsidR="003F3FBC" w:rsidRPr="00F61043">
          <w:rPr>
            <w:highlight w:val="yellow"/>
            <w:rPrChange w:id="2904" w:author="Natasha Hardy" w:date="2021-11-29T18:33:00Z">
              <w:rPr/>
            </w:rPrChange>
          </w:rPr>
          <w:t xml:space="preserve">can be developed </w:t>
        </w:r>
      </w:ins>
      <w:r w:rsidR="008445EE" w:rsidRPr="00F61043">
        <w:rPr>
          <w:highlight w:val="yellow"/>
          <w:rPrChange w:id="2905" w:author="Natasha Hardy" w:date="2021-11-29T18:33:00Z">
            <w:rPr/>
          </w:rPrChange>
        </w:rPr>
        <w:t>using older</w:t>
      </w:r>
      <w:ins w:id="2906" w:author="Natasha Hardy" w:date="2021-11-12T16:10:00Z">
        <w:r w:rsidR="00F50503" w:rsidRPr="00F61043">
          <w:rPr>
            <w:highlight w:val="yellow"/>
            <w:rPrChange w:id="2907" w:author="Natasha Hardy" w:date="2021-11-29T18:33:00Z">
              <w:rPr/>
            </w:rPrChange>
          </w:rPr>
          <w:t xml:space="preserve"> and cheaper genomic</w:t>
        </w:r>
      </w:ins>
      <w:r w:rsidR="008445EE" w:rsidRPr="00F61043">
        <w:rPr>
          <w:highlight w:val="yellow"/>
          <w:rPrChange w:id="2908" w:author="Natasha Hardy" w:date="2021-11-29T18:33:00Z">
            <w:rPr/>
          </w:rPrChange>
        </w:rPr>
        <w:t xml:space="preserve"> technology</w:t>
      </w:r>
      <w:ins w:id="2909" w:author="Rebecca McIntosh" w:date="2021-10-28T12:07:00Z">
        <w:r w:rsidR="00F739B9" w:rsidRPr="00F61043">
          <w:rPr>
            <w:highlight w:val="yellow"/>
            <w:rPrChange w:id="2910" w:author="Natasha Hardy" w:date="2021-11-29T18:33:00Z">
              <w:rPr/>
            </w:rPrChange>
          </w:rPr>
          <w:t xml:space="preserve">, </w:t>
        </w:r>
      </w:ins>
      <w:ins w:id="2911" w:author="Natasha Hardy" w:date="2021-11-12T16:44:00Z">
        <w:r w:rsidR="003F3FBC" w:rsidRPr="00F61043">
          <w:rPr>
            <w:highlight w:val="yellow"/>
            <w:rPrChange w:id="2912" w:author="Natasha Hardy" w:date="2021-11-29T18:33:00Z">
              <w:rPr/>
            </w:rPrChange>
          </w:rPr>
          <w:t xml:space="preserve">and </w:t>
        </w:r>
      </w:ins>
      <w:ins w:id="2913" w:author="Rebecca McIntosh" w:date="2021-10-28T12:07:00Z">
        <w:del w:id="2914" w:author="Natasha Hardy" w:date="2021-11-12T16:44:00Z">
          <w:r w:rsidR="00F739B9" w:rsidRPr="00F61043" w:rsidDel="003F3FBC">
            <w:rPr>
              <w:highlight w:val="yellow"/>
              <w:rPrChange w:id="2915" w:author="Natasha Hardy" w:date="2021-11-29T18:33:00Z">
                <w:rPr/>
              </w:rPrChange>
            </w:rPr>
            <w:delText>which</w:delText>
          </w:r>
        </w:del>
      </w:ins>
      <w:del w:id="2916" w:author="Natasha Hardy" w:date="2021-11-12T16:44:00Z">
        <w:r w:rsidR="008445EE" w:rsidRPr="00F61043" w:rsidDel="003F3FBC">
          <w:rPr>
            <w:highlight w:val="yellow"/>
            <w:rPrChange w:id="2917" w:author="Natasha Hardy" w:date="2021-11-29T18:33:00Z">
              <w:rPr/>
            </w:rPrChange>
          </w:rPr>
          <w:delText xml:space="preserve"> and that </w:delText>
        </w:r>
      </w:del>
      <w:ins w:id="2918" w:author="Rebecca McIntosh" w:date="2021-10-28T12:07:00Z">
        <w:del w:id="2919" w:author="Natasha Hardy" w:date="2021-11-12T16:44:00Z">
          <w:r w:rsidR="00F739B9" w:rsidRPr="00F61043" w:rsidDel="003F3FBC">
            <w:rPr>
              <w:highlight w:val="yellow"/>
              <w:rPrChange w:id="2920" w:author="Natasha Hardy" w:date="2021-11-29T18:33:00Z">
                <w:rPr/>
              </w:rPrChange>
            </w:rPr>
            <w:delText xml:space="preserve"> </w:delText>
          </w:r>
        </w:del>
      </w:ins>
      <w:del w:id="2921" w:author="Natasha Hardy" w:date="2021-11-12T16:44:00Z">
        <w:r w:rsidR="008445EE" w:rsidRPr="00F61043" w:rsidDel="003F3FBC">
          <w:rPr>
            <w:highlight w:val="yellow"/>
            <w:rPrChange w:id="2922" w:author="Natasha Hardy" w:date="2021-11-29T18:33:00Z">
              <w:rPr/>
            </w:rPrChange>
          </w:rPr>
          <w:delText xml:space="preserve">could be </w:delText>
        </w:r>
      </w:del>
      <w:r w:rsidR="008445EE" w:rsidRPr="00F61043">
        <w:rPr>
          <w:highlight w:val="yellow"/>
          <w:rPrChange w:id="2923" w:author="Natasha Hardy" w:date="2021-11-29T18:33:00Z">
            <w:rPr/>
          </w:rPrChange>
        </w:rPr>
        <w:t xml:space="preserve">applied to large sample sizes and </w:t>
      </w:r>
      <w:del w:id="2924" w:author="Natasha Hardy" w:date="2021-11-12T16:45:00Z">
        <w:r w:rsidR="008445EE" w:rsidRPr="00F61043" w:rsidDel="003F3FBC">
          <w:rPr>
            <w:highlight w:val="yellow"/>
            <w:rPrChange w:id="2925" w:author="Natasha Hardy" w:date="2021-11-29T18:33:00Z">
              <w:rPr/>
            </w:rPrChange>
          </w:rPr>
          <w:delText>large numbers of</w:delText>
        </w:r>
      </w:del>
      <w:ins w:id="2926" w:author="Natasha Hardy" w:date="2021-11-12T16:45:00Z">
        <w:r w:rsidR="003F3FBC" w:rsidRPr="00F61043">
          <w:rPr>
            <w:highlight w:val="yellow"/>
            <w:rPrChange w:id="2927" w:author="Natasha Hardy" w:date="2021-11-29T18:33:00Z">
              <w:rPr/>
            </w:rPrChange>
          </w:rPr>
          <w:t>numerous</w:t>
        </w:r>
      </w:ins>
      <w:r w:rsidR="008445EE" w:rsidRPr="00F61043">
        <w:rPr>
          <w:highlight w:val="yellow"/>
          <w:rPrChange w:id="2928" w:author="Natasha Hardy" w:date="2021-11-29T18:33:00Z">
            <w:rPr/>
          </w:rPrChange>
        </w:rPr>
        <w:t xml:space="preserve"> predatory taxa</w:t>
      </w:r>
      <w:del w:id="2929" w:author="Rebecca McIntosh" w:date="2021-10-28T12:07:00Z">
        <w:r w:rsidR="008445EE" w:rsidRPr="00F61043" w:rsidDel="00F739B9">
          <w:rPr>
            <w:highlight w:val="yellow"/>
            <w:rPrChange w:id="2930" w:author="Natasha Hardy" w:date="2021-11-29T18:33:00Z">
              <w:rPr/>
            </w:rPrChange>
          </w:rPr>
          <w:delText>,</w:delText>
        </w:r>
      </w:del>
      <w:r w:rsidR="008445EE" w:rsidRPr="00F61043">
        <w:rPr>
          <w:highlight w:val="yellow"/>
          <w:rPrChange w:id="2931" w:author="Natasha Hardy" w:date="2021-11-29T18:33:00Z">
            <w:rPr/>
          </w:rPrChange>
        </w:rPr>
        <w:t xml:space="preserve"> for the detection of specific </w:t>
      </w:r>
      <w:r w:rsidR="00387848" w:rsidRPr="00F61043">
        <w:rPr>
          <w:highlight w:val="yellow"/>
          <w:rPrChange w:id="2932" w:author="Natasha Hardy" w:date="2021-11-29T18:33:00Z">
            <w:rPr/>
          </w:rPrChange>
        </w:rPr>
        <w:t>taxonomic groups</w:t>
      </w:r>
      <w:r w:rsidR="008445EE" w:rsidRPr="00F61043">
        <w:rPr>
          <w:highlight w:val="yellow"/>
          <w:rPrChange w:id="2933" w:author="Natasha Hardy" w:date="2021-11-29T18:33:00Z">
            <w:rPr/>
          </w:rPrChange>
        </w:rPr>
        <w:t xml:space="preserve"> of high conservation or commercial interest (</w:t>
      </w:r>
      <w:del w:id="2934" w:author="Natasha Hardy" w:date="2021-11-12T16:19:00Z">
        <w:r w:rsidR="008445EE" w:rsidRPr="00F61043" w:rsidDel="00E16C81">
          <w:rPr>
            <w:highlight w:val="yellow"/>
            <w:rPrChange w:id="2935" w:author="Natasha Hardy" w:date="2021-11-29T18:33:00Z">
              <w:rPr/>
            </w:rPrChange>
          </w:rPr>
          <w:delText xml:space="preserve">Fox et al., 2012; </w:delText>
        </w:r>
      </w:del>
      <w:del w:id="2936" w:author="Natasha Hardy" w:date="2021-11-12T16:37:00Z">
        <w:r w:rsidR="008445EE" w:rsidRPr="00F61043" w:rsidDel="008D6C15">
          <w:rPr>
            <w:highlight w:val="yellow"/>
            <w:rPrChange w:id="2937" w:author="Natasha Hardy" w:date="2021-11-29T18:33:00Z">
              <w:rPr/>
            </w:rPrChange>
          </w:rPr>
          <w:delText xml:space="preserve">Hunter </w:delText>
        </w:r>
      </w:del>
      <w:ins w:id="2938" w:author="Natasha Hardy" w:date="2021-11-12T16:37:00Z">
        <w:r w:rsidR="008D6C15" w:rsidRPr="00F61043">
          <w:rPr>
            <w:highlight w:val="yellow"/>
            <w:rPrChange w:id="2939" w:author="Natasha Hardy" w:date="2021-11-29T18:33:00Z">
              <w:rPr/>
            </w:rPrChange>
          </w:rPr>
          <w:t xml:space="preserve">Fox </w:t>
        </w:r>
      </w:ins>
      <w:r w:rsidR="008445EE" w:rsidRPr="00F61043">
        <w:rPr>
          <w:highlight w:val="yellow"/>
          <w:rPrChange w:id="2940" w:author="Natasha Hardy" w:date="2021-11-29T18:33:00Z">
            <w:rPr/>
          </w:rPrChange>
        </w:rPr>
        <w:t>et al., 2012</w:t>
      </w:r>
      <w:del w:id="2941" w:author="Natasha Hardy" w:date="2021-11-12T16:37:00Z">
        <w:r w:rsidR="008445EE" w:rsidRPr="00F61043" w:rsidDel="008D6C15">
          <w:rPr>
            <w:highlight w:val="yellow"/>
            <w:rPrChange w:id="2942" w:author="Natasha Hardy" w:date="2021-11-29T18:33:00Z">
              <w:rPr/>
            </w:rPrChange>
          </w:rPr>
          <w:delText>; Schreier et al., 2016</w:delText>
        </w:r>
      </w:del>
      <w:r w:rsidR="008445EE" w:rsidRPr="00F61043">
        <w:rPr>
          <w:highlight w:val="yellow"/>
          <w:rPrChange w:id="2943" w:author="Natasha Hardy" w:date="2021-11-29T18:33:00Z">
            <w:rPr/>
          </w:rPrChange>
        </w:rPr>
        <w:t xml:space="preserve">). </w:t>
      </w:r>
      <w:ins w:id="2944" w:author="Natasha Hardy" w:date="2021-11-12T16:14:00Z">
        <w:r w:rsidR="00F50503" w:rsidRPr="00F61043">
          <w:rPr>
            <w:highlight w:val="yellow"/>
            <w:rPrChange w:id="2945" w:author="Natasha Hardy" w:date="2021-11-29T18:33:00Z">
              <w:rPr/>
            </w:rPrChange>
          </w:rPr>
          <w:t>It is possible to estimate c</w:t>
        </w:r>
      </w:ins>
      <w:ins w:id="2946" w:author="Natasha Hardy" w:date="2021-11-12T16:12:00Z">
        <w:r w:rsidR="00F50503" w:rsidRPr="00F61043">
          <w:rPr>
            <w:highlight w:val="yellow"/>
            <w:rPrChange w:id="2947" w:author="Natasha Hardy" w:date="2021-11-29T18:33:00Z">
              <w:rPr/>
            </w:rPrChange>
          </w:rPr>
          <w:t xml:space="preserve">onsumed </w:t>
        </w:r>
      </w:ins>
      <w:ins w:id="2948" w:author="Natasha Hardy" w:date="2021-11-12T16:14:00Z">
        <w:r w:rsidR="00F50503" w:rsidRPr="00F61043">
          <w:rPr>
            <w:highlight w:val="yellow"/>
            <w:rPrChange w:id="2949" w:author="Natasha Hardy" w:date="2021-11-29T18:33:00Z">
              <w:rPr/>
            </w:rPrChange>
          </w:rPr>
          <w:t xml:space="preserve">prey </w:t>
        </w:r>
      </w:ins>
      <w:ins w:id="2950" w:author="Natasha Hardy" w:date="2021-11-12T16:12:00Z">
        <w:r w:rsidR="00F50503" w:rsidRPr="00F61043">
          <w:rPr>
            <w:highlight w:val="yellow"/>
            <w:rPrChange w:id="2951" w:author="Natasha Hardy" w:date="2021-11-29T18:33:00Z">
              <w:rPr/>
            </w:rPrChange>
          </w:rPr>
          <w:t xml:space="preserve">biomass information </w:t>
        </w:r>
      </w:ins>
      <w:ins w:id="2952" w:author="Natasha Hardy" w:date="2021-11-12T16:14:00Z">
        <w:r w:rsidR="00F50503" w:rsidRPr="00F61043">
          <w:rPr>
            <w:highlight w:val="yellow"/>
            <w:rPrChange w:id="2953" w:author="Natasha Hardy" w:date="2021-11-29T18:33:00Z">
              <w:rPr/>
            </w:rPrChange>
          </w:rPr>
          <w:t>by</w:t>
        </w:r>
      </w:ins>
      <w:ins w:id="2954" w:author="Natasha Hardy" w:date="2021-11-12T16:12:00Z">
        <w:r w:rsidR="00F50503" w:rsidRPr="00F61043">
          <w:rPr>
            <w:highlight w:val="yellow"/>
            <w:rPrChange w:id="2955" w:author="Natasha Hardy" w:date="2021-11-29T18:33:00Z">
              <w:rPr/>
            </w:rPrChange>
          </w:rPr>
          <w:t xml:space="preserve"> developing </w:t>
        </w:r>
        <w:r w:rsidR="00F50503" w:rsidRPr="00F61043">
          <w:rPr>
            <w:color w:val="000000"/>
            <w:highlight w:val="yellow"/>
            <w:rPrChange w:id="2956" w:author="Natasha Hardy" w:date="2021-11-29T18:33:00Z">
              <w:rPr>
                <w:color w:val="000000"/>
              </w:rPr>
            </w:rPrChange>
          </w:rPr>
          <w:t xml:space="preserve">DNA-to-tissue-based correction factors </w:t>
        </w:r>
        <w:r w:rsidR="00F50503" w:rsidRPr="00F61043">
          <w:rPr>
            <w:highlight w:val="yellow"/>
            <w:rPrChange w:id="2957" w:author="Natasha Hardy" w:date="2021-11-29T18:33:00Z">
              <w:rPr/>
            </w:rPrChange>
          </w:rPr>
          <w:t>(Thomas et al., 2014)</w:t>
        </w:r>
        <w:r w:rsidR="00F50503" w:rsidRPr="00F61043">
          <w:rPr>
            <w:color w:val="000000"/>
            <w:highlight w:val="yellow"/>
            <w:rPrChange w:id="2958" w:author="Natasha Hardy" w:date="2021-11-29T18:33:00Z">
              <w:rPr>
                <w:color w:val="000000"/>
              </w:rPr>
            </w:rPrChange>
          </w:rPr>
          <w:t>.</w:t>
        </w:r>
        <w:r w:rsidR="00F50503">
          <w:rPr>
            <w:color w:val="000000"/>
          </w:rPr>
          <w:t xml:space="preserve"> </w:t>
        </w:r>
      </w:ins>
      <w:ins w:id="2959" w:author="Rebecca McIntosh" w:date="2021-10-28T15:02:00Z">
        <w:del w:id="2960" w:author="Natasha Hardy" w:date="2021-11-12T16:07:00Z">
          <w:r w:rsidR="00E67A74" w:rsidDel="00F50503">
            <w:delText xml:space="preserve">For example, </w:delText>
          </w:r>
        </w:del>
      </w:ins>
      <w:del w:id="2961"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5109F783" w:rsidR="00F50503" w:rsidRDefault="00F50503" w:rsidP="00F50503">
      <w:pPr>
        <w:ind w:firstLine="720"/>
        <w:rPr>
          <w:ins w:id="2962" w:author="Natasha Hardy" w:date="2021-11-12T16:06:00Z"/>
          <w:color w:val="000000"/>
        </w:rPr>
      </w:pPr>
      <w:ins w:id="2963" w:author="Natasha Hardy" w:date="2021-11-12T16:06:00Z">
        <w:r>
          <w:t>While</w:t>
        </w:r>
        <w:r>
          <w:rPr>
            <w:color w:val="000000"/>
          </w:rPr>
          <w:t xml:space="preserve"> both </w:t>
        </w:r>
      </w:ins>
      <w:ins w:id="2964" w:author="Natasha Hardy" w:date="2021-11-13T12:09:00Z">
        <w:r w:rsidR="00D57AEF">
          <w:rPr>
            <w:color w:val="000000"/>
          </w:rPr>
          <w:t>methods provided</w:t>
        </w:r>
      </w:ins>
      <w:ins w:id="2965" w:author="Natasha Hardy" w:date="2021-11-12T16:06:00Z">
        <w:r>
          <w:rPr>
            <w:color w:val="000000"/>
          </w:rPr>
          <w:t xml:space="preserve"> statistically</w:t>
        </w:r>
      </w:ins>
      <w:ins w:id="2966" w:author="Natasha Hardy" w:date="2021-11-13T12:02:00Z">
        <w:r w:rsidR="00927061">
          <w:rPr>
            <w:color w:val="000000"/>
          </w:rPr>
          <w:t xml:space="preserve"> similar</w:t>
        </w:r>
      </w:ins>
      <w:ins w:id="2967" w:author="Natasha Hardy" w:date="2021-11-13T12:09:00Z">
        <w:r w:rsidR="00D57AEF">
          <w:rPr>
            <w:color w:val="000000"/>
          </w:rPr>
          <w:t xml:space="preserve"> results</w:t>
        </w:r>
      </w:ins>
      <w:ins w:id="2968" w:author="Natasha Hardy" w:date="2021-11-12T16:06:00Z">
        <w:r>
          <w:rPr>
            <w:color w:val="000000"/>
          </w:rPr>
          <w:t>,</w:t>
        </w:r>
      </w:ins>
      <w:ins w:id="2969" w:author="Natasha Hardy" w:date="2021-11-13T12:02:00Z">
        <w:r w:rsidR="00927061">
          <w:rPr>
            <w:color w:val="000000"/>
          </w:rPr>
          <w:t xml:space="preserve"> w</w:t>
        </w:r>
      </w:ins>
      <w:ins w:id="2970" w:author="Natasha Hardy" w:date="2021-11-13T12:03:00Z">
        <w:r w:rsidR="00927061">
          <w:rPr>
            <w:color w:val="000000"/>
          </w:rPr>
          <w:t>e emphasize that these represent quasi-independent assays of predation</w:t>
        </w:r>
      </w:ins>
      <w:ins w:id="2971" w:author="Natasha Hardy" w:date="2021-11-13T12:04:00Z">
        <w:r w:rsidR="00927061">
          <w:rPr>
            <w:color w:val="000000"/>
          </w:rPr>
          <w:t>, complementary</w:t>
        </w:r>
      </w:ins>
      <w:ins w:id="2972" w:author="Natasha Hardy" w:date="2021-11-13T12:03:00Z">
        <w:r w:rsidR="00927061">
          <w:rPr>
            <w:color w:val="000000"/>
          </w:rPr>
          <w:t xml:space="preserve"> </w:t>
        </w:r>
      </w:ins>
      <w:ins w:id="2973" w:author="Natasha Hardy" w:date="2021-11-13T12:04:00Z">
        <w:r w:rsidR="00927061">
          <w:rPr>
            <w:color w:val="000000"/>
          </w:rPr>
          <w:t>but not</w:t>
        </w:r>
      </w:ins>
      <w:ins w:id="2974" w:author="Natasha Hardy" w:date="2021-11-13T12:03:00Z">
        <w:r w:rsidR="00927061">
          <w:rPr>
            <w:color w:val="000000"/>
          </w:rPr>
          <w:t xml:space="preserve"> additive.</w:t>
        </w:r>
      </w:ins>
      <w:ins w:id="2975" w:author="Natasha Hardy" w:date="2021-11-12T16:06:00Z">
        <w:r>
          <w:rPr>
            <w:color w:val="000000"/>
          </w:rPr>
          <w:t xml:space="preserve"> </w:t>
        </w:r>
      </w:ins>
      <w:ins w:id="2976" w:author="Natasha Hardy" w:date="2021-11-13T12:09:00Z">
        <w:r w:rsidR="00D57AEF">
          <w:rPr>
            <w:color w:val="000000"/>
          </w:rPr>
          <w:t>S</w:t>
        </w:r>
      </w:ins>
      <w:ins w:id="2977" w:author="Natasha Hardy" w:date="2021-11-12T16:06:00Z">
        <w:r w:rsidRPr="00241FDB">
          <w:rPr>
            <w:color w:val="000000"/>
            <w:rPrChange w:id="2978" w:author="Natasha Hardy" w:date="2021-11-12T15:42:00Z">
              <w:rPr>
                <w:color w:val="000000"/>
                <w:highlight w:val="green"/>
              </w:rPr>
            </w:rPrChange>
          </w:rPr>
          <w:t xml:space="preserve">eabirds hard-parts </w:t>
        </w:r>
      </w:ins>
      <w:ins w:id="2979" w:author="Natasha Hardy" w:date="2021-12-01T16:29:00Z">
        <w:r w:rsidR="001F18E4">
          <w:rPr>
            <w:color w:val="000000"/>
          </w:rPr>
          <w:t xml:space="preserve">occurred </w:t>
        </w:r>
        <w:r w:rsidR="001F18E4" w:rsidRPr="001F18E4">
          <w:rPr>
            <w:color w:val="000000"/>
          </w:rPr>
          <w:t>in</w:t>
        </w:r>
      </w:ins>
      <w:ins w:id="2980" w:author="Natasha Hardy" w:date="2021-11-12T16:06:00Z">
        <w:r w:rsidRPr="00241FDB">
          <w:rPr>
            <w:color w:val="000000"/>
            <w:rPrChange w:id="2981" w:author="Natasha Hardy" w:date="2021-11-12T15:42:00Z">
              <w:rPr>
                <w:color w:val="000000"/>
                <w:highlight w:val="green"/>
              </w:rPr>
            </w:rPrChange>
          </w:rPr>
          <w:t xml:space="preserve"> more samples (n = 2</w:t>
        </w:r>
        <w:r>
          <w:rPr>
            <w:color w:val="000000"/>
          </w:rPr>
          <w:t>9</w:t>
        </w:r>
        <w:r w:rsidRPr="00241FDB">
          <w:rPr>
            <w:color w:val="000000"/>
            <w:rPrChange w:id="2982" w:author="Natasha Hardy" w:date="2021-11-12T15:42:00Z">
              <w:rPr>
                <w:color w:val="000000"/>
                <w:highlight w:val="green"/>
              </w:rPr>
            </w:rPrChange>
          </w:rPr>
          <w:t xml:space="preserve">), than their DNA (n = 21), and </w:t>
        </w:r>
      </w:ins>
      <w:ins w:id="2983" w:author="Natasha Hardy" w:date="2021-11-13T12:10:00Z">
        <w:r w:rsidR="00D57AEF">
          <w:rPr>
            <w:color w:val="000000"/>
          </w:rPr>
          <w:t xml:space="preserve">both types of remains for </w:t>
        </w:r>
      </w:ins>
      <w:ins w:id="2984" w:author="Natasha Hardy" w:date="2021-11-12T16:06:00Z">
        <w:r w:rsidRPr="00241FDB">
          <w:rPr>
            <w:color w:val="000000"/>
            <w:rPrChange w:id="2985"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986" w:author="Natasha Hardy" w:date="2021-11-12T16:45:00Z">
        <w:r w:rsidR="003F3FBC">
          <w:rPr>
            <w:color w:val="000000"/>
          </w:rPr>
          <w:t>D</w:t>
        </w:r>
      </w:ins>
      <w:ins w:id="2987" w:author="Natasha Hardy" w:date="2021-11-12T16:06:00Z">
        <w:r>
          <w:rPr>
            <w:color w:val="000000"/>
          </w:rPr>
          <w:t>ifferen</w:t>
        </w:r>
      </w:ins>
      <w:ins w:id="2988" w:author="Natasha Hardy" w:date="2021-11-13T12:12:00Z">
        <w:r w:rsidR="006136C1">
          <w:rPr>
            <w:color w:val="000000"/>
          </w:rPr>
          <w:t>t</w:t>
        </w:r>
      </w:ins>
      <w:ins w:id="2989"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w:t>
        </w:r>
        <w:r>
          <w:rPr>
            <w:color w:val="000000"/>
          </w:rPr>
          <w:lastRenderedPageBreak/>
          <w:t>2016). Many methodological and biological factors differentially affect the recovery of diagnostic genetic and morphological materials. In another pinniped species, prey soft tissues may have a gut passage rate of 48 hours</w:t>
        </w:r>
      </w:ins>
      <w:ins w:id="2990" w:author="Natasha Hardy" w:date="2021-11-12T16:23:00Z">
        <w:r w:rsidR="00E16C81">
          <w:rPr>
            <w:color w:val="000000"/>
          </w:rPr>
          <w:t xml:space="preserve"> compared to 7 days for</w:t>
        </w:r>
      </w:ins>
      <w:ins w:id="2991"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2992" w:author="Natasha Hardy" w:date="2021-11-13T12:13:00Z">
        <w:r w:rsidR="006136C1">
          <w:rPr>
            <w:color w:val="000000"/>
          </w:rPr>
          <w:t>S</w:t>
        </w:r>
      </w:ins>
      <w:ins w:id="2993" w:author="Natasha Hardy" w:date="2021-11-12T16:23:00Z">
        <w:r w:rsidR="00E16C81">
          <w:rPr>
            <w:color w:val="000000"/>
          </w:rPr>
          <w:t xml:space="preserve">oft tissues </w:t>
        </w:r>
      </w:ins>
      <w:ins w:id="2994" w:author="Natasha Hardy" w:date="2021-11-12T16:06:00Z">
        <w:r>
          <w:rPr>
            <w:color w:val="000000"/>
          </w:rPr>
          <w:t xml:space="preserve">may </w:t>
        </w:r>
      </w:ins>
      <w:ins w:id="2995" w:author="Natasha Hardy" w:date="2021-11-12T16:24:00Z">
        <w:r w:rsidR="00E16C81">
          <w:rPr>
            <w:color w:val="000000"/>
          </w:rPr>
          <w:t xml:space="preserve">contain </w:t>
        </w:r>
      </w:ins>
      <w:ins w:id="2996" w:author="Natasha Hardy" w:date="2021-11-12T16:25:00Z">
        <w:r w:rsidR="00B773BE">
          <w:rPr>
            <w:color w:val="000000"/>
          </w:rPr>
          <w:t xml:space="preserve">greater </w:t>
        </w:r>
      </w:ins>
      <w:ins w:id="2997" w:author="Natasha Hardy" w:date="2021-11-13T12:13:00Z">
        <w:r w:rsidR="006136C1">
          <w:rPr>
            <w:color w:val="000000"/>
          </w:rPr>
          <w:t xml:space="preserve">DNA </w:t>
        </w:r>
      </w:ins>
      <w:ins w:id="2998" w:author="Natasha Hardy" w:date="2021-11-12T16:25:00Z">
        <w:r w:rsidR="00B773BE">
          <w:rPr>
            <w:color w:val="000000"/>
          </w:rPr>
          <w:t xml:space="preserve">quantities </w:t>
        </w:r>
      </w:ins>
      <w:ins w:id="2999" w:author="Natasha Hardy" w:date="2021-11-13T12:13:00Z">
        <w:r w:rsidR="006136C1">
          <w:rPr>
            <w:color w:val="000000"/>
          </w:rPr>
          <w:t>and concentrations</w:t>
        </w:r>
      </w:ins>
      <w:ins w:id="3000" w:author="Natasha Hardy" w:date="2021-11-12T16:25:00Z">
        <w:r w:rsidR="00B773BE">
          <w:rPr>
            <w:color w:val="000000"/>
          </w:rPr>
          <w:t>, particularly mitochondrial</w:t>
        </w:r>
      </w:ins>
      <w:ins w:id="3001"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3002" w:author="Natasha Hardy" w:date="2021-11-12T16:25:00Z">
        <w:r w:rsidR="00B773BE">
          <w:rPr>
            <w:color w:val="000000"/>
          </w:rPr>
          <w:t xml:space="preserve">, and could </w:t>
        </w:r>
      </w:ins>
      <w:ins w:id="3003" w:author="Natasha Hardy" w:date="2021-11-12T16:06:00Z">
        <w:r>
          <w:rPr>
            <w:color w:val="000000"/>
          </w:rPr>
          <w:t xml:space="preserve">be </w:t>
        </w:r>
      </w:ins>
      <w:ins w:id="3004" w:author="Natasha Hardy" w:date="2021-11-12T16:25:00Z">
        <w:r w:rsidR="00B773BE">
          <w:rPr>
            <w:color w:val="000000"/>
          </w:rPr>
          <w:t>preferentially</w:t>
        </w:r>
      </w:ins>
      <w:ins w:id="3005" w:author="Natasha Hardy" w:date="2021-11-12T16:06:00Z">
        <w:r>
          <w:rPr>
            <w:color w:val="000000"/>
          </w:rPr>
          <w:t xml:space="preserve"> amplified compared to </w:t>
        </w:r>
      </w:ins>
      <w:ins w:id="3006" w:author="Natasha Hardy" w:date="2021-11-12T16:26:00Z">
        <w:r w:rsidR="00B773BE">
          <w:rPr>
            <w:color w:val="000000"/>
          </w:rPr>
          <w:t xml:space="preserve">scarcer </w:t>
        </w:r>
      </w:ins>
      <w:ins w:id="3007" w:author="Natasha Hardy" w:date="2021-11-12T16:06:00Z">
        <w:r>
          <w:rPr>
            <w:color w:val="000000"/>
          </w:rPr>
          <w:t xml:space="preserve">DNA available from hard-parts, </w:t>
        </w:r>
      </w:ins>
      <w:ins w:id="3008" w:author="Natasha Hardy" w:date="2021-11-12T16:28:00Z">
        <w:r w:rsidR="00B773BE">
          <w:rPr>
            <w:color w:val="000000"/>
          </w:rPr>
          <w:t xml:space="preserve">(i.e., </w:t>
        </w:r>
      </w:ins>
      <w:ins w:id="3009" w:author="Natasha Hardy" w:date="2021-11-12T16:06:00Z">
        <w:r>
          <w:rPr>
            <w:color w:val="000000"/>
          </w:rPr>
          <w:t>feather, fur or bone</w:t>
        </w:r>
      </w:ins>
      <w:ins w:id="3010" w:author="Natasha Hardy" w:date="2021-11-12T16:28:00Z">
        <w:r w:rsidR="00B773BE">
          <w:rPr>
            <w:color w:val="000000"/>
          </w:rPr>
          <w:t xml:space="preserve">). </w:t>
        </w:r>
      </w:ins>
      <w:ins w:id="3011" w:author="Natasha Hardy" w:date="2021-11-12T16:06:00Z">
        <w:r>
          <w:rPr>
            <w:color w:val="000000"/>
          </w:rPr>
          <w:t>DNA from the</w:t>
        </w:r>
      </w:ins>
      <w:ins w:id="3012" w:author="Natasha Hardy" w:date="2021-11-12T16:21:00Z">
        <w:r w:rsidR="00E16C81">
          <w:rPr>
            <w:color w:val="000000"/>
          </w:rPr>
          <w:t xml:space="preserve">se </w:t>
        </w:r>
        <w:proofErr w:type="spellStart"/>
        <w:r w:rsidR="00E16C81">
          <w:rPr>
            <w:color w:val="000000"/>
          </w:rPr>
          <w:t>c</w:t>
        </w:r>
      </w:ins>
      <w:ins w:id="3013" w:author="Natasha Hardy" w:date="2021-11-12T16:06:00Z">
        <w:r>
          <w:rPr>
            <w:color w:val="000000"/>
          </w:rPr>
          <w:t>hitinised</w:t>
        </w:r>
        <w:proofErr w:type="spellEnd"/>
        <w:r>
          <w:rPr>
            <w:color w:val="000000"/>
          </w:rPr>
          <w:t xml:space="preserve"> or keratinized tissues </w:t>
        </w:r>
      </w:ins>
      <w:ins w:id="3014" w:author="Natasha Hardy" w:date="2021-11-12T16:21:00Z">
        <w:r w:rsidR="00E16C81">
          <w:rPr>
            <w:color w:val="000000"/>
          </w:rPr>
          <w:t>is</w:t>
        </w:r>
      </w:ins>
      <w:ins w:id="3015" w:author="Natasha Hardy" w:date="2021-11-12T16:06:00Z">
        <w:r>
          <w:rPr>
            <w:color w:val="000000"/>
          </w:rPr>
          <w:t xml:space="preserve"> of poor quality</w:t>
        </w:r>
      </w:ins>
      <w:ins w:id="3016" w:author="Natasha Hardy" w:date="2021-11-12T16:22:00Z">
        <w:r w:rsidR="00E16C81">
          <w:rPr>
            <w:color w:val="000000"/>
          </w:rPr>
          <w:t xml:space="preserve"> and</w:t>
        </w:r>
      </w:ins>
      <w:ins w:id="3017" w:author="Natasha Hardy" w:date="2021-11-12T16:06:00Z">
        <w:r>
          <w:rPr>
            <w:color w:val="000000"/>
          </w:rPr>
          <w:t xml:space="preserve"> requires a different process </w:t>
        </w:r>
      </w:ins>
      <w:ins w:id="3018" w:author="Natasha Hardy" w:date="2021-11-13T12:13:00Z">
        <w:r w:rsidR="006136C1">
          <w:rPr>
            <w:color w:val="000000"/>
          </w:rPr>
          <w:t>for extraction</w:t>
        </w:r>
      </w:ins>
      <w:ins w:id="3019"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3020" w:author="Natasha Hardy" w:date="2021-11-12T16:29:00Z">
        <w:r w:rsidR="00B773BE">
          <w:rPr>
            <w:color w:val="000000"/>
          </w:rPr>
          <w:t xml:space="preserve"> and with </w:t>
        </w:r>
      </w:ins>
      <w:ins w:id="3021"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3022" w:author="Natasha Hardy" w:date="2021-11-13T12:06:00Z"/>
        </w:rPr>
      </w:pPr>
      <w:ins w:id="3023" w:author="Natasha Hardy" w:date="2021-11-13T12:15:00Z">
        <w:r w:rsidRPr="006136C1">
          <w:rPr>
            <w:color w:val="000000"/>
            <w:rPrChange w:id="3024" w:author="Natasha Hardy" w:date="2021-11-13T12:17:00Z">
              <w:rPr>
                <w:color w:val="000000"/>
                <w:highlight w:val="lightGray"/>
              </w:rPr>
            </w:rPrChange>
          </w:rPr>
          <w:t xml:space="preserve">We demonstrate </w:t>
        </w:r>
        <w:r w:rsidRPr="006136C1">
          <w:rPr>
            <w:rPrChange w:id="3025"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3026" w:author="Natasha Hardy" w:date="2021-11-13T12:16:00Z">
        <w:r w:rsidRPr="006136C1">
          <w:rPr>
            <w:rPrChange w:id="3027" w:author="Natasha Hardy" w:date="2021-11-13T12:17:00Z">
              <w:rPr>
                <w:highlight w:val="lightGray"/>
              </w:rPr>
            </w:rPrChange>
          </w:rPr>
          <w:t xml:space="preserve">In addition to providing more quantitative information, </w:t>
        </w:r>
      </w:ins>
      <w:ins w:id="3028" w:author="Natasha Hardy" w:date="2021-11-13T12:15:00Z">
        <w:r w:rsidRPr="006136C1">
          <w:rPr>
            <w:rPrChange w:id="3029"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3030" w:author="Rebecca McIntosh" w:date="2021-10-28T12:35:00Z"/>
        </w:rPr>
      </w:pPr>
      <w:del w:id="3031" w:author="Natasha Hardy" w:date="2021-11-12T16:52:00Z">
        <w:r w:rsidRPr="006136C1" w:rsidDel="00B1351A">
          <w:delText>P</w:delText>
        </w:r>
        <w:r w:rsidR="008445EE" w:rsidRPr="006136C1" w:rsidDel="00B1351A">
          <w:delText xml:space="preserve">redator </w:delText>
        </w:r>
      </w:del>
      <w:ins w:id="3032" w:author="Natasha Hardy" w:date="2021-11-13T12:14:00Z">
        <w:r w:rsidR="006136C1" w:rsidRPr="006136C1">
          <w:t>A</w:t>
        </w:r>
        <w:r w:rsidR="006136C1">
          <w:t xml:space="preserve"> final consideration –</w:t>
        </w:r>
      </w:ins>
      <w:ins w:id="3033" w:author="Natasha Hardy" w:date="2021-11-12T16:52:00Z">
        <w:r w:rsidR="00B1351A" w:rsidRPr="00B1351A">
          <w:rPr>
            <w:rPrChange w:id="3034"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3035" w:author="Natasha Hardy" w:date="2021-11-13T12:14:00Z">
        <w:r w:rsidR="008445EE" w:rsidDel="006136C1">
          <w:delText xml:space="preserve"> an</w:delText>
        </w:r>
      </w:del>
      <w:r w:rsidR="008445EE">
        <w:t xml:space="preserve"> up-to-date cumulative impact assessment</w:t>
      </w:r>
      <w:ins w:id="3036" w:author="Natasha Hardy" w:date="2021-11-13T12:14:00Z">
        <w:r w:rsidR="006136C1">
          <w:t>s</w:t>
        </w:r>
      </w:ins>
      <w:r w:rsidR="008445EE">
        <w:t xml:space="preserve"> for threats</w:t>
      </w:r>
      <w:del w:id="3037" w:author="Rebecca McIntosh" w:date="2021-10-28T12:08:00Z">
        <w:r w:rsidR="0015356E" w:rsidDel="00F739B9">
          <w:delText xml:space="preserve">, </w:delText>
        </w:r>
      </w:del>
      <w:del w:id="3038" w:author="Natasha Hardy" w:date="2021-11-11T10:06:00Z">
        <w:r w:rsidR="0015356E">
          <w:delText>here</w:delText>
        </w:r>
        <w:r w:rsidR="008445EE">
          <w:delText xml:space="preserve"> to </w:delText>
        </w:r>
      </w:del>
      <w:ins w:id="3039" w:author="Rebecca McIntosh" w:date="2021-10-28T12:08:00Z">
        <w:r w:rsidR="00F739B9">
          <w:t xml:space="preserve">. </w:t>
        </w:r>
      </w:ins>
      <w:del w:id="3040" w:author="Rebecca McIntosh" w:date="2021-10-28T12:08:00Z">
        <w:r w:rsidR="0015356E" w:rsidDel="00F739B9">
          <w:delText>here</w:delText>
        </w:r>
        <w:r w:rsidR="008445EE" w:rsidDel="00F739B9">
          <w:delText xml:space="preserve"> to</w:delText>
        </w:r>
      </w:del>
      <w:ins w:id="3041" w:author="Rebecca McIntosh" w:date="2021-10-28T12:08:00Z">
        <w:r w:rsidR="00F739B9">
          <w:t xml:space="preserve">We have delivered </w:t>
        </w:r>
      </w:ins>
      <w:ins w:id="3042" w:author="Rebecca McIntosh" w:date="2021-10-28T12:13:00Z">
        <w:r w:rsidR="006E155F">
          <w:t>an important</w:t>
        </w:r>
      </w:ins>
      <w:ins w:id="3043" w:author="Rebecca McIntosh" w:date="2021-10-28T12:08:00Z">
        <w:r w:rsidR="00F739B9">
          <w:t xml:space="preserve"> step towards this for</w:t>
        </w:r>
      </w:ins>
      <w:ins w:id="3044" w:author="Natasha Hardy" w:date="2021-11-11T10:06:00Z">
        <w:r w:rsidR="008445EE">
          <w:t xml:space="preserve"> </w:t>
        </w:r>
      </w:ins>
      <w:r w:rsidR="008445EE">
        <w:t xml:space="preserve">little penguins in </w:t>
      </w:r>
      <w:del w:id="3045" w:author="Rebecca McIntosh" w:date="2021-10-28T16:24:00Z">
        <w:r w:rsidR="008445EE" w:rsidDel="00D12B0F">
          <w:delText xml:space="preserve">southern </w:delText>
        </w:r>
      </w:del>
      <w:ins w:id="3046" w:author="Rebecca McIntosh" w:date="2021-10-28T16:24:00Z">
        <w:r w:rsidR="00D12B0F">
          <w:t xml:space="preserve">south-eastern </w:t>
        </w:r>
      </w:ins>
      <w:r w:rsidR="008445EE">
        <w:t>Australia</w:t>
      </w:r>
      <w:del w:id="3047" w:author="Rebecca McIntosh" w:date="2021-10-28T16:24:00Z">
        <w:r w:rsidR="0015356E" w:rsidDel="00D12B0F">
          <w:delText xml:space="preserve">, before </w:delText>
        </w:r>
      </w:del>
      <w:del w:id="3048" w:author="Rebecca McIntosh" w:date="2021-10-28T12:08:00Z">
        <w:r w:rsidR="0015356E" w:rsidDel="00F739B9">
          <w:delText>money is spent on</w:delText>
        </w:r>
      </w:del>
      <w:del w:id="3049" w:author="Rebecca McIntosh" w:date="2021-10-28T16:24:00Z">
        <w:r w:rsidR="0015356E" w:rsidDel="00D12B0F">
          <w:delText xml:space="preserve"> strategies that may not be effective, such as native predator culling</w:delText>
        </w:r>
      </w:del>
      <w:r w:rsidR="008445EE">
        <w:t xml:space="preserve">. </w:t>
      </w:r>
      <w:del w:id="3050" w:author="Rebecca McIntosh" w:date="2021-10-28T12:09:00Z">
        <w:r w:rsidR="001E4EA0" w:rsidDel="00F739B9">
          <w:delText>Like</w:delText>
        </w:r>
        <w:r w:rsidR="008445EE" w:rsidDel="00F739B9">
          <w:delText xml:space="preserve"> </w:delText>
        </w:r>
      </w:del>
      <w:ins w:id="3051" w:author="Rebecca McIntosh" w:date="2021-10-28T12:09:00Z">
        <w:r w:rsidR="00F739B9">
          <w:t xml:space="preserve">Similar to </w:t>
        </w:r>
      </w:ins>
      <w:del w:id="3052" w:author="Rebecca McIntosh" w:date="2021-10-28T12:09:00Z">
        <w:r w:rsidR="008445EE" w:rsidDel="00F739B9">
          <w:delText xml:space="preserve">many </w:delText>
        </w:r>
      </w:del>
      <w:r w:rsidR="008445EE">
        <w:t>other wildlife conflict situations, endemic predation is natural</w:t>
      </w:r>
      <w:del w:id="3053"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3054"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3055" w:author="Rebecca McIntosh" w:date="2021-10-28T12:11:00Z">
        <w:r w:rsidR="0015356E" w:rsidDel="006E155F">
          <w:delText>(e.g</w:delText>
        </w:r>
      </w:del>
      <w:del w:id="3056" w:author="Rebecca McIntosh" w:date="2021-10-28T16:25:00Z">
        <w:r w:rsidR="0015356E" w:rsidDel="00D12B0F">
          <w:delText>.</w:delText>
        </w:r>
      </w:del>
      <w:del w:id="3057" w:author="Rebecca McIntosh" w:date="2021-10-28T16:26:00Z">
        <w:r w:rsidR="0015356E" w:rsidDel="00D12B0F">
          <w:delText xml:space="preserve"> habitat degradation and introduced terrestrial predators</w:delText>
        </w:r>
      </w:del>
      <w:del w:id="3058" w:author="Rebecca McIntosh" w:date="2021-10-28T12:11:00Z">
        <w:r w:rsidR="0015356E" w:rsidDel="006E155F">
          <w:delText>)</w:delText>
        </w:r>
      </w:del>
      <w:del w:id="3059" w:author="Natasha Hardy" w:date="2021-11-11T10:06:00Z">
        <w:r w:rsidR="0015356E">
          <w:delText xml:space="preserve"> </w:delText>
        </w:r>
      </w:del>
      <w:ins w:id="3060" w:author="Rebecca McIntosh" w:date="2021-10-28T12:13:00Z">
        <w:del w:id="3061" w:author="Natasha Hardy" w:date="2021-11-13T12:14:00Z">
          <w:r w:rsidR="006E155F" w:rsidDel="006136C1">
            <w:delText>.</w:delText>
          </w:r>
        </w:del>
        <w:del w:id="3062" w:author="Natasha Hardy" w:date="2021-11-12T10:20:00Z">
          <w:r w:rsidR="006E155F" w:rsidDel="00897458">
            <w:delText xml:space="preserve"> </w:delText>
          </w:r>
        </w:del>
      </w:ins>
      <w:commentRangeStart w:id="3063"/>
      <w:del w:id="3064" w:author="Natasha Hardy" w:date="2021-11-12T10:20:00Z">
        <w:r w:rsidR="0015356E" w:rsidDel="00897458">
          <w:delText xml:space="preserve"> </w:delText>
        </w:r>
        <w:commentRangeEnd w:id="3063"/>
        <w:r w:rsidR="009C173C" w:rsidDel="00897458">
          <w:rPr>
            <w:rStyle w:val="CommentReference"/>
          </w:rPr>
          <w:commentReference w:id="3063"/>
        </w:r>
        <w:r w:rsidR="0015356E" w:rsidDel="00897458">
          <w:delText>(Kirkwood et al., 2014).</w:delText>
        </w:r>
      </w:del>
      <w:moveFromRangeStart w:id="3065" w:author="Natasha Hardy" w:date="2021-11-12T10:21:00Z" w:name="move87604880"/>
      <w:moveFrom w:id="3066" w:author="Natasha Hardy" w:date="2021-11-12T10:21:00Z">
        <w:ins w:id="3067"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3068" w:author="Rebecca McIntosh" w:date="2021-10-28T15:04:00Z">
          <w:r w:rsidR="00E67A74" w:rsidDel="00897458">
            <w:t>screening</w:t>
          </w:r>
        </w:ins>
        <w:ins w:id="3069" w:author="Rebecca McIntosh" w:date="2021-10-28T12:36:00Z">
          <w:r w:rsidR="009C173C" w:rsidDel="00897458">
            <w:t xml:space="preserve"> </w:t>
          </w:r>
        </w:ins>
        <w:ins w:id="3070" w:author="Rebecca McIntosh" w:date="2021-10-28T12:37:00Z">
          <w:r w:rsidR="009C173C" w:rsidDel="00897458">
            <w:t>can inform</w:t>
          </w:r>
        </w:ins>
        <w:ins w:id="3071" w:author="Rebecca McIntosh" w:date="2021-10-28T12:36:00Z">
          <w:r w:rsidR="009C173C" w:rsidDel="00897458">
            <w:rPr>
              <w:rFonts w:ascii="Times New Roman" w:eastAsia="Times New Roman" w:hAnsi="Times New Roman" w:cs="Times New Roman"/>
              <w:color w:val="000000"/>
            </w:rPr>
            <w:t xml:space="preserve"> </w:t>
          </w:r>
        </w:ins>
        <w:ins w:id="3072" w:author="Rebecca McIntosh" w:date="2021-10-28T12:38:00Z">
          <w:r w:rsidR="009C173C" w:rsidDel="00897458">
            <w:rPr>
              <w:rFonts w:ascii="Times New Roman" w:eastAsia="Times New Roman" w:hAnsi="Times New Roman" w:cs="Times New Roman"/>
              <w:color w:val="000000"/>
            </w:rPr>
            <w:t>decision making</w:t>
          </w:r>
        </w:ins>
        <w:ins w:id="3073" w:author="Rebecca McIntosh" w:date="2021-10-28T12:37:00Z">
          <w:r w:rsidR="009C173C" w:rsidDel="00897458">
            <w:rPr>
              <w:rFonts w:ascii="Times New Roman" w:eastAsia="Times New Roman" w:hAnsi="Times New Roman" w:cs="Times New Roman"/>
              <w:color w:val="000000"/>
            </w:rPr>
            <w:t xml:space="preserve"> as increasingly c</w:t>
          </w:r>
        </w:ins>
        <w:ins w:id="3074" w:author="Rebecca McIntosh" w:date="2021-10-28T12:36:00Z">
          <w:r w:rsidR="009C173C" w:rsidDel="00897458">
            <w:rPr>
              <w:rFonts w:ascii="Times New Roman" w:eastAsia="Times New Roman" w:hAnsi="Times New Roman" w:cs="Times New Roman"/>
              <w:color w:val="000000"/>
            </w:rPr>
            <w:t xml:space="preserve">omplex </w:t>
          </w:r>
        </w:ins>
        <w:ins w:id="3075" w:author="Rebecca McIntosh" w:date="2021-10-28T15:04:00Z">
          <w:r w:rsidR="00E67A74" w:rsidDel="00897458">
            <w:rPr>
              <w:rFonts w:ascii="Times New Roman" w:eastAsia="Times New Roman" w:hAnsi="Times New Roman" w:cs="Times New Roman"/>
              <w:color w:val="000000"/>
            </w:rPr>
            <w:t>conservation</w:t>
          </w:r>
        </w:ins>
        <w:ins w:id="3076" w:author="Rebecca McIntosh" w:date="2021-10-28T12:36:00Z">
          <w:r w:rsidR="009C173C" w:rsidDel="00897458">
            <w:rPr>
              <w:rFonts w:ascii="Times New Roman" w:eastAsia="Times New Roman" w:hAnsi="Times New Roman" w:cs="Times New Roman"/>
              <w:color w:val="000000"/>
            </w:rPr>
            <w:t xml:space="preserve"> scenarios arise</w:t>
          </w:r>
        </w:ins>
        <w:ins w:id="3077" w:author="Rebecca McIntosh" w:date="2021-10-28T12:37:00Z">
          <w:r w:rsidR="009C173C" w:rsidDel="00897458">
            <w:rPr>
              <w:rFonts w:ascii="Times New Roman" w:eastAsia="Times New Roman" w:hAnsi="Times New Roman" w:cs="Times New Roman"/>
              <w:color w:val="000000"/>
            </w:rPr>
            <w:t>.</w:t>
          </w:r>
        </w:ins>
      </w:moveFrom>
      <w:moveFromRangeEnd w:id="3065"/>
    </w:p>
    <w:p w14:paraId="1BC4428F" w14:textId="6E706AC7" w:rsidR="005F3262" w:rsidDel="00D12B0F" w:rsidRDefault="0015356E" w:rsidP="005F3262">
      <w:pPr>
        <w:ind w:firstLine="720"/>
        <w:rPr>
          <w:del w:id="3078" w:author="Rebecca McIntosh" w:date="2021-10-28T16:27:00Z"/>
        </w:rPr>
      </w:pPr>
      <w:del w:id="3079"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3080" w:author="Rebecca McIntosh" w:date="2021-10-28T12:10:00Z">
        <w:r w:rsidR="008445EE" w:rsidDel="0041330A">
          <w:delText>may have</w:delText>
        </w:r>
      </w:del>
      <w:del w:id="3081"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3082"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3083" w:author="Rebecca McIntosh" w:date="2021-10-28T12:18:00Z"/>
          <w:del w:id="3084" w:author="Natasha Hardy" w:date="2021-11-12T16:31:00Z"/>
          <w:color w:val="000000"/>
        </w:rPr>
      </w:pPr>
      <w:bookmarkStart w:id="3085" w:name="_3j2qqm3" w:colFirst="0" w:colLast="0"/>
      <w:bookmarkEnd w:id="3085"/>
    </w:p>
    <w:p w14:paraId="442C25C5" w14:textId="77777777" w:rsidR="004754AF" w:rsidRPr="004754AF" w:rsidRDefault="004754AF">
      <w:pPr>
        <w:rPr>
          <w:ins w:id="3086" w:author="Natasha Hardy" w:date="2021-11-12T14:01:00Z"/>
        </w:rPr>
        <w:pPrChange w:id="3087" w:author="Natasha Hardy" w:date="2021-11-12T14:01:00Z">
          <w:pPr>
            <w:pStyle w:val="Heading2"/>
          </w:pPr>
        </w:pPrChange>
      </w:pPr>
      <w:bookmarkStart w:id="3088" w:name="_1y810tw" w:colFirst="0" w:colLast="0"/>
      <w:bookmarkEnd w:id="3088"/>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089" w:name="_2xcytpi" w:colFirst="0" w:colLast="0"/>
      <w:bookmarkEnd w:id="3089"/>
      <w:r>
        <w:t>Literature Cited</w:t>
      </w:r>
      <w:ins w:id="3090" w:author="Rebecca McIntosh" w:date="2021-10-28T12:21:00Z">
        <w:r w:rsidR="00515F6D">
          <w:t xml:space="preserve"> </w:t>
        </w:r>
        <w:del w:id="3091" w:author="Natasha Hardy" w:date="2021-11-11T14:50:00Z">
          <w:r w:rsidR="00515F6D" w:rsidDel="007769CD">
            <w:delText>2359</w:delText>
          </w:r>
        </w:del>
      </w:ins>
      <w:ins w:id="3092" w:author="Natasha Hardy" w:date="2021-11-11T14:50:00Z">
        <w:r w:rsidR="007769CD">
          <w:t>(2</w:t>
        </w:r>
      </w:ins>
      <w:ins w:id="3093" w:author="Natasha Hardy" w:date="2021-11-12T16:35:00Z">
        <w:r w:rsidR="008D6C15">
          <w:t>1</w:t>
        </w:r>
      </w:ins>
      <w:ins w:id="3094" w:author="Natasha Hardy" w:date="2021-11-13T12:00:00Z">
        <w:r w:rsidR="00530C29">
          <w:t>4</w:t>
        </w:r>
      </w:ins>
      <w:ins w:id="3095" w:author="Natasha Hardy" w:date="2021-11-11T14:50:00Z">
        <w:r w:rsidR="007769CD">
          <w:t>0</w:t>
        </w:r>
      </w:ins>
      <w:ins w:id="3096" w:author="Natasha Hardy" w:date="2021-11-11T14:51:00Z">
        <w:r w:rsidR="007769CD">
          <w:t>)</w:t>
        </w:r>
      </w:ins>
      <w:ins w:id="3097" w:author="Rebecca McIntosh" w:date="2021-10-28T12:21:00Z">
        <w:del w:id="3098"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099"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100"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101" w:author="Natasha Hardy" w:date="2021-11-29T18:27:00Z">
        <w:r w:rsidRPr="00147EC2">
          <w:rPr>
            <w:rFonts w:eastAsia="Times New Roman" w:cs="Arial"/>
            <w:color w:val="222222"/>
            <w:shd w:val="clear" w:color="auto" w:fill="FFFFFF"/>
            <w:lang w:val="en-CA"/>
            <w:rPrChange w:id="3102"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103"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104"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105"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106"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107"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108"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109"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110"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111"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112"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113"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114"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3115"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116"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117"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3118" w:author="Natasha Hardy" w:date="2021-10-21T12:13:00Z"/>
          <w:rFonts w:eastAsia="Times New Roman" w:cs="Arial"/>
          <w:color w:val="222222"/>
          <w:highlight w:val="lightGray"/>
          <w:shd w:val="clear" w:color="auto" w:fill="FFFFFF"/>
          <w:lang w:val="en-CA"/>
          <w:rPrChange w:id="3119" w:author="Natasha Hardy" w:date="2021-11-12T16:38:00Z">
            <w:rPr>
              <w:ins w:id="3120" w:author="Natasha Hardy" w:date="2021-10-21T12:13:00Z"/>
              <w:rFonts w:eastAsia="Times New Roman" w:cs="Arial"/>
              <w:color w:val="222222"/>
              <w:shd w:val="clear" w:color="auto" w:fill="FFFFFF"/>
              <w:lang w:val="en-CA"/>
            </w:rPr>
          </w:rPrChange>
        </w:rPr>
      </w:pPr>
      <w:ins w:id="3121" w:author="Natasha Hardy" w:date="2021-10-21T12:10:00Z">
        <w:r w:rsidRPr="003F3FBC">
          <w:rPr>
            <w:rFonts w:eastAsia="Times New Roman" w:cs="Arial"/>
            <w:color w:val="222222"/>
            <w:highlight w:val="lightGray"/>
            <w:shd w:val="clear" w:color="auto" w:fill="FFFFFF"/>
            <w:lang w:val="en-CA"/>
            <w:rPrChange w:id="3122"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123"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124"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3125"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126"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3127"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3128"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129"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3130"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3131" w:author="Natasha Hardy" w:date="2021-10-21T12:13:00Z">
            <w:rPr/>
          </w:rPrChange>
        </w:rPr>
      </w:pPr>
      <w:ins w:id="3132" w:author="Natasha Hardy" w:date="2021-10-21T12:13:00Z">
        <w:r w:rsidRPr="003F3FBC">
          <w:rPr>
            <w:rFonts w:eastAsia="Times New Roman" w:cs="Arial"/>
            <w:color w:val="222222"/>
            <w:highlight w:val="lightGray"/>
            <w:shd w:val="clear" w:color="auto" w:fill="FFFFFF"/>
            <w:lang w:val="en-CA"/>
            <w:rPrChange w:id="3133"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134"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135"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3136"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3137"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3138"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139"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3140"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3141"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142"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3143"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3144" w:author="Natasha Hardy" w:date="2021-11-11T14:41:00Z">
            <w:rPr/>
          </w:rPrChange>
        </w:rPr>
        <w:t xml:space="preserve">Cavallo, C., </w:t>
      </w:r>
      <w:proofErr w:type="spellStart"/>
      <w:r w:rsidRPr="00762DF3">
        <w:rPr>
          <w:highlight w:val="lightGray"/>
          <w:rPrChange w:id="3145" w:author="Natasha Hardy" w:date="2021-11-11T14:41:00Z">
            <w:rPr/>
          </w:rPrChange>
        </w:rPr>
        <w:t>Chiaradia</w:t>
      </w:r>
      <w:proofErr w:type="spellEnd"/>
      <w:r w:rsidRPr="00762DF3">
        <w:rPr>
          <w:highlight w:val="lightGray"/>
          <w:rPrChange w:id="3146" w:author="Natasha Hardy" w:date="2021-11-11T14:41:00Z">
            <w:rPr/>
          </w:rPrChange>
        </w:rPr>
        <w:t xml:space="preserve">, A., </w:t>
      </w:r>
      <w:proofErr w:type="spellStart"/>
      <w:r w:rsidRPr="00762DF3">
        <w:rPr>
          <w:highlight w:val="lightGray"/>
          <w:rPrChange w:id="3147" w:author="Natasha Hardy" w:date="2021-11-11T14:41:00Z">
            <w:rPr/>
          </w:rPrChange>
        </w:rPr>
        <w:t>Deagle</w:t>
      </w:r>
      <w:proofErr w:type="spellEnd"/>
      <w:r w:rsidRPr="00762DF3">
        <w:rPr>
          <w:highlight w:val="lightGray"/>
          <w:rPrChange w:id="3148" w:author="Natasha Hardy" w:date="2021-11-11T14:41:00Z">
            <w:rPr/>
          </w:rPrChange>
        </w:rPr>
        <w:t xml:space="preserve">, B. E., Hays, G. C., </w:t>
      </w:r>
      <w:proofErr w:type="spellStart"/>
      <w:r w:rsidRPr="00762DF3">
        <w:rPr>
          <w:highlight w:val="lightGray"/>
          <w:rPrChange w:id="3149" w:author="Natasha Hardy" w:date="2021-11-11T14:41:00Z">
            <w:rPr/>
          </w:rPrChange>
        </w:rPr>
        <w:t>Jarman</w:t>
      </w:r>
      <w:proofErr w:type="spellEnd"/>
      <w:r w:rsidRPr="00762DF3">
        <w:rPr>
          <w:highlight w:val="lightGray"/>
          <w:rPrChange w:id="3150" w:author="Natasha Hardy" w:date="2021-11-11T14:41:00Z">
            <w:rPr/>
          </w:rPrChange>
        </w:rPr>
        <w:t xml:space="preserve">, S., McInnes, J. C., </w:t>
      </w:r>
      <w:proofErr w:type="spellStart"/>
      <w:r w:rsidRPr="00762DF3">
        <w:rPr>
          <w:highlight w:val="lightGray"/>
          <w:rPrChange w:id="3151" w:author="Natasha Hardy" w:date="2021-11-11T14:41:00Z">
            <w:rPr/>
          </w:rPrChange>
        </w:rPr>
        <w:t>Ropert</w:t>
      </w:r>
      <w:r w:rsidRPr="00762DF3">
        <w:rPr>
          <w:rFonts w:ascii="Cambria Math" w:hAnsi="Cambria Math" w:cs="Cambria Math"/>
          <w:highlight w:val="lightGray"/>
          <w:rPrChange w:id="3152" w:author="Natasha Hardy" w:date="2021-11-11T14:41:00Z">
            <w:rPr>
              <w:rFonts w:ascii="Cambria Math" w:hAnsi="Cambria Math" w:cs="Cambria Math"/>
            </w:rPr>
          </w:rPrChange>
        </w:rPr>
        <w:t>‐</w:t>
      </w:r>
      <w:r w:rsidRPr="00762DF3">
        <w:rPr>
          <w:highlight w:val="lightGray"/>
          <w:rPrChange w:id="3153" w:author="Natasha Hardy" w:date="2021-11-11T14:41:00Z">
            <w:rPr/>
          </w:rPrChange>
        </w:rPr>
        <w:t>Coudert</w:t>
      </w:r>
      <w:proofErr w:type="spellEnd"/>
      <w:r w:rsidRPr="00762DF3">
        <w:rPr>
          <w:highlight w:val="lightGray"/>
          <w:rPrChange w:id="3154"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3155" w:author="Natasha Hardy" w:date="2021-11-11T14:41:00Z">
            <w:rPr>
              <w:b/>
              <w:bCs/>
            </w:rPr>
          </w:rPrChange>
        </w:rPr>
        <w:t>34</w:t>
      </w:r>
      <w:r w:rsidR="00C57641" w:rsidRPr="00762DF3">
        <w:rPr>
          <w:highlight w:val="lightGray"/>
          <w:rPrChange w:id="3156" w:author="Natasha Hardy" w:date="2021-11-11T14:41:00Z">
            <w:rPr/>
          </w:rPrChange>
        </w:rPr>
        <w:t>:8</w:t>
      </w:r>
      <w:r w:rsidRPr="00762DF3">
        <w:rPr>
          <w:highlight w:val="lightGray"/>
          <w:rPrChange w:id="3157" w:author="Natasha Hardy" w:date="2021-11-11T14:41:00Z">
            <w:rPr/>
          </w:rPrChange>
        </w:rPr>
        <w:t xml:space="preserve">, 1626–1639. </w:t>
      </w:r>
      <w:r w:rsidR="00575AC8" w:rsidRPr="00762DF3">
        <w:rPr>
          <w:highlight w:val="lightGray"/>
          <w:rPrChange w:id="3158" w:author="Natasha Hardy" w:date="2021-11-11T14:41:00Z">
            <w:rPr/>
          </w:rPrChange>
        </w:rPr>
        <w:fldChar w:fldCharType="begin"/>
      </w:r>
      <w:r w:rsidR="00575AC8" w:rsidRPr="00762DF3">
        <w:rPr>
          <w:highlight w:val="lightGray"/>
          <w:rPrChange w:id="3159" w:author="Natasha Hardy" w:date="2021-11-11T14:41:00Z">
            <w:rPr/>
          </w:rPrChange>
        </w:rPr>
        <w:instrText xml:space="preserve"> HYPERLINK "https://doi.org/10.1111/1365-2435.13605" </w:instrText>
      </w:r>
      <w:r w:rsidR="00575AC8" w:rsidRPr="00762DF3">
        <w:rPr>
          <w:highlight w:val="lightGray"/>
          <w:rPrChange w:id="3160" w:author="Natasha Hardy" w:date="2021-11-11T14:41:00Z">
            <w:rPr>
              <w:rStyle w:val="Hyperlink"/>
            </w:rPr>
          </w:rPrChange>
        </w:rPr>
        <w:fldChar w:fldCharType="separate"/>
      </w:r>
      <w:del w:id="3161" w:author="Natasha Hardy" w:date="2021-11-12T16:39:00Z">
        <w:r w:rsidR="00A11016" w:rsidRPr="00762DF3" w:rsidDel="003F3FBC">
          <w:rPr>
            <w:rStyle w:val="Hyperlink"/>
            <w:highlight w:val="lightGray"/>
            <w:rPrChange w:id="3162" w:author="Natasha Hardy" w:date="2021-11-11T14:41:00Z">
              <w:rPr>
                <w:rStyle w:val="Hyperlink"/>
              </w:rPr>
            </w:rPrChange>
          </w:rPr>
          <w:delText>https://</w:delText>
        </w:r>
      </w:del>
      <w:r w:rsidR="00A11016" w:rsidRPr="00762DF3">
        <w:rPr>
          <w:rStyle w:val="Hyperlink"/>
          <w:highlight w:val="lightGray"/>
          <w:rPrChange w:id="3163" w:author="Natasha Hardy" w:date="2021-11-11T14:41:00Z">
            <w:rPr>
              <w:rStyle w:val="Hyperlink"/>
            </w:rPr>
          </w:rPrChange>
        </w:rPr>
        <w:t>doi.org/10.1111/1365-2435.13605</w:t>
      </w:r>
      <w:r w:rsidR="00575AC8" w:rsidRPr="00762DF3">
        <w:rPr>
          <w:rStyle w:val="Hyperlink"/>
          <w:highlight w:val="lightGray"/>
          <w:rPrChange w:id="3164"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3165"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166"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167"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168"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169"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170"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171"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172"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173"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174"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175"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176"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177"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178"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179"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180"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181"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182" w:author="Natasha Hardy" w:date="2021-10-25T14:52:00Z"/>
          <w:rFonts w:cs="Arial"/>
          <w:color w:val="222222"/>
          <w:shd w:val="clear" w:color="auto" w:fill="FFFFFF"/>
        </w:rPr>
      </w:pPr>
      <w:proofErr w:type="spellStart"/>
      <w:ins w:id="3183"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184"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185"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186"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187" w:author="Natasha Hardy" w:date="2021-11-12T16:37:00Z"/>
        </w:rPr>
      </w:pPr>
      <w:del w:id="3188"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189"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190"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191" w:author="Natasha Hardy" w:date="2021-11-11T11:10:00Z"/>
        </w:rPr>
      </w:pPr>
      <w:del w:id="3192"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193"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194"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195"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196"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197"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198" w:author="Natasha Hardy" w:date="2021-10-25T15:28:00Z"/>
        </w:rPr>
      </w:pPr>
      <w:ins w:id="3199" w:author="Microsoft Office User" w:date="2021-10-14T14:05:00Z">
        <w:r w:rsidRPr="00882C50">
          <w:t xml:space="preserve">McDonald, P. </w:t>
        </w:r>
      </w:ins>
      <w:ins w:id="3200" w:author="Microsoft Office User" w:date="2021-10-14T14:06:00Z">
        <w:r w:rsidRPr="00882C50">
          <w:t>G.</w:t>
        </w:r>
      </w:ins>
      <w:ins w:id="3201" w:author="Microsoft Office User" w:date="2021-10-14T14:05:00Z">
        <w:r w:rsidRPr="00882C50">
          <w:t xml:space="preserve"> &amp; Griffith</w:t>
        </w:r>
      </w:ins>
      <w:ins w:id="3202" w:author="Microsoft Office User" w:date="2021-10-14T14:06:00Z">
        <w:r w:rsidRPr="00882C50">
          <w:t>, S. C. (2011)</w:t>
        </w:r>
      </w:ins>
      <w:ins w:id="3203" w:author="Microsoft Office User" w:date="2021-10-14T14:10:00Z">
        <w:r w:rsidRPr="00882C50">
          <w:t>.</w:t>
        </w:r>
      </w:ins>
      <w:ins w:id="3204" w:author="Microsoft Office User" w:date="2021-10-14T14:06:00Z">
        <w:r w:rsidRPr="00882C50">
          <w:t xml:space="preserve"> To pluck or not to pluck: the hidden ethical and scientific costs of relying on feathers</w:t>
        </w:r>
      </w:ins>
      <w:ins w:id="3205" w:author="Microsoft Office User" w:date="2021-10-14T14:07:00Z">
        <w:r w:rsidRPr="00882C50">
          <w:t xml:space="preserve"> as a primary source of DNA. Journal of Avian Biology</w:t>
        </w:r>
      </w:ins>
      <w:ins w:id="3206" w:author="Microsoft Office User" w:date="2021-10-14T14:08:00Z">
        <w:r w:rsidRPr="00882C50">
          <w:t xml:space="preserve"> </w:t>
        </w:r>
        <w:r w:rsidRPr="00882C50">
          <w:rPr>
            <w:b/>
            <w:bCs/>
          </w:rPr>
          <w:t>42</w:t>
        </w:r>
        <w:r w:rsidRPr="00882C50">
          <w:t>:3, 197-203</w:t>
        </w:r>
      </w:ins>
      <w:ins w:id="3207" w:author="Microsoft Office User" w:date="2021-10-14T14:10:00Z">
        <w:r w:rsidRPr="00882C50">
          <w:t>.</w:t>
        </w:r>
      </w:ins>
      <w:ins w:id="3208" w:author="Microsoft Office User" w:date="2021-10-14T14:09:00Z">
        <w:r w:rsidRPr="00882C50">
          <w:t xml:space="preserve"> </w:t>
        </w:r>
      </w:ins>
      <w:ins w:id="3209" w:author="Microsoft Office User" w:date="2021-10-14T14:10:00Z">
        <w:r w:rsidRPr="00882C50">
          <w:fldChar w:fldCharType="begin"/>
        </w:r>
        <w:r w:rsidRPr="00882C50">
          <w:instrText xml:space="preserve"> HYPERLINK "</w:instrText>
        </w:r>
      </w:ins>
      <w:ins w:id="3210" w:author="Microsoft Office User" w:date="2021-10-14T14:09:00Z">
        <w:r w:rsidRPr="00882C50">
          <w:instrText>https://doi.org/10.1111/j.1600-048X.2011.05365.x</w:instrText>
        </w:r>
      </w:ins>
      <w:ins w:id="3211" w:author="Microsoft Office User" w:date="2021-10-14T14:10:00Z">
        <w:r w:rsidRPr="00882C50">
          <w:instrText xml:space="preserve">" </w:instrText>
        </w:r>
        <w:r w:rsidRPr="00882C50">
          <w:fldChar w:fldCharType="separate"/>
        </w:r>
      </w:ins>
      <w:ins w:id="3212" w:author="Microsoft Office User" w:date="2021-10-14T14:09:00Z">
        <w:del w:id="3213"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214"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215" w:author="Microsoft Office User" w:date="2021-10-14T14:05:00Z"/>
        </w:rPr>
      </w:pPr>
      <w:ins w:id="3216"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217"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218"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219"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220"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221"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222" w:author="Microsoft Office User" w:date="2021-10-14T14:12:00Z"/>
        </w:rPr>
      </w:pPr>
      <w:proofErr w:type="spellStart"/>
      <w:ins w:id="3223" w:author="Microsoft Office User" w:date="2021-10-14T14:12:00Z">
        <w:r w:rsidRPr="00882C50">
          <w:t>Rothe</w:t>
        </w:r>
      </w:ins>
      <w:proofErr w:type="spellEnd"/>
      <w:ins w:id="3224" w:author="Microsoft Office User" w:date="2021-10-14T14:13:00Z">
        <w:r w:rsidRPr="00882C50">
          <w:t>, J. &amp; Nagy, M. (2016). Comparison of two silica-based extraction methods for DNA isolation from bones</w:t>
        </w:r>
      </w:ins>
      <w:ins w:id="3225" w:author="Microsoft Office User" w:date="2021-10-14T14:14:00Z">
        <w:r w:rsidRPr="00882C50">
          <w:t xml:space="preserve">. Legal Medicine </w:t>
        </w:r>
        <w:r w:rsidRPr="00882C50">
          <w:rPr>
            <w:b/>
            <w:bCs/>
          </w:rPr>
          <w:t xml:space="preserve">22: </w:t>
        </w:r>
        <w:r w:rsidRPr="00882C50">
          <w:t xml:space="preserve">36-41. </w:t>
        </w:r>
      </w:ins>
      <w:ins w:id="3226" w:author="Microsoft Office User" w:date="2021-10-14T14:15:00Z">
        <w:r w:rsidRPr="00882C50">
          <w:fldChar w:fldCharType="begin"/>
        </w:r>
        <w:r w:rsidRPr="00882C50">
          <w:instrText xml:space="preserve"> HYPERLINK "</w:instrText>
        </w:r>
      </w:ins>
      <w:ins w:id="3227" w:author="Microsoft Office User" w:date="2021-10-14T14:14:00Z">
        <w:r w:rsidRPr="00882C50">
          <w:instrText>https://doi.org/10.1016/j.legalmed.2016.07.008</w:instrText>
        </w:r>
      </w:ins>
      <w:ins w:id="3228" w:author="Microsoft Office User" w:date="2021-10-14T14:15:00Z">
        <w:r w:rsidRPr="00882C50">
          <w:instrText xml:space="preserve">" </w:instrText>
        </w:r>
        <w:r w:rsidRPr="00882C50">
          <w:fldChar w:fldCharType="separate"/>
        </w:r>
      </w:ins>
      <w:ins w:id="3229" w:author="Microsoft Office User" w:date="2021-10-14T14:14:00Z">
        <w:del w:id="3230" w:author="Natasha Hardy" w:date="2021-11-12T16:39:00Z">
          <w:r w:rsidRPr="00882C50" w:rsidDel="003F3FBC">
            <w:rPr>
              <w:rStyle w:val="Hyperlink"/>
            </w:rPr>
            <w:delText>https://</w:delText>
          </w:r>
        </w:del>
        <w:r w:rsidRPr="00882C50">
          <w:rPr>
            <w:rStyle w:val="Hyperlink"/>
          </w:rPr>
          <w:t>doi.org/10.1016/j.legalmed.2016.07.008</w:t>
        </w:r>
      </w:ins>
      <w:ins w:id="3231"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232" w:author="Natasha Hardy" w:date="2021-11-11T11:15:00Z"/>
        </w:rPr>
      </w:pPr>
      <w:del w:id="3233"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234" w:author="Natasha Hardy" w:date="2021-11-12T16:37:00Z"/>
        </w:rPr>
      </w:pPr>
      <w:del w:id="3235"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236"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237"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238"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239"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240"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241" w:author="Rebecca McIntosh" w:date="2021-10-28T17:59:00Z"/>
          <w:color w:val="0000FF" w:themeColor="hyperlink"/>
          <w:u w:val="single"/>
          <w:rPrChange w:id="3242" w:author="Rebecca McIntosh" w:date="2021-11-11T10:06:00Z">
            <w:rPr>
              <w:ins w:id="3243"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244"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245" w:author="Natasha Hardy" w:date="2021-11-12T16:13:00Z"/>
        </w:rPr>
      </w:pPr>
      <w:del w:id="3246"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247"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248" w:author="Natasha Hardy" w:date="2021-11-12T16:32:00Z"/>
        </w:rPr>
      </w:pPr>
      <w:del w:id="3249"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250"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251"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252"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253" w:author="Natasha Hardy" w:date="2021-11-13T11:59:00Z"/>
          <w:rFonts w:ascii="Arial" w:eastAsia="Times New Roman" w:hAnsi="Arial" w:cs="Arial"/>
          <w:color w:val="222222"/>
          <w:sz w:val="20"/>
          <w:szCs w:val="20"/>
          <w:shd w:val="clear" w:color="auto" w:fill="FFFFFF"/>
          <w:lang w:val="en-CA"/>
        </w:rPr>
      </w:pPr>
      <w:proofErr w:type="spellStart"/>
      <w:ins w:id="3254"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255"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256"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257" w:author="Natasha Hardy" w:date="2021-11-13T11:59:00Z"/>
          <w:rFonts w:eastAsia="Times New Roman" w:cs="Times New Roman"/>
          <w:lang w:val="en-CA"/>
          <w:rPrChange w:id="3258" w:author="Natasha Hardy" w:date="2021-11-13T11:59:00Z">
            <w:rPr>
              <w:ins w:id="3259" w:author="Natasha Hardy" w:date="2021-11-13T11:59:00Z"/>
            </w:rPr>
          </w:rPrChange>
        </w:rPr>
      </w:pPr>
      <w:ins w:id="3260" w:author="Natasha Hardy" w:date="2021-11-13T11:59:00Z">
        <w:r w:rsidRPr="00530C29">
          <w:rPr>
            <w:rFonts w:eastAsia="Times New Roman" w:cs="Arial"/>
            <w:color w:val="222222"/>
            <w:shd w:val="clear" w:color="auto" w:fill="FFFFFF"/>
            <w:lang w:val="en-CA"/>
            <w:rPrChange w:id="3261"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262"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263"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264"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265"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266"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267"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268"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269"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270"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271" w:author="Natasha Hardy" w:date="2021-10-25T16:16:00Z">
        <w:r>
          <w:rPr>
            <w:rFonts w:cs="Helvetica"/>
            <w:color w:val="141413"/>
          </w:rPr>
          <w:t>.</w:t>
        </w:r>
      </w:ins>
      <w:ins w:id="3272"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283"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305"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306"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Default="0034344F" w:rsidP="0034344F">
      <w:pPr>
        <w:pBdr>
          <w:top w:val="nil"/>
          <w:left w:val="nil"/>
          <w:bottom w:val="nil"/>
          <w:right w:val="nil"/>
          <w:between w:val="nil"/>
        </w:pBdr>
        <w:rPr>
          <w:ins w:id="3307" w:author="Natasha Hardy" w:date="2021-12-01T16:26:00Z"/>
          <w:b/>
          <w:color w:val="000000"/>
        </w:rPr>
        <w:sectPr w:rsidR="00C91682">
          <w:pgSz w:w="11900" w:h="16840"/>
          <w:pgMar w:top="1440" w:right="1440" w:bottom="1440" w:left="1440" w:header="720" w:footer="720" w:gutter="0"/>
          <w:cols w:space="720"/>
        </w:sectPr>
      </w:pPr>
      <w:r>
        <w:rPr>
          <w:b/>
          <w:color w:val="000000"/>
        </w:rPr>
        <w:t>Figure 4.</w:t>
      </w:r>
    </w:p>
    <w:p w14:paraId="044DCF72" w14:textId="7DEDF4D9" w:rsidR="0034344F" w:rsidDel="00C91682" w:rsidRDefault="0034344F" w:rsidP="0034344F">
      <w:pPr>
        <w:pBdr>
          <w:top w:val="nil"/>
          <w:left w:val="nil"/>
          <w:bottom w:val="nil"/>
          <w:right w:val="nil"/>
          <w:between w:val="nil"/>
        </w:pBdr>
        <w:rPr>
          <w:del w:id="3308" w:author="Natasha Hardy" w:date="2021-12-01T16:27:00Z"/>
          <w:color w:val="000000"/>
        </w:rPr>
        <w:sectPr w:rsidR="0034344F" w:rsidDel="00C91682" w:rsidSect="00C91682">
          <w:pgSz w:w="16840" w:h="11900" w:orient="landscape"/>
          <w:pgMar w:top="1440" w:right="1440" w:bottom="1440" w:left="1440" w:header="720" w:footer="720" w:gutter="0"/>
          <w:cols w:space="720"/>
          <w:docGrid w:linePitch="326"/>
          <w:sectPrChange w:id="3309" w:author="Natasha Hardy" w:date="2021-12-01T16:27:00Z">
            <w:sectPr w:rsidR="0034344F" w:rsidDel="00C91682" w:rsidSect="00C91682">
              <w:pgSz w:w="11900" w:h="16840" w:orient="portrait"/>
              <w:pgMar w:top="1440" w:right="1440" w:bottom="1440" w:left="1440" w:header="720" w:footer="720" w:gutter="0"/>
              <w:docGrid w:linePitch="0"/>
            </w:sectPr>
          </w:sectPrChange>
        </w:sectPr>
      </w:pPr>
    </w:p>
    <w:p w14:paraId="4B6C7C2B" w14:textId="0C586EBF" w:rsidR="00CB5243" w:rsidRDefault="00C91682" w:rsidP="0034344F">
      <w:pPr>
        <w:pBdr>
          <w:top w:val="nil"/>
          <w:left w:val="nil"/>
          <w:bottom w:val="nil"/>
          <w:right w:val="nil"/>
          <w:between w:val="nil"/>
        </w:pBdr>
        <w:rPr>
          <w:color w:val="000000"/>
        </w:rPr>
      </w:pPr>
      <w:ins w:id="3310" w:author="Natasha Hardy" w:date="2021-12-01T16:26:00Z">
        <w:r>
          <w:rPr>
            <w:noProof/>
            <w:color w:val="000000"/>
          </w:rPr>
          <w:drawing>
            <wp:inline distT="0" distB="0" distL="0" distR="0" wp14:anchorId="379D4D49" wp14:editId="1C8B004A">
              <wp:extent cx="9789854" cy="4889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9803779" cy="4896455"/>
                      </a:xfrm>
                      <a:prstGeom prst="rect">
                        <a:avLst/>
                      </a:prstGeom>
                    </pic:spPr>
                  </pic:pic>
                </a:graphicData>
              </a:graphic>
            </wp:inline>
          </w:drawing>
        </w:r>
      </w:ins>
      <w:del w:id="3311" w:author="Natasha Hardy" w:date="2021-12-01T16:26:00Z">
        <w:r w:rsidR="00CB5243" w:rsidDel="00C91682">
          <w:rPr>
            <w:noProof/>
            <w:color w:val="000000"/>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4F7BB512" w14:textId="0002F881" w:rsidR="003248C5" w:rsidRDefault="003248C5"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rsidSect="00C91682">
      <w:headerReference w:type="even" r:id="rId30"/>
      <w:headerReference w:type="default" r:id="rId31"/>
      <w:footerReference w:type="default" r:id="rId32"/>
      <w:headerReference w:type="first" r:id="rId33"/>
      <w:pgSz w:w="16840" w:h="11900" w:orient="landscape"/>
      <w:pgMar w:top="1440" w:right="1440" w:bottom="1440" w:left="1440" w:header="720" w:footer="720" w:gutter="0"/>
      <w:cols w:space="720"/>
      <w:docGrid w:linePitch="326"/>
      <w:sectPrChange w:id="3323" w:author="Natasha Hardy" w:date="2021-12-01T16:27:00Z">
        <w:sectPr w:rsidR="00C65F08"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1-11-29T22:07:00Z" w:initials="MOU">
    <w:p w14:paraId="4AE9EAD2" w14:textId="278F9561" w:rsidR="005E2A72" w:rsidRDefault="005E2A72">
      <w:pPr>
        <w:pStyle w:val="CommentText"/>
      </w:pPr>
      <w:r>
        <w:rPr>
          <w:rStyle w:val="CommentReference"/>
        </w:rPr>
        <w:annotationRef/>
      </w:r>
      <w:r>
        <w:t xml:space="preserve">I think you could delete this… when I first read </w:t>
      </w:r>
      <w:proofErr w:type="gramStart"/>
      <w:r>
        <w:t>it</w:t>
      </w:r>
      <w:proofErr w:type="gramEnd"/>
      <w:r>
        <w:t xml:space="preserve"> I thought you meant the metabarcoding had more than one assay</w:t>
      </w:r>
    </w:p>
  </w:comment>
  <w:comment w:id="70" w:author="Rebecca McIntosh" w:date="2021-10-27T16:46:00Z" w:initials="RM">
    <w:p w14:paraId="1788F7C4" w14:textId="1CF13CF2" w:rsidR="008F266D" w:rsidRDefault="008F266D">
      <w:pPr>
        <w:pStyle w:val="CommentText"/>
      </w:pPr>
      <w:r>
        <w:rPr>
          <w:rStyle w:val="CommentReference"/>
        </w:rPr>
        <w:annotationRef/>
      </w:r>
      <w:r>
        <w:t>Repetitive with above (yellow)</w:t>
      </w:r>
    </w:p>
  </w:comment>
  <w:comment w:id="82"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8"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431" w:author="Microsoft Office User" w:date="2021-11-29T22:38:00Z" w:initials="MOU">
    <w:p w14:paraId="401EB9EC" w14:textId="5BEDF8B0" w:rsidR="00B1310F" w:rsidRDefault="00B1310F">
      <w:pPr>
        <w:pStyle w:val="CommentText"/>
      </w:pPr>
      <w:r>
        <w:rPr>
          <w:rStyle w:val="CommentReference"/>
        </w:rPr>
        <w:annotationRef/>
      </w:r>
      <w:r>
        <w:t xml:space="preserve">Sorry, I’m not sure what this means… Did you pair the sequences, or did you just look for the primers and tags with </w:t>
      </w:r>
      <w:proofErr w:type="spellStart"/>
      <w:r>
        <w:t>Geneious</w:t>
      </w:r>
      <w:proofErr w:type="spellEnd"/>
      <w:r>
        <w:t>? If it’s the latter you could remove this</w:t>
      </w:r>
    </w:p>
  </w:comment>
  <w:comment w:id="746"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750"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907"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077"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1080"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554"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2089"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302"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308"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457"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471"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500"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558"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637" w:author="Rebecca McIntosh" w:date="2021-10-27T18:58:00Z" w:initials="RM">
    <w:p w14:paraId="38B27A4B" w14:textId="294B6A96" w:rsidR="00573195" w:rsidRDefault="00573195">
      <w:pPr>
        <w:pStyle w:val="CommentText"/>
      </w:pPr>
      <w:r>
        <w:rPr>
          <w:rStyle w:val="CommentReference"/>
        </w:rPr>
        <w:annotationRef/>
      </w:r>
      <w:r>
        <w:t>Is this needed?</w:t>
      </w:r>
    </w:p>
  </w:comment>
  <w:comment w:id="2672"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2750"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793"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3063"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9EAD2" w15:done="0"/>
  <w15:commentEx w15:paraId="1788F7C4" w15:done="0"/>
  <w15:commentEx w15:paraId="33741D53" w15:done="0"/>
  <w15:commentEx w15:paraId="3B130327" w15:done="0"/>
  <w15:commentEx w15:paraId="401EB9EC"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0A088" w16cex:dateUtc="2021-11-30T05:07:00Z"/>
  <w16cex:commentExtensible w16cex:durableId="2524EFFF" w16cex:dateUtc="2021-10-27T22:46:00Z"/>
  <w16cex:commentExtensible w16cex:durableId="2524EFEE" w16cex:dateUtc="2021-10-27T22:46:00Z"/>
  <w16cex:commentExtensible w16cex:durableId="2524F0C1" w16cex:dateUtc="2021-10-27T22:49:00Z"/>
  <w16cex:commentExtensible w16cex:durableId="2550A7E9" w16cex:dateUtc="2021-11-30T05:38: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9EAD2" w16cid:durableId="2550A088"/>
  <w16cid:commentId w16cid:paraId="1788F7C4" w16cid:durableId="2524EFFF"/>
  <w16cid:commentId w16cid:paraId="33741D53" w16cid:durableId="2524EFEE"/>
  <w16cid:commentId w16cid:paraId="3B130327" w16cid:durableId="2524F0C1"/>
  <w16cid:commentId w16cid:paraId="401EB9EC" w16cid:durableId="2550A7E9"/>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76409" w14:textId="77777777" w:rsidR="00EE339B" w:rsidRDefault="00EE339B">
      <w:pPr>
        <w:spacing w:line="240" w:lineRule="auto"/>
      </w:pPr>
      <w:r>
        <w:separator/>
      </w:r>
    </w:p>
  </w:endnote>
  <w:endnote w:type="continuationSeparator" w:id="0">
    <w:p w14:paraId="7212EDF1" w14:textId="77777777" w:rsidR="00EE339B" w:rsidRDefault="00EE339B">
      <w:pPr>
        <w:spacing w:line="240" w:lineRule="auto"/>
      </w:pPr>
      <w:r>
        <w:continuationSeparator/>
      </w:r>
    </w:p>
  </w:endnote>
  <w:endnote w:type="continuationNotice" w:id="1">
    <w:p w14:paraId="1F3C08DE" w14:textId="77777777" w:rsidR="00EE339B" w:rsidRDefault="00EE33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61771" w14:textId="77777777" w:rsidR="00EE339B" w:rsidRDefault="00EE339B">
      <w:pPr>
        <w:spacing w:line="240" w:lineRule="auto"/>
      </w:pPr>
      <w:r>
        <w:separator/>
      </w:r>
    </w:p>
  </w:footnote>
  <w:footnote w:type="continuationSeparator" w:id="0">
    <w:p w14:paraId="73EA2147" w14:textId="77777777" w:rsidR="00EE339B" w:rsidRDefault="00EE339B">
      <w:pPr>
        <w:spacing w:line="240" w:lineRule="auto"/>
      </w:pPr>
      <w:r>
        <w:continuationSeparator/>
      </w:r>
    </w:p>
  </w:footnote>
  <w:footnote w:type="continuationNotice" w:id="1">
    <w:p w14:paraId="71432759" w14:textId="77777777" w:rsidR="00EE339B" w:rsidRDefault="00EE33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273"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274" w:author="Nathan Bott" w:date="2021-11-11T10:06:00Z"/>
                                <w:rFonts w:ascii="Calibri" w:eastAsia="Calibri" w:hAnsi="Calibri" w:cs="Calibri"/>
                                <w:color w:val="EEDC00"/>
                              </w:rPr>
                            </w:pPr>
                            <w:ins w:id="327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3276" w:author="Nathan Bott" w:date="2021-11-11T10:06:00Z"/>
                          <w:rFonts w:ascii="Calibri" w:eastAsia="Calibri" w:hAnsi="Calibri" w:cs="Calibri"/>
                          <w:color w:val="EEDC00"/>
                        </w:rPr>
                      </w:pPr>
                      <w:ins w:id="327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317"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318"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319" w:author="Nathan Bott" w:date="2021-11-11T10:06:00Z"/>
                                <w:rFonts w:ascii="Calibri" w:eastAsia="Calibri" w:hAnsi="Calibri" w:cs="Calibri"/>
                                <w:color w:val="EEDC00"/>
                              </w:rPr>
                            </w:pPr>
                            <w:ins w:id="332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3321" w:author="Nathan Bott" w:date="2021-11-11T10:06:00Z"/>
                          <w:rFonts w:ascii="Calibri" w:eastAsia="Calibri" w:hAnsi="Calibri" w:cs="Calibri"/>
                          <w:color w:val="EEDC00"/>
                        </w:rPr>
                      </w:pPr>
                      <w:ins w:id="332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278"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279" w:author="Nathan Bott" w:date="2021-11-11T10:06:00Z"/>
                                <w:rFonts w:ascii="Calibri" w:eastAsia="Calibri" w:hAnsi="Calibri" w:cs="Calibri"/>
                                <w:color w:val="EEDC00"/>
                              </w:rPr>
                            </w:pPr>
                            <w:ins w:id="328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3281" w:author="Nathan Bott" w:date="2021-11-11T10:06:00Z"/>
                          <w:rFonts w:ascii="Calibri" w:eastAsia="Calibri" w:hAnsi="Calibri" w:cs="Calibri"/>
                          <w:color w:val="EEDC00"/>
                        </w:rPr>
                      </w:pPr>
                      <w:ins w:id="328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284"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285" w:author="Nathan Bott" w:date="2021-11-11T10:06:00Z"/>
                                <w:rFonts w:ascii="Calibri" w:eastAsia="Calibri" w:hAnsi="Calibri" w:cs="Calibri"/>
                                <w:color w:val="EEDC00"/>
                              </w:rPr>
                            </w:pPr>
                            <w:ins w:id="328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3287" w:author="Nathan Bott" w:date="2021-11-11T10:06:00Z"/>
                          <w:rFonts w:ascii="Calibri" w:eastAsia="Calibri" w:hAnsi="Calibri" w:cs="Calibri"/>
                          <w:color w:val="EEDC00"/>
                        </w:rPr>
                      </w:pPr>
                      <w:ins w:id="328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289"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290" w:author="Nathan Bott" w:date="2021-11-11T10:06:00Z"/>
                                <w:rFonts w:ascii="Calibri" w:eastAsia="Calibri" w:hAnsi="Calibri" w:cs="Calibri"/>
                                <w:color w:val="EEDC00"/>
                              </w:rPr>
                            </w:pPr>
                            <w:ins w:id="329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3292" w:author="Nathan Bott" w:date="2021-11-11T10:06:00Z"/>
                          <w:rFonts w:ascii="Calibri" w:eastAsia="Calibri" w:hAnsi="Calibri" w:cs="Calibri"/>
                          <w:color w:val="EEDC00"/>
                        </w:rPr>
                      </w:pPr>
                      <w:ins w:id="329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294"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295" w:author="Nathan Bott" w:date="2021-11-11T10:06:00Z"/>
                                <w:rFonts w:ascii="Calibri" w:eastAsia="Calibri" w:hAnsi="Calibri" w:cs="Calibri"/>
                                <w:color w:val="EEDC00"/>
                              </w:rPr>
                            </w:pPr>
                            <w:ins w:id="329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3297" w:author="Nathan Bott" w:date="2021-11-11T10:06:00Z"/>
                          <w:rFonts w:ascii="Calibri" w:eastAsia="Calibri" w:hAnsi="Calibri" w:cs="Calibri"/>
                          <w:color w:val="EEDC00"/>
                        </w:rPr>
                      </w:pPr>
                      <w:ins w:id="329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299"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300"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301" w:author="Nathan Bott" w:date="2021-11-11T10:06:00Z"/>
                                <w:rFonts w:ascii="Calibri" w:eastAsia="Calibri" w:hAnsi="Calibri" w:cs="Calibri"/>
                                <w:color w:val="EEDC00"/>
                              </w:rPr>
                            </w:pPr>
                            <w:ins w:id="330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3303" w:author="Nathan Bott" w:date="2021-11-11T10:06:00Z"/>
                          <w:rFonts w:ascii="Calibri" w:eastAsia="Calibri" w:hAnsi="Calibri" w:cs="Calibri"/>
                          <w:color w:val="EEDC00"/>
                        </w:rPr>
                      </w:pPr>
                      <w:ins w:id="330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312"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313" w:author="Nathan Bott" w:date="2021-11-11T10:06:00Z"/>
                                <w:rFonts w:ascii="Calibri" w:eastAsia="Calibri" w:hAnsi="Calibri" w:cs="Calibri"/>
                                <w:color w:val="EEDC00"/>
                              </w:rPr>
                            </w:pPr>
                            <w:ins w:id="331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3315" w:author="Nathan Bott" w:date="2021-11-11T10:06:00Z"/>
                          <w:rFonts w:ascii="Calibri" w:eastAsia="Calibri" w:hAnsi="Calibri" w:cs="Calibri"/>
                          <w:color w:val="EEDC00"/>
                        </w:rPr>
                      </w:pPr>
                      <w:ins w:id="331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57"/>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1F18E4"/>
    <w:rsid w:val="00210E4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75F77"/>
    <w:rsid w:val="00581E57"/>
    <w:rsid w:val="005864FF"/>
    <w:rsid w:val="00590363"/>
    <w:rsid w:val="005904B0"/>
    <w:rsid w:val="00593E97"/>
    <w:rsid w:val="00594537"/>
    <w:rsid w:val="005B086F"/>
    <w:rsid w:val="005B51FE"/>
    <w:rsid w:val="005B61E8"/>
    <w:rsid w:val="005D5E66"/>
    <w:rsid w:val="005D6C1E"/>
    <w:rsid w:val="005E2A72"/>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F4B46"/>
    <w:rsid w:val="007F74BF"/>
    <w:rsid w:val="008029AF"/>
    <w:rsid w:val="00806508"/>
    <w:rsid w:val="00817F75"/>
    <w:rsid w:val="00824E2B"/>
    <w:rsid w:val="00825B4C"/>
    <w:rsid w:val="00826215"/>
    <w:rsid w:val="0083788C"/>
    <w:rsid w:val="0084335B"/>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1682"/>
    <w:rsid w:val="00C92A63"/>
    <w:rsid w:val="00CA4FDF"/>
    <w:rsid w:val="00CB48D5"/>
    <w:rsid w:val="00CB5243"/>
    <w:rsid w:val="00CE68F5"/>
    <w:rsid w:val="00D07242"/>
    <w:rsid w:val="00D10C18"/>
    <w:rsid w:val="00D12B0F"/>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1A48"/>
    <w:rsid w:val="00E478AB"/>
    <w:rsid w:val="00E67A57"/>
    <w:rsid w:val="00E67A74"/>
    <w:rsid w:val="00E804EE"/>
    <w:rsid w:val="00E805C3"/>
    <w:rsid w:val="00E90795"/>
    <w:rsid w:val="00E91243"/>
    <w:rsid w:val="00EA5D92"/>
    <w:rsid w:val="00EC15E5"/>
    <w:rsid w:val="00EC339C"/>
    <w:rsid w:val="00ED2127"/>
    <w:rsid w:val="00ED4B8D"/>
    <w:rsid w:val="00EE339B"/>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header" Target="header10.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9.xm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11228</Words>
  <Characters>64000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5</cp:revision>
  <dcterms:created xsi:type="dcterms:W3CDTF">2021-11-30T22:49:00Z</dcterms:created>
  <dcterms:modified xsi:type="dcterms:W3CDTF">2021-12-01T23:29:00Z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