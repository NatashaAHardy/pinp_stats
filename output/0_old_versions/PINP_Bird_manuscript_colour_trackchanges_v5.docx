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3.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5F441" w14:textId="3BB66559" w:rsidR="003D599E" w:rsidRPr="008E1A76" w:rsidRDefault="003D599E" w:rsidP="001553A7">
      <w:pPr>
        <w:pBdr>
          <w:top w:val="nil"/>
          <w:left w:val="nil"/>
          <w:bottom w:val="nil"/>
          <w:right w:val="nil"/>
          <w:between w:val="nil"/>
        </w:pBdr>
        <w:rPr>
          <w:color w:val="000000" w:themeColor="text1"/>
          <w:rPrChange w:id="0" w:author="Natasha Hardy" w:date="2021-12-10T13:32:00Z">
            <w:rPr>
              <w:color w:val="000000"/>
            </w:rPr>
          </w:rPrChange>
        </w:rPr>
      </w:pPr>
      <w:r w:rsidRPr="008E1A76">
        <w:rPr>
          <w:b/>
          <w:color w:val="000000" w:themeColor="text1"/>
          <w:rPrChange w:id="1" w:author="Natasha Hardy" w:date="2021-12-10T13:32:00Z">
            <w:rPr>
              <w:b/>
              <w:color w:val="000000"/>
            </w:rPr>
          </w:rPrChange>
        </w:rPr>
        <w:t xml:space="preserve">Title: </w:t>
      </w:r>
      <w:r w:rsidRPr="008E1A76">
        <w:rPr>
          <w:color w:val="000000" w:themeColor="text1"/>
          <w:rPrChange w:id="2" w:author="Natasha Hardy" w:date="2021-12-10T13:32:00Z">
            <w:rPr>
              <w:color w:val="000000"/>
            </w:rPr>
          </w:rPrChange>
        </w:rPr>
        <w:t xml:space="preserve">Quantifying wildlife conflicts </w:t>
      </w:r>
      <w:del w:id="3" w:author="Natasha Hardy" w:date="2021-11-11T10:31:00Z">
        <w:r w:rsidRPr="008E1A76" w:rsidDel="00624890">
          <w:rPr>
            <w:color w:val="000000" w:themeColor="text1"/>
            <w:rPrChange w:id="4" w:author="Natasha Hardy" w:date="2021-12-10T13:32:00Z">
              <w:rPr>
                <w:color w:val="000000"/>
              </w:rPr>
            </w:rPrChange>
          </w:rPr>
          <w:delText>by combining</w:delText>
        </w:r>
      </w:del>
      <w:ins w:id="5" w:author="Natasha Hardy" w:date="2021-11-11T10:31:00Z">
        <w:r w:rsidR="00624890" w:rsidRPr="008E1A76">
          <w:rPr>
            <w:color w:val="000000" w:themeColor="text1"/>
            <w:rPrChange w:id="6" w:author="Natasha Hardy" w:date="2021-12-10T13:32:00Z">
              <w:rPr>
                <w:color w:val="000000"/>
              </w:rPr>
            </w:rPrChange>
          </w:rPr>
          <w:t>with</w:t>
        </w:r>
        <w:del w:id="7" w:author="Michael Bunce" w:date="2021-12-09T14:58:00Z">
          <w:r w:rsidR="00624890" w:rsidRPr="008E1A76" w:rsidDel="008362E8">
            <w:rPr>
              <w:color w:val="000000" w:themeColor="text1"/>
              <w:rPrChange w:id="8" w:author="Natasha Hardy" w:date="2021-12-10T13:32:00Z">
                <w:rPr>
                  <w:color w:val="000000"/>
                </w:rPr>
              </w:rPrChange>
            </w:rPr>
            <w:delText xml:space="preserve"> multi-assay</w:delText>
          </w:r>
        </w:del>
      </w:ins>
      <w:r w:rsidRPr="008E1A76">
        <w:rPr>
          <w:color w:val="000000" w:themeColor="text1"/>
          <w:rPrChange w:id="9" w:author="Natasha Hardy" w:date="2021-12-10T13:32:00Z">
            <w:rPr>
              <w:color w:val="000000"/>
            </w:rPr>
          </w:rPrChange>
        </w:rPr>
        <w:t xml:space="preserve"> </w:t>
      </w:r>
      <w:del w:id="10" w:author="Michael Bunce" w:date="2021-12-09T14:58:00Z">
        <w:r w:rsidRPr="008E1A76" w:rsidDel="008362E8">
          <w:rPr>
            <w:color w:val="000000" w:themeColor="text1"/>
            <w:rPrChange w:id="11" w:author="Natasha Hardy" w:date="2021-12-10T13:32:00Z">
              <w:rPr>
                <w:color w:val="000000"/>
              </w:rPr>
            </w:rPrChange>
          </w:rPr>
          <w:delText xml:space="preserve">eDNA </w:delText>
        </w:r>
      </w:del>
      <w:r w:rsidRPr="008E1A76">
        <w:rPr>
          <w:color w:val="000000" w:themeColor="text1"/>
          <w:rPrChange w:id="12" w:author="Natasha Hardy" w:date="2021-12-10T13:32:00Z">
            <w:rPr>
              <w:color w:val="000000"/>
            </w:rPr>
          </w:rPrChange>
        </w:rPr>
        <w:t>metabarcoding and traditional diet</w:t>
      </w:r>
      <w:ins w:id="13" w:author="Michael Bunce" w:date="2021-12-09T14:59:00Z">
        <w:r w:rsidR="008362E8" w:rsidRPr="008E1A76">
          <w:rPr>
            <w:color w:val="000000" w:themeColor="text1"/>
            <w:rPrChange w:id="14" w:author="Natasha Hardy" w:date="2021-12-10T13:32:00Z">
              <w:rPr>
                <w:color w:val="000000"/>
              </w:rPr>
            </w:rPrChange>
          </w:rPr>
          <w:t>ary</w:t>
        </w:r>
      </w:ins>
      <w:r w:rsidRPr="008E1A76">
        <w:rPr>
          <w:color w:val="000000" w:themeColor="text1"/>
          <w:rPrChange w:id="15" w:author="Natasha Hardy" w:date="2021-12-10T13:32:00Z">
            <w:rPr>
              <w:color w:val="000000"/>
            </w:rPr>
          </w:rPrChange>
        </w:rPr>
        <w:t xml:space="preserve"> analys</w:t>
      </w:r>
      <w:ins w:id="16" w:author="Natasha Hardy" w:date="2021-11-11T10:32:00Z">
        <w:r w:rsidR="00624890" w:rsidRPr="008E1A76">
          <w:rPr>
            <w:color w:val="000000" w:themeColor="text1"/>
            <w:rPrChange w:id="17" w:author="Natasha Hardy" w:date="2021-12-10T13:32:00Z">
              <w:rPr>
                <w:color w:val="000000"/>
              </w:rPr>
            </w:rPrChange>
          </w:rPr>
          <w:t>e</w:t>
        </w:r>
      </w:ins>
      <w:del w:id="18" w:author="Natasha Hardy" w:date="2021-11-11T10:32:00Z">
        <w:r w:rsidRPr="008E1A76" w:rsidDel="00624890">
          <w:rPr>
            <w:color w:val="000000" w:themeColor="text1"/>
            <w:rPrChange w:id="19" w:author="Natasha Hardy" w:date="2021-12-10T13:32:00Z">
              <w:rPr>
                <w:color w:val="000000"/>
              </w:rPr>
            </w:rPrChange>
          </w:rPr>
          <w:delText>i</w:delText>
        </w:r>
      </w:del>
      <w:r w:rsidRPr="008E1A76">
        <w:rPr>
          <w:color w:val="000000" w:themeColor="text1"/>
          <w:rPrChange w:id="20" w:author="Natasha Hardy" w:date="2021-12-10T13:32:00Z">
            <w:rPr>
              <w:color w:val="000000"/>
            </w:rPr>
          </w:rPrChange>
        </w:rPr>
        <w:t>s</w:t>
      </w:r>
    </w:p>
    <w:p w14:paraId="69680CB2" w14:textId="77777777" w:rsidR="003D599E" w:rsidRPr="008E1A76" w:rsidRDefault="003D599E" w:rsidP="001553A7">
      <w:pPr>
        <w:pBdr>
          <w:top w:val="nil"/>
          <w:left w:val="nil"/>
          <w:bottom w:val="nil"/>
          <w:right w:val="nil"/>
          <w:between w:val="nil"/>
        </w:pBdr>
        <w:rPr>
          <w:color w:val="000000" w:themeColor="text1"/>
          <w:rPrChange w:id="21" w:author="Natasha Hardy" w:date="2021-12-10T13:32:00Z">
            <w:rPr/>
          </w:rPrChange>
        </w:rPr>
      </w:pPr>
    </w:p>
    <w:p w14:paraId="57BBF383" w14:textId="77777777" w:rsidR="003D599E" w:rsidRPr="008E1A76" w:rsidRDefault="003D599E" w:rsidP="001553A7">
      <w:pPr>
        <w:pBdr>
          <w:top w:val="nil"/>
          <w:left w:val="nil"/>
          <w:bottom w:val="nil"/>
          <w:right w:val="nil"/>
          <w:between w:val="nil"/>
        </w:pBdr>
        <w:rPr>
          <w:b/>
          <w:color w:val="000000" w:themeColor="text1"/>
          <w:rPrChange w:id="22" w:author="Natasha Hardy" w:date="2021-12-10T13:32:00Z">
            <w:rPr>
              <w:b/>
              <w:color w:val="000000"/>
            </w:rPr>
          </w:rPrChange>
        </w:rPr>
      </w:pPr>
      <w:r w:rsidRPr="008E1A76">
        <w:rPr>
          <w:b/>
          <w:bCs/>
          <w:color w:val="000000" w:themeColor="text1"/>
          <w:rPrChange w:id="23" w:author="Natasha Hardy" w:date="2021-12-10T13:32:00Z">
            <w:rPr>
              <w:b/>
              <w:bCs/>
            </w:rPr>
          </w:rPrChange>
        </w:rPr>
        <w:t xml:space="preserve">Running head: </w:t>
      </w:r>
      <w:r w:rsidRPr="008E1A76">
        <w:rPr>
          <w:color w:val="000000" w:themeColor="text1"/>
          <w:rPrChange w:id="24" w:author="Natasha Hardy" w:date="2021-12-10T13:32:00Z">
            <w:rPr>
              <w:color w:val="000000"/>
            </w:rPr>
          </w:rPrChange>
        </w:rPr>
        <w:t>Quantifying wildlife conflicts</w:t>
      </w:r>
    </w:p>
    <w:p w14:paraId="2E12CB9D" w14:textId="19964111" w:rsidR="009E481B" w:rsidRPr="008E1A76" w:rsidRDefault="009E481B" w:rsidP="001553A7">
      <w:pPr>
        <w:rPr>
          <w:b/>
          <w:bCs/>
          <w:color w:val="000000" w:themeColor="text1"/>
          <w:rPrChange w:id="25" w:author="Natasha Hardy" w:date="2021-12-10T13:32:00Z">
            <w:rPr>
              <w:b/>
              <w:bCs/>
            </w:rPr>
          </w:rPrChange>
        </w:rPr>
      </w:pPr>
    </w:p>
    <w:p w14:paraId="3012507A" w14:textId="7F78C11E" w:rsidR="00C65F08" w:rsidRPr="008E1A76" w:rsidRDefault="008445EE" w:rsidP="001553A7">
      <w:pPr>
        <w:pStyle w:val="Heading2"/>
        <w:rPr>
          <w:color w:val="000000" w:themeColor="text1"/>
          <w:rPrChange w:id="26" w:author="Natasha Hardy" w:date="2021-12-10T13:32:00Z">
            <w:rPr/>
          </w:rPrChange>
        </w:rPr>
      </w:pPr>
      <w:r w:rsidRPr="008E1A76">
        <w:rPr>
          <w:color w:val="000000" w:themeColor="text1"/>
          <w:rPrChange w:id="27" w:author="Natasha Hardy" w:date="2021-12-10T13:32:00Z">
            <w:rPr/>
          </w:rPrChange>
        </w:rPr>
        <w:t>Abstract</w:t>
      </w:r>
      <w:del w:id="28" w:author="Natasha Hardy" w:date="2021-12-10T13:04:00Z">
        <w:r w:rsidRPr="008E1A76" w:rsidDel="00342B7A">
          <w:rPr>
            <w:color w:val="000000" w:themeColor="text1"/>
            <w:rPrChange w:id="29" w:author="Natasha Hardy" w:date="2021-12-10T13:32:00Z">
              <w:rPr/>
            </w:rPrChange>
          </w:rPr>
          <w:delText xml:space="preserve"> </w:delText>
        </w:r>
      </w:del>
    </w:p>
    <w:p w14:paraId="7C5DD37C" w14:textId="77777777" w:rsidR="00C65F08" w:rsidRPr="008E1A76" w:rsidRDefault="00C65F08" w:rsidP="001553A7">
      <w:pPr>
        <w:rPr>
          <w:rFonts w:ascii="Times New Roman" w:eastAsia="Times New Roman" w:hAnsi="Times New Roman" w:cs="Times New Roman"/>
          <w:b/>
          <w:color w:val="000000" w:themeColor="text1"/>
          <w:rPrChange w:id="30" w:author="Natasha Hardy" w:date="2021-12-10T13:32:00Z">
            <w:rPr>
              <w:rFonts w:ascii="Times New Roman" w:eastAsia="Times New Roman" w:hAnsi="Times New Roman" w:cs="Times New Roman"/>
              <w:b/>
            </w:rPr>
          </w:rPrChange>
        </w:rPr>
      </w:pPr>
      <w:bookmarkStart w:id="31" w:name="_fvy2o7auuua2" w:colFirst="0" w:colLast="0"/>
      <w:bookmarkStart w:id="32" w:name="_b642bvi9ka6c" w:colFirst="0" w:colLast="0"/>
      <w:bookmarkStart w:id="33" w:name="_q8zcwl9ra09r" w:colFirst="0" w:colLast="0"/>
      <w:bookmarkEnd w:id="31"/>
      <w:bookmarkEnd w:id="32"/>
      <w:bookmarkEnd w:id="33"/>
    </w:p>
    <w:p w14:paraId="68FBD98A" w14:textId="2523056E" w:rsidR="00515F6D" w:rsidRPr="008E1A76" w:rsidRDefault="000A62F0" w:rsidP="001553A7">
      <w:pPr>
        <w:rPr>
          <w:ins w:id="34" w:author="Natasha Hardy" w:date="2021-11-04T18:54:00Z"/>
          <w:color w:val="000000" w:themeColor="text1"/>
          <w:rPrChange w:id="35" w:author="Natasha Hardy" w:date="2021-12-10T13:32:00Z">
            <w:rPr>
              <w:ins w:id="36" w:author="Natasha Hardy" w:date="2021-11-04T18:54:00Z"/>
            </w:rPr>
          </w:rPrChange>
        </w:rPr>
      </w:pPr>
      <w:r w:rsidRPr="008E1A76">
        <w:rPr>
          <w:color w:val="000000" w:themeColor="text1"/>
          <w:rPrChange w:id="37" w:author="Natasha Hardy" w:date="2021-12-10T13:32:00Z">
            <w:rPr/>
          </w:rPrChange>
        </w:rPr>
        <w:t>W</w:t>
      </w:r>
      <w:r w:rsidR="008445EE" w:rsidRPr="008E1A76">
        <w:rPr>
          <w:color w:val="000000" w:themeColor="text1"/>
          <w:rPrChange w:id="38" w:author="Natasha Hardy" w:date="2021-12-10T13:32:00Z">
            <w:rPr/>
          </w:rPrChange>
        </w:rPr>
        <w:t xml:space="preserve">ildlife </w:t>
      </w:r>
      <w:r w:rsidRPr="008E1A76">
        <w:rPr>
          <w:color w:val="000000" w:themeColor="text1"/>
          <w:rPrChange w:id="39" w:author="Natasha Hardy" w:date="2021-12-10T13:32:00Z">
            <w:rPr/>
          </w:rPrChange>
        </w:rPr>
        <w:t>conflict</w:t>
      </w:r>
      <w:ins w:id="40" w:author="Natasha Hardy" w:date="2021-12-09T15:03:00Z">
        <w:r w:rsidR="005661A7" w:rsidRPr="008E1A76">
          <w:rPr>
            <w:color w:val="000000" w:themeColor="text1"/>
            <w:rPrChange w:id="41" w:author="Natasha Hardy" w:date="2021-12-10T13:32:00Z">
              <w:rPr/>
            </w:rPrChange>
          </w:rPr>
          <w:t>s</w:t>
        </w:r>
      </w:ins>
      <w:r w:rsidRPr="008E1A76">
        <w:rPr>
          <w:color w:val="000000" w:themeColor="text1"/>
          <w:rPrChange w:id="42" w:author="Natasha Hardy" w:date="2021-12-10T13:32:00Z">
            <w:rPr/>
          </w:rPrChange>
        </w:rPr>
        <w:t xml:space="preserve"> </w:t>
      </w:r>
      <w:del w:id="43" w:author="Natasha Hardy" w:date="2021-12-09T15:03:00Z">
        <w:r w:rsidR="008445EE" w:rsidRPr="008E1A76" w:rsidDel="005661A7">
          <w:rPr>
            <w:color w:val="000000" w:themeColor="text1"/>
            <w:rPrChange w:id="44" w:author="Natasha Hardy" w:date="2021-12-10T13:32:00Z">
              <w:rPr/>
            </w:rPrChange>
          </w:rPr>
          <w:delText xml:space="preserve">interactions </w:delText>
        </w:r>
      </w:del>
      <w:r w:rsidRPr="008E1A76">
        <w:rPr>
          <w:color w:val="000000" w:themeColor="text1"/>
          <w:rPrChange w:id="45" w:author="Natasha Hardy" w:date="2021-12-10T13:32:00Z">
            <w:rPr/>
          </w:rPrChange>
        </w:rPr>
        <w:t xml:space="preserve">require robust quantitative data on </w:t>
      </w:r>
      <w:r w:rsidR="00740473" w:rsidRPr="008E1A76">
        <w:rPr>
          <w:color w:val="000000" w:themeColor="text1"/>
          <w:rPrChange w:id="46" w:author="Natasha Hardy" w:date="2021-12-10T13:32:00Z">
            <w:rPr/>
          </w:rPrChange>
        </w:rPr>
        <w:t>incidence</w:t>
      </w:r>
      <w:r w:rsidRPr="008E1A76">
        <w:rPr>
          <w:color w:val="000000" w:themeColor="text1"/>
          <w:rPrChange w:id="47" w:author="Natasha Hardy" w:date="2021-12-10T13:32:00Z">
            <w:rPr/>
          </w:rPrChange>
        </w:rPr>
        <w:t xml:space="preserve"> and impacts, particularly among species of conservation and cultural concern</w:t>
      </w:r>
      <w:r w:rsidR="008445EE" w:rsidRPr="008E1A76">
        <w:rPr>
          <w:color w:val="000000" w:themeColor="text1"/>
          <w:rPrChange w:id="48" w:author="Natasha Hardy" w:date="2021-12-10T13:32:00Z">
            <w:rPr/>
          </w:rPrChange>
        </w:rPr>
        <w:t xml:space="preserve">. </w:t>
      </w:r>
      <w:del w:id="49" w:author="Natasha Hardy" w:date="2021-12-10T10:53:00Z">
        <w:r w:rsidR="00E33317" w:rsidRPr="008E1A76" w:rsidDel="00871D33">
          <w:rPr>
            <w:color w:val="000000" w:themeColor="text1"/>
            <w:rPrChange w:id="50" w:author="Natasha Hardy" w:date="2021-12-10T13:32:00Z">
              <w:rPr/>
            </w:rPrChange>
          </w:rPr>
          <w:delText xml:space="preserve">Conflicts between iconic species </w:delText>
        </w:r>
      </w:del>
      <w:del w:id="51" w:author="Natasha Hardy" w:date="2021-11-11T10:13:00Z">
        <w:r w:rsidR="00E33317" w:rsidRPr="008E1A76" w:rsidDel="00771177">
          <w:rPr>
            <w:color w:val="000000" w:themeColor="text1"/>
            <w:rPrChange w:id="52" w:author="Natasha Hardy" w:date="2021-12-10T13:32:00Z">
              <w:rPr/>
            </w:rPrChange>
          </w:rPr>
          <w:delText xml:space="preserve">are </w:delText>
        </w:r>
      </w:del>
      <w:del w:id="53" w:author="Natasha Hardy" w:date="2021-12-10T10:53:00Z">
        <w:r w:rsidR="00E33317" w:rsidRPr="008E1A76" w:rsidDel="00871D33">
          <w:rPr>
            <w:color w:val="000000" w:themeColor="text1"/>
            <w:rPrChange w:id="54" w:author="Natasha Hardy" w:date="2021-12-10T13:32:00Z">
              <w:rPr/>
            </w:rPrChange>
          </w:rPr>
          <w:delText xml:space="preserve">likely </w:delText>
        </w:r>
      </w:del>
      <w:del w:id="55" w:author="Natasha Hardy" w:date="2021-11-11T10:13:00Z">
        <w:r w:rsidR="00E33317" w:rsidRPr="008E1A76" w:rsidDel="00771177">
          <w:rPr>
            <w:color w:val="000000" w:themeColor="text1"/>
            <w:rPrChange w:id="56" w:author="Natasha Hardy" w:date="2021-12-10T13:32:00Z">
              <w:rPr/>
            </w:rPrChange>
          </w:rPr>
          <w:delText xml:space="preserve">to </w:delText>
        </w:r>
      </w:del>
      <w:del w:id="57" w:author="Natasha Hardy" w:date="2021-12-10T10:53:00Z">
        <w:r w:rsidR="00E33317" w:rsidRPr="008E1A76" w:rsidDel="00871D33">
          <w:rPr>
            <w:color w:val="000000" w:themeColor="text1"/>
            <w:rPrChange w:id="58" w:author="Natasha Hardy" w:date="2021-12-10T13:32:00Z">
              <w:rPr/>
            </w:rPrChange>
          </w:rPr>
          <w:delText xml:space="preserve">increase with mounting pressures during the Anthropocene. </w:delText>
        </w:r>
      </w:del>
      <w:r w:rsidR="008445EE" w:rsidRPr="008E1A76">
        <w:rPr>
          <w:color w:val="000000" w:themeColor="text1"/>
          <w:rPrChange w:id="59" w:author="Natasha Hardy" w:date="2021-12-10T13:32:00Z">
            <w:rPr/>
          </w:rPrChange>
        </w:rPr>
        <w:t xml:space="preserve">We </w:t>
      </w:r>
      <w:del w:id="60" w:author="Natasha Hardy" w:date="2021-11-04T18:00:00Z">
        <w:r w:rsidR="00E33317" w:rsidRPr="008E1A76" w:rsidDel="00554BA6">
          <w:rPr>
            <w:color w:val="000000" w:themeColor="text1"/>
            <w:rPrChange w:id="61" w:author="Natasha Hardy" w:date="2021-12-10T13:32:00Z">
              <w:rPr/>
            </w:rPrChange>
          </w:rPr>
          <w:delText xml:space="preserve">therefore </w:delText>
        </w:r>
      </w:del>
      <w:r w:rsidR="008445EE" w:rsidRPr="008E1A76">
        <w:rPr>
          <w:color w:val="000000" w:themeColor="text1"/>
          <w:rPrChange w:id="62" w:author="Natasha Hardy" w:date="2021-12-10T13:32:00Z">
            <w:rPr/>
          </w:rPrChange>
        </w:rPr>
        <w:t xml:space="preserve">present a </w:t>
      </w:r>
      <w:del w:id="63" w:author="Natasha Hardy" w:date="2021-12-09T15:03:00Z">
        <w:r w:rsidR="008445EE" w:rsidRPr="008E1A76" w:rsidDel="005661A7">
          <w:rPr>
            <w:color w:val="000000" w:themeColor="text1"/>
            <w:rPrChange w:id="64" w:author="Natasha Hardy" w:date="2021-12-10T13:32:00Z">
              <w:rPr/>
            </w:rPrChange>
          </w:rPr>
          <w:delText xml:space="preserve">modular </w:delText>
        </w:r>
      </w:del>
      <w:r w:rsidR="008445EE" w:rsidRPr="008E1A76">
        <w:rPr>
          <w:color w:val="000000" w:themeColor="text1"/>
          <w:rPrChange w:id="65" w:author="Natasha Hardy" w:date="2021-12-10T13:32:00Z">
            <w:rPr/>
          </w:rPrChange>
        </w:rPr>
        <w:t>mu</w:t>
      </w:r>
      <w:del w:id="66" w:author="Natasha Hardy" w:date="2021-12-09T15:10:00Z">
        <w:r w:rsidR="008445EE" w:rsidRPr="008E1A76" w:rsidDel="00040A32">
          <w:rPr>
            <w:color w:val="000000" w:themeColor="text1"/>
            <w:rPrChange w:id="67" w:author="Natasha Hardy" w:date="2021-12-10T13:32:00Z">
              <w:rPr/>
            </w:rPrChange>
          </w:rPr>
          <w:delText>t</w:delText>
        </w:r>
      </w:del>
      <w:r w:rsidR="008445EE" w:rsidRPr="008E1A76">
        <w:rPr>
          <w:color w:val="000000" w:themeColor="text1"/>
          <w:rPrChange w:id="68" w:author="Natasha Hardy" w:date="2021-12-10T13:32:00Z">
            <w:rPr/>
          </w:rPrChange>
        </w:rPr>
        <w:t>l</w:t>
      </w:r>
      <w:ins w:id="69" w:author="Natasha Hardy" w:date="2021-12-09T15:10:00Z">
        <w:r w:rsidR="00040A32" w:rsidRPr="008E1A76">
          <w:rPr>
            <w:color w:val="000000" w:themeColor="text1"/>
            <w:rPrChange w:id="70" w:author="Natasha Hardy" w:date="2021-12-10T13:32:00Z">
              <w:rPr/>
            </w:rPrChange>
          </w:rPr>
          <w:t>t</w:t>
        </w:r>
      </w:ins>
      <w:r w:rsidR="008445EE" w:rsidRPr="008E1A76">
        <w:rPr>
          <w:color w:val="000000" w:themeColor="text1"/>
          <w:rPrChange w:id="71" w:author="Natasha Hardy" w:date="2021-12-10T13:32:00Z">
            <w:rPr/>
          </w:rPrChange>
        </w:rPr>
        <w:t>i</w:t>
      </w:r>
      <w:r w:rsidR="006451B1" w:rsidRPr="008E1A76">
        <w:rPr>
          <w:color w:val="000000" w:themeColor="text1"/>
          <w:rPrChange w:id="72" w:author="Natasha Hardy" w:date="2021-12-10T13:32:00Z">
            <w:rPr/>
          </w:rPrChange>
        </w:rPr>
        <w:t>-</w:t>
      </w:r>
      <w:r w:rsidR="008445EE" w:rsidRPr="008E1A76">
        <w:rPr>
          <w:color w:val="000000" w:themeColor="text1"/>
          <w:rPrChange w:id="73" w:author="Natasha Hardy" w:date="2021-12-10T13:32:00Z">
            <w:rPr/>
          </w:rPrChange>
        </w:rPr>
        <w:t xml:space="preserve">assay framework </w:t>
      </w:r>
      <w:del w:id="74" w:author="Natasha Hardy" w:date="2021-12-09T15:04:00Z">
        <w:r w:rsidR="008445EE" w:rsidRPr="008E1A76" w:rsidDel="005661A7">
          <w:rPr>
            <w:color w:val="000000" w:themeColor="text1"/>
            <w:rPrChange w:id="75" w:author="Natasha Hardy" w:date="2021-12-10T13:32:00Z">
              <w:rPr/>
            </w:rPrChange>
          </w:rPr>
          <w:delText xml:space="preserve">for </w:delText>
        </w:r>
      </w:del>
      <w:ins w:id="76" w:author="Natasha Hardy" w:date="2021-12-09T15:04:00Z">
        <w:r w:rsidR="005661A7" w:rsidRPr="008E1A76">
          <w:rPr>
            <w:color w:val="000000" w:themeColor="text1"/>
            <w:rPrChange w:id="77" w:author="Natasha Hardy" w:date="2021-12-10T13:32:00Z">
              <w:rPr/>
            </w:rPrChange>
          </w:rPr>
          <w:t xml:space="preserve">to </w:t>
        </w:r>
      </w:ins>
      <w:r w:rsidR="008445EE" w:rsidRPr="008E1A76">
        <w:rPr>
          <w:color w:val="000000" w:themeColor="text1"/>
          <w:rPrChange w:id="78" w:author="Natasha Hardy" w:date="2021-12-10T13:32:00Z">
            <w:rPr/>
          </w:rPrChange>
        </w:rPr>
        <w:t>quantify</w:t>
      </w:r>
      <w:del w:id="79" w:author="Natasha Hardy" w:date="2021-12-09T15:04:00Z">
        <w:r w:rsidR="008445EE" w:rsidRPr="008E1A76" w:rsidDel="005661A7">
          <w:rPr>
            <w:color w:val="000000" w:themeColor="text1"/>
            <w:rPrChange w:id="80" w:author="Natasha Hardy" w:date="2021-12-10T13:32:00Z">
              <w:rPr/>
            </w:rPrChange>
          </w:rPr>
          <w:delText>ing</w:delText>
        </w:r>
      </w:del>
      <w:r w:rsidR="008445EE" w:rsidRPr="008E1A76">
        <w:rPr>
          <w:color w:val="000000" w:themeColor="text1"/>
          <w:rPrChange w:id="81" w:author="Natasha Hardy" w:date="2021-12-10T13:32:00Z">
            <w:rPr/>
          </w:rPrChange>
        </w:rPr>
        <w:t xml:space="preserve"> predation</w:t>
      </w:r>
      <w:r w:rsidR="00A53BCE" w:rsidRPr="008E1A76">
        <w:rPr>
          <w:color w:val="000000" w:themeColor="text1"/>
          <w:rPrChange w:id="82" w:author="Natasha Hardy" w:date="2021-12-10T13:32:00Z">
            <w:rPr/>
          </w:rPrChange>
        </w:rPr>
        <w:t xml:space="preserve"> </w:t>
      </w:r>
      <w:del w:id="83" w:author="Natasha Hardy" w:date="2021-11-04T18:00:00Z">
        <w:r w:rsidR="008445EE" w:rsidRPr="008E1A76" w:rsidDel="00554BA6">
          <w:rPr>
            <w:color w:val="000000" w:themeColor="text1"/>
            <w:rPrChange w:id="84" w:author="Natasha Hardy" w:date="2021-12-10T13:32:00Z">
              <w:rPr/>
            </w:rPrChange>
          </w:rPr>
          <w:delText>broadly</w:delText>
        </w:r>
        <w:r w:rsidR="006B3C1C" w:rsidRPr="008E1A76" w:rsidDel="00554BA6">
          <w:rPr>
            <w:color w:val="000000" w:themeColor="text1"/>
            <w:rPrChange w:id="85" w:author="Natasha Hardy" w:date="2021-12-10T13:32:00Z">
              <w:rPr/>
            </w:rPrChange>
          </w:rPr>
          <w:delText xml:space="preserve"> </w:delText>
        </w:r>
      </w:del>
      <w:r w:rsidR="008445EE" w:rsidRPr="008E1A76">
        <w:rPr>
          <w:color w:val="000000" w:themeColor="text1"/>
          <w:rPrChange w:id="86" w:author="Natasha Hardy" w:date="2021-12-10T13:32:00Z">
            <w:rPr/>
          </w:rPrChange>
        </w:rPr>
        <w:t>across systems and wildlife conflict scenarios</w:t>
      </w:r>
      <w:ins w:id="87" w:author="Natasha Hardy" w:date="2021-12-10T10:49:00Z">
        <w:r w:rsidR="00871D33" w:rsidRPr="008E1A76">
          <w:rPr>
            <w:color w:val="000000" w:themeColor="text1"/>
            <w:rPrChange w:id="88" w:author="Natasha Hardy" w:date="2021-12-10T13:32:00Z">
              <w:rPr/>
            </w:rPrChange>
          </w:rPr>
          <w:t xml:space="preserve">, applied </w:t>
        </w:r>
      </w:ins>
      <w:ins w:id="89" w:author="Natasha Hardy" w:date="2021-12-10T10:50:00Z">
        <w:r w:rsidR="00871D33" w:rsidRPr="008E1A76">
          <w:rPr>
            <w:color w:val="000000" w:themeColor="text1"/>
            <w:rPrChange w:id="90" w:author="Natasha Hardy" w:date="2021-12-10T13:32:00Z">
              <w:rPr/>
            </w:rPrChange>
          </w:rPr>
          <w:t>in southeastern Australia</w:t>
        </w:r>
      </w:ins>
      <w:ins w:id="91" w:author="Natasha Hardy" w:date="2021-12-10T10:51:00Z">
        <w:r w:rsidR="00871D33" w:rsidRPr="008E1A76">
          <w:rPr>
            <w:color w:val="000000" w:themeColor="text1"/>
            <w:rPrChange w:id="92" w:author="Natasha Hardy" w:date="2021-12-10T13:32:00Z">
              <w:rPr/>
            </w:rPrChange>
          </w:rPr>
          <w:t>n scenario</w:t>
        </w:r>
      </w:ins>
      <w:ins w:id="93" w:author="Natasha Hardy" w:date="2021-12-10T10:50:00Z">
        <w:r w:rsidR="00871D33" w:rsidRPr="008E1A76">
          <w:rPr>
            <w:color w:val="000000" w:themeColor="text1"/>
            <w:rPrChange w:id="94" w:author="Natasha Hardy" w:date="2021-12-10T13:32:00Z">
              <w:rPr/>
            </w:rPrChange>
          </w:rPr>
          <w:t xml:space="preserve"> where complex management implications and calls for predator culling are growing despite a paucity of predation data</w:t>
        </w:r>
      </w:ins>
      <w:r w:rsidRPr="008E1A76">
        <w:rPr>
          <w:color w:val="000000" w:themeColor="text1"/>
          <w:rPrChange w:id="95" w:author="Natasha Hardy" w:date="2021-12-10T13:32:00Z">
            <w:rPr/>
          </w:rPrChange>
        </w:rPr>
        <w:t xml:space="preserve">. </w:t>
      </w:r>
      <w:r w:rsidR="006451B1" w:rsidRPr="008E1A76">
        <w:rPr>
          <w:color w:val="000000" w:themeColor="text1"/>
          <w:rPrChange w:id="96" w:author="Natasha Hardy" w:date="2021-12-10T13:32:00Z">
            <w:rPr/>
          </w:rPrChange>
        </w:rPr>
        <w:t>W</w:t>
      </w:r>
      <w:r w:rsidR="006B6C12" w:rsidRPr="008E1A76">
        <w:rPr>
          <w:color w:val="000000" w:themeColor="text1"/>
          <w:rPrChange w:id="97" w:author="Natasha Hardy" w:date="2021-12-10T13:32:00Z">
            <w:rPr/>
          </w:rPrChange>
        </w:rPr>
        <w:t xml:space="preserve">e </w:t>
      </w:r>
      <w:del w:id="98" w:author="Natasha Hardy" w:date="2021-10-15T14:32:00Z">
        <w:r w:rsidR="006B6C12" w:rsidRPr="008E1A76" w:rsidDel="00D3771A">
          <w:rPr>
            <w:color w:val="000000" w:themeColor="text1"/>
            <w:rPrChange w:id="99" w:author="Natasha Hardy" w:date="2021-12-10T13:32:00Z">
              <w:rPr/>
            </w:rPrChange>
          </w:rPr>
          <w:delText xml:space="preserve">combine </w:delText>
        </w:r>
      </w:del>
      <w:ins w:id="100" w:author="Natasha Hardy" w:date="2021-10-15T14:32:00Z">
        <w:r w:rsidR="00D3771A" w:rsidRPr="008E1A76">
          <w:rPr>
            <w:color w:val="000000" w:themeColor="text1"/>
            <w:rPrChange w:id="101" w:author="Natasha Hardy" w:date="2021-12-10T13:32:00Z">
              <w:rPr/>
            </w:rPrChange>
          </w:rPr>
          <w:t xml:space="preserve">apply </w:t>
        </w:r>
      </w:ins>
      <w:r w:rsidR="006B6C12" w:rsidRPr="008E1A76">
        <w:rPr>
          <w:color w:val="000000" w:themeColor="text1"/>
          <w:rPrChange w:id="102" w:author="Natasha Hardy" w:date="2021-12-10T13:32:00Z">
            <w:rPr/>
          </w:rPrChange>
        </w:rPr>
        <w:t xml:space="preserve">two ecological surveillance techniques </w:t>
      </w:r>
      <w:del w:id="103" w:author="Natasha Hardy" w:date="2021-10-21T09:58:00Z">
        <w:r w:rsidR="006B6C12" w:rsidRPr="008E1A76" w:rsidDel="000A5945">
          <w:rPr>
            <w:color w:val="000000" w:themeColor="text1"/>
            <w:rPrChange w:id="104" w:author="Natasha Hardy" w:date="2021-12-10T13:32:00Z">
              <w:rPr/>
            </w:rPrChange>
          </w:rPr>
          <w:delText xml:space="preserve">applied </w:delText>
        </w:r>
      </w:del>
      <w:r w:rsidR="006B6C12" w:rsidRPr="008E1A76">
        <w:rPr>
          <w:color w:val="000000" w:themeColor="text1"/>
          <w:rPrChange w:id="105" w:author="Natasha Hardy" w:date="2021-12-10T13:32:00Z">
            <w:rPr/>
          </w:rPrChange>
        </w:rPr>
        <w:t>to predator diet</w:t>
      </w:r>
      <w:ins w:id="106" w:author="Natasha Hardy" w:date="2021-12-10T10:54:00Z">
        <w:r w:rsidR="00692985" w:rsidRPr="008E1A76">
          <w:rPr>
            <w:color w:val="000000" w:themeColor="text1"/>
            <w:rPrChange w:id="107" w:author="Natasha Hardy" w:date="2021-12-10T13:32:00Z">
              <w:rPr/>
            </w:rPrChange>
          </w:rPr>
          <w:t>s</w:t>
        </w:r>
      </w:ins>
      <w:del w:id="108" w:author="Natasha Hardy" w:date="2021-12-10T10:54:00Z">
        <w:r w:rsidR="006B6C12" w:rsidRPr="008E1A76" w:rsidDel="00692985">
          <w:rPr>
            <w:color w:val="000000" w:themeColor="text1"/>
            <w:rPrChange w:id="109" w:author="Natasha Hardy" w:date="2021-12-10T13:32:00Z">
              <w:rPr/>
            </w:rPrChange>
          </w:rPr>
          <w:delText xml:space="preserve"> analysis</w:delText>
        </w:r>
      </w:del>
      <w:del w:id="110" w:author="Natasha Hardy" w:date="2021-12-09T15:04:00Z">
        <w:r w:rsidR="006B6C12" w:rsidRPr="008E1A76" w:rsidDel="005661A7">
          <w:rPr>
            <w:color w:val="000000" w:themeColor="text1"/>
            <w:rPrChange w:id="111" w:author="Natasha Hardy" w:date="2021-12-10T13:32:00Z">
              <w:rPr/>
            </w:rPrChange>
          </w:rPr>
          <w:delText xml:space="preserve">, </w:delText>
        </w:r>
      </w:del>
      <w:ins w:id="112" w:author="Natasha Hardy" w:date="2021-12-09T15:04:00Z">
        <w:r w:rsidR="005661A7" w:rsidRPr="008E1A76">
          <w:rPr>
            <w:color w:val="000000" w:themeColor="text1"/>
            <w:rPrChange w:id="113" w:author="Natasha Hardy" w:date="2021-12-10T13:32:00Z">
              <w:rPr/>
            </w:rPrChange>
          </w:rPr>
          <w:t xml:space="preserve"> – </w:t>
        </w:r>
      </w:ins>
      <w:r w:rsidR="006B6C12" w:rsidRPr="008E1A76">
        <w:rPr>
          <w:color w:val="000000" w:themeColor="text1"/>
          <w:rPrChange w:id="114" w:author="Natasha Hardy" w:date="2021-12-10T13:32:00Z">
            <w:rPr/>
          </w:rPrChange>
        </w:rPr>
        <w:t>traditional morphometric (hard-part) and DNA metabarcoding (genetic) analyses</w:t>
      </w:r>
      <w:del w:id="115" w:author="Natasha Hardy" w:date="2021-12-09T15:05:00Z">
        <w:r w:rsidR="006B6C12" w:rsidRPr="008E1A76" w:rsidDel="005661A7">
          <w:rPr>
            <w:color w:val="000000" w:themeColor="text1"/>
            <w:rPrChange w:id="116" w:author="Natasha Hardy" w:date="2021-12-10T13:32:00Z">
              <w:rPr/>
            </w:rPrChange>
          </w:rPr>
          <w:delText xml:space="preserve">, </w:delText>
        </w:r>
      </w:del>
      <w:ins w:id="117" w:author="Natasha Hardy" w:date="2021-12-09T15:05:00Z">
        <w:r w:rsidR="005661A7" w:rsidRPr="008E1A76">
          <w:rPr>
            <w:color w:val="000000" w:themeColor="text1"/>
            <w:rPrChange w:id="118" w:author="Natasha Hardy" w:date="2021-12-10T13:32:00Z">
              <w:rPr/>
            </w:rPrChange>
          </w:rPr>
          <w:t xml:space="preserve"> – </w:t>
        </w:r>
      </w:ins>
      <w:r w:rsidR="006B6C12" w:rsidRPr="008E1A76">
        <w:rPr>
          <w:color w:val="000000" w:themeColor="text1"/>
          <w:rPrChange w:id="119" w:author="Natasha Hardy" w:date="2021-12-10T13:32:00Z">
            <w:rPr/>
          </w:rPrChange>
        </w:rPr>
        <w:t xml:space="preserve">to provide managers with </w:t>
      </w:r>
      <w:del w:id="120" w:author="Natasha Hardy" w:date="2021-11-11T10:34:00Z">
        <w:r w:rsidR="006B6C12" w:rsidRPr="008E1A76" w:rsidDel="00624890">
          <w:rPr>
            <w:color w:val="000000" w:themeColor="text1"/>
            <w:rPrChange w:id="121" w:author="Natasha Hardy" w:date="2021-12-10T13:32:00Z">
              <w:rPr/>
            </w:rPrChange>
          </w:rPr>
          <w:delText xml:space="preserve">an </w:delText>
        </w:r>
      </w:del>
      <w:r w:rsidR="006B6C12" w:rsidRPr="008E1A76">
        <w:rPr>
          <w:color w:val="000000" w:themeColor="text1"/>
          <w:rPrChange w:id="122" w:author="Natasha Hardy" w:date="2021-12-10T13:32:00Z">
            <w:rPr/>
          </w:rPrChange>
        </w:rPr>
        <w:t xml:space="preserve">estimated </w:t>
      </w:r>
      <w:del w:id="123" w:author="Natasha Hardy" w:date="2021-12-09T15:11:00Z">
        <w:r w:rsidR="006B6C12" w:rsidRPr="008E1A76" w:rsidDel="00040A32">
          <w:rPr>
            <w:color w:val="000000" w:themeColor="text1"/>
            <w:rPrChange w:id="124" w:author="Natasha Hardy" w:date="2021-12-10T13:32:00Z">
              <w:rPr/>
            </w:rPrChange>
          </w:rPr>
          <w:delText xml:space="preserve">incidence of </w:delText>
        </w:r>
      </w:del>
      <w:r w:rsidR="006B6C12" w:rsidRPr="008E1A76">
        <w:rPr>
          <w:color w:val="000000" w:themeColor="text1"/>
          <w:rPrChange w:id="125" w:author="Natasha Hardy" w:date="2021-12-10T13:32:00Z">
            <w:rPr/>
          </w:rPrChange>
        </w:rPr>
        <w:t>predation</w:t>
      </w:r>
      <w:ins w:id="126" w:author="Natasha Hardy" w:date="2021-12-09T15:11:00Z">
        <w:r w:rsidR="00040A32" w:rsidRPr="008E1A76">
          <w:rPr>
            <w:color w:val="000000" w:themeColor="text1"/>
            <w:rPrChange w:id="127" w:author="Natasha Hardy" w:date="2021-12-10T13:32:00Z">
              <w:rPr/>
            </w:rPrChange>
          </w:rPr>
          <w:t xml:space="preserve"> incidence</w:t>
        </w:r>
      </w:ins>
      <w:r w:rsidR="006B6C12" w:rsidRPr="008E1A76">
        <w:rPr>
          <w:color w:val="000000" w:themeColor="text1"/>
          <w:rPrChange w:id="128" w:author="Natasha Hardy" w:date="2021-12-10T13:32:00Z">
            <w:rPr/>
          </w:rPrChange>
        </w:rPr>
        <w:t xml:space="preserve">, </w:t>
      </w:r>
      <w:del w:id="129" w:author="Natasha Hardy" w:date="2021-12-10T10:54:00Z">
        <w:r w:rsidR="006B6C12" w:rsidRPr="008E1A76" w:rsidDel="00692985">
          <w:rPr>
            <w:color w:val="000000" w:themeColor="text1"/>
            <w:rPrChange w:id="130" w:author="Natasha Hardy" w:date="2021-12-10T13:32:00Z">
              <w:rPr/>
            </w:rPrChange>
          </w:rPr>
          <w:delText xml:space="preserve">the </w:delText>
        </w:r>
      </w:del>
      <w:r w:rsidR="006B6C12" w:rsidRPr="008E1A76">
        <w:rPr>
          <w:color w:val="000000" w:themeColor="text1"/>
          <w:rPrChange w:id="131" w:author="Natasha Hardy" w:date="2021-12-10T13:32:00Z">
            <w:rPr/>
          </w:rPrChange>
        </w:rPr>
        <w:t xml:space="preserve">number of species impacted and </w:t>
      </w:r>
      <w:del w:id="132" w:author="Natasha Hardy" w:date="2021-11-11T10:34:00Z">
        <w:r w:rsidR="006B6C12" w:rsidRPr="008E1A76" w:rsidDel="00624890">
          <w:rPr>
            <w:color w:val="000000" w:themeColor="text1"/>
            <w:rPrChange w:id="133" w:author="Natasha Hardy" w:date="2021-12-10T13:32:00Z">
              <w:rPr/>
            </w:rPrChange>
          </w:rPr>
          <w:delText xml:space="preserve">quantitative information on </w:delText>
        </w:r>
      </w:del>
      <w:r w:rsidR="006B6C12" w:rsidRPr="008E1A76">
        <w:rPr>
          <w:color w:val="000000" w:themeColor="text1"/>
          <w:rPrChange w:id="134" w:author="Natasha Hardy" w:date="2021-12-10T13:32:00Z">
            <w:rPr/>
          </w:rPrChange>
        </w:rPr>
        <w:t xml:space="preserve">prey </w:t>
      </w:r>
      <w:ins w:id="135" w:author="Natasha Hardy" w:date="2021-11-11T10:34:00Z">
        <w:r w:rsidR="00624890" w:rsidRPr="008E1A76">
          <w:rPr>
            <w:color w:val="000000" w:themeColor="text1"/>
            <w:rPrChange w:id="136" w:author="Natasha Hardy" w:date="2021-12-10T13:32:00Z">
              <w:rPr/>
            </w:rPrChange>
          </w:rPr>
          <w:t xml:space="preserve">relative </w:t>
        </w:r>
      </w:ins>
      <w:r w:rsidR="006B6C12" w:rsidRPr="008E1A76">
        <w:rPr>
          <w:color w:val="000000" w:themeColor="text1"/>
          <w:rPrChange w:id="137" w:author="Natasha Hardy" w:date="2021-12-10T13:32:00Z">
            <w:rPr/>
          </w:rPrChange>
        </w:rPr>
        <w:t xml:space="preserve">importance to </w:t>
      </w:r>
      <w:r w:rsidR="006451B1" w:rsidRPr="008E1A76">
        <w:rPr>
          <w:color w:val="000000" w:themeColor="text1"/>
          <w:rPrChange w:id="138" w:author="Natasha Hardy" w:date="2021-12-10T13:32:00Z">
            <w:rPr/>
          </w:rPrChange>
        </w:rPr>
        <w:t>the predator</w:t>
      </w:r>
      <w:r w:rsidR="006B6C12" w:rsidRPr="008E1A76">
        <w:rPr>
          <w:color w:val="000000" w:themeColor="text1"/>
          <w:rPrChange w:id="139" w:author="Natasha Hardy" w:date="2021-12-10T13:32:00Z">
            <w:rPr/>
          </w:rPrChange>
        </w:rPr>
        <w:t xml:space="preserve">. </w:t>
      </w:r>
      <w:del w:id="140" w:author="Natasha Hardy" w:date="2021-10-21T10:00:00Z">
        <w:r w:rsidR="006B6C12" w:rsidRPr="008E1A76" w:rsidDel="000A5945">
          <w:rPr>
            <w:color w:val="000000" w:themeColor="text1"/>
            <w:rPrChange w:id="141" w:author="Natasha Hardy" w:date="2021-12-10T13:32:00Z">
              <w:rPr/>
            </w:rPrChange>
          </w:rPr>
          <w:delText>Further</w:delText>
        </w:r>
      </w:del>
      <w:ins w:id="142" w:author="Natasha Hardy" w:date="2021-11-11T10:34:00Z">
        <w:r w:rsidR="00624890" w:rsidRPr="008E1A76">
          <w:rPr>
            <w:color w:val="000000" w:themeColor="text1"/>
            <w:rPrChange w:id="143" w:author="Natasha Hardy" w:date="2021-12-10T13:32:00Z">
              <w:rPr/>
            </w:rPrChange>
          </w:rPr>
          <w:t>W</w:t>
        </w:r>
      </w:ins>
      <w:del w:id="144" w:author="Natasha Hardy" w:date="2021-11-11T10:34:00Z">
        <w:r w:rsidR="006B6C12" w:rsidRPr="008E1A76" w:rsidDel="00624890">
          <w:rPr>
            <w:color w:val="000000" w:themeColor="text1"/>
            <w:rPrChange w:id="145" w:author="Natasha Hardy" w:date="2021-12-10T13:32:00Z">
              <w:rPr/>
            </w:rPrChange>
          </w:rPr>
          <w:delText>, w</w:delText>
        </w:r>
      </w:del>
      <w:r w:rsidR="006B6C12" w:rsidRPr="008E1A76">
        <w:rPr>
          <w:color w:val="000000" w:themeColor="text1"/>
          <w:rPrChange w:id="146" w:author="Natasha Hardy" w:date="2021-12-10T13:32:00Z">
            <w:rPr/>
          </w:rPrChange>
        </w:rPr>
        <w:t xml:space="preserve">e </w:t>
      </w:r>
      <w:ins w:id="147" w:author="Natasha Hardy" w:date="2021-12-10T13:22:00Z">
        <w:r w:rsidR="001A2B6C" w:rsidRPr="008E1A76">
          <w:rPr>
            <w:color w:val="000000" w:themeColor="text1"/>
          </w:rPr>
          <w:t xml:space="preserve">explore </w:t>
        </w:r>
      </w:ins>
      <w:del w:id="148" w:author="Natasha Hardy" w:date="2021-12-10T10:55:00Z">
        <w:r w:rsidR="006B6C12" w:rsidRPr="008E1A76" w:rsidDel="00692985">
          <w:rPr>
            <w:color w:val="000000" w:themeColor="text1"/>
            <w:rPrChange w:id="149" w:author="Natasha Hardy" w:date="2021-12-10T13:32:00Z">
              <w:rPr/>
            </w:rPrChange>
          </w:rPr>
          <w:delText>perform a polymorphism analysis on</w:delText>
        </w:r>
      </w:del>
      <w:ins w:id="150" w:author="Natasha Hardy" w:date="2021-12-10T10:55:00Z">
        <w:r w:rsidR="00692985" w:rsidRPr="008E1A76">
          <w:rPr>
            <w:color w:val="000000" w:themeColor="text1"/>
            <w:rPrChange w:id="151" w:author="Natasha Hardy" w:date="2021-12-10T13:32:00Z">
              <w:rPr/>
            </w:rPrChange>
          </w:rPr>
          <w:t>haplotype diversity of</w:t>
        </w:r>
      </w:ins>
      <w:r w:rsidR="006B3C1C" w:rsidRPr="008E1A76">
        <w:rPr>
          <w:color w:val="000000" w:themeColor="text1"/>
          <w:rPrChange w:id="152" w:author="Natasha Hardy" w:date="2021-12-10T13:32:00Z">
            <w:rPr/>
          </w:rPrChange>
        </w:rPr>
        <w:t xml:space="preserve"> </w:t>
      </w:r>
      <w:del w:id="153" w:author="Natasha Hardy" w:date="2021-11-11T10:16:00Z">
        <w:r w:rsidR="006B3C1C" w:rsidRPr="008E1A76" w:rsidDel="00771177">
          <w:rPr>
            <w:color w:val="000000" w:themeColor="text1"/>
            <w:rPrChange w:id="154" w:author="Natasha Hardy" w:date="2021-12-10T13:32:00Z">
              <w:rPr/>
            </w:rPrChange>
          </w:rPr>
          <w:delText>obtained</w:delText>
        </w:r>
        <w:r w:rsidR="006B6C12" w:rsidRPr="008E1A76" w:rsidDel="00771177">
          <w:rPr>
            <w:color w:val="000000" w:themeColor="text1"/>
            <w:rPrChange w:id="155" w:author="Natasha Hardy" w:date="2021-12-10T13:32:00Z">
              <w:rPr/>
            </w:rPrChange>
          </w:rPr>
          <w:delText xml:space="preserve"> </w:delText>
        </w:r>
      </w:del>
      <w:r w:rsidR="006B6C12" w:rsidRPr="008E1A76">
        <w:rPr>
          <w:color w:val="000000" w:themeColor="text1"/>
          <w:rPrChange w:id="156" w:author="Natasha Hardy" w:date="2021-12-10T13:32:00Z">
            <w:rPr/>
          </w:rPrChange>
        </w:rPr>
        <w:t xml:space="preserve">prey </w:t>
      </w:r>
      <w:r w:rsidR="006B3C1C" w:rsidRPr="008E1A76">
        <w:rPr>
          <w:color w:val="000000" w:themeColor="text1"/>
          <w:rPrChange w:id="157" w:author="Natasha Hardy" w:date="2021-12-10T13:32:00Z">
            <w:rPr/>
          </w:rPrChange>
        </w:rPr>
        <w:t>DNA</w:t>
      </w:r>
      <w:r w:rsidR="006B6C12" w:rsidRPr="008E1A76">
        <w:rPr>
          <w:color w:val="000000" w:themeColor="text1"/>
          <w:rPrChange w:id="158" w:author="Natasha Hardy" w:date="2021-12-10T13:32:00Z">
            <w:rPr/>
          </w:rPrChange>
        </w:rPr>
        <w:t xml:space="preserve"> </w:t>
      </w:r>
      <w:ins w:id="159" w:author="Natasha Hardy" w:date="2021-11-11T10:17:00Z">
        <w:r w:rsidR="00771177" w:rsidRPr="008E1A76">
          <w:rPr>
            <w:color w:val="000000" w:themeColor="text1"/>
            <w:rPrChange w:id="160" w:author="Natasha Hardy" w:date="2021-12-10T13:32:00Z">
              <w:rPr/>
            </w:rPrChange>
          </w:rPr>
          <w:t xml:space="preserve">obtained for a species of conservation concern </w:t>
        </w:r>
      </w:ins>
      <w:del w:id="161" w:author="Natasha Hardy" w:date="2021-12-10T10:55:00Z">
        <w:r w:rsidR="006B6C12" w:rsidRPr="008E1A76" w:rsidDel="00692985">
          <w:rPr>
            <w:color w:val="000000" w:themeColor="text1"/>
            <w:rPrChange w:id="162" w:author="Natasha Hardy" w:date="2021-12-10T13:32:00Z">
              <w:rPr/>
            </w:rPrChange>
          </w:rPr>
          <w:delText>to</w:delText>
        </w:r>
      </w:del>
      <w:ins w:id="163" w:author="Natasha Hardy" w:date="2021-12-10T10:55:00Z">
        <w:r w:rsidR="00692985" w:rsidRPr="008E1A76">
          <w:rPr>
            <w:color w:val="000000" w:themeColor="text1"/>
            <w:rPrChange w:id="164" w:author="Natasha Hardy" w:date="2021-12-10T13:32:00Z">
              <w:rPr/>
            </w:rPrChange>
          </w:rPr>
          <w:t>as</w:t>
        </w:r>
      </w:ins>
      <w:ins w:id="165" w:author="Natasha Hardy" w:date="2021-10-21T10:01:00Z">
        <w:r w:rsidR="000A5945" w:rsidRPr="008E1A76">
          <w:rPr>
            <w:color w:val="000000" w:themeColor="text1"/>
            <w:rPrChange w:id="166" w:author="Natasha Hardy" w:date="2021-12-10T13:32:00Z">
              <w:rPr/>
            </w:rPrChange>
          </w:rPr>
          <w:t xml:space="preserve"> a</w:t>
        </w:r>
      </w:ins>
      <w:ins w:id="167" w:author="Natasha Hardy" w:date="2021-12-09T15:05:00Z">
        <w:r w:rsidR="005661A7" w:rsidRPr="008E1A76">
          <w:rPr>
            <w:color w:val="000000" w:themeColor="text1"/>
            <w:rPrChange w:id="168" w:author="Natasha Hardy" w:date="2021-12-10T13:32:00Z">
              <w:rPr/>
            </w:rPrChange>
          </w:rPr>
          <w:t xml:space="preserve"> preliminary</w:t>
        </w:r>
      </w:ins>
      <w:r w:rsidR="006B6C12" w:rsidRPr="008E1A76">
        <w:rPr>
          <w:color w:val="000000" w:themeColor="text1"/>
          <w:rPrChange w:id="169" w:author="Natasha Hardy" w:date="2021-12-10T13:32:00Z">
            <w:rPr/>
          </w:rPrChange>
        </w:rPr>
        <w:t xml:space="preserve"> </w:t>
      </w:r>
      <w:r w:rsidR="006B3C1C" w:rsidRPr="008E1A76">
        <w:rPr>
          <w:color w:val="000000" w:themeColor="text1"/>
          <w:rPrChange w:id="170" w:author="Natasha Hardy" w:date="2021-12-10T13:32:00Z">
            <w:rPr/>
          </w:rPrChange>
        </w:rPr>
        <w:t xml:space="preserve">estimate </w:t>
      </w:r>
      <w:ins w:id="171" w:author="Natasha Hardy" w:date="2021-10-21T10:01:00Z">
        <w:r w:rsidR="000A5945" w:rsidRPr="008E1A76">
          <w:rPr>
            <w:color w:val="000000" w:themeColor="text1"/>
            <w:rPrChange w:id="172" w:author="Natasha Hardy" w:date="2021-12-10T13:32:00Z">
              <w:rPr/>
            </w:rPrChange>
          </w:rPr>
          <w:t xml:space="preserve">of individuals </w:t>
        </w:r>
      </w:ins>
      <w:del w:id="173" w:author="Natasha Hardy" w:date="2021-10-21T10:02:00Z">
        <w:r w:rsidR="006B3C1C" w:rsidRPr="008E1A76" w:rsidDel="000A5945">
          <w:rPr>
            <w:color w:val="000000" w:themeColor="text1"/>
            <w:rPrChange w:id="174" w:author="Natasha Hardy" w:date="2021-12-10T13:32:00Z">
              <w:rPr/>
            </w:rPrChange>
          </w:rPr>
          <w:delText>the</w:delText>
        </w:r>
        <w:r w:rsidR="006B6C12" w:rsidRPr="008E1A76" w:rsidDel="000A5945">
          <w:rPr>
            <w:color w:val="000000" w:themeColor="text1"/>
            <w:rPrChange w:id="175" w:author="Natasha Hardy" w:date="2021-12-10T13:32:00Z">
              <w:rPr/>
            </w:rPrChange>
          </w:rPr>
          <w:delText xml:space="preserve"> abundance</w:delText>
        </w:r>
        <w:r w:rsidR="006B3C1C" w:rsidRPr="008E1A76" w:rsidDel="000A5945">
          <w:rPr>
            <w:color w:val="000000" w:themeColor="text1"/>
            <w:rPrChange w:id="176" w:author="Natasha Hardy" w:date="2021-12-10T13:32:00Z">
              <w:rPr/>
            </w:rPrChange>
          </w:rPr>
          <w:delText>s</w:delText>
        </w:r>
        <w:r w:rsidR="006B6C12" w:rsidRPr="008E1A76" w:rsidDel="000A5945">
          <w:rPr>
            <w:color w:val="000000" w:themeColor="text1"/>
            <w:rPrChange w:id="177" w:author="Natasha Hardy" w:date="2021-12-10T13:32:00Z">
              <w:rPr/>
            </w:rPrChange>
          </w:rPr>
          <w:delText xml:space="preserve"> </w:delText>
        </w:r>
      </w:del>
      <w:r w:rsidR="006B6C12" w:rsidRPr="008E1A76">
        <w:rPr>
          <w:color w:val="000000" w:themeColor="text1"/>
          <w:rPrChange w:id="178" w:author="Natasha Hardy" w:date="2021-12-10T13:32:00Z">
            <w:rPr/>
          </w:rPrChange>
        </w:rPr>
        <w:t>consumed</w:t>
      </w:r>
      <w:del w:id="179" w:author="Natasha Hardy" w:date="2021-11-11T10:17:00Z">
        <w:r w:rsidR="006B6C12" w:rsidRPr="008E1A76" w:rsidDel="00771177">
          <w:rPr>
            <w:color w:val="000000" w:themeColor="text1"/>
            <w:rPrChange w:id="180" w:author="Natasha Hardy" w:date="2021-12-10T13:32:00Z">
              <w:rPr/>
            </w:rPrChange>
          </w:rPr>
          <w:delText xml:space="preserve"> </w:delText>
        </w:r>
        <w:r w:rsidR="006B3C1C" w:rsidRPr="008E1A76" w:rsidDel="00771177">
          <w:rPr>
            <w:color w:val="000000" w:themeColor="text1"/>
            <w:rPrChange w:id="181" w:author="Natasha Hardy" w:date="2021-12-10T13:32:00Z">
              <w:rPr/>
            </w:rPrChange>
          </w:rPr>
          <w:delText>for</w:delText>
        </w:r>
        <w:r w:rsidR="006B6C12" w:rsidRPr="008E1A76" w:rsidDel="00771177">
          <w:rPr>
            <w:color w:val="000000" w:themeColor="text1"/>
            <w:rPrChange w:id="182" w:author="Natasha Hardy" w:date="2021-12-10T13:32:00Z">
              <w:rPr/>
            </w:rPrChange>
          </w:rPr>
          <w:delText xml:space="preserve"> a </w:delText>
        </w:r>
      </w:del>
      <w:del w:id="183" w:author="Natasha Hardy" w:date="2021-11-11T10:15:00Z">
        <w:r w:rsidR="006B6C12" w:rsidRPr="008E1A76" w:rsidDel="00771177">
          <w:rPr>
            <w:color w:val="000000" w:themeColor="text1"/>
            <w:rPrChange w:id="184" w:author="Natasha Hardy" w:date="2021-12-10T13:32:00Z">
              <w:rPr/>
            </w:rPrChange>
          </w:rPr>
          <w:delText xml:space="preserve">prey </w:delText>
        </w:r>
      </w:del>
      <w:del w:id="185" w:author="Natasha Hardy" w:date="2021-11-11T10:17:00Z">
        <w:r w:rsidR="006B6C12" w:rsidRPr="008E1A76" w:rsidDel="00771177">
          <w:rPr>
            <w:color w:val="000000" w:themeColor="text1"/>
            <w:rPrChange w:id="186" w:author="Natasha Hardy" w:date="2021-12-10T13:32:00Z">
              <w:rPr/>
            </w:rPrChange>
          </w:rPr>
          <w:delText>species of conservation concern</w:delText>
        </w:r>
      </w:del>
      <w:del w:id="187" w:author="Natasha Hardy" w:date="2021-12-10T10:49:00Z">
        <w:r w:rsidR="006B6C12" w:rsidRPr="008E1A76" w:rsidDel="00871D33">
          <w:rPr>
            <w:color w:val="000000" w:themeColor="text1"/>
            <w:rPrChange w:id="188" w:author="Natasha Hardy" w:date="2021-12-10T13:32:00Z">
              <w:rPr/>
            </w:rPrChange>
          </w:rPr>
          <w:delText xml:space="preserve">. </w:delText>
        </w:r>
      </w:del>
      <w:del w:id="189" w:author="Natasha Hardy" w:date="2021-12-09T15:06:00Z">
        <w:r w:rsidR="006B3C1C" w:rsidRPr="008E1A76" w:rsidDel="005661A7">
          <w:rPr>
            <w:color w:val="000000" w:themeColor="text1"/>
            <w:rPrChange w:id="190" w:author="Natasha Hardy" w:date="2021-12-10T13:32:00Z">
              <w:rPr/>
            </w:rPrChange>
          </w:rPr>
          <w:delText>We</w:delText>
        </w:r>
        <w:r w:rsidR="006B6C12" w:rsidRPr="008E1A76" w:rsidDel="005661A7">
          <w:rPr>
            <w:color w:val="000000" w:themeColor="text1"/>
            <w:rPrChange w:id="191" w:author="Natasha Hardy" w:date="2021-12-10T13:32:00Z">
              <w:rPr/>
            </w:rPrChange>
          </w:rPr>
          <w:delText xml:space="preserve"> apply this framework to a</w:delText>
        </w:r>
      </w:del>
      <w:del w:id="192" w:author="Natasha Hardy" w:date="2021-12-09T15:08:00Z">
        <w:r w:rsidR="006B6C12" w:rsidRPr="008E1A76" w:rsidDel="00040A32">
          <w:rPr>
            <w:color w:val="000000" w:themeColor="text1"/>
            <w:rPrChange w:id="193" w:author="Natasha Hardy" w:date="2021-12-10T13:32:00Z">
              <w:rPr/>
            </w:rPrChange>
          </w:rPr>
          <w:delText>n</w:delText>
        </w:r>
      </w:del>
      <w:del w:id="194" w:author="Natasha Hardy" w:date="2021-12-10T10:49:00Z">
        <w:r w:rsidR="006B6C12" w:rsidRPr="008E1A76" w:rsidDel="00871D33">
          <w:rPr>
            <w:color w:val="000000" w:themeColor="text1"/>
            <w:rPrChange w:id="195" w:author="Natasha Hardy" w:date="2021-12-10T13:32:00Z">
              <w:rPr/>
            </w:rPrChange>
          </w:rPr>
          <w:delText xml:space="preserve"> emerging wildlife conflict where c</w:delText>
        </w:r>
        <w:r w:rsidRPr="008E1A76" w:rsidDel="00871D33">
          <w:rPr>
            <w:color w:val="000000" w:themeColor="text1"/>
            <w:rPrChange w:id="196" w:author="Natasha Hardy" w:date="2021-12-10T13:32:00Z">
              <w:rPr/>
            </w:rPrChange>
          </w:rPr>
          <w:delText xml:space="preserve">omplex management implications and calls for predator culling are </w:delText>
        </w:r>
        <w:r w:rsidR="006B6C12" w:rsidRPr="008E1A76" w:rsidDel="00871D33">
          <w:rPr>
            <w:color w:val="000000" w:themeColor="text1"/>
            <w:rPrChange w:id="197" w:author="Natasha Hardy" w:date="2021-12-10T13:32:00Z">
              <w:rPr/>
            </w:rPrChange>
          </w:rPr>
          <w:delText>growing</w:delText>
        </w:r>
        <w:r w:rsidR="008445EE" w:rsidRPr="008E1A76" w:rsidDel="00871D33">
          <w:rPr>
            <w:color w:val="000000" w:themeColor="text1"/>
            <w:rPrChange w:id="198" w:author="Natasha Hardy" w:date="2021-12-10T13:32:00Z">
              <w:rPr/>
            </w:rPrChange>
          </w:rPr>
          <w:delText xml:space="preserve"> in southeastern Australia, </w:delText>
        </w:r>
        <w:r w:rsidRPr="008E1A76" w:rsidDel="00871D33">
          <w:rPr>
            <w:color w:val="000000" w:themeColor="text1"/>
            <w:rPrChange w:id="199" w:author="Natasha Hardy" w:date="2021-12-10T13:32:00Z">
              <w:rPr/>
            </w:rPrChange>
          </w:rPr>
          <w:delText>d</w:delText>
        </w:r>
        <w:r w:rsidR="008445EE" w:rsidRPr="008E1A76" w:rsidDel="00871D33">
          <w:rPr>
            <w:color w:val="000000" w:themeColor="text1"/>
            <w:rPrChange w:id="200" w:author="Natasha Hardy" w:date="2021-12-10T13:32:00Z">
              <w:rPr/>
            </w:rPrChange>
          </w:rPr>
          <w:delText xml:space="preserve">espite </w:delText>
        </w:r>
      </w:del>
      <w:del w:id="201" w:author="Natasha Hardy" w:date="2021-12-09T15:09:00Z">
        <w:r w:rsidRPr="008E1A76" w:rsidDel="00040A32">
          <w:rPr>
            <w:color w:val="000000" w:themeColor="text1"/>
            <w:rPrChange w:id="202" w:author="Natasha Hardy" w:date="2021-12-10T13:32:00Z">
              <w:rPr/>
            </w:rPrChange>
          </w:rPr>
          <w:delText xml:space="preserve">the </w:delText>
        </w:r>
      </w:del>
      <w:del w:id="203" w:author="Natasha Hardy" w:date="2021-12-10T10:49:00Z">
        <w:r w:rsidR="00B3000F" w:rsidRPr="008E1A76" w:rsidDel="00871D33">
          <w:rPr>
            <w:color w:val="000000" w:themeColor="text1"/>
            <w:rPrChange w:id="204" w:author="Natasha Hardy" w:date="2021-12-10T13:32:00Z">
              <w:rPr/>
            </w:rPrChange>
          </w:rPr>
          <w:delText>paucity of</w:delText>
        </w:r>
        <w:r w:rsidR="008445EE" w:rsidRPr="008E1A76" w:rsidDel="00871D33">
          <w:rPr>
            <w:color w:val="000000" w:themeColor="text1"/>
            <w:rPrChange w:id="205" w:author="Natasha Hardy" w:date="2021-12-10T13:32:00Z">
              <w:rPr/>
            </w:rPrChange>
          </w:rPr>
          <w:delText xml:space="preserve"> predation data</w:delText>
        </w:r>
      </w:del>
      <w:r w:rsidR="008445EE" w:rsidRPr="008E1A76">
        <w:rPr>
          <w:color w:val="000000" w:themeColor="text1"/>
          <w:rPrChange w:id="206" w:author="Natasha Hardy" w:date="2021-12-10T13:32:00Z">
            <w:rPr/>
          </w:rPrChange>
        </w:rPr>
        <w:t xml:space="preserve">. </w:t>
      </w:r>
      <w:r w:rsidR="006451B1" w:rsidRPr="008E1A76">
        <w:rPr>
          <w:color w:val="000000" w:themeColor="text1"/>
          <w:rPrChange w:id="207" w:author="Natasha Hardy" w:date="2021-12-10T13:32:00Z">
            <w:rPr/>
          </w:rPrChange>
        </w:rPr>
        <w:t>We estimate</w:t>
      </w:r>
      <w:ins w:id="208" w:author="Natasha Hardy" w:date="2021-11-11T10:06:00Z">
        <w:r w:rsidR="006451B1" w:rsidRPr="008E1A76">
          <w:rPr>
            <w:color w:val="000000" w:themeColor="text1"/>
            <w:rPrChange w:id="209" w:author="Natasha Hardy" w:date="2021-12-10T13:32:00Z">
              <w:rPr/>
            </w:rPrChange>
          </w:rPr>
          <w:t xml:space="preserve"> </w:t>
        </w:r>
      </w:ins>
      <w:ins w:id="210" w:author="Rebecca McIntosh" w:date="2021-10-28T09:38:00Z">
        <w:del w:id="211" w:author="Natasha Hardy" w:date="2021-12-09T15:09:00Z">
          <w:r w:rsidR="008F266D" w:rsidRPr="008E1A76" w:rsidDel="00040A32">
            <w:rPr>
              <w:color w:val="000000" w:themeColor="text1"/>
              <w:rPrChange w:id="212" w:author="Natasha Hardy" w:date="2021-12-10T13:32:00Z">
                <w:rPr/>
              </w:rPrChange>
            </w:rPr>
            <w:delText xml:space="preserve">that </w:delText>
          </w:r>
        </w:del>
      </w:ins>
      <w:r w:rsidR="006451B1" w:rsidRPr="008E1A76">
        <w:rPr>
          <w:color w:val="000000" w:themeColor="text1"/>
          <w:rPrChange w:id="213" w:author="Natasha Hardy" w:date="2021-12-10T13:32:00Z">
            <w:rPr/>
          </w:rPrChange>
        </w:rPr>
        <w:t xml:space="preserve">the incidence of predation </w:t>
      </w:r>
      <w:ins w:id="214" w:author="Natasha Hardy" w:date="2021-12-09T15:09:00Z">
        <w:r w:rsidR="00040A32" w:rsidRPr="008E1A76">
          <w:rPr>
            <w:color w:val="000000" w:themeColor="text1"/>
            <w:rPrChange w:id="215" w:author="Natasha Hardy" w:date="2021-12-10T13:32:00Z">
              <w:rPr/>
            </w:rPrChange>
          </w:rPr>
          <w:t xml:space="preserve">on seabirds </w:t>
        </w:r>
      </w:ins>
      <w:r w:rsidR="006451B1" w:rsidRPr="008E1A76">
        <w:rPr>
          <w:color w:val="000000" w:themeColor="text1"/>
          <w:rPrChange w:id="216" w:author="Natasha Hardy" w:date="2021-12-10T13:32:00Z">
            <w:rPr/>
          </w:rPrChange>
        </w:rPr>
        <w:t>by recovering and protected long-nosed fur seals (</w:t>
      </w:r>
      <w:r w:rsidR="006451B1" w:rsidRPr="008E1A76">
        <w:rPr>
          <w:i/>
          <w:color w:val="000000" w:themeColor="text1"/>
          <w:rPrChange w:id="217" w:author="Natasha Hardy" w:date="2021-12-10T13:32:00Z">
            <w:rPr>
              <w:i/>
            </w:rPr>
          </w:rPrChange>
        </w:rPr>
        <w:t xml:space="preserve">Arctocephalus </w:t>
      </w:r>
      <w:proofErr w:type="spellStart"/>
      <w:r w:rsidR="006451B1" w:rsidRPr="008E1A76">
        <w:rPr>
          <w:i/>
          <w:color w:val="000000" w:themeColor="text1"/>
          <w:rPrChange w:id="218" w:author="Natasha Hardy" w:date="2021-12-10T13:32:00Z">
            <w:rPr>
              <w:i/>
            </w:rPr>
          </w:rPrChange>
        </w:rPr>
        <w:t>forsteri</w:t>
      </w:r>
      <w:proofErr w:type="spellEnd"/>
      <w:r w:rsidR="006451B1" w:rsidRPr="008E1A76">
        <w:rPr>
          <w:color w:val="000000" w:themeColor="text1"/>
          <w:rPrChange w:id="219" w:author="Natasha Hardy" w:date="2021-12-10T13:32:00Z">
            <w:rPr/>
          </w:rPrChange>
        </w:rPr>
        <w:t xml:space="preserve">) </w:t>
      </w:r>
      <w:del w:id="220" w:author="Natasha Hardy" w:date="2021-10-21T10:02:00Z">
        <w:r w:rsidR="006451B1" w:rsidRPr="008E1A76" w:rsidDel="000A5945">
          <w:rPr>
            <w:color w:val="000000" w:themeColor="text1"/>
            <w:rPrChange w:id="221" w:author="Natasha Hardy" w:date="2021-12-10T13:32:00Z">
              <w:rPr/>
            </w:rPrChange>
          </w:rPr>
          <w:delText xml:space="preserve">of </w:delText>
        </w:r>
      </w:del>
      <w:ins w:id="222" w:author="Natasha Hardy" w:date="2021-10-21T10:02:00Z">
        <w:r w:rsidR="000A5945" w:rsidRPr="008E1A76">
          <w:rPr>
            <w:color w:val="000000" w:themeColor="text1"/>
            <w:rPrChange w:id="223" w:author="Natasha Hardy" w:date="2021-12-10T13:32:00Z">
              <w:rPr/>
            </w:rPrChange>
          </w:rPr>
          <w:t xml:space="preserve">ranges from </w:t>
        </w:r>
      </w:ins>
      <w:r w:rsidR="008445EE" w:rsidRPr="008E1A76">
        <w:rPr>
          <w:color w:val="000000" w:themeColor="text1"/>
          <w:rPrChange w:id="224" w:author="Natasha Hardy" w:date="2021-12-10T13:32:00Z">
            <w:rPr/>
          </w:rPrChange>
        </w:rPr>
        <w:t xml:space="preserve">9–29% </w:t>
      </w:r>
      <w:ins w:id="225" w:author="Natasha Hardy" w:date="2021-10-21T10:03:00Z">
        <w:r w:rsidR="000A5945" w:rsidRPr="008E1A76">
          <w:rPr>
            <w:color w:val="000000" w:themeColor="text1"/>
            <w:rPrChange w:id="226" w:author="Natasha Hardy" w:date="2021-12-10T13:32:00Z">
              <w:rPr/>
            </w:rPrChange>
          </w:rPr>
          <w:t xml:space="preserve">of samples </w:t>
        </w:r>
      </w:ins>
      <w:ins w:id="227" w:author="Natasha Hardy" w:date="2021-11-11T10:36:00Z">
        <w:r w:rsidR="00624890" w:rsidRPr="008E1A76">
          <w:rPr>
            <w:color w:val="000000" w:themeColor="text1"/>
            <w:rPrChange w:id="228" w:author="Natasha Hardy" w:date="2021-12-10T13:32:00Z">
              <w:rPr/>
            </w:rPrChange>
          </w:rPr>
          <w:t xml:space="preserve">and </w:t>
        </w:r>
      </w:ins>
      <w:del w:id="229" w:author="Natasha Hardy" w:date="2021-10-21T10:03:00Z">
        <w:r w:rsidR="00CB5243" w:rsidRPr="008E1A76" w:rsidDel="000A5945">
          <w:rPr>
            <w:color w:val="000000" w:themeColor="text1"/>
            <w:rPrChange w:id="230" w:author="Natasha Hardy" w:date="2021-12-10T13:32:00Z">
              <w:rPr/>
            </w:rPrChange>
          </w:rPr>
          <w:delText xml:space="preserve">across </w:delText>
        </w:r>
      </w:del>
      <w:ins w:id="231" w:author="Natasha Hardy" w:date="2021-10-21T10:03:00Z">
        <w:r w:rsidR="000A5945" w:rsidRPr="008E1A76">
          <w:rPr>
            <w:color w:val="000000" w:themeColor="text1"/>
            <w:rPrChange w:id="232" w:author="Natasha Hardy" w:date="2021-12-10T13:32:00Z">
              <w:rPr/>
            </w:rPrChange>
          </w:rPr>
          <w:t>includ</w:t>
        </w:r>
      </w:ins>
      <w:ins w:id="233" w:author="Natasha Hardy" w:date="2021-11-11T10:36:00Z">
        <w:r w:rsidR="00624890" w:rsidRPr="008E1A76">
          <w:rPr>
            <w:color w:val="000000" w:themeColor="text1"/>
            <w:rPrChange w:id="234" w:author="Natasha Hardy" w:date="2021-12-10T13:32:00Z">
              <w:rPr/>
            </w:rPrChange>
          </w:rPr>
          <w:t>ed</w:t>
        </w:r>
      </w:ins>
      <w:ins w:id="235" w:author="Natasha Hardy" w:date="2021-10-21T10:03:00Z">
        <w:r w:rsidR="000A5945" w:rsidRPr="008E1A76">
          <w:rPr>
            <w:color w:val="000000" w:themeColor="text1"/>
            <w:rPrChange w:id="236" w:author="Natasha Hardy" w:date="2021-12-10T13:32:00Z">
              <w:rPr/>
            </w:rPrChange>
          </w:rPr>
          <w:t xml:space="preserve"> up to </w:t>
        </w:r>
      </w:ins>
      <w:r w:rsidR="00CB5243" w:rsidRPr="008E1A76">
        <w:rPr>
          <w:color w:val="000000" w:themeColor="text1"/>
          <w:rPrChange w:id="237" w:author="Natasha Hardy" w:date="2021-12-10T13:32:00Z">
            <w:rPr/>
          </w:rPrChange>
        </w:rPr>
        <w:t xml:space="preserve">6 </w:t>
      </w:r>
      <w:del w:id="238" w:author="Natasha Hardy" w:date="2021-12-09T15:09:00Z">
        <w:r w:rsidR="008445EE" w:rsidRPr="008E1A76" w:rsidDel="00040A32">
          <w:rPr>
            <w:color w:val="000000" w:themeColor="text1"/>
            <w:rPrChange w:id="239" w:author="Natasha Hardy" w:date="2021-12-10T13:32:00Z">
              <w:rPr/>
            </w:rPrChange>
          </w:rPr>
          <w:delText>seabird</w:delText>
        </w:r>
      </w:del>
      <w:ins w:id="240" w:author="Natasha Hardy" w:date="2021-12-09T15:09:00Z">
        <w:r w:rsidR="00040A32" w:rsidRPr="008E1A76">
          <w:rPr>
            <w:color w:val="000000" w:themeColor="text1"/>
            <w:rPrChange w:id="241" w:author="Natasha Hardy" w:date="2021-12-10T13:32:00Z">
              <w:rPr/>
            </w:rPrChange>
          </w:rPr>
          <w:t xml:space="preserve">prey </w:t>
        </w:r>
      </w:ins>
      <w:r w:rsidR="008445EE" w:rsidRPr="008E1A76">
        <w:rPr>
          <w:color w:val="000000" w:themeColor="text1"/>
          <w:rPrChange w:id="242" w:author="Natasha Hardy" w:date="2021-12-10T13:32:00Z">
            <w:rPr/>
          </w:rPrChange>
        </w:rPr>
        <w:t>s</w:t>
      </w:r>
      <w:ins w:id="243" w:author="Natasha Hardy" w:date="2021-11-11T10:17:00Z">
        <w:r w:rsidR="00771177" w:rsidRPr="008E1A76">
          <w:rPr>
            <w:color w:val="000000" w:themeColor="text1"/>
            <w:rPrChange w:id="244" w:author="Natasha Hardy" w:date="2021-12-10T13:32:00Z">
              <w:rPr/>
            </w:rPrChange>
          </w:rPr>
          <w:t>pecies</w:t>
        </w:r>
      </w:ins>
      <w:del w:id="245" w:author="Natasha Hardy" w:date="2021-11-11T10:36:00Z">
        <w:r w:rsidR="00CB5243" w:rsidRPr="008E1A76" w:rsidDel="00624890">
          <w:rPr>
            <w:color w:val="000000" w:themeColor="text1"/>
            <w:rPrChange w:id="246" w:author="Natasha Hardy" w:date="2021-12-10T13:32:00Z">
              <w:rPr/>
            </w:rPrChange>
          </w:rPr>
          <w:delText>,</w:delText>
        </w:r>
        <w:r w:rsidR="008445EE" w:rsidRPr="008E1A76" w:rsidDel="00624890">
          <w:rPr>
            <w:color w:val="000000" w:themeColor="text1"/>
            <w:rPrChange w:id="247" w:author="Natasha Hardy" w:date="2021-12-10T13:32:00Z">
              <w:rPr/>
            </w:rPrChange>
          </w:rPr>
          <w:delText xml:space="preserve"> </w:delText>
        </w:r>
      </w:del>
      <w:ins w:id="248" w:author="Natasha Hardy" w:date="2021-11-11T10:36:00Z">
        <w:r w:rsidR="00624890" w:rsidRPr="008E1A76">
          <w:rPr>
            <w:color w:val="000000" w:themeColor="text1"/>
            <w:rPrChange w:id="249" w:author="Natasha Hardy" w:date="2021-12-10T13:32:00Z">
              <w:rPr/>
            </w:rPrChange>
          </w:rPr>
          <w:t>. Th</w:t>
        </w:r>
      </w:ins>
      <w:ins w:id="250" w:author="Natasha Hardy" w:date="2021-12-09T15:08:00Z">
        <w:r w:rsidR="00040A32" w:rsidRPr="008E1A76">
          <w:rPr>
            <w:color w:val="000000" w:themeColor="text1"/>
            <w:rPrChange w:id="251" w:author="Natasha Hardy" w:date="2021-12-10T13:32:00Z">
              <w:rPr/>
            </w:rPrChange>
          </w:rPr>
          <w:t xml:space="preserve">e most common </w:t>
        </w:r>
      </w:ins>
      <w:ins w:id="252" w:author="Natasha Hardy" w:date="2021-11-11T10:36:00Z">
        <w:r w:rsidR="00624890" w:rsidRPr="008E1A76">
          <w:rPr>
            <w:color w:val="000000" w:themeColor="text1"/>
            <w:rPrChange w:id="253" w:author="Natasha Hardy" w:date="2021-12-10T13:32:00Z">
              <w:rPr/>
            </w:rPrChange>
          </w:rPr>
          <w:t>seabird prey – the culturally valued little penguin (</w:t>
        </w:r>
        <w:proofErr w:type="spellStart"/>
        <w:r w:rsidR="00624890" w:rsidRPr="008E1A76">
          <w:rPr>
            <w:i/>
            <w:color w:val="000000" w:themeColor="text1"/>
            <w:rPrChange w:id="254" w:author="Natasha Hardy" w:date="2021-12-10T13:32:00Z">
              <w:rPr>
                <w:i/>
              </w:rPr>
            </w:rPrChange>
          </w:rPr>
          <w:t>Eudyptula</w:t>
        </w:r>
        <w:proofErr w:type="spellEnd"/>
        <w:r w:rsidR="00624890" w:rsidRPr="008E1A76">
          <w:rPr>
            <w:i/>
            <w:color w:val="000000" w:themeColor="text1"/>
            <w:rPrChange w:id="255" w:author="Natasha Hardy" w:date="2021-12-10T13:32:00Z">
              <w:rPr>
                <w:i/>
              </w:rPr>
            </w:rPrChange>
          </w:rPr>
          <w:t xml:space="preserve"> minor</w:t>
        </w:r>
        <w:r w:rsidR="00624890" w:rsidRPr="008E1A76">
          <w:rPr>
            <w:color w:val="000000" w:themeColor="text1"/>
            <w:rPrChange w:id="256" w:author="Natasha Hardy" w:date="2021-12-10T13:32:00Z">
              <w:rPr/>
            </w:rPrChange>
          </w:rPr>
          <w:t xml:space="preserve">) </w:t>
        </w:r>
      </w:ins>
      <w:del w:id="257" w:author="Natasha Hardy" w:date="2021-11-11T10:36:00Z">
        <w:r w:rsidR="008445EE" w:rsidRPr="008E1A76" w:rsidDel="00624890">
          <w:rPr>
            <w:color w:val="000000" w:themeColor="text1"/>
            <w:rPrChange w:id="258" w:author="Natasha Hardy" w:date="2021-12-10T13:32:00Z">
              <w:rPr/>
            </w:rPrChange>
          </w:rPr>
          <w:delText>and</w:delText>
        </w:r>
      </w:del>
      <w:ins w:id="259" w:author="Natasha Hardy" w:date="2021-11-11T10:36:00Z">
        <w:r w:rsidR="00624890" w:rsidRPr="008E1A76">
          <w:rPr>
            <w:color w:val="000000" w:themeColor="text1"/>
            <w:rPrChange w:id="260" w:author="Natasha Hardy" w:date="2021-12-10T13:32:00Z">
              <w:rPr/>
            </w:rPrChange>
          </w:rPr>
          <w:t xml:space="preserve">occurred in </w:t>
        </w:r>
      </w:ins>
      <w:ins w:id="261" w:author="Natasha Hardy" w:date="2021-10-21T10:03:00Z">
        <w:del w:id="262" w:author="Rebecca McIntosh" w:date="2021-10-28T09:38:00Z">
          <w:r w:rsidR="000A5945" w:rsidRPr="008E1A76" w:rsidDel="008F266D">
            <w:rPr>
              <w:color w:val="000000" w:themeColor="text1"/>
              <w:rPrChange w:id="263" w:author="Natasha Hardy" w:date="2021-12-10T13:32:00Z">
                <w:rPr/>
              </w:rPrChange>
            </w:rPr>
            <w:delText>ranging from</w:delText>
          </w:r>
        </w:del>
      </w:ins>
      <w:del w:id="264" w:author="Rebecca McIntosh" w:date="2021-10-28T09:38:00Z">
        <w:r w:rsidR="008445EE" w:rsidRPr="008E1A76" w:rsidDel="008F266D">
          <w:rPr>
            <w:color w:val="000000" w:themeColor="text1"/>
            <w:rPrChange w:id="265" w:author="Natasha Hardy" w:date="2021-12-10T13:32:00Z">
              <w:rPr/>
            </w:rPrChange>
          </w:rPr>
          <w:delText xml:space="preserve"> </w:delText>
        </w:r>
      </w:del>
      <w:r w:rsidR="008445EE" w:rsidRPr="008E1A76">
        <w:rPr>
          <w:color w:val="000000" w:themeColor="text1"/>
          <w:rPrChange w:id="266" w:author="Natasha Hardy" w:date="2021-12-10T13:32:00Z">
            <w:rPr/>
          </w:rPrChange>
        </w:rPr>
        <w:t xml:space="preserve">6–25% </w:t>
      </w:r>
      <w:ins w:id="267" w:author="Natasha Hardy" w:date="2021-10-21T10:03:00Z">
        <w:r w:rsidR="000A5945" w:rsidRPr="008E1A76">
          <w:rPr>
            <w:color w:val="000000" w:themeColor="text1"/>
            <w:rPrChange w:id="268" w:author="Natasha Hardy" w:date="2021-12-10T13:32:00Z">
              <w:rPr/>
            </w:rPrChange>
          </w:rPr>
          <w:t>of samples</w:t>
        </w:r>
      </w:ins>
      <w:del w:id="269" w:author="Natasha Hardy" w:date="2021-11-11T10:37:00Z">
        <w:r w:rsidR="008445EE" w:rsidRPr="008E1A76" w:rsidDel="00624890">
          <w:rPr>
            <w:color w:val="000000" w:themeColor="text1"/>
            <w:rPrChange w:id="270" w:author="Natasha Hardy" w:date="2021-12-10T13:32:00Z">
              <w:rPr/>
            </w:rPrChange>
          </w:rPr>
          <w:delText xml:space="preserve">for </w:delText>
        </w:r>
        <w:r w:rsidR="00CB5243" w:rsidRPr="008E1A76" w:rsidDel="00624890">
          <w:rPr>
            <w:color w:val="000000" w:themeColor="text1"/>
            <w:rPrChange w:id="271" w:author="Natasha Hardy" w:date="2021-12-10T13:32:00Z">
              <w:rPr/>
            </w:rPrChange>
          </w:rPr>
          <w:delText>their main</w:delText>
        </w:r>
      </w:del>
      <w:del w:id="272" w:author="Natasha Hardy" w:date="2021-11-11T10:36:00Z">
        <w:r w:rsidR="00CB5243" w:rsidRPr="008E1A76" w:rsidDel="00624890">
          <w:rPr>
            <w:color w:val="000000" w:themeColor="text1"/>
            <w:rPrChange w:id="273" w:author="Natasha Hardy" w:date="2021-12-10T13:32:00Z">
              <w:rPr/>
            </w:rPrChange>
          </w:rPr>
          <w:delText xml:space="preserve"> seabird prey – </w:delText>
        </w:r>
        <w:r w:rsidR="006451B1" w:rsidRPr="008E1A76" w:rsidDel="00624890">
          <w:rPr>
            <w:color w:val="000000" w:themeColor="text1"/>
            <w:rPrChange w:id="274" w:author="Natasha Hardy" w:date="2021-12-10T13:32:00Z">
              <w:rPr/>
            </w:rPrChange>
          </w:rPr>
          <w:delText>the culturally valued little penguin (</w:delText>
        </w:r>
        <w:r w:rsidR="006451B1" w:rsidRPr="008E1A76" w:rsidDel="00624890">
          <w:rPr>
            <w:i/>
            <w:color w:val="000000" w:themeColor="text1"/>
            <w:rPrChange w:id="275" w:author="Natasha Hardy" w:date="2021-12-10T13:32:00Z">
              <w:rPr>
                <w:i/>
              </w:rPr>
            </w:rPrChange>
          </w:rPr>
          <w:delText>Eudyptula minor</w:delText>
        </w:r>
      </w:del>
      <w:del w:id="276" w:author="Natasha Hardy" w:date="2021-11-11T10:06:00Z">
        <w:r w:rsidR="006451B1" w:rsidRPr="008E1A76">
          <w:rPr>
            <w:color w:val="000000" w:themeColor="text1"/>
            <w:rPrChange w:id="277" w:author="Natasha Hardy" w:date="2021-12-10T13:32:00Z">
              <w:rPr/>
            </w:rPrChange>
          </w:rPr>
          <w:delText>)</w:delText>
        </w:r>
        <w:r w:rsidRPr="008E1A76">
          <w:rPr>
            <w:color w:val="000000" w:themeColor="text1"/>
            <w:rPrChange w:id="278" w:author="Natasha Hardy" w:date="2021-12-10T13:32:00Z">
              <w:rPr/>
            </w:rPrChange>
          </w:rPr>
          <w:delText>,</w:delText>
        </w:r>
      </w:del>
      <w:ins w:id="279" w:author="Rebecca McIntosh" w:date="2021-10-28T09:38:00Z">
        <w:r w:rsidR="008F266D" w:rsidRPr="008E1A76">
          <w:rPr>
            <w:color w:val="000000" w:themeColor="text1"/>
            <w:rPrChange w:id="280" w:author="Natasha Hardy" w:date="2021-12-10T13:32:00Z">
              <w:rPr/>
            </w:rPrChange>
          </w:rPr>
          <w:t>. This is</w:t>
        </w:r>
      </w:ins>
      <w:del w:id="281" w:author="Rebecca McIntosh" w:date="2021-10-28T09:38:00Z">
        <w:r w:rsidRPr="008E1A76" w:rsidDel="008F266D">
          <w:rPr>
            <w:color w:val="000000" w:themeColor="text1"/>
            <w:rPrChange w:id="282" w:author="Natasha Hardy" w:date="2021-12-10T13:32:00Z">
              <w:rPr/>
            </w:rPrChange>
          </w:rPr>
          <w:delText>,</w:delText>
        </w:r>
      </w:del>
      <w:r w:rsidRPr="008E1A76">
        <w:rPr>
          <w:color w:val="000000" w:themeColor="text1"/>
          <w:rPrChange w:id="283" w:author="Natasha Hardy" w:date="2021-12-10T13:32:00Z">
            <w:rPr/>
          </w:rPrChange>
        </w:rPr>
        <w:t xml:space="preserve"> </w:t>
      </w:r>
      <w:del w:id="284" w:author="Rebecca McIntosh" w:date="2021-10-28T09:38:00Z">
        <w:r w:rsidR="00E33317" w:rsidRPr="008E1A76" w:rsidDel="008F266D">
          <w:rPr>
            <w:color w:val="000000" w:themeColor="text1"/>
            <w:rPrChange w:id="285" w:author="Natasha Hardy" w:date="2021-12-10T13:32:00Z">
              <w:rPr/>
            </w:rPrChange>
          </w:rPr>
          <w:delText xml:space="preserve">and </w:delText>
        </w:r>
      </w:del>
      <w:r w:rsidR="00E33317" w:rsidRPr="008E1A76">
        <w:rPr>
          <w:color w:val="000000" w:themeColor="text1"/>
          <w:rPrChange w:id="286" w:author="Natasha Hardy" w:date="2021-12-10T13:32:00Z">
            <w:rPr/>
          </w:rPrChange>
        </w:rPr>
        <w:t>higher than</w:t>
      </w:r>
      <w:r w:rsidR="008445EE" w:rsidRPr="008E1A76">
        <w:rPr>
          <w:color w:val="000000" w:themeColor="text1"/>
          <w:rPrChange w:id="287" w:author="Natasha Hardy" w:date="2021-12-10T13:32:00Z">
            <w:rPr/>
          </w:rPrChange>
        </w:rPr>
        <w:t xml:space="preserve"> previously reported from traditional morphological assays</w:t>
      </w:r>
      <w:ins w:id="288" w:author="Natasha Hardy" w:date="2021-10-21T10:03:00Z">
        <w:r w:rsidR="000A5945" w:rsidRPr="008E1A76">
          <w:rPr>
            <w:color w:val="000000" w:themeColor="text1"/>
            <w:rPrChange w:id="289" w:author="Natasha Hardy" w:date="2021-12-10T13:32:00Z">
              <w:rPr/>
            </w:rPrChange>
          </w:rPr>
          <w:t xml:space="preserve"> alone</w:t>
        </w:r>
      </w:ins>
      <w:r w:rsidR="008445EE" w:rsidRPr="008E1A76">
        <w:rPr>
          <w:color w:val="000000" w:themeColor="text1"/>
          <w:rPrChange w:id="290" w:author="Natasha Hardy" w:date="2021-12-10T13:32:00Z">
            <w:rPr/>
          </w:rPrChange>
        </w:rPr>
        <w:t xml:space="preserve">. DNA metabarcoding proved more sensitive in identifying additional seabird </w:t>
      </w:r>
      <w:del w:id="291" w:author="Natasha Hardy" w:date="2021-11-11T10:18:00Z">
        <w:r w:rsidR="008445EE" w:rsidRPr="008E1A76" w:rsidDel="00771177">
          <w:rPr>
            <w:color w:val="000000" w:themeColor="text1"/>
            <w:rPrChange w:id="292" w:author="Natasha Hardy" w:date="2021-12-10T13:32:00Z">
              <w:rPr/>
            </w:rPrChange>
          </w:rPr>
          <w:delText xml:space="preserve">prey </w:delText>
        </w:r>
      </w:del>
      <w:ins w:id="293" w:author="Natasha Hardy" w:date="2021-11-11T10:18:00Z">
        <w:r w:rsidR="00771177" w:rsidRPr="008E1A76">
          <w:rPr>
            <w:color w:val="000000" w:themeColor="text1"/>
            <w:rPrChange w:id="294" w:author="Natasha Hardy" w:date="2021-12-10T13:32:00Z">
              <w:rPr/>
            </w:rPrChange>
          </w:rPr>
          <w:t xml:space="preserve">taxa </w:t>
        </w:r>
      </w:ins>
      <w:r w:rsidR="008445EE" w:rsidRPr="008E1A76">
        <w:rPr>
          <w:color w:val="000000" w:themeColor="text1"/>
          <w:rPrChange w:id="295" w:author="Natasha Hardy" w:date="2021-12-10T13:32:00Z">
            <w:rPr/>
          </w:rPrChange>
        </w:rPr>
        <w:t xml:space="preserve">and provided relative quantitative information where multiple prey species occur within a sample. </w:t>
      </w:r>
      <w:r w:rsidRPr="008E1A76">
        <w:rPr>
          <w:color w:val="000000" w:themeColor="text1"/>
          <w:rPrChange w:id="296" w:author="Natasha Hardy" w:date="2021-12-10T13:32:00Z">
            <w:rPr/>
          </w:rPrChange>
        </w:rPr>
        <w:t>P</w:t>
      </w:r>
      <w:r w:rsidR="008445EE" w:rsidRPr="008E1A76">
        <w:rPr>
          <w:color w:val="000000" w:themeColor="text1"/>
          <w:rPrChange w:id="297" w:author="Natasha Hardy" w:date="2021-12-10T13:32:00Z">
            <w:rPr/>
          </w:rPrChange>
        </w:rPr>
        <w:t xml:space="preserve">olymorphism analysis of </w:t>
      </w:r>
      <w:r w:rsidR="006451B1" w:rsidRPr="008E1A76">
        <w:rPr>
          <w:color w:val="000000" w:themeColor="text1"/>
          <w:rPrChange w:id="298" w:author="Natasha Hardy" w:date="2021-12-10T13:32:00Z">
            <w:rPr/>
          </w:rPrChange>
        </w:rPr>
        <w:t xml:space="preserve">consumed little </w:t>
      </w:r>
      <w:r w:rsidR="008445EE" w:rsidRPr="008E1A76">
        <w:rPr>
          <w:color w:val="000000" w:themeColor="text1"/>
          <w:rPrChange w:id="299" w:author="Natasha Hardy" w:date="2021-12-10T13:32:00Z">
            <w:rPr/>
          </w:rPrChange>
        </w:rPr>
        <w:t xml:space="preserve">penguin </w:t>
      </w:r>
      <w:r w:rsidR="006451B1" w:rsidRPr="008E1A76">
        <w:rPr>
          <w:color w:val="000000" w:themeColor="text1"/>
          <w:rPrChange w:id="300" w:author="Natasha Hardy" w:date="2021-12-10T13:32:00Z">
            <w:rPr/>
          </w:rPrChange>
        </w:rPr>
        <w:t>DNA</w:t>
      </w:r>
      <w:r w:rsidR="008445EE" w:rsidRPr="008E1A76">
        <w:rPr>
          <w:color w:val="000000" w:themeColor="text1"/>
          <w:rPrChange w:id="301" w:author="Natasha Hardy" w:date="2021-12-10T13:32:00Z">
            <w:rPr/>
          </w:rPrChange>
        </w:rPr>
        <w:t xml:space="preserve"> </w:t>
      </w:r>
      <w:r w:rsidR="006451B1" w:rsidRPr="008E1A76">
        <w:rPr>
          <w:color w:val="000000" w:themeColor="text1"/>
          <w:rPrChange w:id="302" w:author="Natasha Hardy" w:date="2021-12-10T13:32:00Z">
            <w:rPr/>
          </w:rPrChange>
        </w:rPr>
        <w:t>identified</w:t>
      </w:r>
      <w:r w:rsidR="008445EE" w:rsidRPr="008E1A76">
        <w:rPr>
          <w:color w:val="000000" w:themeColor="text1"/>
          <w:rPrChange w:id="303" w:author="Natasha Hardy" w:date="2021-12-10T13:32:00Z">
            <w:rPr/>
          </w:rPrChange>
        </w:rPr>
        <w:t xml:space="preserve"> </w:t>
      </w:r>
      <w:ins w:id="304" w:author="Natasha Hardy" w:date="2021-11-30T15:55:00Z">
        <w:r w:rsidR="00074257" w:rsidRPr="008E1A76">
          <w:rPr>
            <w:color w:val="000000" w:themeColor="text1"/>
            <w:rPrChange w:id="305" w:author="Natasha Hardy" w:date="2021-12-10T13:32:00Z">
              <w:rPr/>
            </w:rPrChange>
          </w:rPr>
          <w:t xml:space="preserve">five </w:t>
        </w:r>
      </w:ins>
      <w:r w:rsidR="008445EE" w:rsidRPr="008E1A76">
        <w:rPr>
          <w:color w:val="000000" w:themeColor="text1"/>
          <w:rPrChange w:id="306" w:author="Natasha Hardy" w:date="2021-12-10T13:32:00Z">
            <w:rPr/>
          </w:rPrChange>
        </w:rPr>
        <w:t xml:space="preserve">distinct mitochondrial haplotypes </w:t>
      </w:r>
      <w:r w:rsidR="006451B1" w:rsidRPr="008E1A76">
        <w:rPr>
          <w:color w:val="000000" w:themeColor="text1"/>
          <w:rPrChange w:id="307" w:author="Natasha Hardy" w:date="2021-12-10T13:32:00Z">
            <w:rPr/>
          </w:rPrChange>
        </w:rPr>
        <w:t>–</w:t>
      </w:r>
      <w:r w:rsidR="008445EE" w:rsidRPr="008E1A76">
        <w:rPr>
          <w:color w:val="000000" w:themeColor="text1"/>
          <w:rPrChange w:id="308" w:author="Natasha Hardy" w:date="2021-12-10T13:32:00Z">
            <w:rPr/>
          </w:rPrChange>
        </w:rPr>
        <w:t xml:space="preserve"> </w:t>
      </w:r>
      <w:r w:rsidR="006451B1" w:rsidRPr="008E1A76">
        <w:rPr>
          <w:color w:val="000000" w:themeColor="text1"/>
          <w:rPrChange w:id="309" w:author="Natasha Hardy" w:date="2021-12-10T13:32:00Z">
            <w:rPr/>
          </w:rPrChange>
        </w:rPr>
        <w:t xml:space="preserve">representing </w:t>
      </w:r>
      <w:r w:rsidR="008445EE" w:rsidRPr="008E1A76">
        <w:rPr>
          <w:color w:val="000000" w:themeColor="text1"/>
          <w:rPrChange w:id="310" w:author="Natasha Hardy" w:date="2021-12-10T13:32:00Z">
            <w:rPr/>
          </w:rPrChange>
        </w:rPr>
        <w:t xml:space="preserve">a minimum of </w:t>
      </w:r>
      <w:del w:id="311" w:author="Natasha Hardy" w:date="2021-11-30T15:55:00Z">
        <w:r w:rsidR="008445EE" w:rsidRPr="008E1A76" w:rsidDel="00074257">
          <w:rPr>
            <w:color w:val="000000" w:themeColor="text1"/>
            <w:rPrChange w:id="312" w:author="Natasha Hardy" w:date="2021-12-10T13:32:00Z">
              <w:rPr/>
            </w:rPrChange>
          </w:rPr>
          <w:delText xml:space="preserve">21 </w:delText>
        </w:r>
      </w:del>
      <w:ins w:id="313" w:author="Natasha Hardy" w:date="2021-11-30T15:55:00Z">
        <w:r w:rsidR="00074257" w:rsidRPr="008E1A76">
          <w:rPr>
            <w:color w:val="000000" w:themeColor="text1"/>
            <w:rPrChange w:id="314" w:author="Natasha Hardy" w:date="2021-12-10T13:32:00Z">
              <w:rPr/>
            </w:rPrChange>
          </w:rPr>
          <w:t xml:space="preserve">16 </w:t>
        </w:r>
      </w:ins>
      <w:r w:rsidR="008445EE" w:rsidRPr="008E1A76">
        <w:rPr>
          <w:color w:val="000000" w:themeColor="text1"/>
          <w:rPrChange w:id="315" w:author="Natasha Hardy" w:date="2021-12-10T13:32:00Z">
            <w:rPr/>
          </w:rPrChange>
        </w:rPr>
        <w:t xml:space="preserve">individual penguins consumed across </w:t>
      </w:r>
      <w:del w:id="316" w:author="Natasha Hardy" w:date="2021-11-11T10:37:00Z">
        <w:r w:rsidR="006B3C1C" w:rsidRPr="008E1A76" w:rsidDel="00624890">
          <w:rPr>
            <w:color w:val="000000" w:themeColor="text1"/>
            <w:rPrChange w:id="317" w:author="Natasha Hardy" w:date="2021-12-10T13:32:00Z">
              <w:rPr/>
            </w:rPrChange>
          </w:rPr>
          <w:delText xml:space="preserve">just </w:delText>
        </w:r>
      </w:del>
      <w:r w:rsidR="006B3C1C" w:rsidRPr="008E1A76">
        <w:rPr>
          <w:color w:val="000000" w:themeColor="text1"/>
          <w:rPrChange w:id="318" w:author="Natasha Hardy" w:date="2021-12-10T13:32:00Z">
            <w:rPr/>
          </w:rPrChange>
        </w:rPr>
        <w:t>10</w:t>
      </w:r>
      <w:r w:rsidR="008445EE" w:rsidRPr="008E1A76">
        <w:rPr>
          <w:color w:val="000000" w:themeColor="text1"/>
          <w:rPrChange w:id="319" w:author="Natasha Hardy" w:date="2021-12-10T13:32:00Z">
            <w:rPr/>
          </w:rPrChange>
        </w:rPr>
        <w:t xml:space="preserve"> fur seal scat samples. </w:t>
      </w:r>
      <w:r w:rsidR="006451B1" w:rsidRPr="008E1A76">
        <w:rPr>
          <w:color w:val="000000" w:themeColor="text1"/>
          <w:rPrChange w:id="320" w:author="Natasha Hardy" w:date="2021-12-10T13:32:00Z">
            <w:rPr/>
          </w:rPrChange>
        </w:rPr>
        <w:t xml:space="preserve">We recommend </w:t>
      </w:r>
      <w:ins w:id="321" w:author="Natasha Hardy" w:date="2021-11-11T10:39:00Z">
        <w:r w:rsidR="00624890" w:rsidRPr="008E1A76">
          <w:rPr>
            <w:color w:val="000000" w:themeColor="text1"/>
            <w:rPrChange w:id="322" w:author="Natasha Hardy" w:date="2021-12-10T13:32:00Z">
              <w:rPr/>
            </w:rPrChange>
          </w:rPr>
          <w:t xml:space="preserve">rapid </w:t>
        </w:r>
      </w:ins>
      <w:ins w:id="323" w:author="Natasha Hardy" w:date="2021-12-09T15:11:00Z">
        <w:r w:rsidR="00040A32" w:rsidRPr="008E1A76">
          <w:rPr>
            <w:color w:val="000000" w:themeColor="text1"/>
            <w:rPrChange w:id="324" w:author="Natasha Hardy" w:date="2021-12-10T13:32:00Z">
              <w:rPr/>
            </w:rPrChange>
          </w:rPr>
          <w:t>uptake</w:t>
        </w:r>
      </w:ins>
      <w:ins w:id="325" w:author="Natasha Hardy" w:date="2021-11-11T10:39:00Z">
        <w:r w:rsidR="00624890" w:rsidRPr="008E1A76">
          <w:rPr>
            <w:color w:val="000000" w:themeColor="text1"/>
            <w:rPrChange w:id="326" w:author="Natasha Hardy" w:date="2021-12-10T13:32:00Z">
              <w:rPr/>
            </w:rPrChange>
          </w:rPr>
          <w:t xml:space="preserve"> </w:t>
        </w:r>
      </w:ins>
      <w:ins w:id="327" w:author="Natasha Hardy" w:date="2021-12-09T15:12:00Z">
        <w:r w:rsidR="00040A32" w:rsidRPr="008E1A76">
          <w:rPr>
            <w:color w:val="000000" w:themeColor="text1"/>
            <w:rPrChange w:id="328" w:author="Natasha Hardy" w:date="2021-12-10T13:32:00Z">
              <w:rPr/>
            </w:rPrChange>
          </w:rPr>
          <w:t>and develop</w:t>
        </w:r>
      </w:ins>
      <w:ins w:id="329" w:author="Natasha Hardy" w:date="2021-12-09T15:13:00Z">
        <w:r w:rsidR="00040A32" w:rsidRPr="008E1A76">
          <w:rPr>
            <w:color w:val="000000" w:themeColor="text1"/>
            <w:rPrChange w:id="330" w:author="Natasha Hardy" w:date="2021-12-10T13:32:00Z">
              <w:rPr/>
            </w:rPrChange>
          </w:rPr>
          <w:t xml:space="preserve">ment </w:t>
        </w:r>
      </w:ins>
      <w:ins w:id="331" w:author="Natasha Hardy" w:date="2021-11-11T10:39:00Z">
        <w:r w:rsidR="00624890" w:rsidRPr="008E1A76">
          <w:rPr>
            <w:color w:val="000000" w:themeColor="text1"/>
            <w:rPrChange w:id="332" w:author="Natasha Hardy" w:date="2021-12-10T13:32:00Z">
              <w:rPr/>
            </w:rPrChange>
          </w:rPr>
          <w:t xml:space="preserve">of </w:t>
        </w:r>
      </w:ins>
      <w:ins w:id="333" w:author="Natasha Hardy" w:date="2021-12-09T15:13:00Z">
        <w:r w:rsidR="00040A32" w:rsidRPr="008E1A76">
          <w:rPr>
            <w:color w:val="000000" w:themeColor="text1"/>
            <w:rPrChange w:id="334" w:author="Natasha Hardy" w:date="2021-12-10T13:32:00Z">
              <w:rPr/>
            </w:rPrChange>
          </w:rPr>
          <w:t xml:space="preserve">cost-effective </w:t>
        </w:r>
      </w:ins>
      <w:ins w:id="335" w:author="Natasha Hardy" w:date="2021-12-09T15:11:00Z">
        <w:r w:rsidR="00040A32" w:rsidRPr="008E1A76">
          <w:rPr>
            <w:color w:val="000000" w:themeColor="text1"/>
            <w:rPrChange w:id="336" w:author="Natasha Hardy" w:date="2021-12-10T13:32:00Z">
              <w:rPr/>
            </w:rPrChange>
          </w:rPr>
          <w:t xml:space="preserve">genetic </w:t>
        </w:r>
      </w:ins>
      <w:ins w:id="337" w:author="Natasha Hardy" w:date="2021-12-09T15:12:00Z">
        <w:r w:rsidR="00040A32" w:rsidRPr="008E1A76">
          <w:rPr>
            <w:color w:val="000000" w:themeColor="text1"/>
            <w:rPrChange w:id="338" w:author="Natasha Hardy" w:date="2021-12-10T13:32:00Z">
              <w:rPr/>
            </w:rPrChange>
          </w:rPr>
          <w:t>techniques and</w:t>
        </w:r>
      </w:ins>
      <w:ins w:id="339" w:author="Natasha Hardy" w:date="2021-11-11T10:39:00Z">
        <w:r w:rsidR="00624890" w:rsidRPr="008E1A76">
          <w:rPr>
            <w:color w:val="000000" w:themeColor="text1"/>
            <w:rPrChange w:id="340" w:author="Natasha Hardy" w:date="2021-12-10T13:32:00Z">
              <w:rPr/>
            </w:rPrChange>
          </w:rPr>
          <w:t xml:space="preserve"> </w:t>
        </w:r>
      </w:ins>
      <w:r w:rsidR="006451B1" w:rsidRPr="008E1A76">
        <w:rPr>
          <w:color w:val="000000" w:themeColor="text1"/>
          <w:rPrChange w:id="341" w:author="Natasha Hardy" w:date="2021-12-10T13:32:00Z">
            <w:rPr/>
          </w:rPrChange>
        </w:rPr>
        <w:t>broad</w:t>
      </w:r>
      <w:ins w:id="342" w:author="Natasha Hardy" w:date="2021-12-09T15:12:00Z">
        <w:r w:rsidR="00040A32" w:rsidRPr="008E1A76">
          <w:rPr>
            <w:color w:val="000000" w:themeColor="text1"/>
            <w:rPrChange w:id="343" w:author="Natasha Hardy" w:date="2021-12-10T13:32:00Z">
              <w:rPr/>
            </w:rPrChange>
          </w:rPr>
          <w:t>er</w:t>
        </w:r>
      </w:ins>
      <w:r w:rsidR="006451B1" w:rsidRPr="008E1A76">
        <w:rPr>
          <w:color w:val="000000" w:themeColor="text1"/>
          <w:rPrChange w:id="344" w:author="Natasha Hardy" w:date="2021-12-10T13:32:00Z">
            <w:rPr/>
          </w:rPrChange>
        </w:rPr>
        <w:t xml:space="preserve"> </w:t>
      </w:r>
      <w:r w:rsidR="006451B1" w:rsidRPr="008E1A76">
        <w:rPr>
          <w:color w:val="000000" w:themeColor="text1"/>
          <w:rPrChange w:id="345" w:author="Natasha Hardy" w:date="2021-12-10T13:32:00Z">
            <w:rPr/>
          </w:rPrChange>
        </w:rPr>
        <w:lastRenderedPageBreak/>
        <w:t xml:space="preserve">spatiotemporal sampling of </w:t>
      </w:r>
      <w:del w:id="346" w:author="Natasha Hardy" w:date="2021-12-09T15:12:00Z">
        <w:r w:rsidR="006451B1" w:rsidRPr="008E1A76" w:rsidDel="00040A32">
          <w:rPr>
            <w:color w:val="000000" w:themeColor="text1"/>
            <w:rPrChange w:id="347" w:author="Natasha Hardy" w:date="2021-12-10T13:32:00Z">
              <w:rPr/>
            </w:rPrChange>
          </w:rPr>
          <w:delText xml:space="preserve">predator </w:delText>
        </w:r>
      </w:del>
      <w:ins w:id="348" w:author="Natasha Hardy" w:date="2021-12-09T15:12:00Z">
        <w:r w:rsidR="00040A32" w:rsidRPr="008E1A76">
          <w:rPr>
            <w:color w:val="000000" w:themeColor="text1"/>
            <w:rPrChange w:id="349" w:author="Natasha Hardy" w:date="2021-12-10T13:32:00Z">
              <w:rPr/>
            </w:rPrChange>
          </w:rPr>
          <w:t xml:space="preserve">fur seal </w:t>
        </w:r>
      </w:ins>
      <w:r w:rsidR="006451B1" w:rsidRPr="008E1A76">
        <w:rPr>
          <w:color w:val="000000" w:themeColor="text1"/>
          <w:rPrChange w:id="350" w:author="Natasha Hardy" w:date="2021-12-10T13:32:00Z">
            <w:rPr/>
          </w:rPrChange>
        </w:rPr>
        <w:t>diets to further quantif</w:t>
      </w:r>
      <w:r w:rsidR="006B3C1C" w:rsidRPr="008E1A76">
        <w:rPr>
          <w:color w:val="000000" w:themeColor="text1"/>
          <w:rPrChange w:id="351" w:author="Natasha Hardy" w:date="2021-12-10T13:32:00Z">
            <w:rPr/>
          </w:rPrChange>
        </w:rPr>
        <w:t>y</w:t>
      </w:r>
      <w:r w:rsidR="006451B1" w:rsidRPr="008E1A76">
        <w:rPr>
          <w:color w:val="000000" w:themeColor="text1"/>
          <w:rPrChange w:id="352" w:author="Natasha Hardy" w:date="2021-12-10T13:32:00Z">
            <w:rPr/>
          </w:rPrChange>
        </w:rPr>
        <w:t xml:space="preserve"> predation incidences and hotspots of concern for </w:t>
      </w:r>
      <w:r w:rsidR="006B3C1C" w:rsidRPr="008E1A76">
        <w:rPr>
          <w:color w:val="000000" w:themeColor="text1"/>
          <w:rPrChange w:id="353" w:author="Natasha Hardy" w:date="2021-12-10T13:32:00Z">
            <w:rPr/>
          </w:rPrChange>
        </w:rPr>
        <w:t>wildlife conflict management</w:t>
      </w:r>
      <w:del w:id="354" w:author="Natasha Hardy" w:date="2021-12-09T15:13:00Z">
        <w:r w:rsidR="006B3C1C" w:rsidRPr="008E1A76" w:rsidDel="00040A32">
          <w:rPr>
            <w:color w:val="000000" w:themeColor="text1"/>
            <w:rPrChange w:id="355" w:author="Natasha Hardy" w:date="2021-12-10T13:32:00Z">
              <w:rPr/>
            </w:rPrChange>
          </w:rPr>
          <w:delText xml:space="preserve"> using </w:delText>
        </w:r>
      </w:del>
      <w:del w:id="356" w:author="Natasha Hardy" w:date="2021-11-11T10:40:00Z">
        <w:r w:rsidR="006B3C1C" w:rsidRPr="008E1A76" w:rsidDel="00624890">
          <w:rPr>
            <w:color w:val="000000" w:themeColor="text1"/>
            <w:rPrChange w:id="357" w:author="Natasha Hardy" w:date="2021-12-10T13:32:00Z">
              <w:rPr/>
            </w:rPrChange>
          </w:rPr>
          <w:delText xml:space="preserve">the most </w:delText>
        </w:r>
      </w:del>
      <w:del w:id="358" w:author="Natasha Hardy" w:date="2021-12-09T15:13:00Z">
        <w:r w:rsidR="006B3C1C" w:rsidRPr="008E1A76" w:rsidDel="00040A32">
          <w:rPr>
            <w:color w:val="000000" w:themeColor="text1"/>
            <w:rPrChange w:id="359" w:author="Natasha Hardy" w:date="2021-12-10T13:32:00Z">
              <w:rPr/>
            </w:rPrChange>
          </w:rPr>
          <w:delText xml:space="preserve">cost-effective assaying techniques. We </w:delText>
        </w:r>
      </w:del>
      <w:ins w:id="360" w:author="Rebecca McIntosh" w:date="2021-10-28T09:45:00Z">
        <w:del w:id="361" w:author="Natasha Hardy" w:date="2021-12-09T15:13:00Z">
          <w:r w:rsidR="008F266D" w:rsidRPr="008E1A76" w:rsidDel="00040A32">
            <w:rPr>
              <w:color w:val="000000" w:themeColor="text1"/>
              <w:rPrChange w:id="362" w:author="Natasha Hardy" w:date="2021-12-10T13:32:00Z">
                <w:rPr/>
              </w:rPrChange>
            </w:rPr>
            <w:delText xml:space="preserve">The </w:delText>
          </w:r>
        </w:del>
      </w:ins>
      <w:del w:id="363" w:author="Natasha Hardy" w:date="2021-12-09T15:13:00Z">
        <w:r w:rsidR="006B3C1C" w:rsidRPr="008E1A76" w:rsidDel="00040A32">
          <w:rPr>
            <w:color w:val="000000" w:themeColor="text1"/>
            <w:rPrChange w:id="364" w:author="Natasha Hardy" w:date="2021-12-10T13:32:00Z">
              <w:rPr/>
            </w:rPrChange>
          </w:rPr>
          <w:delText xml:space="preserve">highlight </w:delText>
        </w:r>
        <w:r w:rsidR="00A53BCE" w:rsidRPr="008E1A76" w:rsidDel="00040A32">
          <w:rPr>
            <w:color w:val="000000" w:themeColor="text1"/>
            <w:rPrChange w:id="365" w:author="Natasha Hardy" w:date="2021-12-10T13:32:00Z">
              <w:rPr/>
            </w:rPrChange>
          </w:rPr>
          <w:delText xml:space="preserve">the utility of </w:delText>
        </w:r>
        <w:r w:rsidR="006B3C1C" w:rsidRPr="008E1A76" w:rsidDel="00040A32">
          <w:rPr>
            <w:color w:val="000000" w:themeColor="text1"/>
            <w:rPrChange w:id="366" w:author="Natasha Hardy" w:date="2021-12-10T13:32:00Z">
              <w:rPr/>
            </w:rPrChange>
          </w:rPr>
          <w:delText xml:space="preserve">DNA metabarcoding techniques </w:delText>
        </w:r>
      </w:del>
      <w:ins w:id="367" w:author="Rebecca McIntosh" w:date="2021-10-28T09:45:00Z">
        <w:del w:id="368" w:author="Natasha Hardy" w:date="2021-12-09T15:13:00Z">
          <w:r w:rsidR="008F266D" w:rsidRPr="008E1A76" w:rsidDel="00040A32">
            <w:rPr>
              <w:color w:val="000000" w:themeColor="text1"/>
              <w:rPrChange w:id="369" w:author="Natasha Hardy" w:date="2021-12-10T13:32:00Z">
                <w:rPr/>
              </w:rPrChange>
            </w:rPr>
            <w:delText xml:space="preserve">are </w:delText>
          </w:r>
        </w:del>
      </w:ins>
      <w:ins w:id="370" w:author="Rebecca McIntosh" w:date="2021-10-28T09:46:00Z">
        <w:del w:id="371" w:author="Natasha Hardy" w:date="2021-12-09T15:13:00Z">
          <w:r w:rsidR="008F266D" w:rsidRPr="008E1A76" w:rsidDel="00040A32">
            <w:rPr>
              <w:color w:val="000000" w:themeColor="text1"/>
              <w:rPrChange w:id="372" w:author="Natasha Hardy" w:date="2021-12-10T13:32:00Z">
                <w:rPr/>
              </w:rPrChange>
            </w:rPr>
            <w:delText>highlighted</w:delText>
          </w:r>
        </w:del>
      </w:ins>
      <w:ins w:id="373" w:author="Rebecca McIntosh" w:date="2021-10-28T09:47:00Z">
        <w:del w:id="374" w:author="Natasha Hardy" w:date="2021-12-09T15:13:00Z">
          <w:r w:rsidR="008F266D" w:rsidRPr="008E1A76" w:rsidDel="00040A32">
            <w:rPr>
              <w:color w:val="000000" w:themeColor="text1"/>
              <w:rPrChange w:id="375" w:author="Natasha Hardy" w:date="2021-12-10T13:32:00Z">
                <w:rPr/>
              </w:rPrChange>
            </w:rPr>
            <w:delText>,</w:delText>
          </w:r>
        </w:del>
      </w:ins>
      <w:ins w:id="376" w:author="Rebecca McIntosh" w:date="2021-10-28T09:46:00Z">
        <w:del w:id="377" w:author="Natasha Hardy" w:date="2021-12-09T15:13:00Z">
          <w:r w:rsidR="008F266D" w:rsidRPr="008E1A76" w:rsidDel="00040A32">
            <w:rPr>
              <w:color w:val="000000" w:themeColor="text1"/>
              <w:rPrChange w:id="378" w:author="Natasha Hardy" w:date="2021-12-10T13:32:00Z">
                <w:rPr/>
              </w:rPrChange>
            </w:rPr>
            <w:delText xml:space="preserve"> provid</w:delText>
          </w:r>
        </w:del>
      </w:ins>
      <w:ins w:id="379" w:author="Rebecca McIntosh" w:date="2021-10-28T09:47:00Z">
        <w:del w:id="380" w:author="Natasha Hardy" w:date="2021-12-09T15:13:00Z">
          <w:r w:rsidR="008F266D" w:rsidRPr="008E1A76" w:rsidDel="00040A32">
            <w:rPr>
              <w:color w:val="000000" w:themeColor="text1"/>
              <w:rPrChange w:id="381" w:author="Natasha Hardy" w:date="2021-12-10T13:32:00Z">
                <w:rPr/>
              </w:rPrChange>
            </w:rPr>
            <w:delText xml:space="preserve">ing </w:delText>
          </w:r>
        </w:del>
      </w:ins>
      <w:del w:id="382" w:author="Natasha Hardy" w:date="2021-12-09T15:13:00Z">
        <w:r w:rsidR="006B3C1C" w:rsidRPr="008E1A76" w:rsidDel="00040A32">
          <w:rPr>
            <w:color w:val="000000" w:themeColor="text1"/>
            <w:rPrChange w:id="383" w:author="Natasha Hardy" w:date="2021-12-10T13:32:00Z">
              <w:rPr/>
            </w:rPrChange>
          </w:rPr>
          <w:delText xml:space="preserve">in providing </w:delText>
        </w:r>
        <w:commentRangeStart w:id="384"/>
        <w:r w:rsidR="006B3C1C" w:rsidRPr="008E1A76" w:rsidDel="00040A32">
          <w:rPr>
            <w:color w:val="000000" w:themeColor="text1"/>
            <w:rPrChange w:id="385" w:author="Natasha Hardy" w:date="2021-12-10T13:32:00Z">
              <w:rPr/>
            </w:rPrChange>
          </w:rPr>
          <w:delText>more</w:delText>
        </w:r>
        <w:commentRangeEnd w:id="384"/>
        <w:r w:rsidR="008F266D" w:rsidRPr="008E1A76" w:rsidDel="00040A32">
          <w:rPr>
            <w:rStyle w:val="CommentReference"/>
            <w:color w:val="000000" w:themeColor="text1"/>
            <w:rPrChange w:id="386" w:author="Natasha Hardy" w:date="2021-12-10T13:32:00Z">
              <w:rPr>
                <w:rStyle w:val="CommentReference"/>
              </w:rPr>
            </w:rPrChange>
          </w:rPr>
          <w:commentReference w:id="384"/>
        </w:r>
        <w:r w:rsidR="006B3C1C" w:rsidRPr="008E1A76" w:rsidDel="00040A32">
          <w:rPr>
            <w:color w:val="000000" w:themeColor="text1"/>
            <w:rPrChange w:id="387" w:author="Natasha Hardy" w:date="2021-12-10T13:32:00Z">
              <w:rPr/>
            </w:rPrChange>
          </w:rPr>
          <w:delText xml:space="preserve"> reliable quantitative information on predation </w:delText>
        </w:r>
        <w:r w:rsidR="00E33317" w:rsidRPr="008E1A76" w:rsidDel="00040A32">
          <w:rPr>
            <w:color w:val="000000" w:themeColor="text1"/>
            <w:rPrChange w:id="388" w:author="Natasha Hardy" w:date="2021-12-10T13:32:00Z">
              <w:rPr/>
            </w:rPrChange>
          </w:rPr>
          <w:delText>incidence</w:delText>
        </w:r>
        <w:r w:rsidR="006B3C1C" w:rsidRPr="008E1A76" w:rsidDel="00040A32">
          <w:rPr>
            <w:color w:val="000000" w:themeColor="text1"/>
            <w:rPrChange w:id="389" w:author="Natasha Hardy" w:date="2021-12-10T13:32:00Z">
              <w:rPr/>
            </w:rPrChange>
          </w:rPr>
          <w:delText xml:space="preserve"> and likely abundance of impacted</w:delText>
        </w:r>
        <w:r w:rsidR="008445EE" w:rsidRPr="008E1A76" w:rsidDel="00040A32">
          <w:rPr>
            <w:color w:val="000000" w:themeColor="text1"/>
            <w:rPrChange w:id="390" w:author="Natasha Hardy" w:date="2021-12-10T13:32:00Z">
              <w:rPr/>
            </w:rPrChange>
          </w:rPr>
          <w:delText xml:space="preserve"> species of conservation concern</w:delText>
        </w:r>
      </w:del>
      <w:r w:rsidR="008445EE" w:rsidRPr="008E1A76">
        <w:rPr>
          <w:color w:val="000000" w:themeColor="text1"/>
          <w:rPrChange w:id="391" w:author="Natasha Hardy" w:date="2021-12-10T13:32:00Z">
            <w:rPr/>
          </w:rPrChange>
        </w:rPr>
        <w:t>.</w:t>
      </w:r>
    </w:p>
    <w:p w14:paraId="7A0654D7" w14:textId="77777777" w:rsidR="000463F0" w:rsidRPr="008E1A76" w:rsidRDefault="000463F0" w:rsidP="001553A7">
      <w:pPr>
        <w:rPr>
          <w:ins w:id="392" w:author="Natasha Hardy" w:date="2021-11-11T10:06:00Z"/>
          <w:color w:val="000000" w:themeColor="text1"/>
          <w:rPrChange w:id="393" w:author="Natasha Hardy" w:date="2021-12-10T13:32:00Z">
            <w:rPr>
              <w:ins w:id="394" w:author="Natasha Hardy" w:date="2021-11-11T10:06:00Z"/>
            </w:rPr>
          </w:rPrChange>
        </w:rPr>
      </w:pPr>
    </w:p>
    <w:p w14:paraId="6CBDFB0C" w14:textId="33BD0C24" w:rsidR="00C65F08" w:rsidRPr="008E1A76" w:rsidRDefault="008445EE" w:rsidP="001553A7">
      <w:pPr>
        <w:pStyle w:val="Heading2"/>
        <w:rPr>
          <w:rFonts w:ascii="Times New Roman" w:eastAsia="Times New Roman" w:hAnsi="Times New Roman" w:cs="Times New Roman"/>
          <w:color w:val="000000" w:themeColor="text1"/>
          <w:rPrChange w:id="395" w:author="Natasha Hardy" w:date="2021-12-10T13:32:00Z">
            <w:rPr>
              <w:rFonts w:ascii="Times New Roman" w:eastAsia="Times New Roman" w:hAnsi="Times New Roman" w:cs="Times New Roman"/>
            </w:rPr>
          </w:rPrChange>
        </w:rPr>
      </w:pPr>
      <w:bookmarkStart w:id="396" w:name="_1fob9te" w:colFirst="0" w:colLast="0"/>
      <w:bookmarkEnd w:id="396"/>
      <w:r w:rsidRPr="008E1A76">
        <w:rPr>
          <w:color w:val="000000" w:themeColor="text1"/>
          <w:rPrChange w:id="397" w:author="Natasha Hardy" w:date="2021-12-10T13:32:00Z">
            <w:rPr/>
          </w:rPrChange>
        </w:rPr>
        <w:t>Introduction</w:t>
      </w:r>
      <w:ins w:id="398" w:author="Rebecca McIntosh" w:date="2021-10-28T12:23:00Z">
        <w:del w:id="399" w:author="Natasha Hardy" w:date="2021-12-10T13:04:00Z">
          <w:r w:rsidR="00515F6D" w:rsidRPr="008E1A76" w:rsidDel="00342B7A">
            <w:rPr>
              <w:color w:val="000000" w:themeColor="text1"/>
              <w:rPrChange w:id="400" w:author="Natasha Hardy" w:date="2021-12-10T13:32:00Z">
                <w:rPr/>
              </w:rPrChange>
            </w:rPr>
            <w:delText xml:space="preserve"> </w:delText>
          </w:r>
        </w:del>
      </w:ins>
      <w:ins w:id="401" w:author="Rebecca McIntosh" w:date="2021-10-28T17:06:00Z">
        <w:del w:id="402" w:author="Natasha Hardy" w:date="2021-12-09T15:35:00Z">
          <w:r w:rsidR="004A2B98" w:rsidRPr="008E1A76" w:rsidDel="002D0B5B">
            <w:rPr>
              <w:color w:val="000000" w:themeColor="text1"/>
              <w:rPrChange w:id="403" w:author="Natasha Hardy" w:date="2021-12-10T13:32:00Z">
                <w:rPr/>
              </w:rPrChange>
            </w:rPr>
            <w:delText>9</w:delText>
          </w:r>
        </w:del>
        <w:del w:id="404" w:author="Natasha Hardy" w:date="2021-11-11T10:59:00Z">
          <w:r w:rsidR="004A2B98" w:rsidRPr="008E1A76" w:rsidDel="00D93663">
            <w:rPr>
              <w:color w:val="000000" w:themeColor="text1"/>
              <w:rPrChange w:id="405" w:author="Natasha Hardy" w:date="2021-12-10T13:32:00Z">
                <w:rPr/>
              </w:rPrChange>
            </w:rPr>
            <w:delText>3</w:delText>
          </w:r>
        </w:del>
      </w:ins>
      <w:ins w:id="406" w:author="Rebecca McIntosh" w:date="2021-10-29T11:48:00Z">
        <w:del w:id="407" w:author="Natasha Hardy" w:date="2021-11-11T10:59:00Z">
          <w:r w:rsidR="004D7C2D" w:rsidRPr="008E1A76" w:rsidDel="00D93663">
            <w:rPr>
              <w:color w:val="000000" w:themeColor="text1"/>
              <w:rPrChange w:id="408" w:author="Natasha Hardy" w:date="2021-12-10T13:32:00Z">
                <w:rPr/>
              </w:rPrChange>
            </w:rPr>
            <w:delText>0</w:delText>
          </w:r>
        </w:del>
      </w:ins>
      <w:ins w:id="409" w:author="Rebecca McIntosh" w:date="2021-10-28T12:23:00Z">
        <w:r w:rsidR="00515F6D" w:rsidRPr="008E1A76">
          <w:rPr>
            <w:color w:val="000000" w:themeColor="text1"/>
            <w:rPrChange w:id="410" w:author="Natasha Hardy" w:date="2021-12-10T13:32:00Z">
              <w:rPr/>
            </w:rPrChange>
          </w:rPr>
          <w:t xml:space="preserve"> </w:t>
        </w:r>
        <w:del w:id="411" w:author="Natasha Hardy" w:date="2021-11-11T10:42:00Z">
          <w:r w:rsidR="00515F6D" w:rsidRPr="008E1A76" w:rsidDel="00DB199C">
            <w:rPr>
              <w:color w:val="000000" w:themeColor="text1"/>
              <w:rPrChange w:id="412" w:author="Natasha Hardy" w:date="2021-12-10T13:32:00Z">
                <w:rPr/>
              </w:rPrChange>
            </w:rPr>
            <w:delText>words</w:delText>
          </w:r>
        </w:del>
      </w:ins>
    </w:p>
    <w:p w14:paraId="5E4CA060" w14:textId="77777777" w:rsidR="00481CE6" w:rsidRPr="008E1A76" w:rsidRDefault="00481CE6" w:rsidP="001553A7">
      <w:pPr>
        <w:pBdr>
          <w:top w:val="nil"/>
          <w:left w:val="nil"/>
          <w:bottom w:val="nil"/>
          <w:right w:val="nil"/>
          <w:between w:val="nil"/>
        </w:pBdr>
        <w:rPr>
          <w:rFonts w:ascii="Times New Roman" w:eastAsia="Times New Roman" w:hAnsi="Times New Roman" w:cs="Times New Roman"/>
          <w:color w:val="000000" w:themeColor="text1"/>
          <w:rPrChange w:id="413" w:author="Natasha Hardy" w:date="2021-12-10T13:32:00Z">
            <w:rPr>
              <w:rFonts w:ascii="Times New Roman" w:eastAsia="Times New Roman" w:hAnsi="Times New Roman" w:cs="Times New Roman"/>
              <w:color w:val="000000"/>
            </w:rPr>
          </w:rPrChange>
        </w:rPr>
      </w:pPr>
      <w:bookmarkStart w:id="414" w:name="_qott2vcw10ox" w:colFirst="0" w:colLast="0"/>
      <w:bookmarkEnd w:id="414"/>
    </w:p>
    <w:p w14:paraId="071339CB" w14:textId="4DF0F4AE" w:rsidR="00C65F08" w:rsidRPr="008E1A76" w:rsidRDefault="00431B3D" w:rsidP="001553A7">
      <w:pPr>
        <w:pBdr>
          <w:top w:val="nil"/>
          <w:left w:val="nil"/>
          <w:bottom w:val="nil"/>
          <w:right w:val="nil"/>
          <w:between w:val="nil"/>
        </w:pBdr>
        <w:rPr>
          <w:rFonts w:ascii="Times New Roman" w:eastAsia="Times New Roman" w:hAnsi="Times New Roman" w:cs="Times New Roman"/>
          <w:color w:val="000000" w:themeColor="text1"/>
          <w:rPrChange w:id="415" w:author="Natasha Hardy" w:date="2021-12-10T13:32:00Z">
            <w:rPr>
              <w:rFonts w:ascii="Times New Roman" w:eastAsia="Times New Roman" w:hAnsi="Times New Roman" w:cs="Times New Roman"/>
              <w:color w:val="000000"/>
            </w:rPr>
          </w:rPrChange>
        </w:rPr>
      </w:pPr>
      <w:del w:id="416" w:author="Natasha Hardy" w:date="2021-12-09T15:23:00Z">
        <w:r w:rsidRPr="008E1A76" w:rsidDel="00081216">
          <w:rPr>
            <w:color w:val="000000" w:themeColor="text1"/>
            <w:shd w:val="clear" w:color="auto" w:fill="D9D9D9" w:themeFill="background1" w:themeFillShade="D9"/>
            <w:rPrChange w:id="417" w:author="Natasha Hardy" w:date="2021-12-10T13:32:00Z">
              <w:rPr/>
            </w:rPrChange>
          </w:rPr>
          <w:delText>Conflict</w:delText>
        </w:r>
        <w:r w:rsidR="006247CB" w:rsidRPr="008E1A76" w:rsidDel="00081216">
          <w:rPr>
            <w:color w:val="000000" w:themeColor="text1"/>
            <w:shd w:val="clear" w:color="auto" w:fill="D9D9D9" w:themeFill="background1" w:themeFillShade="D9"/>
            <w:rPrChange w:id="418" w:author="Natasha Hardy" w:date="2021-12-10T13:32:00Z">
              <w:rPr/>
            </w:rPrChange>
          </w:rPr>
          <w:delText>s</w:delText>
        </w:r>
        <w:r w:rsidRPr="008E1A76" w:rsidDel="00081216">
          <w:rPr>
            <w:color w:val="000000" w:themeColor="text1"/>
            <w:shd w:val="clear" w:color="auto" w:fill="D9D9D9" w:themeFill="background1" w:themeFillShade="D9"/>
            <w:rPrChange w:id="419" w:author="Natasha Hardy" w:date="2021-12-10T13:32:00Z">
              <w:rPr/>
            </w:rPrChange>
          </w:rPr>
          <w:delText xml:space="preserve"> between iconic species </w:delText>
        </w:r>
        <w:r w:rsidR="006247CB" w:rsidRPr="008E1A76" w:rsidDel="00081216">
          <w:rPr>
            <w:color w:val="000000" w:themeColor="text1"/>
            <w:shd w:val="clear" w:color="auto" w:fill="D9D9D9" w:themeFill="background1" w:themeFillShade="D9"/>
            <w:rPrChange w:id="420" w:author="Natasha Hardy" w:date="2021-12-10T13:32:00Z">
              <w:rPr/>
            </w:rPrChange>
          </w:rPr>
          <w:delText>are</w:delText>
        </w:r>
        <w:r w:rsidRPr="008E1A76" w:rsidDel="00081216">
          <w:rPr>
            <w:color w:val="000000" w:themeColor="text1"/>
            <w:shd w:val="clear" w:color="auto" w:fill="D9D9D9" w:themeFill="background1" w:themeFillShade="D9"/>
            <w:rPrChange w:id="421" w:author="Natasha Hardy" w:date="2021-12-10T13:32:00Z">
              <w:rPr/>
            </w:rPrChange>
          </w:rPr>
          <w:delText xml:space="preserve"> likely to increase with mounting</w:delText>
        </w:r>
        <w:r w:rsidR="00923595" w:rsidRPr="008E1A76" w:rsidDel="00081216">
          <w:rPr>
            <w:color w:val="000000" w:themeColor="text1"/>
            <w:shd w:val="clear" w:color="auto" w:fill="D9D9D9" w:themeFill="background1" w:themeFillShade="D9"/>
            <w:rPrChange w:id="422" w:author="Natasha Hardy" w:date="2021-12-10T13:32:00Z">
              <w:rPr/>
            </w:rPrChange>
          </w:rPr>
          <w:delText xml:space="preserve"> human</w:delText>
        </w:r>
        <w:r w:rsidRPr="008E1A76" w:rsidDel="00081216">
          <w:rPr>
            <w:color w:val="000000" w:themeColor="text1"/>
            <w:shd w:val="clear" w:color="auto" w:fill="D9D9D9" w:themeFill="background1" w:themeFillShade="D9"/>
            <w:rPrChange w:id="423" w:author="Natasha Hardy" w:date="2021-12-10T13:32:00Z">
              <w:rPr/>
            </w:rPrChange>
          </w:rPr>
          <w:delText xml:space="preserve"> pressures </w:delText>
        </w:r>
        <w:r w:rsidR="00923595" w:rsidRPr="008E1A76" w:rsidDel="00081216">
          <w:rPr>
            <w:color w:val="000000" w:themeColor="text1"/>
            <w:shd w:val="clear" w:color="auto" w:fill="D9D9D9" w:themeFill="background1" w:themeFillShade="D9"/>
            <w:rPrChange w:id="424" w:author="Natasha Hardy" w:date="2021-12-10T13:32:00Z">
              <w:rPr/>
            </w:rPrChange>
          </w:rPr>
          <w:delText xml:space="preserve">on wildlife </w:delText>
        </w:r>
        <w:r w:rsidRPr="008E1A76" w:rsidDel="00081216">
          <w:rPr>
            <w:color w:val="000000" w:themeColor="text1"/>
            <w:shd w:val="clear" w:color="auto" w:fill="D9D9D9" w:themeFill="background1" w:themeFillShade="D9"/>
            <w:rPrChange w:id="425" w:author="Natasha Hardy" w:date="2021-12-10T13:32:00Z">
              <w:rPr/>
            </w:rPrChange>
          </w:rPr>
          <w:delText>during the Anthropocene.</w:delText>
        </w:r>
        <w:r w:rsidRPr="008E1A76" w:rsidDel="00081216">
          <w:rPr>
            <w:color w:val="000000" w:themeColor="text1"/>
            <w:rPrChange w:id="426" w:author="Natasha Hardy" w:date="2021-12-10T13:32:00Z">
              <w:rPr/>
            </w:rPrChange>
          </w:rPr>
          <w:delText xml:space="preserve"> </w:delText>
        </w:r>
      </w:del>
      <w:r w:rsidR="003171DF" w:rsidRPr="008E1A76">
        <w:rPr>
          <w:color w:val="000000" w:themeColor="text1"/>
          <w:rPrChange w:id="427" w:author="Natasha Hardy" w:date="2021-12-10T13:32:00Z">
            <w:rPr/>
          </w:rPrChange>
        </w:rPr>
        <w:t xml:space="preserve">New </w:t>
      </w:r>
      <w:ins w:id="428" w:author="Natasha Hardy" w:date="2021-12-10T10:52:00Z">
        <w:r w:rsidR="00871D33" w:rsidRPr="008E1A76">
          <w:rPr>
            <w:color w:val="000000" w:themeColor="text1"/>
            <w:rPrChange w:id="429" w:author="Natasha Hardy" w:date="2021-12-10T13:32:00Z">
              <w:rPr/>
            </w:rPrChange>
          </w:rPr>
          <w:t xml:space="preserve">wildlife </w:t>
        </w:r>
      </w:ins>
      <w:r w:rsidR="006247CB" w:rsidRPr="008E1A76">
        <w:rPr>
          <w:color w:val="000000" w:themeColor="text1"/>
          <w:rPrChange w:id="430" w:author="Natasha Hardy" w:date="2021-12-10T13:32:00Z">
            <w:rPr/>
          </w:rPrChange>
        </w:rPr>
        <w:t xml:space="preserve">conservation and </w:t>
      </w:r>
      <w:del w:id="431" w:author="Natasha Hardy" w:date="2021-12-10T10:52:00Z">
        <w:r w:rsidR="006247CB" w:rsidRPr="008E1A76" w:rsidDel="00871D33">
          <w:rPr>
            <w:color w:val="000000" w:themeColor="text1"/>
            <w:rPrChange w:id="432" w:author="Natasha Hardy" w:date="2021-12-10T13:32:00Z">
              <w:rPr/>
            </w:rPrChange>
          </w:rPr>
          <w:delText xml:space="preserve">wildlife </w:delText>
        </w:r>
      </w:del>
      <w:r w:rsidR="006247CB" w:rsidRPr="008E1A76">
        <w:rPr>
          <w:color w:val="000000" w:themeColor="text1"/>
          <w:rPrChange w:id="433" w:author="Natasha Hardy" w:date="2021-12-10T13:32:00Z">
            <w:rPr/>
          </w:rPrChange>
        </w:rPr>
        <w:t xml:space="preserve">management scenarios are emerging </w:t>
      </w:r>
      <w:ins w:id="434" w:author="Natasha Hardy" w:date="2021-12-10T10:53:00Z">
        <w:r w:rsidR="00871D33" w:rsidRPr="008E1A76">
          <w:rPr>
            <w:color w:val="000000" w:themeColor="text1"/>
            <w:rPrChange w:id="435" w:author="Natasha Hardy" w:date="2021-12-10T13:32:00Z">
              <w:rPr/>
            </w:rPrChange>
          </w:rPr>
          <w:t>and increasing during the Anthropocen</w:t>
        </w:r>
      </w:ins>
      <w:ins w:id="436" w:author="Natasha Hardy" w:date="2021-12-10T10:54:00Z">
        <w:r w:rsidR="00871D33" w:rsidRPr="008E1A76">
          <w:rPr>
            <w:color w:val="000000" w:themeColor="text1"/>
            <w:rPrChange w:id="437" w:author="Natasha Hardy" w:date="2021-12-10T13:32:00Z">
              <w:rPr/>
            </w:rPrChange>
          </w:rPr>
          <w:t xml:space="preserve">e </w:t>
        </w:r>
      </w:ins>
      <w:r w:rsidR="006247CB" w:rsidRPr="008E1A76">
        <w:rPr>
          <w:color w:val="000000" w:themeColor="text1"/>
          <w:rPrChange w:id="438" w:author="Natasha Hardy" w:date="2021-12-10T13:32:00Z">
            <w:rPr/>
          </w:rPrChange>
        </w:rPr>
        <w:t xml:space="preserve">as some species experience population increases through </w:t>
      </w:r>
      <w:r w:rsidR="006247CB" w:rsidRPr="008E1A76">
        <w:rPr>
          <w:rFonts w:ascii="Times New Roman" w:eastAsia="Times New Roman" w:hAnsi="Times New Roman" w:cs="Times New Roman"/>
          <w:color w:val="000000" w:themeColor="text1"/>
          <w:rPrChange w:id="439" w:author="Natasha Hardy" w:date="2021-12-10T13:32:00Z">
            <w:rPr>
              <w:rFonts w:ascii="Times New Roman" w:eastAsia="Times New Roman" w:hAnsi="Times New Roman" w:cs="Times New Roman"/>
              <w:color w:val="000000"/>
            </w:rPr>
          </w:rPrChange>
        </w:rPr>
        <w:t>s</w:t>
      </w:r>
      <w:r w:rsidR="008445EE" w:rsidRPr="008E1A76">
        <w:rPr>
          <w:rFonts w:ascii="Times New Roman" w:eastAsia="Times New Roman" w:hAnsi="Times New Roman" w:cs="Times New Roman"/>
          <w:color w:val="000000" w:themeColor="text1"/>
          <w:rPrChange w:id="440" w:author="Natasha Hardy" w:date="2021-12-10T13:32:00Z">
            <w:rPr>
              <w:rFonts w:ascii="Times New Roman" w:eastAsia="Times New Roman" w:hAnsi="Times New Roman" w:cs="Times New Roman"/>
              <w:color w:val="000000"/>
            </w:rPr>
          </w:rPrChange>
        </w:rPr>
        <w:t>uccessful conservation efforts</w:t>
      </w:r>
      <w:r w:rsidR="006247CB" w:rsidRPr="008E1A76">
        <w:rPr>
          <w:rFonts w:ascii="Times New Roman" w:eastAsia="Times New Roman" w:hAnsi="Times New Roman" w:cs="Times New Roman"/>
          <w:color w:val="000000" w:themeColor="text1"/>
          <w:rPrChange w:id="441" w:author="Natasha Hardy" w:date="2021-12-10T13:32:00Z">
            <w:rPr>
              <w:rFonts w:ascii="Times New Roman" w:eastAsia="Times New Roman" w:hAnsi="Times New Roman" w:cs="Times New Roman"/>
              <w:color w:val="000000"/>
            </w:rPr>
          </w:rPrChange>
        </w:rPr>
        <w:t xml:space="preserve">, while others continue to decline </w:t>
      </w:r>
      <w:del w:id="442" w:author="Natasha Hardy" w:date="2021-11-04T18:48:00Z">
        <w:r w:rsidR="006247CB" w:rsidRPr="008E1A76" w:rsidDel="002E61F3">
          <w:rPr>
            <w:rFonts w:ascii="Times New Roman" w:eastAsia="Times New Roman" w:hAnsi="Times New Roman" w:cs="Times New Roman"/>
            <w:color w:val="000000" w:themeColor="text1"/>
            <w:rPrChange w:id="443" w:author="Natasha Hardy" w:date="2021-12-10T13:32:00Z">
              <w:rPr>
                <w:rFonts w:ascii="Times New Roman" w:eastAsia="Times New Roman" w:hAnsi="Times New Roman" w:cs="Times New Roman"/>
                <w:color w:val="000000"/>
              </w:rPr>
            </w:rPrChange>
          </w:rPr>
          <w:delText xml:space="preserve">due to anthropogenic impacts </w:delText>
        </w:r>
      </w:del>
      <w:r w:rsidR="008445EE" w:rsidRPr="008E1A76">
        <w:rPr>
          <w:color w:val="000000" w:themeColor="text1"/>
          <w:rPrChange w:id="444" w:author="Natasha Hardy" w:date="2021-12-10T13:32:00Z">
            <w:rPr/>
          </w:rPrChange>
        </w:rPr>
        <w:t>(</w:t>
      </w:r>
      <w:r w:rsidR="00C3142D" w:rsidRPr="008E1A76">
        <w:rPr>
          <w:color w:val="000000" w:themeColor="text1"/>
          <w:rPrChange w:id="445" w:author="Natasha Hardy" w:date="2021-12-10T13:32:00Z">
            <w:rPr/>
          </w:rPrChange>
        </w:rPr>
        <w:t xml:space="preserve">Roman et al., 2015; Marshall et al., 2016; </w:t>
      </w:r>
      <w:proofErr w:type="spellStart"/>
      <w:r w:rsidR="008445EE" w:rsidRPr="008E1A76">
        <w:rPr>
          <w:color w:val="000000" w:themeColor="text1"/>
          <w:rPrChange w:id="446" w:author="Natasha Hardy" w:date="2021-12-10T13:32:00Z">
            <w:rPr/>
          </w:rPrChange>
        </w:rPr>
        <w:t>Cammen</w:t>
      </w:r>
      <w:proofErr w:type="spellEnd"/>
      <w:r w:rsidR="008445EE" w:rsidRPr="008E1A76">
        <w:rPr>
          <w:color w:val="000000" w:themeColor="text1"/>
          <w:rPrChange w:id="447" w:author="Natasha Hardy" w:date="2021-12-10T13:32:00Z">
            <w:rPr/>
          </w:rPrChange>
        </w:rPr>
        <w:t xml:space="preserve"> et al., 2019)</w:t>
      </w:r>
      <w:r w:rsidR="008445EE" w:rsidRPr="008E1A76">
        <w:rPr>
          <w:rFonts w:ascii="Times New Roman" w:eastAsia="Times New Roman" w:hAnsi="Times New Roman" w:cs="Times New Roman"/>
          <w:color w:val="000000" w:themeColor="text1"/>
          <w:rPrChange w:id="448" w:author="Natasha Hardy" w:date="2021-12-10T13:32:00Z">
            <w:rPr>
              <w:rFonts w:ascii="Times New Roman" w:eastAsia="Times New Roman" w:hAnsi="Times New Roman" w:cs="Times New Roman"/>
              <w:color w:val="000000"/>
            </w:rPr>
          </w:rPrChange>
        </w:rPr>
        <w:t xml:space="preserve">. Complex management scenarios arise </w:t>
      </w:r>
      <w:r w:rsidR="008445EE" w:rsidRPr="008E1A76">
        <w:rPr>
          <w:color w:val="000000" w:themeColor="text1"/>
          <w:rPrChange w:id="449" w:author="Natasha Hardy" w:date="2021-12-10T13:32:00Z">
            <w:rPr>
              <w:color w:val="000000"/>
            </w:rPr>
          </w:rPrChange>
        </w:rPr>
        <w:t xml:space="preserve">when </w:t>
      </w:r>
      <w:r w:rsidR="00B3000F" w:rsidRPr="008E1A76">
        <w:rPr>
          <w:color w:val="000000" w:themeColor="text1"/>
          <w:rPrChange w:id="450" w:author="Natasha Hardy" w:date="2021-12-10T13:32:00Z">
            <w:rPr>
              <w:color w:val="000000"/>
            </w:rPr>
          </w:rPrChange>
        </w:rPr>
        <w:t xml:space="preserve">a </w:t>
      </w:r>
      <w:r w:rsidR="008445EE" w:rsidRPr="008E1A76">
        <w:rPr>
          <w:color w:val="000000" w:themeColor="text1"/>
          <w:rPrChange w:id="451" w:author="Natasha Hardy" w:date="2021-12-10T13:32:00Z">
            <w:rPr>
              <w:color w:val="000000"/>
            </w:rPr>
          </w:rPrChange>
        </w:rPr>
        <w:t>species recover</w:t>
      </w:r>
      <w:r w:rsidR="00B3000F" w:rsidRPr="008E1A76">
        <w:rPr>
          <w:color w:val="000000" w:themeColor="text1"/>
          <w:rPrChange w:id="452" w:author="Natasha Hardy" w:date="2021-12-10T13:32:00Z">
            <w:rPr>
              <w:color w:val="000000"/>
            </w:rPr>
          </w:rPrChange>
        </w:rPr>
        <w:t>y</w:t>
      </w:r>
      <w:r w:rsidR="008445EE" w:rsidRPr="008E1A76">
        <w:rPr>
          <w:color w:val="000000" w:themeColor="text1"/>
          <w:rPrChange w:id="453" w:author="Natasha Hardy" w:date="2021-12-10T13:32:00Z">
            <w:rPr>
              <w:color w:val="000000"/>
            </w:rPr>
          </w:rPrChange>
        </w:rPr>
        <w:t xml:space="preserve"> result</w:t>
      </w:r>
      <w:r w:rsidR="00B3000F" w:rsidRPr="008E1A76">
        <w:rPr>
          <w:color w:val="000000" w:themeColor="text1"/>
          <w:rPrChange w:id="454" w:author="Natasha Hardy" w:date="2021-12-10T13:32:00Z">
            <w:rPr>
              <w:color w:val="000000"/>
            </w:rPr>
          </w:rPrChange>
        </w:rPr>
        <w:t>s</w:t>
      </w:r>
      <w:r w:rsidR="008445EE" w:rsidRPr="008E1A76">
        <w:rPr>
          <w:color w:val="000000" w:themeColor="text1"/>
          <w:rPrChange w:id="455" w:author="Natasha Hardy" w:date="2021-12-10T13:32:00Z">
            <w:rPr>
              <w:color w:val="000000"/>
            </w:rPr>
          </w:rPrChange>
        </w:rPr>
        <w:t xml:space="preserve"> in </w:t>
      </w:r>
      <w:r w:rsidR="006247CB" w:rsidRPr="008E1A76">
        <w:rPr>
          <w:color w:val="000000" w:themeColor="text1"/>
          <w:rPrChange w:id="456" w:author="Natasha Hardy" w:date="2021-12-10T13:32:00Z">
            <w:rPr>
              <w:color w:val="000000"/>
            </w:rPr>
          </w:rPrChange>
        </w:rPr>
        <w:t xml:space="preserve">negative </w:t>
      </w:r>
      <w:r w:rsidR="008445EE" w:rsidRPr="008E1A76">
        <w:rPr>
          <w:color w:val="000000" w:themeColor="text1"/>
          <w:rPrChange w:id="457" w:author="Natasha Hardy" w:date="2021-12-10T13:32:00Z">
            <w:rPr>
              <w:color w:val="000000"/>
            </w:rPr>
          </w:rPrChange>
        </w:rPr>
        <w:t>interactions with other</w:t>
      </w:r>
      <w:r w:rsidR="008445EE" w:rsidRPr="008E1A76">
        <w:rPr>
          <w:rFonts w:ascii="Times New Roman" w:eastAsia="Times New Roman" w:hAnsi="Times New Roman" w:cs="Times New Roman"/>
          <w:color w:val="000000" w:themeColor="text1"/>
          <w:rPrChange w:id="458" w:author="Natasha Hardy" w:date="2021-12-10T13:32:00Z">
            <w:rPr>
              <w:rFonts w:ascii="Times New Roman" w:eastAsia="Times New Roman" w:hAnsi="Times New Roman" w:cs="Times New Roman"/>
              <w:color w:val="000000"/>
            </w:rPr>
          </w:rPrChange>
        </w:rPr>
        <w:t xml:space="preserve"> species of value, whether that </w:t>
      </w:r>
      <w:del w:id="459" w:author="Natasha Hardy" w:date="2021-11-04T18:52:00Z">
        <w:r w:rsidR="008445EE" w:rsidRPr="008E1A76" w:rsidDel="002E61F3">
          <w:rPr>
            <w:rFonts w:ascii="Times New Roman" w:eastAsia="Times New Roman" w:hAnsi="Times New Roman" w:cs="Times New Roman"/>
            <w:color w:val="000000" w:themeColor="text1"/>
            <w:rPrChange w:id="460" w:author="Natasha Hardy" w:date="2021-12-10T13:32:00Z">
              <w:rPr>
                <w:rFonts w:ascii="Times New Roman" w:eastAsia="Times New Roman" w:hAnsi="Times New Roman" w:cs="Times New Roman"/>
                <w:color w:val="000000"/>
              </w:rPr>
            </w:rPrChange>
          </w:rPr>
          <w:delText xml:space="preserve">value </w:delText>
        </w:r>
      </w:del>
      <w:r w:rsidR="008445EE" w:rsidRPr="008E1A76">
        <w:rPr>
          <w:rFonts w:ascii="Times New Roman" w:eastAsia="Times New Roman" w:hAnsi="Times New Roman" w:cs="Times New Roman"/>
          <w:color w:val="000000" w:themeColor="text1"/>
          <w:rPrChange w:id="461" w:author="Natasha Hardy" w:date="2021-12-10T13:32:00Z">
            <w:rPr>
              <w:rFonts w:ascii="Times New Roman" w:eastAsia="Times New Roman" w:hAnsi="Times New Roman" w:cs="Times New Roman"/>
              <w:color w:val="000000"/>
            </w:rPr>
          </w:rPrChange>
        </w:rPr>
        <w:t>reflects a trophic role in the ecosystem, conservation status, community connection or economic</w:t>
      </w:r>
      <w:r w:rsidR="008445EE" w:rsidRPr="008E1A76">
        <w:rPr>
          <w:rFonts w:ascii="Times New Roman" w:eastAsia="Times New Roman" w:hAnsi="Times New Roman" w:cs="Times New Roman"/>
          <w:color w:val="000000" w:themeColor="text1"/>
          <w:rPrChange w:id="462" w:author="Natasha Hardy" w:date="2021-12-10T13:32:00Z">
            <w:rPr>
              <w:rFonts w:ascii="Times New Roman" w:eastAsia="Times New Roman" w:hAnsi="Times New Roman" w:cs="Times New Roman"/>
            </w:rPr>
          </w:rPrChange>
        </w:rPr>
        <w:t xml:space="preserve"> </w:t>
      </w:r>
      <w:commentRangeStart w:id="463"/>
      <w:del w:id="464" w:author="Rebecca McIntosh" w:date="2021-10-28T09:49:00Z">
        <w:r w:rsidR="008445EE" w:rsidRPr="008E1A76" w:rsidDel="002C34B9">
          <w:rPr>
            <w:rFonts w:ascii="Times New Roman" w:eastAsia="Times New Roman" w:hAnsi="Times New Roman" w:cs="Times New Roman"/>
            <w:color w:val="000000" w:themeColor="text1"/>
            <w:rPrChange w:id="465" w:author="Natasha Hardy" w:date="2021-12-10T13:32:00Z">
              <w:rPr>
                <w:rFonts w:ascii="Times New Roman" w:eastAsia="Times New Roman" w:hAnsi="Times New Roman" w:cs="Times New Roman"/>
              </w:rPr>
            </w:rPrChange>
          </w:rPr>
          <w:delText>value</w:delText>
        </w:r>
      </w:del>
      <w:commentRangeEnd w:id="463"/>
      <w:r w:rsidR="002C34B9" w:rsidRPr="008E1A76">
        <w:rPr>
          <w:rStyle w:val="CommentReference"/>
          <w:color w:val="000000" w:themeColor="text1"/>
          <w:rPrChange w:id="466" w:author="Natasha Hardy" w:date="2021-12-10T13:32:00Z">
            <w:rPr>
              <w:rStyle w:val="CommentReference"/>
            </w:rPr>
          </w:rPrChange>
        </w:rPr>
        <w:commentReference w:id="463"/>
      </w:r>
      <w:del w:id="467" w:author="Rebecca McIntosh" w:date="2021-10-28T09:49:00Z">
        <w:r w:rsidR="008445EE" w:rsidRPr="008E1A76" w:rsidDel="002C34B9">
          <w:rPr>
            <w:rFonts w:ascii="Times New Roman" w:eastAsia="Times New Roman" w:hAnsi="Times New Roman" w:cs="Times New Roman"/>
            <w:color w:val="000000" w:themeColor="text1"/>
            <w:rPrChange w:id="468" w:author="Natasha Hardy" w:date="2021-12-10T13:32:00Z">
              <w:rPr>
                <w:rFonts w:ascii="Times New Roman" w:eastAsia="Times New Roman" w:hAnsi="Times New Roman" w:cs="Times New Roman"/>
                <w:color w:val="000000"/>
              </w:rPr>
            </w:rPrChange>
          </w:rPr>
          <w:delText xml:space="preserve"> </w:delText>
        </w:r>
      </w:del>
      <w:ins w:id="469" w:author="Rebecca McIntosh" w:date="2021-10-28T09:49:00Z">
        <w:r w:rsidR="002C34B9" w:rsidRPr="008E1A76">
          <w:rPr>
            <w:rFonts w:ascii="Times New Roman" w:eastAsia="Times New Roman" w:hAnsi="Times New Roman" w:cs="Times New Roman"/>
            <w:color w:val="000000" w:themeColor="text1"/>
            <w:rPrChange w:id="470" w:author="Natasha Hardy" w:date="2021-12-10T13:32:00Z">
              <w:rPr>
                <w:rFonts w:ascii="Times New Roman" w:eastAsia="Times New Roman" w:hAnsi="Times New Roman" w:cs="Times New Roman"/>
              </w:rPr>
            </w:rPrChange>
          </w:rPr>
          <w:t>opportunity</w:t>
        </w:r>
        <w:r w:rsidR="002C34B9" w:rsidRPr="008E1A76">
          <w:rPr>
            <w:rFonts w:ascii="Times New Roman" w:eastAsia="Times New Roman" w:hAnsi="Times New Roman" w:cs="Times New Roman"/>
            <w:color w:val="000000" w:themeColor="text1"/>
            <w:rPrChange w:id="471" w:author="Natasha Hardy" w:date="2021-12-10T13:32:00Z">
              <w:rPr>
                <w:rFonts w:ascii="Times New Roman" w:eastAsia="Times New Roman" w:hAnsi="Times New Roman" w:cs="Times New Roman"/>
                <w:color w:val="000000"/>
              </w:rPr>
            </w:rPrChange>
          </w:rPr>
          <w:t xml:space="preserve"> </w:t>
        </w:r>
      </w:ins>
      <w:r w:rsidR="008445EE" w:rsidRPr="008E1A76">
        <w:rPr>
          <w:color w:val="000000" w:themeColor="text1"/>
          <w:rPrChange w:id="472" w:author="Natasha Hardy" w:date="2021-12-10T13:32:00Z">
            <w:rPr/>
          </w:rPrChange>
        </w:rPr>
        <w:t>(Marshall et al., 2016)</w:t>
      </w:r>
      <w:ins w:id="473" w:author="Natasha Hardy" w:date="2021-12-09T15:24:00Z">
        <w:r w:rsidR="00081216" w:rsidRPr="008E1A76">
          <w:rPr>
            <w:rFonts w:ascii="Times New Roman" w:eastAsia="Times New Roman" w:hAnsi="Times New Roman" w:cs="Times New Roman"/>
            <w:color w:val="000000" w:themeColor="text1"/>
            <w:rPrChange w:id="474" w:author="Natasha Hardy" w:date="2021-12-10T13:32:00Z">
              <w:rPr>
                <w:rFonts w:ascii="Times New Roman" w:eastAsia="Times New Roman" w:hAnsi="Times New Roman" w:cs="Times New Roman"/>
                <w:color w:val="000000"/>
              </w:rPr>
            </w:rPrChange>
          </w:rPr>
          <w:t xml:space="preserve"> – for example between </w:t>
        </w:r>
      </w:ins>
      <w:del w:id="475" w:author="Natasha Hardy" w:date="2021-12-09T15:24:00Z">
        <w:r w:rsidR="008445EE" w:rsidRPr="008E1A76" w:rsidDel="00081216">
          <w:rPr>
            <w:rFonts w:ascii="Times New Roman" w:eastAsia="Times New Roman" w:hAnsi="Times New Roman" w:cs="Times New Roman"/>
            <w:color w:val="000000" w:themeColor="text1"/>
            <w:rPrChange w:id="476" w:author="Natasha Hardy" w:date="2021-12-10T13:32:00Z">
              <w:rPr>
                <w:rFonts w:ascii="Times New Roman" w:eastAsia="Times New Roman" w:hAnsi="Times New Roman" w:cs="Times New Roman"/>
                <w:color w:val="000000"/>
              </w:rPr>
            </w:rPrChange>
          </w:rPr>
          <w:delText xml:space="preserve">. Prominent examples abound of conflicting predator-prey interactions among species of value: </w:delText>
        </w:r>
      </w:del>
      <w:r w:rsidR="008445EE" w:rsidRPr="008E1A76">
        <w:rPr>
          <w:rFonts w:ascii="Times New Roman" w:eastAsia="Times New Roman" w:hAnsi="Times New Roman" w:cs="Times New Roman"/>
          <w:color w:val="000000" w:themeColor="text1"/>
          <w:rPrChange w:id="477" w:author="Natasha Hardy" w:date="2021-12-10T13:32:00Z">
            <w:rPr>
              <w:rFonts w:ascii="Times New Roman" w:eastAsia="Times New Roman" w:hAnsi="Times New Roman" w:cs="Times New Roman"/>
              <w:color w:val="000000"/>
            </w:rPr>
          </w:rPrChange>
        </w:rPr>
        <w:t xml:space="preserve">killer whales, sea otters and salmon </w:t>
      </w:r>
      <w:r w:rsidR="008445EE" w:rsidRPr="008E1A76">
        <w:rPr>
          <w:color w:val="000000" w:themeColor="text1"/>
          <w:rPrChange w:id="478" w:author="Natasha Hardy" w:date="2021-12-10T13:32:00Z">
            <w:rPr/>
          </w:rPrChange>
        </w:rPr>
        <w:t>(Estes et al., 1998; Williams et al., 2011)</w:t>
      </w:r>
      <w:r w:rsidR="008445EE" w:rsidRPr="008E1A76">
        <w:rPr>
          <w:rFonts w:ascii="Times New Roman" w:eastAsia="Times New Roman" w:hAnsi="Times New Roman" w:cs="Times New Roman"/>
          <w:color w:val="000000" w:themeColor="text1"/>
          <w:rPrChange w:id="479" w:author="Natasha Hardy" w:date="2021-12-10T13:32:00Z">
            <w:rPr>
              <w:rFonts w:ascii="Times New Roman" w:eastAsia="Times New Roman" w:hAnsi="Times New Roman" w:cs="Times New Roman"/>
              <w:color w:val="000000"/>
            </w:rPr>
          </w:rPrChange>
        </w:rPr>
        <w:t xml:space="preserve">; New Zealand sea lions and </w:t>
      </w:r>
      <w:r w:rsidR="008445EE" w:rsidRPr="008E1A76">
        <w:rPr>
          <w:color w:val="000000" w:themeColor="text1"/>
          <w:rPrChange w:id="480" w:author="Natasha Hardy" w:date="2021-12-10T13:32:00Z">
            <w:rPr>
              <w:color w:val="000000"/>
            </w:rPr>
          </w:rPrChange>
        </w:rPr>
        <w:t>yellow-eyed penguins</w:t>
      </w:r>
      <w:r w:rsidR="008445EE" w:rsidRPr="008E1A76">
        <w:rPr>
          <w:rFonts w:ascii="Times New Roman" w:eastAsia="Times New Roman" w:hAnsi="Times New Roman" w:cs="Times New Roman"/>
          <w:color w:val="000000" w:themeColor="text1"/>
          <w:rPrChange w:id="481" w:author="Natasha Hardy" w:date="2021-12-10T13:32:00Z">
            <w:rPr>
              <w:rFonts w:ascii="Times New Roman" w:eastAsia="Times New Roman" w:hAnsi="Times New Roman" w:cs="Times New Roman"/>
              <w:color w:val="000000"/>
            </w:rPr>
          </w:rPrChange>
        </w:rPr>
        <w:t xml:space="preserve"> </w:t>
      </w:r>
      <w:r w:rsidR="008445EE" w:rsidRPr="008E1A76">
        <w:rPr>
          <w:color w:val="000000" w:themeColor="text1"/>
          <w:rPrChange w:id="482" w:author="Natasha Hardy" w:date="2021-12-10T13:32:00Z">
            <w:rPr/>
          </w:rPrChange>
        </w:rPr>
        <w:t>(Lalas et al., 2007)</w:t>
      </w:r>
      <w:r w:rsidR="008445EE" w:rsidRPr="008E1A76">
        <w:rPr>
          <w:rFonts w:ascii="Times New Roman" w:eastAsia="Times New Roman" w:hAnsi="Times New Roman" w:cs="Times New Roman"/>
          <w:color w:val="000000" w:themeColor="text1"/>
          <w:rPrChange w:id="483" w:author="Natasha Hardy" w:date="2021-12-10T13:32:00Z">
            <w:rPr>
              <w:rFonts w:ascii="Times New Roman" w:eastAsia="Times New Roman" w:hAnsi="Times New Roman" w:cs="Times New Roman"/>
              <w:color w:val="000000"/>
            </w:rPr>
          </w:rPrChange>
        </w:rPr>
        <w:t>;</w:t>
      </w:r>
      <w:r w:rsidR="005E64BC" w:rsidRPr="008E1A76">
        <w:rPr>
          <w:rFonts w:ascii="Times New Roman" w:eastAsia="Times New Roman" w:hAnsi="Times New Roman" w:cs="Times New Roman"/>
          <w:color w:val="000000" w:themeColor="text1"/>
          <w:rPrChange w:id="484" w:author="Natasha Hardy" w:date="2021-12-10T13:32:00Z">
            <w:rPr>
              <w:rFonts w:ascii="Times New Roman" w:eastAsia="Times New Roman" w:hAnsi="Times New Roman" w:cs="Times New Roman"/>
              <w:color w:val="000000"/>
            </w:rPr>
          </w:rPrChange>
        </w:rPr>
        <w:t xml:space="preserve"> wolves and</w:t>
      </w:r>
      <w:r w:rsidR="008445EE" w:rsidRPr="008E1A76">
        <w:rPr>
          <w:rFonts w:ascii="Times New Roman" w:eastAsia="Times New Roman" w:hAnsi="Times New Roman" w:cs="Times New Roman"/>
          <w:color w:val="000000" w:themeColor="text1"/>
          <w:rPrChange w:id="485" w:author="Natasha Hardy" w:date="2021-12-10T13:32:00Z">
            <w:rPr>
              <w:rFonts w:ascii="Times New Roman" w:eastAsia="Times New Roman" w:hAnsi="Times New Roman" w:cs="Times New Roman"/>
              <w:color w:val="000000"/>
            </w:rPr>
          </w:rPrChange>
        </w:rPr>
        <w:t xml:space="preserve"> caribou </w:t>
      </w:r>
      <w:r w:rsidR="008445EE" w:rsidRPr="008E1A76">
        <w:rPr>
          <w:color w:val="000000" w:themeColor="text1"/>
          <w:rPrChange w:id="486" w:author="Natasha Hardy" w:date="2021-12-10T13:32:00Z">
            <w:rPr/>
          </w:rPrChange>
        </w:rPr>
        <w:t>(Hervieux et al., 2014)</w:t>
      </w:r>
      <w:r w:rsidR="008445EE" w:rsidRPr="008E1A76">
        <w:rPr>
          <w:rFonts w:ascii="Times New Roman" w:eastAsia="Times New Roman" w:hAnsi="Times New Roman" w:cs="Times New Roman"/>
          <w:color w:val="000000" w:themeColor="text1"/>
          <w:rPrChange w:id="487" w:author="Natasha Hardy" w:date="2021-12-10T13:32:00Z">
            <w:rPr>
              <w:rFonts w:ascii="Times New Roman" w:eastAsia="Times New Roman" w:hAnsi="Times New Roman" w:cs="Times New Roman"/>
              <w:color w:val="000000"/>
            </w:rPr>
          </w:rPrChange>
        </w:rPr>
        <w:t xml:space="preserve">. The interactions </w:t>
      </w:r>
      <w:del w:id="488" w:author="Natasha Hardy" w:date="2021-12-09T15:24:00Z">
        <w:r w:rsidR="008445EE" w:rsidRPr="008E1A76" w:rsidDel="00081216">
          <w:rPr>
            <w:rFonts w:ascii="Times New Roman" w:eastAsia="Times New Roman" w:hAnsi="Times New Roman" w:cs="Times New Roman"/>
            <w:color w:val="000000" w:themeColor="text1"/>
            <w:rPrChange w:id="489" w:author="Natasha Hardy" w:date="2021-12-10T13:32:00Z">
              <w:rPr>
                <w:rFonts w:ascii="Times New Roman" w:eastAsia="Times New Roman" w:hAnsi="Times New Roman" w:cs="Times New Roman"/>
                <w:color w:val="000000"/>
              </w:rPr>
            </w:rPrChange>
          </w:rPr>
          <w:delText xml:space="preserve">themselves </w:delText>
        </w:r>
      </w:del>
      <w:r w:rsidR="008445EE" w:rsidRPr="008E1A76">
        <w:rPr>
          <w:rFonts w:ascii="Times New Roman" w:eastAsia="Times New Roman" w:hAnsi="Times New Roman" w:cs="Times New Roman"/>
          <w:color w:val="000000" w:themeColor="text1"/>
          <w:rPrChange w:id="490" w:author="Natasha Hardy" w:date="2021-12-10T13:32:00Z">
            <w:rPr>
              <w:rFonts w:ascii="Times New Roman" w:eastAsia="Times New Roman" w:hAnsi="Times New Roman" w:cs="Times New Roman"/>
              <w:color w:val="000000"/>
            </w:rPr>
          </w:rPrChange>
        </w:rPr>
        <w:t xml:space="preserve">are natural, </w:t>
      </w:r>
      <w:del w:id="491" w:author="Natasha Hardy" w:date="2021-12-09T15:24:00Z">
        <w:r w:rsidR="008445EE" w:rsidRPr="008E1A76" w:rsidDel="00081216">
          <w:rPr>
            <w:rFonts w:ascii="Times New Roman" w:eastAsia="Times New Roman" w:hAnsi="Times New Roman" w:cs="Times New Roman"/>
            <w:color w:val="000000" w:themeColor="text1"/>
            <w:rPrChange w:id="492" w:author="Natasha Hardy" w:date="2021-12-10T13:32:00Z">
              <w:rPr>
                <w:rFonts w:ascii="Times New Roman" w:eastAsia="Times New Roman" w:hAnsi="Times New Roman" w:cs="Times New Roman"/>
                <w:color w:val="000000"/>
              </w:rPr>
            </w:rPrChange>
          </w:rPr>
          <w:delText>however they</w:delText>
        </w:r>
      </w:del>
      <w:ins w:id="493" w:author="Natasha Hardy" w:date="2021-12-09T15:24:00Z">
        <w:r w:rsidR="00081216" w:rsidRPr="008E1A76">
          <w:rPr>
            <w:rFonts w:ascii="Times New Roman" w:eastAsia="Times New Roman" w:hAnsi="Times New Roman" w:cs="Times New Roman"/>
            <w:color w:val="000000" w:themeColor="text1"/>
            <w:rPrChange w:id="494" w:author="Natasha Hardy" w:date="2021-12-10T13:32:00Z">
              <w:rPr>
                <w:rFonts w:ascii="Times New Roman" w:eastAsia="Times New Roman" w:hAnsi="Times New Roman" w:cs="Times New Roman"/>
                <w:color w:val="000000"/>
              </w:rPr>
            </w:rPrChange>
          </w:rPr>
          <w:t>but</w:t>
        </w:r>
      </w:ins>
      <w:r w:rsidR="008445EE" w:rsidRPr="008E1A76">
        <w:rPr>
          <w:rFonts w:ascii="Times New Roman" w:eastAsia="Times New Roman" w:hAnsi="Times New Roman" w:cs="Times New Roman"/>
          <w:color w:val="000000" w:themeColor="text1"/>
          <w:rPrChange w:id="495" w:author="Natasha Hardy" w:date="2021-12-10T13:32:00Z">
            <w:rPr>
              <w:rFonts w:ascii="Times New Roman" w:eastAsia="Times New Roman" w:hAnsi="Times New Roman" w:cs="Times New Roman"/>
              <w:color w:val="000000"/>
            </w:rPr>
          </w:rPrChange>
        </w:rPr>
        <w:t xml:space="preserve"> present a need for accurate information on natural predation levels and impacts to prey </w:t>
      </w:r>
      <w:r w:rsidR="008445EE" w:rsidRPr="008E1A76">
        <w:rPr>
          <w:color w:val="000000" w:themeColor="text1"/>
          <w:rPrChange w:id="496" w:author="Natasha Hardy" w:date="2021-12-10T13:32:00Z">
            <w:rPr/>
          </w:rPrChange>
        </w:rPr>
        <w:t>(Hervieux et al., 2014)</w:t>
      </w:r>
      <w:r w:rsidR="008445EE" w:rsidRPr="008E1A76">
        <w:rPr>
          <w:rFonts w:ascii="Times New Roman" w:eastAsia="Times New Roman" w:hAnsi="Times New Roman" w:cs="Times New Roman"/>
          <w:color w:val="000000" w:themeColor="text1"/>
          <w:rPrChange w:id="497" w:author="Natasha Hardy" w:date="2021-12-10T13:32:00Z">
            <w:rPr>
              <w:rFonts w:ascii="Times New Roman" w:eastAsia="Times New Roman" w:hAnsi="Times New Roman" w:cs="Times New Roman"/>
              <w:color w:val="000000"/>
            </w:rPr>
          </w:rPrChange>
        </w:rPr>
        <w:t xml:space="preserve"> to avoid unjustified persecution of the predator</w:t>
      </w:r>
      <w:ins w:id="498" w:author="Natasha Hardy" w:date="2021-10-25T15:04:00Z">
        <w:r w:rsidR="00546F04" w:rsidRPr="008E1A76">
          <w:rPr>
            <w:rFonts w:ascii="Times New Roman" w:eastAsia="Times New Roman" w:hAnsi="Times New Roman" w:cs="Times New Roman"/>
            <w:color w:val="000000" w:themeColor="text1"/>
            <w:rPrChange w:id="499" w:author="Natasha Hardy" w:date="2021-12-10T13:32:00Z">
              <w:rPr>
                <w:rFonts w:ascii="Times New Roman" w:eastAsia="Times New Roman" w:hAnsi="Times New Roman" w:cs="Times New Roman"/>
                <w:color w:val="000000"/>
              </w:rPr>
            </w:rPrChange>
          </w:rPr>
          <w:t xml:space="preserve"> (</w:t>
        </w:r>
        <w:proofErr w:type="spellStart"/>
        <w:r w:rsidR="00546F04" w:rsidRPr="008E1A76">
          <w:rPr>
            <w:color w:val="000000" w:themeColor="text1"/>
            <w:rPrChange w:id="500" w:author="Natasha Hardy" w:date="2021-12-10T13:32:00Z">
              <w:rPr/>
            </w:rPrChange>
          </w:rPr>
          <w:t>Granquist</w:t>
        </w:r>
        <w:proofErr w:type="spellEnd"/>
        <w:r w:rsidR="00546F04" w:rsidRPr="008E1A76">
          <w:rPr>
            <w:color w:val="000000" w:themeColor="text1"/>
            <w:rPrChange w:id="501" w:author="Natasha Hardy" w:date="2021-12-10T13:32:00Z">
              <w:rPr/>
            </w:rPrChange>
          </w:rPr>
          <w:t xml:space="preserve"> et al., 2018)</w:t>
        </w:r>
      </w:ins>
      <w:r w:rsidR="008445EE" w:rsidRPr="008E1A76">
        <w:rPr>
          <w:rFonts w:ascii="Times New Roman" w:eastAsia="Times New Roman" w:hAnsi="Times New Roman" w:cs="Times New Roman"/>
          <w:color w:val="000000" w:themeColor="text1"/>
          <w:rPrChange w:id="502" w:author="Natasha Hardy" w:date="2021-12-10T13:32:00Z">
            <w:rPr>
              <w:rFonts w:ascii="Times New Roman" w:eastAsia="Times New Roman" w:hAnsi="Times New Roman" w:cs="Times New Roman"/>
              <w:color w:val="000000"/>
            </w:rPr>
          </w:rPrChange>
        </w:rPr>
        <w:t xml:space="preserve">, and for effective management of </w:t>
      </w:r>
      <w:r w:rsidR="008445EE" w:rsidRPr="008E1A76">
        <w:rPr>
          <w:rFonts w:ascii="Times New Roman" w:eastAsia="Times New Roman" w:hAnsi="Times New Roman" w:cs="Times New Roman"/>
          <w:color w:val="000000" w:themeColor="text1"/>
          <w:rPrChange w:id="503" w:author="Natasha Hardy" w:date="2021-12-10T13:32:00Z">
            <w:rPr>
              <w:rFonts w:ascii="Times New Roman" w:eastAsia="Times New Roman" w:hAnsi="Times New Roman" w:cs="Times New Roman"/>
            </w:rPr>
          </w:rPrChange>
        </w:rPr>
        <w:t>all</w:t>
      </w:r>
      <w:r w:rsidR="008445EE" w:rsidRPr="008E1A76">
        <w:rPr>
          <w:rFonts w:ascii="Times New Roman" w:eastAsia="Times New Roman" w:hAnsi="Times New Roman" w:cs="Times New Roman"/>
          <w:color w:val="000000" w:themeColor="text1"/>
          <w:rPrChange w:id="504" w:author="Natasha Hardy" w:date="2021-12-10T13:32:00Z">
            <w:rPr>
              <w:rFonts w:ascii="Times New Roman" w:eastAsia="Times New Roman" w:hAnsi="Times New Roman" w:cs="Times New Roman"/>
              <w:color w:val="000000"/>
            </w:rPr>
          </w:rPrChange>
        </w:rPr>
        <w:t xml:space="preserve"> species concerned </w:t>
      </w:r>
      <w:r w:rsidR="008445EE" w:rsidRPr="008E1A76">
        <w:rPr>
          <w:color w:val="000000" w:themeColor="text1"/>
          <w:rPrChange w:id="505" w:author="Natasha Hardy" w:date="2021-12-10T13:32:00Z">
            <w:rPr/>
          </w:rPrChange>
        </w:rPr>
        <w:t>(Marshall et al., 2016)</w:t>
      </w:r>
      <w:r w:rsidR="008445EE" w:rsidRPr="008E1A76">
        <w:rPr>
          <w:rFonts w:ascii="Times New Roman" w:eastAsia="Times New Roman" w:hAnsi="Times New Roman" w:cs="Times New Roman"/>
          <w:color w:val="000000" w:themeColor="text1"/>
          <w:rPrChange w:id="506" w:author="Natasha Hardy" w:date="2021-12-10T13:32:00Z">
            <w:rPr>
              <w:rFonts w:ascii="Times New Roman" w:eastAsia="Times New Roman" w:hAnsi="Times New Roman" w:cs="Times New Roman"/>
              <w:color w:val="000000"/>
            </w:rPr>
          </w:rPrChange>
        </w:rPr>
        <w:t>.</w:t>
      </w:r>
    </w:p>
    <w:p w14:paraId="46DB7CA8" w14:textId="006ADE4D" w:rsidR="005E64BC" w:rsidRPr="008E1A76" w:rsidRDefault="005E64BC" w:rsidP="001553A7">
      <w:pPr>
        <w:pBdr>
          <w:top w:val="nil"/>
          <w:left w:val="nil"/>
          <w:bottom w:val="nil"/>
          <w:right w:val="nil"/>
          <w:between w:val="nil"/>
        </w:pBdr>
        <w:ind w:firstLine="720"/>
        <w:rPr>
          <w:color w:val="000000" w:themeColor="text1"/>
          <w:rPrChange w:id="507" w:author="Natasha Hardy" w:date="2021-12-10T13:32:00Z">
            <w:rPr>
              <w:color w:val="000000"/>
            </w:rPr>
          </w:rPrChange>
        </w:rPr>
      </w:pPr>
      <w:del w:id="508" w:author="Natasha Hardy" w:date="2021-12-09T15:25:00Z">
        <w:r w:rsidRPr="008E1A76" w:rsidDel="00081216">
          <w:rPr>
            <w:color w:val="000000" w:themeColor="text1"/>
            <w:rPrChange w:id="509" w:author="Natasha Hardy" w:date="2021-12-10T13:32:00Z">
              <w:rPr>
                <w:color w:val="000000"/>
              </w:rPr>
            </w:rPrChange>
          </w:rPr>
          <w:delText>The ultimate</w:delText>
        </w:r>
      </w:del>
      <w:ins w:id="510" w:author="Natasha Hardy" w:date="2021-12-09T15:25:00Z">
        <w:r w:rsidR="00081216" w:rsidRPr="008E1A76">
          <w:rPr>
            <w:color w:val="000000" w:themeColor="text1"/>
            <w:rPrChange w:id="511" w:author="Natasha Hardy" w:date="2021-12-10T13:32:00Z">
              <w:rPr>
                <w:color w:val="000000"/>
              </w:rPr>
            </w:rPrChange>
          </w:rPr>
          <w:t>A key</w:t>
        </w:r>
      </w:ins>
      <w:r w:rsidRPr="008E1A76">
        <w:rPr>
          <w:color w:val="000000" w:themeColor="text1"/>
          <w:rPrChange w:id="512" w:author="Natasha Hardy" w:date="2021-12-10T13:32:00Z">
            <w:rPr>
              <w:color w:val="000000"/>
            </w:rPr>
          </w:rPrChange>
        </w:rPr>
        <w:t xml:space="preserve"> goal</w:t>
      </w:r>
      <w:del w:id="513" w:author="Natasha Hardy" w:date="2021-12-09T15:25:00Z">
        <w:r w:rsidRPr="008E1A76" w:rsidDel="00081216">
          <w:rPr>
            <w:color w:val="000000" w:themeColor="text1"/>
            <w:rPrChange w:id="514" w:author="Natasha Hardy" w:date="2021-12-10T13:32:00Z">
              <w:rPr>
                <w:color w:val="000000"/>
              </w:rPr>
            </w:rPrChange>
          </w:rPr>
          <w:delText>s</w:delText>
        </w:r>
      </w:del>
      <w:r w:rsidRPr="008E1A76">
        <w:rPr>
          <w:color w:val="000000" w:themeColor="text1"/>
          <w:rPrChange w:id="515" w:author="Natasha Hardy" w:date="2021-12-10T13:32:00Z">
            <w:rPr>
              <w:color w:val="000000"/>
            </w:rPr>
          </w:rPrChange>
        </w:rPr>
        <w:t xml:space="preserve"> </w:t>
      </w:r>
      <w:del w:id="516" w:author="Natasha Hardy" w:date="2021-12-09T15:25:00Z">
        <w:r w:rsidRPr="008E1A76" w:rsidDel="00081216">
          <w:rPr>
            <w:color w:val="000000" w:themeColor="text1"/>
            <w:rPrChange w:id="517" w:author="Natasha Hardy" w:date="2021-12-10T13:32:00Z">
              <w:rPr>
                <w:color w:val="000000"/>
              </w:rPr>
            </w:rPrChange>
          </w:rPr>
          <w:delText xml:space="preserve">in </w:delText>
        </w:r>
      </w:del>
      <w:ins w:id="518" w:author="Natasha Hardy" w:date="2021-12-09T15:25:00Z">
        <w:r w:rsidR="00081216" w:rsidRPr="008E1A76">
          <w:rPr>
            <w:color w:val="000000" w:themeColor="text1"/>
            <w:rPrChange w:id="519" w:author="Natasha Hardy" w:date="2021-12-10T13:32:00Z">
              <w:rPr>
                <w:color w:val="000000"/>
              </w:rPr>
            </w:rPrChange>
          </w:rPr>
          <w:t xml:space="preserve">of </w:t>
        </w:r>
      </w:ins>
      <w:r w:rsidRPr="008E1A76">
        <w:rPr>
          <w:color w:val="000000" w:themeColor="text1"/>
          <w:rPrChange w:id="520" w:author="Natasha Hardy" w:date="2021-12-10T13:32:00Z">
            <w:rPr>
              <w:color w:val="000000"/>
            </w:rPr>
          </w:rPrChange>
        </w:rPr>
        <w:t xml:space="preserve">investigating </w:t>
      </w:r>
      <w:del w:id="521" w:author="Natasha Hardy" w:date="2021-12-09T15:25:00Z">
        <w:r w:rsidRPr="008E1A76" w:rsidDel="00081216">
          <w:rPr>
            <w:color w:val="000000" w:themeColor="text1"/>
            <w:rPrChange w:id="522" w:author="Natasha Hardy" w:date="2021-12-10T13:32:00Z">
              <w:rPr>
                <w:color w:val="000000"/>
              </w:rPr>
            </w:rPrChange>
          </w:rPr>
          <w:delText xml:space="preserve">the incidence and impacts of </w:delText>
        </w:r>
      </w:del>
      <w:r w:rsidRPr="008E1A76">
        <w:rPr>
          <w:color w:val="000000" w:themeColor="text1"/>
          <w:rPrChange w:id="523" w:author="Natasha Hardy" w:date="2021-12-10T13:32:00Z">
            <w:rPr>
              <w:color w:val="000000"/>
            </w:rPr>
          </w:rPrChange>
        </w:rPr>
        <w:t>predator prey interactions involve</w:t>
      </w:r>
      <w:del w:id="524" w:author="Natasha Hardy" w:date="2021-11-04T18:53:00Z">
        <w:r w:rsidRPr="008E1A76" w:rsidDel="00974690">
          <w:rPr>
            <w:color w:val="000000" w:themeColor="text1"/>
            <w:rPrChange w:id="525" w:author="Natasha Hardy" w:date="2021-12-10T13:32:00Z">
              <w:rPr>
                <w:color w:val="000000"/>
              </w:rPr>
            </w:rPrChange>
          </w:rPr>
          <w:delText>s</w:delText>
        </w:r>
      </w:del>
      <w:r w:rsidRPr="008E1A76">
        <w:rPr>
          <w:color w:val="000000" w:themeColor="text1"/>
          <w:rPrChange w:id="526" w:author="Natasha Hardy" w:date="2021-12-10T13:32:00Z">
            <w:rPr>
              <w:color w:val="000000"/>
            </w:rPr>
          </w:rPrChange>
        </w:rPr>
        <w:t xml:space="preserve"> determining prey </w:t>
      </w:r>
      <w:ins w:id="527" w:author="Natasha Hardy" w:date="2021-12-09T15:25:00Z">
        <w:r w:rsidR="00081216" w:rsidRPr="008E1A76">
          <w:rPr>
            <w:color w:val="000000" w:themeColor="text1"/>
            <w:rPrChange w:id="528" w:author="Natasha Hardy" w:date="2021-12-10T13:32:00Z">
              <w:rPr>
                <w:color w:val="000000"/>
              </w:rPr>
            </w:rPrChange>
          </w:rPr>
          <w:t xml:space="preserve">inter- and intra-specific </w:t>
        </w:r>
      </w:ins>
      <w:del w:id="529" w:author="Natasha Hardy" w:date="2021-12-09T15:25:00Z">
        <w:r w:rsidRPr="008E1A76" w:rsidDel="00081216">
          <w:rPr>
            <w:color w:val="000000" w:themeColor="text1"/>
            <w:rPrChange w:id="530" w:author="Natasha Hardy" w:date="2021-12-10T13:32:00Z">
              <w:rPr>
                <w:color w:val="000000"/>
              </w:rPr>
            </w:rPrChange>
          </w:rPr>
          <w:delText>identities</w:delText>
        </w:r>
      </w:del>
      <w:ins w:id="531" w:author="Natasha Hardy" w:date="2021-12-09T15:25:00Z">
        <w:r w:rsidR="00081216" w:rsidRPr="008E1A76">
          <w:rPr>
            <w:color w:val="000000" w:themeColor="text1"/>
            <w:rPrChange w:id="532" w:author="Natasha Hardy" w:date="2021-12-10T13:32:00Z">
              <w:rPr>
                <w:color w:val="000000"/>
              </w:rPr>
            </w:rPrChange>
          </w:rPr>
          <w:t>divers</w:t>
        </w:r>
      </w:ins>
      <w:ins w:id="533" w:author="Natasha Hardy" w:date="2021-12-09T15:26:00Z">
        <w:r w:rsidR="00081216" w:rsidRPr="008E1A76">
          <w:rPr>
            <w:color w:val="000000" w:themeColor="text1"/>
            <w:rPrChange w:id="534" w:author="Natasha Hardy" w:date="2021-12-10T13:32:00Z">
              <w:rPr>
                <w:color w:val="000000"/>
              </w:rPr>
            </w:rPrChange>
          </w:rPr>
          <w:t>ity</w:t>
        </w:r>
      </w:ins>
      <w:r w:rsidRPr="008E1A76">
        <w:rPr>
          <w:color w:val="000000" w:themeColor="text1"/>
          <w:rPrChange w:id="535" w:author="Natasha Hardy" w:date="2021-12-10T13:32:00Z">
            <w:rPr>
              <w:color w:val="000000"/>
            </w:rPr>
          </w:rPrChange>
        </w:rPr>
        <w:t xml:space="preserve">, dietary proportions, and abundances or biomass consumed by the predator </w:t>
      </w:r>
      <w:r w:rsidRPr="008E1A76">
        <w:rPr>
          <w:color w:val="000000" w:themeColor="text1"/>
          <w:rPrChange w:id="536" w:author="Natasha Hardy" w:date="2021-12-10T13:32:00Z">
            <w:rPr/>
          </w:rPrChange>
        </w:rPr>
        <w:t xml:space="preserve">(reviewed by </w:t>
      </w:r>
      <w:proofErr w:type="spellStart"/>
      <w:r w:rsidRPr="008E1A76">
        <w:rPr>
          <w:color w:val="000000" w:themeColor="text1"/>
          <w:rPrChange w:id="537" w:author="Natasha Hardy" w:date="2021-12-10T13:32:00Z">
            <w:rPr/>
          </w:rPrChange>
        </w:rPr>
        <w:t>Pompanon</w:t>
      </w:r>
      <w:proofErr w:type="spellEnd"/>
      <w:r w:rsidRPr="008E1A76">
        <w:rPr>
          <w:color w:val="000000" w:themeColor="text1"/>
          <w:rPrChange w:id="538" w:author="Natasha Hardy" w:date="2021-12-10T13:32:00Z">
            <w:rPr/>
          </w:rPrChange>
        </w:rPr>
        <w:t xml:space="preserve"> et al., 2012)</w:t>
      </w:r>
      <w:r w:rsidRPr="008E1A76">
        <w:rPr>
          <w:color w:val="000000" w:themeColor="text1"/>
          <w:rPrChange w:id="539" w:author="Natasha Hardy" w:date="2021-12-10T13:32:00Z">
            <w:rPr>
              <w:color w:val="000000"/>
            </w:rPr>
          </w:rPrChange>
        </w:rPr>
        <w:t xml:space="preserve">. Developments in </w:t>
      </w:r>
      <w:r w:rsidR="005E662A" w:rsidRPr="008E1A76">
        <w:rPr>
          <w:color w:val="000000" w:themeColor="text1"/>
          <w:rPrChange w:id="540" w:author="Natasha Hardy" w:date="2021-12-10T13:32:00Z">
            <w:rPr>
              <w:color w:val="000000"/>
            </w:rPr>
          </w:rPrChange>
        </w:rPr>
        <w:t>e</w:t>
      </w:r>
      <w:r w:rsidR="006247CB" w:rsidRPr="008E1A76">
        <w:rPr>
          <w:color w:val="000000" w:themeColor="text1"/>
          <w:rPrChange w:id="541" w:author="Natasha Hardy" w:date="2021-12-10T13:32:00Z">
            <w:rPr>
              <w:color w:val="000000"/>
            </w:rPr>
          </w:rPrChange>
        </w:rPr>
        <w:t>DNA</w:t>
      </w:r>
      <w:r w:rsidRPr="008E1A76">
        <w:rPr>
          <w:color w:val="000000" w:themeColor="text1"/>
          <w:rPrChange w:id="542" w:author="Natasha Hardy" w:date="2021-12-10T13:32:00Z">
            <w:rPr>
              <w:color w:val="000000"/>
            </w:rPr>
          </w:rPrChange>
        </w:rPr>
        <w:t xml:space="preserve"> </w:t>
      </w:r>
      <w:r w:rsidR="005E662A" w:rsidRPr="008E1A76">
        <w:rPr>
          <w:color w:val="000000" w:themeColor="text1"/>
          <w:rPrChange w:id="543" w:author="Natasha Hardy" w:date="2021-12-10T13:32:00Z">
            <w:rPr>
              <w:color w:val="000000"/>
            </w:rPr>
          </w:rPrChange>
        </w:rPr>
        <w:t xml:space="preserve">extraction and </w:t>
      </w:r>
      <w:r w:rsidRPr="008E1A76">
        <w:rPr>
          <w:color w:val="000000" w:themeColor="text1"/>
          <w:rPrChange w:id="544" w:author="Natasha Hardy" w:date="2021-12-10T13:32:00Z">
            <w:rPr>
              <w:color w:val="000000"/>
            </w:rPr>
          </w:rPrChange>
        </w:rPr>
        <w:t>metabarcoding techniques are demonstrating reliability</w:t>
      </w:r>
      <w:r w:rsidR="005E662A" w:rsidRPr="008E1A76">
        <w:rPr>
          <w:color w:val="000000" w:themeColor="text1"/>
          <w:rPrChange w:id="545" w:author="Natasha Hardy" w:date="2021-12-10T13:32:00Z">
            <w:rPr>
              <w:color w:val="000000"/>
            </w:rPr>
          </w:rPrChange>
        </w:rPr>
        <w:t xml:space="preserve"> for </w:t>
      </w:r>
      <w:ins w:id="546" w:author="Natasha Hardy" w:date="2021-12-09T15:26:00Z">
        <w:r w:rsidR="00081216" w:rsidRPr="008E1A76">
          <w:rPr>
            <w:color w:val="000000" w:themeColor="text1"/>
            <w:rPrChange w:id="547" w:author="Natasha Hardy" w:date="2021-12-10T13:32:00Z">
              <w:rPr>
                <w:color w:val="000000"/>
              </w:rPr>
            </w:rPrChange>
          </w:rPr>
          <w:t xml:space="preserve">this level of </w:t>
        </w:r>
      </w:ins>
      <w:r w:rsidR="005E662A" w:rsidRPr="008E1A76">
        <w:rPr>
          <w:color w:val="000000" w:themeColor="text1"/>
          <w:rPrChange w:id="548" w:author="Natasha Hardy" w:date="2021-12-10T13:32:00Z">
            <w:rPr>
              <w:color w:val="000000"/>
            </w:rPr>
          </w:rPrChange>
        </w:rPr>
        <w:t>environmental monitoring (</w:t>
      </w:r>
      <w:r w:rsidR="006F0494" w:rsidRPr="008E1A76">
        <w:rPr>
          <w:color w:val="000000" w:themeColor="text1"/>
          <w:rPrChange w:id="549" w:author="Natasha Hardy" w:date="2021-12-10T13:32:00Z">
            <w:rPr>
              <w:color w:val="000000"/>
            </w:rPr>
          </w:rPrChange>
        </w:rPr>
        <w:t xml:space="preserve">Thomsen &amp; </w:t>
      </w:r>
      <w:proofErr w:type="spellStart"/>
      <w:r w:rsidR="006F0494" w:rsidRPr="008E1A76">
        <w:rPr>
          <w:color w:val="000000" w:themeColor="text1"/>
          <w:rPrChange w:id="550" w:author="Natasha Hardy" w:date="2021-12-10T13:32:00Z">
            <w:rPr>
              <w:color w:val="000000"/>
            </w:rPr>
          </w:rPrChange>
        </w:rPr>
        <w:t>Willerslev</w:t>
      </w:r>
      <w:proofErr w:type="spellEnd"/>
      <w:r w:rsidR="006F0494" w:rsidRPr="008E1A76">
        <w:rPr>
          <w:color w:val="000000" w:themeColor="text1"/>
          <w:rPrChange w:id="551" w:author="Natasha Hardy" w:date="2021-12-10T13:32:00Z">
            <w:rPr>
              <w:color w:val="000000"/>
            </w:rPr>
          </w:rPrChange>
        </w:rPr>
        <w:t xml:space="preserve"> 2015</w:t>
      </w:r>
      <w:del w:id="552" w:author="Natasha Hardy" w:date="2021-12-09T15:26:00Z">
        <w:r w:rsidR="006F0494" w:rsidRPr="008E1A76" w:rsidDel="00081216">
          <w:rPr>
            <w:color w:val="000000" w:themeColor="text1"/>
            <w:rPrChange w:id="553" w:author="Natasha Hardy" w:date="2021-12-10T13:32:00Z">
              <w:rPr>
                <w:color w:val="000000"/>
              </w:rPr>
            </w:rPrChange>
          </w:rPr>
          <w:delText xml:space="preserve">; </w:delText>
        </w:r>
        <w:r w:rsidR="005E662A" w:rsidRPr="008E1A76" w:rsidDel="00081216">
          <w:rPr>
            <w:color w:val="000000" w:themeColor="text1"/>
            <w:rPrChange w:id="554" w:author="Natasha Hardy" w:date="2021-12-10T13:32:00Z">
              <w:rPr>
                <w:color w:val="000000"/>
              </w:rPr>
            </w:rPrChange>
          </w:rPr>
          <w:delText>Stat et al. 2019</w:delText>
        </w:r>
      </w:del>
      <w:r w:rsidR="005E662A" w:rsidRPr="008E1A76">
        <w:rPr>
          <w:color w:val="000000" w:themeColor="text1"/>
          <w:rPrChange w:id="555" w:author="Natasha Hardy" w:date="2021-12-10T13:32:00Z">
            <w:rPr>
              <w:color w:val="000000"/>
            </w:rPr>
          </w:rPrChange>
        </w:rPr>
        <w:t>)</w:t>
      </w:r>
      <w:del w:id="556" w:author="Natasha Hardy" w:date="2021-12-09T15:26:00Z">
        <w:r w:rsidRPr="008E1A76" w:rsidDel="00081216">
          <w:rPr>
            <w:color w:val="000000" w:themeColor="text1"/>
            <w:rPrChange w:id="557" w:author="Natasha Hardy" w:date="2021-12-10T13:32:00Z">
              <w:rPr>
                <w:color w:val="000000"/>
              </w:rPr>
            </w:rPrChange>
          </w:rPr>
          <w:delText xml:space="preserve"> </w:delText>
        </w:r>
      </w:del>
      <w:ins w:id="558" w:author="Natasha Hardy" w:date="2021-12-09T15:26:00Z">
        <w:r w:rsidR="00081216" w:rsidRPr="008E1A76">
          <w:rPr>
            <w:color w:val="000000" w:themeColor="text1"/>
            <w:rPrChange w:id="559" w:author="Natasha Hardy" w:date="2021-12-10T13:32:00Z">
              <w:rPr>
                <w:color w:val="000000"/>
              </w:rPr>
            </w:rPrChange>
          </w:rPr>
          <w:t xml:space="preserve"> by</w:t>
        </w:r>
      </w:ins>
      <w:del w:id="560" w:author="Natasha Hardy" w:date="2021-12-09T15:26:00Z">
        <w:r w:rsidRPr="008E1A76" w:rsidDel="00081216">
          <w:rPr>
            <w:color w:val="000000" w:themeColor="text1"/>
            <w:rPrChange w:id="561" w:author="Natasha Hardy" w:date="2021-12-10T13:32:00Z">
              <w:rPr>
                <w:color w:val="000000"/>
              </w:rPr>
            </w:rPrChange>
          </w:rPr>
          <w:delText>and utility for achieving these goals by</w:delText>
        </w:r>
      </w:del>
      <w:r w:rsidRPr="008E1A76">
        <w:rPr>
          <w:color w:val="000000" w:themeColor="text1"/>
          <w:rPrChange w:id="562" w:author="Natasha Hardy" w:date="2021-12-10T13:32:00Z">
            <w:rPr>
              <w:color w:val="000000"/>
            </w:rPr>
          </w:rPrChange>
        </w:rPr>
        <w:t>: (</w:t>
      </w:r>
      <w:proofErr w:type="spellStart"/>
      <w:r w:rsidRPr="008E1A76">
        <w:rPr>
          <w:color w:val="000000" w:themeColor="text1"/>
          <w:rPrChange w:id="563" w:author="Natasha Hardy" w:date="2021-12-10T13:32:00Z">
            <w:rPr>
              <w:color w:val="000000"/>
            </w:rPr>
          </w:rPrChange>
        </w:rPr>
        <w:t>i</w:t>
      </w:r>
      <w:proofErr w:type="spellEnd"/>
      <w:r w:rsidRPr="008E1A76">
        <w:rPr>
          <w:color w:val="000000" w:themeColor="text1"/>
          <w:rPrChange w:id="564" w:author="Natasha Hardy" w:date="2021-12-10T13:32:00Z">
            <w:rPr>
              <w:color w:val="000000"/>
            </w:rPr>
          </w:rPrChange>
        </w:rPr>
        <w:t xml:space="preserve">) identifying </w:t>
      </w:r>
      <w:del w:id="565" w:author="Natasha Hardy" w:date="2021-11-05T11:28:00Z">
        <w:r w:rsidRPr="008E1A76" w:rsidDel="008B6BCA">
          <w:rPr>
            <w:color w:val="000000" w:themeColor="text1"/>
            <w:rPrChange w:id="566" w:author="Natasha Hardy" w:date="2021-12-10T13:32:00Z">
              <w:rPr>
                <w:color w:val="000000"/>
              </w:rPr>
            </w:rPrChange>
          </w:rPr>
          <w:delText xml:space="preserve">species </w:delText>
        </w:r>
      </w:del>
      <w:ins w:id="567" w:author="Natasha Hardy" w:date="2021-11-05T11:28:00Z">
        <w:r w:rsidR="008B6BCA" w:rsidRPr="008E1A76">
          <w:rPr>
            <w:color w:val="000000" w:themeColor="text1"/>
            <w:rPrChange w:id="568" w:author="Natasha Hardy" w:date="2021-12-10T13:32:00Z">
              <w:rPr>
                <w:color w:val="000000"/>
              </w:rPr>
            </w:rPrChange>
          </w:rPr>
          <w:t xml:space="preserve">prey </w:t>
        </w:r>
      </w:ins>
      <w:r w:rsidRPr="008E1A76">
        <w:rPr>
          <w:color w:val="000000" w:themeColor="text1"/>
          <w:rPrChange w:id="569" w:author="Natasha Hardy" w:date="2021-12-10T13:32:00Z">
            <w:rPr>
              <w:color w:val="000000"/>
            </w:rPr>
          </w:rPrChange>
        </w:rPr>
        <w:t xml:space="preserve">at high taxonomic resolution and when missed by other methods </w:t>
      </w:r>
      <w:r w:rsidRPr="008E1A76">
        <w:rPr>
          <w:color w:val="000000" w:themeColor="text1"/>
          <w:rPrChange w:id="570" w:author="Natasha Hardy" w:date="2021-12-10T13:32:00Z">
            <w:rPr/>
          </w:rPrChange>
        </w:rPr>
        <w:t xml:space="preserve">(Bowen &amp; Iverson, 2013; </w:t>
      </w:r>
      <w:r w:rsidR="00C3142D" w:rsidRPr="008E1A76">
        <w:rPr>
          <w:color w:val="000000" w:themeColor="text1"/>
          <w:rPrChange w:id="571" w:author="Natasha Hardy" w:date="2021-12-10T13:32:00Z">
            <w:rPr>
              <w:color w:val="000000"/>
            </w:rPr>
          </w:rPrChange>
        </w:rPr>
        <w:t>Stat et al. 2019</w:t>
      </w:r>
      <w:r w:rsidRPr="008E1A76">
        <w:rPr>
          <w:color w:val="000000" w:themeColor="text1"/>
          <w:rPrChange w:id="572" w:author="Natasha Hardy" w:date="2021-12-10T13:32:00Z">
            <w:rPr/>
          </w:rPrChange>
        </w:rPr>
        <w:t>)</w:t>
      </w:r>
      <w:r w:rsidRPr="008E1A76">
        <w:rPr>
          <w:color w:val="000000" w:themeColor="text1"/>
          <w:rPrChange w:id="573" w:author="Natasha Hardy" w:date="2021-12-10T13:32:00Z">
            <w:rPr>
              <w:color w:val="000000"/>
            </w:rPr>
          </w:rPrChange>
        </w:rPr>
        <w:t xml:space="preserve">; (ii) estimating </w:t>
      </w:r>
      <w:r w:rsidR="006247CB" w:rsidRPr="008E1A76">
        <w:rPr>
          <w:color w:val="000000" w:themeColor="text1"/>
          <w:rPrChange w:id="574" w:author="Natasha Hardy" w:date="2021-12-10T13:32:00Z">
            <w:rPr>
              <w:color w:val="000000"/>
            </w:rPr>
          </w:rPrChange>
        </w:rPr>
        <w:t xml:space="preserve">dietary </w:t>
      </w:r>
      <w:r w:rsidRPr="008E1A76">
        <w:rPr>
          <w:color w:val="000000" w:themeColor="text1"/>
          <w:rPrChange w:id="575" w:author="Natasha Hardy" w:date="2021-12-10T13:32:00Z">
            <w:rPr>
              <w:color w:val="000000"/>
            </w:rPr>
          </w:rPrChange>
        </w:rPr>
        <w:t>proportions</w:t>
      </w:r>
      <w:del w:id="576" w:author="Natasha Hardy" w:date="2021-11-05T11:28:00Z">
        <w:r w:rsidRPr="008E1A76" w:rsidDel="008B6BCA">
          <w:rPr>
            <w:color w:val="000000" w:themeColor="text1"/>
            <w:rPrChange w:id="577" w:author="Natasha Hardy" w:date="2021-12-10T13:32:00Z">
              <w:rPr>
                <w:color w:val="000000"/>
              </w:rPr>
            </w:rPrChange>
          </w:rPr>
          <w:delText xml:space="preserve"> and</w:delText>
        </w:r>
      </w:del>
      <w:ins w:id="578" w:author="Natasha Hardy" w:date="2021-11-05T11:28:00Z">
        <w:r w:rsidR="008B6BCA" w:rsidRPr="008E1A76">
          <w:rPr>
            <w:color w:val="000000" w:themeColor="text1"/>
            <w:rPrChange w:id="579" w:author="Natasha Hardy" w:date="2021-12-10T13:32:00Z">
              <w:rPr>
                <w:color w:val="000000"/>
              </w:rPr>
            </w:rPrChange>
          </w:rPr>
          <w:t>,</w:t>
        </w:r>
      </w:ins>
      <w:r w:rsidRPr="008E1A76">
        <w:rPr>
          <w:color w:val="000000" w:themeColor="text1"/>
          <w:rPrChange w:id="580" w:author="Natasha Hardy" w:date="2021-12-10T13:32:00Z">
            <w:rPr>
              <w:color w:val="000000"/>
            </w:rPr>
          </w:rPrChange>
        </w:rPr>
        <w:t xml:space="preserve"> reconstructing biomass</w:t>
      </w:r>
      <w:r w:rsidR="006247CB" w:rsidRPr="008E1A76">
        <w:rPr>
          <w:color w:val="000000" w:themeColor="text1"/>
          <w:rPrChange w:id="581" w:author="Natasha Hardy" w:date="2021-12-10T13:32:00Z">
            <w:rPr>
              <w:color w:val="000000"/>
            </w:rPr>
          </w:rPrChange>
        </w:rPr>
        <w:t xml:space="preserve"> and abundances</w:t>
      </w:r>
      <w:r w:rsidRPr="008E1A76">
        <w:rPr>
          <w:color w:val="000000" w:themeColor="text1"/>
          <w:rPrChange w:id="582" w:author="Natasha Hardy" w:date="2021-12-10T13:32:00Z">
            <w:rPr>
              <w:color w:val="000000"/>
            </w:rPr>
          </w:rPrChange>
        </w:rPr>
        <w:t xml:space="preserve"> of prey consumed through relative genetic importance </w:t>
      </w:r>
      <w:r w:rsidRPr="008E1A76">
        <w:rPr>
          <w:color w:val="000000" w:themeColor="text1"/>
          <w:rPrChange w:id="583" w:author="Natasha Hardy" w:date="2021-12-10T13:32:00Z">
            <w:rPr/>
          </w:rPrChange>
        </w:rPr>
        <w:t>(</w:t>
      </w:r>
      <w:proofErr w:type="spellStart"/>
      <w:del w:id="584" w:author="Natasha Hardy" w:date="2021-11-11T10:49:00Z">
        <w:r w:rsidR="00590363" w:rsidRPr="008E1A76" w:rsidDel="00DB199C">
          <w:rPr>
            <w:color w:val="000000" w:themeColor="text1"/>
            <w:rPrChange w:id="585" w:author="Natasha Hardy" w:date="2021-12-10T13:32:00Z">
              <w:rPr/>
            </w:rPrChange>
          </w:rPr>
          <w:delText xml:space="preserve">Thomas et al., 2014; </w:delText>
        </w:r>
      </w:del>
      <w:r w:rsidR="00590363" w:rsidRPr="008E1A76">
        <w:rPr>
          <w:color w:val="000000" w:themeColor="text1"/>
          <w:rPrChange w:id="586" w:author="Natasha Hardy" w:date="2021-12-10T13:32:00Z">
            <w:rPr/>
          </w:rPrChange>
        </w:rPr>
        <w:t>Deagle</w:t>
      </w:r>
      <w:proofErr w:type="spellEnd"/>
      <w:r w:rsidR="00590363" w:rsidRPr="008E1A76">
        <w:rPr>
          <w:color w:val="000000" w:themeColor="text1"/>
          <w:rPrChange w:id="587" w:author="Natasha Hardy" w:date="2021-12-10T13:32:00Z">
            <w:rPr/>
          </w:rPrChange>
        </w:rPr>
        <w:t xml:space="preserve"> et al., 2019</w:t>
      </w:r>
      <w:del w:id="588" w:author="Natasha Hardy" w:date="2021-12-09T15:16:00Z">
        <w:r w:rsidR="00590363" w:rsidRPr="008E1A76" w:rsidDel="000029E3">
          <w:rPr>
            <w:color w:val="000000" w:themeColor="text1"/>
            <w:rPrChange w:id="589" w:author="Natasha Hardy" w:date="2021-12-10T13:32:00Z">
              <w:rPr/>
            </w:rPrChange>
          </w:rPr>
          <w:delText xml:space="preserve">; </w:delText>
        </w:r>
        <w:r w:rsidRPr="008E1A76" w:rsidDel="000029E3">
          <w:rPr>
            <w:color w:val="000000" w:themeColor="text1"/>
            <w:rPrChange w:id="590" w:author="Natasha Hardy" w:date="2021-12-10T13:32:00Z">
              <w:rPr/>
            </w:rPrChange>
          </w:rPr>
          <w:delText>Cavallo et al., 2020</w:delText>
        </w:r>
      </w:del>
      <w:r w:rsidRPr="008E1A76">
        <w:rPr>
          <w:color w:val="000000" w:themeColor="text1"/>
          <w:rPrChange w:id="591" w:author="Natasha Hardy" w:date="2021-12-10T13:32:00Z">
            <w:rPr/>
          </w:rPrChange>
        </w:rPr>
        <w:t>)</w:t>
      </w:r>
      <w:r w:rsidRPr="008E1A76">
        <w:rPr>
          <w:color w:val="000000" w:themeColor="text1"/>
          <w:rPrChange w:id="592" w:author="Natasha Hardy" w:date="2021-12-10T13:32:00Z">
            <w:rPr>
              <w:color w:val="000000"/>
            </w:rPr>
          </w:rPrChange>
        </w:rPr>
        <w:t xml:space="preserve">; (iii) identifying species’ </w:t>
      </w:r>
      <w:r w:rsidRPr="008E1A76">
        <w:rPr>
          <w:color w:val="000000" w:themeColor="text1"/>
          <w:rPrChange w:id="593" w:author="Natasha Hardy" w:date="2021-12-10T13:32:00Z">
            <w:rPr>
              <w:color w:val="000000"/>
            </w:rPr>
          </w:rPrChange>
        </w:rPr>
        <w:lastRenderedPageBreak/>
        <w:t>intraspecific genetic diversity within environmental samples for wildlife forensic</w:t>
      </w:r>
      <w:del w:id="594" w:author="Microsoft Office User" w:date="2021-12-10T09:25:00Z">
        <w:r w:rsidRPr="008E1A76" w:rsidDel="002F70FA">
          <w:rPr>
            <w:color w:val="000000" w:themeColor="text1"/>
            <w:rPrChange w:id="595" w:author="Natasha Hardy" w:date="2021-12-10T13:32:00Z">
              <w:rPr>
                <w:color w:val="000000"/>
              </w:rPr>
            </w:rPrChange>
          </w:rPr>
          <w:delText xml:space="preserve"> purpose</w:delText>
        </w:r>
      </w:del>
      <w:r w:rsidRPr="008E1A76">
        <w:rPr>
          <w:color w:val="000000" w:themeColor="text1"/>
          <w:rPrChange w:id="596" w:author="Natasha Hardy" w:date="2021-12-10T13:32:00Z">
            <w:rPr>
              <w:color w:val="000000"/>
            </w:rPr>
          </w:rPrChange>
        </w:rPr>
        <w:t>s and</w:t>
      </w:r>
      <w:del w:id="597" w:author="Microsoft Office User" w:date="2021-12-10T09:25:00Z">
        <w:r w:rsidRPr="008E1A76" w:rsidDel="002F70FA">
          <w:rPr>
            <w:color w:val="000000" w:themeColor="text1"/>
            <w:rPrChange w:id="598" w:author="Natasha Hardy" w:date="2021-12-10T13:32:00Z">
              <w:rPr>
                <w:color w:val="000000"/>
              </w:rPr>
            </w:rPrChange>
          </w:rPr>
          <w:delText xml:space="preserve"> </w:delText>
        </w:r>
        <w:r w:rsidR="00590363" w:rsidRPr="008E1A76" w:rsidDel="002F70FA">
          <w:rPr>
            <w:color w:val="000000" w:themeColor="text1"/>
            <w:rPrChange w:id="599" w:author="Natasha Hardy" w:date="2021-12-10T13:32:00Z">
              <w:rPr>
                <w:color w:val="000000"/>
              </w:rPr>
            </w:rPrChange>
          </w:rPr>
          <w:delText>sample</w:delText>
        </w:r>
      </w:del>
      <w:r w:rsidR="00590363" w:rsidRPr="008E1A76">
        <w:rPr>
          <w:color w:val="000000" w:themeColor="text1"/>
          <w:rPrChange w:id="600" w:author="Natasha Hardy" w:date="2021-12-10T13:32:00Z">
            <w:rPr>
              <w:color w:val="000000"/>
            </w:rPr>
          </w:rPrChange>
        </w:rPr>
        <w:t xml:space="preserve"> population estimation</w:t>
      </w:r>
      <w:r w:rsidRPr="008E1A76">
        <w:rPr>
          <w:color w:val="000000" w:themeColor="text1"/>
          <w:rPrChange w:id="601" w:author="Natasha Hardy" w:date="2021-12-10T13:32:00Z">
            <w:rPr>
              <w:color w:val="000000"/>
            </w:rPr>
          </w:rPrChange>
        </w:rPr>
        <w:t xml:space="preserve"> </w:t>
      </w:r>
      <w:r w:rsidRPr="008E1A76">
        <w:rPr>
          <w:color w:val="000000" w:themeColor="text1"/>
          <w:rPrChange w:id="602" w:author="Natasha Hardy" w:date="2021-12-10T13:32:00Z">
            <w:rPr/>
          </w:rPrChange>
        </w:rPr>
        <w:t>(</w:t>
      </w:r>
      <w:proofErr w:type="spellStart"/>
      <w:r w:rsidR="00590363" w:rsidRPr="008E1A76">
        <w:rPr>
          <w:color w:val="000000" w:themeColor="text1"/>
          <w:rPrChange w:id="603" w:author="Natasha Hardy" w:date="2021-12-10T13:32:00Z">
            <w:rPr/>
          </w:rPrChange>
        </w:rPr>
        <w:t>Sigsgaard</w:t>
      </w:r>
      <w:proofErr w:type="spellEnd"/>
      <w:r w:rsidR="00590363" w:rsidRPr="008E1A76">
        <w:rPr>
          <w:color w:val="000000" w:themeColor="text1"/>
          <w:rPrChange w:id="604" w:author="Natasha Hardy" w:date="2021-12-10T13:32:00Z">
            <w:rPr/>
          </w:rPrChange>
        </w:rPr>
        <w:t xml:space="preserve"> et al., 2016; </w:t>
      </w:r>
      <w:proofErr w:type="spellStart"/>
      <w:r w:rsidR="00085A20" w:rsidRPr="008E1A76">
        <w:rPr>
          <w:color w:val="000000" w:themeColor="text1"/>
          <w:rPrChange w:id="605" w:author="Natasha Hardy" w:date="2021-12-10T13:32:00Z">
            <w:rPr/>
          </w:rPrChange>
        </w:rPr>
        <w:t>Seersholm</w:t>
      </w:r>
      <w:proofErr w:type="spellEnd"/>
      <w:r w:rsidR="00085A20" w:rsidRPr="008E1A76">
        <w:rPr>
          <w:color w:val="000000" w:themeColor="text1"/>
          <w:rPrChange w:id="606" w:author="Natasha Hardy" w:date="2021-12-10T13:32:00Z">
            <w:rPr/>
          </w:rPrChange>
        </w:rPr>
        <w:t xml:space="preserve"> et al., 2018</w:t>
      </w:r>
      <w:ins w:id="607" w:author="Natasha Hardy" w:date="2021-12-10T12:40:00Z">
        <w:r w:rsidR="005624CA" w:rsidRPr="008E1A76">
          <w:rPr>
            <w:color w:val="000000" w:themeColor="text1"/>
          </w:rPr>
          <w:t>; Tsuji et al., 2020</w:t>
        </w:r>
      </w:ins>
      <w:r w:rsidRPr="008E1A76">
        <w:rPr>
          <w:color w:val="000000" w:themeColor="text1"/>
          <w:rPrChange w:id="608" w:author="Natasha Hardy" w:date="2021-12-10T13:32:00Z">
            <w:rPr/>
          </w:rPrChange>
        </w:rPr>
        <w:t>)</w:t>
      </w:r>
      <w:r w:rsidRPr="008E1A76">
        <w:rPr>
          <w:color w:val="000000" w:themeColor="text1"/>
          <w:rPrChange w:id="609" w:author="Natasha Hardy" w:date="2021-12-10T13:32:00Z">
            <w:rPr>
              <w:color w:val="000000"/>
            </w:rPr>
          </w:rPrChange>
        </w:rPr>
        <w:t>.</w:t>
      </w:r>
    </w:p>
    <w:p w14:paraId="27DD70A1" w14:textId="60B34378" w:rsidR="002575E7" w:rsidRPr="008E1A76" w:rsidRDefault="004A17A7" w:rsidP="001553A7">
      <w:pPr>
        <w:pBdr>
          <w:top w:val="nil"/>
          <w:left w:val="nil"/>
          <w:bottom w:val="nil"/>
          <w:right w:val="nil"/>
          <w:between w:val="nil"/>
        </w:pBdr>
        <w:ind w:firstLine="720"/>
        <w:rPr>
          <w:rFonts w:ascii="Times New Roman" w:eastAsia="Times New Roman" w:hAnsi="Times New Roman" w:cs="Times New Roman"/>
          <w:color w:val="000000" w:themeColor="text1"/>
          <w:rPrChange w:id="610" w:author="Natasha Hardy" w:date="2021-12-10T13:32:00Z">
            <w:rPr>
              <w:rFonts w:ascii="Times New Roman" w:eastAsia="Times New Roman" w:hAnsi="Times New Roman" w:cs="Times New Roman"/>
              <w:color w:val="000000"/>
            </w:rPr>
          </w:rPrChange>
        </w:rPr>
      </w:pPr>
      <w:del w:id="611" w:author="Microsoft Office User" w:date="2021-12-10T09:26:00Z">
        <w:r w:rsidRPr="008E1A76" w:rsidDel="002F70FA">
          <w:rPr>
            <w:rFonts w:ascii="Times New Roman" w:eastAsia="Times New Roman" w:hAnsi="Times New Roman" w:cs="Times New Roman"/>
            <w:color w:val="000000" w:themeColor="text1"/>
            <w:rPrChange w:id="612" w:author="Natasha Hardy" w:date="2021-12-10T13:32:00Z">
              <w:rPr>
                <w:rFonts w:ascii="Times New Roman" w:eastAsia="Times New Roman" w:hAnsi="Times New Roman" w:cs="Times New Roman"/>
                <w:color w:val="000000"/>
              </w:rPr>
            </w:rPrChange>
          </w:rPr>
          <w:delText>An emerging</w:delText>
        </w:r>
      </w:del>
      <w:ins w:id="613" w:author="Microsoft Office User" w:date="2021-12-10T09:26:00Z">
        <w:r w:rsidR="002F70FA" w:rsidRPr="008E1A76">
          <w:rPr>
            <w:rFonts w:ascii="Times New Roman" w:eastAsia="Times New Roman" w:hAnsi="Times New Roman" w:cs="Times New Roman"/>
            <w:color w:val="000000" w:themeColor="text1"/>
            <w:rPrChange w:id="614" w:author="Natasha Hardy" w:date="2021-12-10T13:32:00Z">
              <w:rPr>
                <w:rFonts w:ascii="Times New Roman" w:eastAsia="Times New Roman" w:hAnsi="Times New Roman" w:cs="Times New Roman"/>
                <w:color w:val="000000"/>
              </w:rPr>
            </w:rPrChange>
          </w:rPr>
          <w:t>One</w:t>
        </w:r>
      </w:ins>
      <w:r w:rsidRPr="008E1A76">
        <w:rPr>
          <w:rFonts w:ascii="Times New Roman" w:eastAsia="Times New Roman" w:hAnsi="Times New Roman" w:cs="Times New Roman"/>
          <w:color w:val="000000" w:themeColor="text1"/>
          <w:rPrChange w:id="615" w:author="Natasha Hardy" w:date="2021-12-10T13:32:00Z">
            <w:rPr>
              <w:rFonts w:ascii="Times New Roman" w:eastAsia="Times New Roman" w:hAnsi="Times New Roman" w:cs="Times New Roman"/>
              <w:color w:val="000000"/>
            </w:rPr>
          </w:rPrChange>
        </w:rPr>
        <w:t xml:space="preserve"> wildlife conflict in southeastern Australia involves the recovery of long-nosed fur </w:t>
      </w:r>
      <w:del w:id="616" w:author="Natasha Hardy" w:date="2021-11-11T10:06:00Z">
        <w:r w:rsidRPr="008E1A76">
          <w:rPr>
            <w:rFonts w:ascii="Times New Roman" w:eastAsia="Times New Roman" w:hAnsi="Times New Roman" w:cs="Times New Roman"/>
            <w:color w:val="000000" w:themeColor="text1"/>
            <w:rPrChange w:id="617" w:author="Natasha Hardy" w:date="2021-12-10T13:32:00Z">
              <w:rPr>
                <w:rFonts w:ascii="Times New Roman" w:eastAsia="Times New Roman" w:hAnsi="Times New Roman" w:cs="Times New Roman"/>
                <w:color w:val="000000"/>
              </w:rPr>
            </w:rPrChange>
          </w:rPr>
          <w:delText>seal</w:delText>
        </w:r>
      </w:del>
      <w:ins w:id="618" w:author="Natasha Hardy" w:date="2021-11-11T10:06:00Z">
        <w:r w:rsidRPr="008E1A76">
          <w:rPr>
            <w:rFonts w:ascii="Times New Roman" w:eastAsia="Times New Roman" w:hAnsi="Times New Roman" w:cs="Times New Roman"/>
            <w:color w:val="000000" w:themeColor="text1"/>
            <w:rPrChange w:id="619" w:author="Natasha Hardy" w:date="2021-12-10T13:32:00Z">
              <w:rPr>
                <w:rFonts w:ascii="Times New Roman" w:eastAsia="Times New Roman" w:hAnsi="Times New Roman" w:cs="Times New Roman"/>
                <w:color w:val="000000"/>
              </w:rPr>
            </w:rPrChange>
          </w:rPr>
          <w:t>seal</w:t>
        </w:r>
      </w:ins>
      <w:ins w:id="620" w:author="Rebecca McIntosh" w:date="2021-10-28T09:52:00Z">
        <w:r w:rsidR="005665F3" w:rsidRPr="008E1A76">
          <w:rPr>
            <w:rFonts w:ascii="Times New Roman" w:eastAsia="Times New Roman" w:hAnsi="Times New Roman" w:cs="Times New Roman"/>
            <w:color w:val="000000" w:themeColor="text1"/>
            <w:rPrChange w:id="621" w:author="Natasha Hardy" w:date="2021-12-10T13:32:00Z">
              <w:rPr>
                <w:rFonts w:ascii="Times New Roman" w:eastAsia="Times New Roman" w:hAnsi="Times New Roman" w:cs="Times New Roman"/>
                <w:color w:val="000000"/>
              </w:rPr>
            </w:rPrChange>
          </w:rPr>
          <w:t>s</w:t>
        </w:r>
      </w:ins>
      <w:r w:rsidRPr="008E1A76">
        <w:rPr>
          <w:rFonts w:ascii="Times New Roman" w:eastAsia="Times New Roman" w:hAnsi="Times New Roman" w:cs="Times New Roman"/>
          <w:color w:val="000000" w:themeColor="text1"/>
          <w:rPrChange w:id="622" w:author="Natasha Hardy" w:date="2021-12-10T13:32:00Z">
            <w:rPr>
              <w:rFonts w:ascii="Times New Roman" w:eastAsia="Times New Roman" w:hAnsi="Times New Roman" w:cs="Times New Roman"/>
              <w:color w:val="000000"/>
            </w:rPr>
          </w:rPrChange>
        </w:rPr>
        <w:t xml:space="preserve"> (</w:t>
      </w:r>
      <w:r w:rsidRPr="008E1A76">
        <w:rPr>
          <w:rFonts w:ascii="Times New Roman" w:eastAsia="Times New Roman" w:hAnsi="Times New Roman" w:cs="Times New Roman"/>
          <w:i/>
          <w:color w:val="000000" w:themeColor="text1"/>
          <w:rPrChange w:id="623" w:author="Natasha Hardy" w:date="2021-12-10T13:32:00Z">
            <w:rPr>
              <w:rFonts w:ascii="Times New Roman" w:eastAsia="Times New Roman" w:hAnsi="Times New Roman" w:cs="Times New Roman"/>
              <w:i/>
              <w:color w:val="000000"/>
            </w:rPr>
          </w:rPrChange>
        </w:rPr>
        <w:t xml:space="preserve">Arctocephalus </w:t>
      </w:r>
      <w:proofErr w:type="spellStart"/>
      <w:r w:rsidRPr="008E1A76">
        <w:rPr>
          <w:rFonts w:ascii="Times New Roman" w:eastAsia="Times New Roman" w:hAnsi="Times New Roman" w:cs="Times New Roman"/>
          <w:i/>
          <w:color w:val="000000" w:themeColor="text1"/>
          <w:rPrChange w:id="624" w:author="Natasha Hardy" w:date="2021-12-10T13:32:00Z">
            <w:rPr>
              <w:rFonts w:ascii="Times New Roman" w:eastAsia="Times New Roman" w:hAnsi="Times New Roman" w:cs="Times New Roman"/>
              <w:i/>
              <w:color w:val="000000"/>
            </w:rPr>
          </w:rPrChange>
        </w:rPr>
        <w:t>forsteri</w:t>
      </w:r>
      <w:proofErr w:type="spellEnd"/>
      <w:r w:rsidRPr="008E1A76">
        <w:rPr>
          <w:rFonts w:ascii="Times New Roman" w:eastAsia="Times New Roman" w:hAnsi="Times New Roman" w:cs="Times New Roman"/>
          <w:color w:val="000000" w:themeColor="text1"/>
          <w:rPrChange w:id="625" w:author="Natasha Hardy" w:date="2021-12-10T13:32:00Z">
            <w:rPr>
              <w:rFonts w:ascii="Times New Roman" w:eastAsia="Times New Roman" w:hAnsi="Times New Roman" w:cs="Times New Roman"/>
              <w:color w:val="000000"/>
            </w:rPr>
          </w:rPrChange>
        </w:rPr>
        <w:t xml:space="preserve">) and their potential to threaten populations of </w:t>
      </w:r>
      <w:del w:id="626" w:author="Microsoft Office User" w:date="2021-12-10T09:27:00Z">
        <w:r w:rsidRPr="008E1A76" w:rsidDel="002F70FA">
          <w:rPr>
            <w:rFonts w:ascii="Times New Roman" w:eastAsia="Times New Roman" w:hAnsi="Times New Roman" w:cs="Times New Roman"/>
            <w:color w:val="000000" w:themeColor="text1"/>
            <w:rPrChange w:id="627" w:author="Natasha Hardy" w:date="2021-12-10T13:32:00Z">
              <w:rPr>
                <w:rFonts w:ascii="Times New Roman" w:eastAsia="Times New Roman" w:hAnsi="Times New Roman" w:cs="Times New Roman"/>
                <w:color w:val="000000"/>
              </w:rPr>
            </w:rPrChange>
          </w:rPr>
          <w:delText xml:space="preserve">the </w:delText>
        </w:r>
        <w:r w:rsidRPr="008E1A76" w:rsidDel="002F70FA">
          <w:rPr>
            <w:color w:val="000000" w:themeColor="text1"/>
            <w:rPrChange w:id="628" w:author="Natasha Hardy" w:date="2021-12-10T13:32:00Z">
              <w:rPr>
                <w:color w:val="000000"/>
              </w:rPr>
            </w:rPrChange>
          </w:rPr>
          <w:delText xml:space="preserve">culturally valued </w:delText>
        </w:r>
      </w:del>
      <w:r w:rsidRPr="008E1A76">
        <w:rPr>
          <w:color w:val="000000" w:themeColor="text1"/>
          <w:rPrChange w:id="629" w:author="Natasha Hardy" w:date="2021-12-10T13:32:00Z">
            <w:rPr>
              <w:color w:val="000000"/>
            </w:rPr>
          </w:rPrChange>
        </w:rPr>
        <w:t>little penguin (</w:t>
      </w:r>
      <w:proofErr w:type="spellStart"/>
      <w:r w:rsidRPr="008E1A76">
        <w:rPr>
          <w:i/>
          <w:color w:val="000000" w:themeColor="text1"/>
          <w:rPrChange w:id="630" w:author="Natasha Hardy" w:date="2021-12-10T13:32:00Z">
            <w:rPr>
              <w:i/>
              <w:color w:val="000000"/>
            </w:rPr>
          </w:rPrChange>
        </w:rPr>
        <w:t>Eudyptula</w:t>
      </w:r>
      <w:proofErr w:type="spellEnd"/>
      <w:r w:rsidRPr="008E1A76">
        <w:rPr>
          <w:i/>
          <w:color w:val="000000" w:themeColor="text1"/>
          <w:rPrChange w:id="631" w:author="Natasha Hardy" w:date="2021-12-10T13:32:00Z">
            <w:rPr>
              <w:i/>
              <w:color w:val="000000"/>
            </w:rPr>
          </w:rPrChange>
        </w:rPr>
        <w:t xml:space="preserve"> minor</w:t>
      </w:r>
      <w:r w:rsidRPr="008E1A76">
        <w:rPr>
          <w:color w:val="000000" w:themeColor="text1"/>
          <w:rPrChange w:id="632" w:author="Natasha Hardy" w:date="2021-12-10T13:32:00Z">
            <w:rPr>
              <w:color w:val="000000"/>
            </w:rPr>
          </w:rPrChange>
        </w:rPr>
        <w:t>). The fur seals were decimated by</w:t>
      </w:r>
      <w:del w:id="633" w:author="Natasha Hardy" w:date="2021-12-09T15:27:00Z">
        <w:r w:rsidRPr="008E1A76" w:rsidDel="00081216">
          <w:rPr>
            <w:color w:val="000000" w:themeColor="text1"/>
            <w:rPrChange w:id="634" w:author="Natasha Hardy" w:date="2021-12-10T13:32:00Z">
              <w:rPr>
                <w:color w:val="000000"/>
              </w:rPr>
            </w:rPrChange>
          </w:rPr>
          <w:delText xml:space="preserve"> </w:delText>
        </w:r>
        <w:r w:rsidRPr="008E1A76" w:rsidDel="00081216">
          <w:rPr>
            <w:rFonts w:ascii="Times New Roman" w:eastAsia="Times New Roman" w:hAnsi="Times New Roman" w:cs="Times New Roman"/>
            <w:color w:val="000000" w:themeColor="text1"/>
            <w:rPrChange w:id="635" w:author="Natasha Hardy" w:date="2021-12-10T13:32:00Z">
              <w:rPr>
                <w:rFonts w:ascii="Times New Roman" w:eastAsia="Times New Roman" w:hAnsi="Times New Roman" w:cs="Times New Roman"/>
                <w:color w:val="000000"/>
              </w:rPr>
            </w:rPrChange>
          </w:rPr>
          <w:delText xml:space="preserve">massive </w:delText>
        </w:r>
      </w:del>
      <w:del w:id="636" w:author="Natasha Hardy" w:date="2021-11-11T15:53:00Z">
        <w:r w:rsidRPr="008E1A76" w:rsidDel="00EC15E5">
          <w:rPr>
            <w:rFonts w:ascii="Times New Roman" w:eastAsia="Times New Roman" w:hAnsi="Times New Roman" w:cs="Times New Roman"/>
            <w:color w:val="000000" w:themeColor="text1"/>
            <w:rPrChange w:id="637" w:author="Natasha Hardy" w:date="2021-12-10T13:32:00Z">
              <w:rPr>
                <w:rFonts w:ascii="Times New Roman" w:eastAsia="Times New Roman" w:hAnsi="Times New Roman" w:cs="Times New Roman"/>
                <w:color w:val="000000"/>
              </w:rPr>
            </w:rPrChange>
          </w:rPr>
          <w:delText xml:space="preserve">over-exploitation during </w:delText>
        </w:r>
      </w:del>
      <w:del w:id="638" w:author="Natasha Hardy" w:date="2021-12-09T15:27:00Z">
        <w:r w:rsidRPr="008E1A76" w:rsidDel="00081216">
          <w:rPr>
            <w:rFonts w:ascii="Times New Roman" w:eastAsia="Times New Roman" w:hAnsi="Times New Roman" w:cs="Times New Roman"/>
            <w:color w:val="000000" w:themeColor="text1"/>
            <w:rPrChange w:id="639" w:author="Natasha Hardy" w:date="2021-12-10T13:32:00Z">
              <w:rPr>
                <w:rFonts w:ascii="Times New Roman" w:eastAsia="Times New Roman" w:hAnsi="Times New Roman" w:cs="Times New Roman"/>
                <w:color w:val="000000"/>
              </w:rPr>
            </w:rPrChange>
          </w:rPr>
          <w:delText>the</w:delText>
        </w:r>
      </w:del>
      <w:r w:rsidRPr="008E1A76">
        <w:rPr>
          <w:rFonts w:ascii="Times New Roman" w:eastAsia="Times New Roman" w:hAnsi="Times New Roman" w:cs="Times New Roman"/>
          <w:color w:val="000000" w:themeColor="text1"/>
          <w:rPrChange w:id="640" w:author="Natasha Hardy" w:date="2021-12-10T13:32:00Z">
            <w:rPr>
              <w:rFonts w:ascii="Times New Roman" w:eastAsia="Times New Roman" w:hAnsi="Times New Roman" w:cs="Times New Roman"/>
              <w:color w:val="000000"/>
            </w:rPr>
          </w:rPrChange>
        </w:rPr>
        <w:t xml:space="preserve"> </w:t>
      </w:r>
      <w:ins w:id="641" w:author="Natasha Hardy" w:date="2021-11-11T15:54:00Z">
        <w:r w:rsidR="00EC15E5" w:rsidRPr="008E1A76">
          <w:rPr>
            <w:rFonts w:ascii="Times New Roman" w:eastAsia="Times New Roman" w:hAnsi="Times New Roman" w:cs="Times New Roman"/>
            <w:color w:val="000000" w:themeColor="text1"/>
            <w:rPrChange w:id="642" w:author="Natasha Hardy" w:date="2021-12-10T13:32:00Z">
              <w:rPr>
                <w:rFonts w:ascii="Times New Roman" w:eastAsia="Times New Roman" w:hAnsi="Times New Roman" w:cs="Times New Roman"/>
                <w:color w:val="000000"/>
              </w:rPr>
            </w:rPrChange>
          </w:rPr>
          <w:t xml:space="preserve">fur trade through the </w:t>
        </w:r>
      </w:ins>
      <w:r w:rsidRPr="008E1A76">
        <w:rPr>
          <w:rFonts w:ascii="Times New Roman" w:eastAsia="Times New Roman" w:hAnsi="Times New Roman" w:cs="Times New Roman"/>
          <w:color w:val="000000" w:themeColor="text1"/>
          <w:rPrChange w:id="643" w:author="Natasha Hardy" w:date="2021-12-10T13:32:00Z">
            <w:rPr>
              <w:rFonts w:ascii="Times New Roman" w:eastAsia="Times New Roman" w:hAnsi="Times New Roman" w:cs="Times New Roman"/>
              <w:color w:val="000000"/>
            </w:rPr>
          </w:rPrChange>
        </w:rPr>
        <w:t xml:space="preserve">1800’s </w:t>
      </w:r>
      <w:del w:id="644" w:author="Natasha Hardy" w:date="2021-11-11T15:54:00Z">
        <w:r w:rsidRPr="008E1A76" w:rsidDel="00EC15E5">
          <w:rPr>
            <w:rFonts w:ascii="Times New Roman" w:eastAsia="Times New Roman" w:hAnsi="Times New Roman" w:cs="Times New Roman"/>
            <w:color w:val="000000" w:themeColor="text1"/>
            <w:rPrChange w:id="645" w:author="Natasha Hardy" w:date="2021-12-10T13:32:00Z">
              <w:rPr>
                <w:rFonts w:ascii="Times New Roman" w:eastAsia="Times New Roman" w:hAnsi="Times New Roman" w:cs="Times New Roman"/>
                <w:color w:val="000000"/>
              </w:rPr>
            </w:rPrChange>
          </w:rPr>
          <w:delText>for the fur trade</w:delText>
        </w:r>
        <w:r w:rsidR="004E0DE7" w:rsidRPr="008E1A76" w:rsidDel="00EC15E5">
          <w:rPr>
            <w:rFonts w:ascii="Times New Roman" w:eastAsia="Times New Roman" w:hAnsi="Times New Roman" w:cs="Times New Roman"/>
            <w:color w:val="000000" w:themeColor="text1"/>
            <w:rPrChange w:id="646" w:author="Natasha Hardy" w:date="2021-12-10T13:32:00Z">
              <w:rPr>
                <w:rFonts w:ascii="Times New Roman" w:eastAsia="Times New Roman" w:hAnsi="Times New Roman" w:cs="Times New Roman"/>
                <w:color w:val="000000"/>
              </w:rPr>
            </w:rPrChange>
          </w:rPr>
          <w:delText xml:space="preserve"> </w:delText>
        </w:r>
      </w:del>
      <w:r w:rsidRPr="008E1A76">
        <w:rPr>
          <w:rFonts w:ascii="Times New Roman" w:eastAsia="Times New Roman" w:hAnsi="Times New Roman" w:cs="Times New Roman"/>
          <w:color w:val="000000" w:themeColor="text1"/>
          <w:rPrChange w:id="647" w:author="Natasha Hardy" w:date="2021-12-10T13:32:00Z">
            <w:rPr>
              <w:rFonts w:ascii="Times New Roman" w:eastAsia="Times New Roman" w:hAnsi="Times New Roman" w:cs="Times New Roman"/>
              <w:color w:val="000000"/>
            </w:rPr>
          </w:rPrChange>
        </w:rPr>
        <w:t>and culling into the</w:t>
      </w:r>
      <w:ins w:id="648" w:author="Natasha Hardy" w:date="2021-11-11T15:54:00Z">
        <w:r w:rsidR="00EC15E5" w:rsidRPr="008E1A76">
          <w:rPr>
            <w:rFonts w:ascii="Times New Roman" w:eastAsia="Times New Roman" w:hAnsi="Times New Roman" w:cs="Times New Roman"/>
            <w:color w:val="000000" w:themeColor="text1"/>
            <w:rPrChange w:id="649" w:author="Natasha Hardy" w:date="2021-12-10T13:32:00Z">
              <w:rPr>
                <w:rFonts w:ascii="Times New Roman" w:eastAsia="Times New Roman" w:hAnsi="Times New Roman" w:cs="Times New Roman"/>
                <w:color w:val="000000"/>
              </w:rPr>
            </w:rPrChange>
          </w:rPr>
          <w:t xml:space="preserve"> late</w:t>
        </w:r>
      </w:ins>
      <w:r w:rsidRPr="008E1A76">
        <w:rPr>
          <w:rFonts w:ascii="Times New Roman" w:eastAsia="Times New Roman" w:hAnsi="Times New Roman" w:cs="Times New Roman"/>
          <w:color w:val="000000" w:themeColor="text1"/>
          <w:rPrChange w:id="650" w:author="Natasha Hardy" w:date="2021-12-10T13:32:00Z">
            <w:rPr>
              <w:rFonts w:ascii="Times New Roman" w:eastAsia="Times New Roman" w:hAnsi="Times New Roman" w:cs="Times New Roman"/>
              <w:color w:val="000000"/>
            </w:rPr>
          </w:rPrChange>
        </w:rPr>
        <w:t xml:space="preserve"> 1900’s due to perceived competition for resources with fishermen </w:t>
      </w:r>
      <w:r w:rsidRPr="008E1A76">
        <w:rPr>
          <w:color w:val="000000" w:themeColor="text1"/>
          <w:rPrChange w:id="651" w:author="Natasha Hardy" w:date="2021-12-10T13:32:00Z">
            <w:rPr/>
          </w:rPrChange>
        </w:rPr>
        <w:t>(Shaughnessy et al., 1999)</w:t>
      </w:r>
      <w:r w:rsidRPr="008E1A76">
        <w:rPr>
          <w:rFonts w:ascii="Times New Roman" w:eastAsia="Times New Roman" w:hAnsi="Times New Roman" w:cs="Times New Roman"/>
          <w:color w:val="000000" w:themeColor="text1"/>
          <w:rPrChange w:id="652" w:author="Natasha Hardy" w:date="2021-12-10T13:32:00Z">
            <w:rPr>
              <w:rFonts w:ascii="Times New Roman" w:eastAsia="Times New Roman" w:hAnsi="Times New Roman" w:cs="Times New Roman"/>
            </w:rPr>
          </w:rPrChange>
        </w:rPr>
        <w:t xml:space="preserve">. </w:t>
      </w:r>
      <w:r w:rsidR="00155C24" w:rsidRPr="008E1A76">
        <w:rPr>
          <w:color w:val="000000" w:themeColor="text1"/>
          <w:rPrChange w:id="653" w:author="Natasha Hardy" w:date="2021-12-10T13:32:00Z">
            <w:rPr/>
          </w:rPrChange>
        </w:rPr>
        <w:t>Long-nosed fur seal</w:t>
      </w:r>
      <w:r w:rsidR="00BA5971" w:rsidRPr="008E1A76">
        <w:rPr>
          <w:color w:val="000000" w:themeColor="text1"/>
          <w:rPrChange w:id="654" w:author="Natasha Hardy" w:date="2021-12-10T13:32:00Z">
            <w:rPr/>
          </w:rPrChange>
        </w:rPr>
        <w:t>s are the only mainland Australian seal species with increasing population trends,</w:t>
      </w:r>
      <w:r w:rsidR="00155C24" w:rsidRPr="008E1A76">
        <w:rPr>
          <w:color w:val="000000" w:themeColor="text1"/>
          <w:rPrChange w:id="655" w:author="Natasha Hardy" w:date="2021-12-10T13:32:00Z">
            <w:rPr/>
          </w:rPrChange>
        </w:rPr>
        <w:t xml:space="preserve"> reported at </w:t>
      </w:r>
      <w:r w:rsidR="00155C24" w:rsidRPr="008E1A76">
        <w:rPr>
          <w:color w:val="000000" w:themeColor="text1"/>
          <w:rPrChange w:id="656" w:author="Natasha Hardy" w:date="2021-12-10T13:32:00Z">
            <w:rPr>
              <w:color w:val="141413"/>
            </w:rPr>
          </w:rPrChange>
        </w:rPr>
        <w:t xml:space="preserve">97,200 in the state of South Australia </w:t>
      </w:r>
      <w:r w:rsidR="00155C24" w:rsidRPr="008E1A76">
        <w:rPr>
          <w:rFonts w:ascii="Times New Roman" w:eastAsia="Times New Roman" w:hAnsi="Times New Roman" w:cs="Times New Roman"/>
          <w:color w:val="000000" w:themeColor="text1"/>
          <w:rPrChange w:id="657" w:author="Natasha Hardy" w:date="2021-12-10T13:32:00Z">
            <w:rPr>
              <w:rFonts w:ascii="Times New Roman" w:eastAsia="Times New Roman" w:hAnsi="Times New Roman" w:cs="Times New Roman"/>
              <w:color w:val="000000"/>
            </w:rPr>
          </w:rPrChange>
        </w:rPr>
        <w:t>(2013–14 census</w:t>
      </w:r>
      <w:r w:rsidR="00155C24" w:rsidRPr="008E1A76">
        <w:rPr>
          <w:rFonts w:ascii="Times New Roman" w:eastAsia="Times New Roman" w:hAnsi="Times New Roman" w:cs="Times New Roman"/>
          <w:color w:val="000000" w:themeColor="text1"/>
          <w:rPrChange w:id="658" w:author="Natasha Hardy" w:date="2021-12-10T13:32:00Z">
            <w:rPr>
              <w:rFonts w:ascii="Times New Roman" w:eastAsia="Times New Roman" w:hAnsi="Times New Roman" w:cs="Times New Roman"/>
            </w:rPr>
          </w:rPrChange>
        </w:rPr>
        <w:t xml:space="preserve">; </w:t>
      </w:r>
      <w:r w:rsidR="00155C24" w:rsidRPr="008E1A76">
        <w:rPr>
          <w:color w:val="000000" w:themeColor="text1"/>
          <w:rPrChange w:id="659" w:author="Natasha Hardy" w:date="2021-12-10T13:32:00Z">
            <w:rPr/>
          </w:rPrChange>
        </w:rPr>
        <w:t>Shaughnessy et al., 2015)</w:t>
      </w:r>
      <w:del w:id="660" w:author="Rebecca McIntosh" w:date="2021-10-28T16:49:00Z">
        <w:r w:rsidR="00155C24" w:rsidRPr="008E1A76" w:rsidDel="00264A48">
          <w:rPr>
            <w:color w:val="000000" w:themeColor="text1"/>
            <w:rPrChange w:id="661" w:author="Natasha Hardy" w:date="2021-12-10T13:32:00Z">
              <w:rPr/>
            </w:rPrChange>
          </w:rPr>
          <w:delText>,</w:delText>
        </w:r>
        <w:r w:rsidR="00155C24" w:rsidRPr="008E1A76" w:rsidDel="00264A48">
          <w:rPr>
            <w:rFonts w:ascii="Times New Roman" w:eastAsia="Times New Roman" w:hAnsi="Times New Roman" w:cs="Times New Roman"/>
            <w:color w:val="000000" w:themeColor="text1"/>
            <w:rPrChange w:id="662" w:author="Natasha Hardy" w:date="2021-12-10T13:32:00Z">
              <w:rPr>
                <w:rFonts w:ascii="Times New Roman" w:eastAsia="Times New Roman" w:hAnsi="Times New Roman" w:cs="Times New Roman"/>
                <w:color w:val="000000"/>
              </w:rPr>
            </w:rPrChange>
          </w:rPr>
          <w:delText xml:space="preserve"> </w:delText>
        </w:r>
        <w:r w:rsidR="002575E7" w:rsidRPr="008E1A76" w:rsidDel="00264A48">
          <w:rPr>
            <w:rFonts w:ascii="Times New Roman" w:eastAsia="Times New Roman" w:hAnsi="Times New Roman" w:cs="Times New Roman"/>
            <w:color w:val="000000" w:themeColor="text1"/>
            <w:rPrChange w:id="663" w:author="Natasha Hardy" w:date="2021-12-10T13:32:00Z">
              <w:rPr>
                <w:rFonts w:ascii="Times New Roman" w:eastAsia="Times New Roman" w:hAnsi="Times New Roman" w:cs="Times New Roman"/>
                <w:color w:val="000000"/>
              </w:rPr>
            </w:rPrChange>
          </w:rPr>
          <w:delText>and</w:delText>
        </w:r>
      </w:del>
      <w:r w:rsidR="002575E7" w:rsidRPr="008E1A76">
        <w:rPr>
          <w:rFonts w:ascii="Times New Roman" w:eastAsia="Times New Roman" w:hAnsi="Times New Roman" w:cs="Times New Roman"/>
          <w:color w:val="000000" w:themeColor="text1"/>
          <w:rPrChange w:id="664" w:author="Natasha Hardy" w:date="2021-12-10T13:32:00Z">
            <w:rPr>
              <w:rFonts w:ascii="Times New Roman" w:eastAsia="Times New Roman" w:hAnsi="Times New Roman" w:cs="Times New Roman"/>
              <w:color w:val="000000"/>
            </w:rPr>
          </w:rPrChange>
        </w:rPr>
        <w:t xml:space="preserve"> </w:t>
      </w:r>
      <w:r w:rsidR="00155C24" w:rsidRPr="008E1A76">
        <w:rPr>
          <w:rFonts w:ascii="Times New Roman" w:eastAsia="Times New Roman" w:hAnsi="Times New Roman" w:cs="Times New Roman"/>
          <w:color w:val="000000" w:themeColor="text1"/>
          <w:rPrChange w:id="665" w:author="Natasha Hardy" w:date="2021-12-10T13:32:00Z">
            <w:rPr>
              <w:rFonts w:ascii="Times New Roman" w:eastAsia="Times New Roman" w:hAnsi="Times New Roman" w:cs="Times New Roman"/>
              <w:color w:val="000000"/>
            </w:rPr>
          </w:rPrChange>
        </w:rPr>
        <w:t xml:space="preserve">where an estimated 83% of their </w:t>
      </w:r>
      <w:del w:id="666" w:author="Natasha Hardy" w:date="2021-12-09T15:27:00Z">
        <w:r w:rsidR="00155C24" w:rsidRPr="008E1A76" w:rsidDel="00081216">
          <w:rPr>
            <w:rFonts w:ascii="Times New Roman" w:eastAsia="Times New Roman" w:hAnsi="Times New Roman" w:cs="Times New Roman"/>
            <w:color w:val="000000" w:themeColor="text1"/>
            <w:rPrChange w:id="667" w:author="Natasha Hardy" w:date="2021-12-10T13:32:00Z">
              <w:rPr>
                <w:rFonts w:ascii="Times New Roman" w:eastAsia="Times New Roman" w:hAnsi="Times New Roman" w:cs="Times New Roman"/>
                <w:color w:val="000000"/>
              </w:rPr>
            </w:rPrChange>
          </w:rPr>
          <w:delText xml:space="preserve">known </w:delText>
        </w:r>
      </w:del>
      <w:ins w:id="668" w:author="Natasha Hardy" w:date="2021-12-09T15:28:00Z">
        <w:r w:rsidR="00081216" w:rsidRPr="008E1A76">
          <w:rPr>
            <w:rFonts w:ascii="Times New Roman" w:eastAsia="Times New Roman" w:hAnsi="Times New Roman" w:cs="Times New Roman"/>
            <w:color w:val="000000" w:themeColor="text1"/>
            <w:rPrChange w:id="669" w:author="Natasha Hardy" w:date="2021-12-10T13:32:00Z">
              <w:rPr>
                <w:rFonts w:ascii="Times New Roman" w:eastAsia="Times New Roman" w:hAnsi="Times New Roman" w:cs="Times New Roman"/>
                <w:color w:val="000000"/>
              </w:rPr>
            </w:rPrChange>
          </w:rPr>
          <w:t>recorded</w:t>
        </w:r>
      </w:ins>
      <w:ins w:id="670" w:author="Natasha Hardy" w:date="2021-12-09T15:27:00Z">
        <w:r w:rsidR="00081216" w:rsidRPr="008E1A76">
          <w:rPr>
            <w:rFonts w:ascii="Times New Roman" w:eastAsia="Times New Roman" w:hAnsi="Times New Roman" w:cs="Times New Roman"/>
            <w:color w:val="000000" w:themeColor="text1"/>
            <w:rPrChange w:id="671" w:author="Natasha Hardy" w:date="2021-12-10T13:32:00Z">
              <w:rPr>
                <w:rFonts w:ascii="Times New Roman" w:eastAsia="Times New Roman" w:hAnsi="Times New Roman" w:cs="Times New Roman"/>
                <w:color w:val="000000"/>
              </w:rPr>
            </w:rPrChange>
          </w:rPr>
          <w:t xml:space="preserve"> </w:t>
        </w:r>
      </w:ins>
      <w:r w:rsidR="00155C24" w:rsidRPr="008E1A76">
        <w:rPr>
          <w:rFonts w:ascii="Times New Roman" w:eastAsia="Times New Roman" w:hAnsi="Times New Roman" w:cs="Times New Roman"/>
          <w:color w:val="000000" w:themeColor="text1"/>
          <w:rPrChange w:id="672" w:author="Natasha Hardy" w:date="2021-12-10T13:32:00Z">
            <w:rPr>
              <w:rFonts w:ascii="Times New Roman" w:eastAsia="Times New Roman" w:hAnsi="Times New Roman" w:cs="Times New Roman"/>
              <w:color w:val="000000"/>
            </w:rPr>
          </w:rPrChange>
        </w:rPr>
        <w:t xml:space="preserve">pup production occurs. </w:t>
      </w:r>
      <w:del w:id="673" w:author="Rebecca McIntosh" w:date="2021-10-28T16:59:00Z">
        <w:r w:rsidR="00155C24" w:rsidRPr="008E1A76" w:rsidDel="00C34632">
          <w:rPr>
            <w:color w:val="000000" w:themeColor="text1"/>
            <w:rPrChange w:id="674" w:author="Natasha Hardy" w:date="2021-12-10T13:32:00Z">
              <w:rPr/>
            </w:rPrChange>
          </w:rPr>
          <w:delText>Total e</w:delText>
        </w:r>
        <w:r w:rsidR="00155C24" w:rsidRPr="008E1A76" w:rsidDel="00C34632">
          <w:rPr>
            <w:color w:val="000000" w:themeColor="text1"/>
            <w:rPrChange w:id="675" w:author="Natasha Hardy" w:date="2021-12-10T13:32:00Z">
              <w:rPr>
                <w:color w:val="000000"/>
              </w:rPr>
            </w:rPrChange>
          </w:rPr>
          <w:delText xml:space="preserve">stimates of mainland Australian seal populations </w:delText>
        </w:r>
      </w:del>
      <w:del w:id="676" w:author="Rebecca McIntosh" w:date="2021-10-28T16:50:00Z">
        <w:r w:rsidR="00155C24" w:rsidRPr="008E1A76" w:rsidDel="00264A48">
          <w:rPr>
            <w:color w:val="000000" w:themeColor="text1"/>
            <w:rPrChange w:id="677" w:author="Natasha Hardy" w:date="2021-12-10T13:32:00Z">
              <w:rPr>
                <w:color w:val="000000"/>
              </w:rPr>
            </w:rPrChange>
          </w:rPr>
          <w:delText xml:space="preserve">prior to sealing </w:delText>
        </w:r>
      </w:del>
      <w:del w:id="678" w:author="Rebecca McIntosh" w:date="2021-10-28T16:49:00Z">
        <w:r w:rsidR="00155C24" w:rsidRPr="008E1A76" w:rsidDel="00264A48">
          <w:rPr>
            <w:color w:val="000000" w:themeColor="text1"/>
            <w:rPrChange w:id="679" w:author="Natasha Hardy" w:date="2021-12-10T13:32:00Z">
              <w:rPr>
                <w:color w:val="000000"/>
              </w:rPr>
            </w:rPrChange>
          </w:rPr>
          <w:delText>were never made, however</w:delText>
        </w:r>
        <w:r w:rsidR="00155C24" w:rsidRPr="008E1A76" w:rsidDel="00264A48">
          <w:rPr>
            <w:color w:val="000000" w:themeColor="text1"/>
            <w:rPrChange w:id="680" w:author="Natasha Hardy" w:date="2021-12-10T13:32:00Z">
              <w:rPr/>
            </w:rPrChange>
          </w:rPr>
          <w:delText xml:space="preserve"> it is noteworthy</w:delText>
        </w:r>
      </w:del>
      <w:ins w:id="681" w:author="Rebecca McIntosh" w:date="2021-10-28T17:00:00Z">
        <w:r w:rsidR="00C34632" w:rsidRPr="008E1A76">
          <w:rPr>
            <w:color w:val="000000" w:themeColor="text1"/>
            <w:rPrChange w:id="682" w:author="Natasha Hardy" w:date="2021-12-10T13:32:00Z">
              <w:rPr/>
            </w:rPrChange>
          </w:rPr>
          <w:t>While the original population size is unknown, h</w:t>
        </w:r>
      </w:ins>
      <w:ins w:id="683" w:author="Rebecca McIntosh" w:date="2021-10-28T16:50:00Z">
        <w:r w:rsidR="00264A48" w:rsidRPr="008E1A76">
          <w:rPr>
            <w:color w:val="000000" w:themeColor="text1"/>
            <w:rPrChange w:id="684" w:author="Natasha Hardy" w:date="2021-12-10T13:32:00Z">
              <w:rPr>
                <w:color w:val="000000"/>
              </w:rPr>
            </w:rPrChange>
          </w:rPr>
          <w:t>arvesting records</w:t>
        </w:r>
      </w:ins>
      <w:ins w:id="685" w:author="Rebecca McIntosh" w:date="2021-10-28T17:00:00Z">
        <w:r w:rsidR="00C34632" w:rsidRPr="008E1A76">
          <w:rPr>
            <w:color w:val="000000" w:themeColor="text1"/>
            <w:rPrChange w:id="686" w:author="Natasha Hardy" w:date="2021-12-10T13:32:00Z">
              <w:rPr>
                <w:color w:val="000000"/>
              </w:rPr>
            </w:rPrChange>
          </w:rPr>
          <w:t xml:space="preserve"> </w:t>
        </w:r>
      </w:ins>
      <w:ins w:id="687" w:author="Rebecca McIntosh" w:date="2021-10-28T16:50:00Z">
        <w:r w:rsidR="00264A48" w:rsidRPr="008E1A76">
          <w:rPr>
            <w:color w:val="000000" w:themeColor="text1"/>
            <w:rPrChange w:id="688" w:author="Natasha Hardy" w:date="2021-12-10T13:32:00Z">
              <w:rPr>
                <w:color w:val="000000"/>
              </w:rPr>
            </w:rPrChange>
          </w:rPr>
          <w:t>suggest</w:t>
        </w:r>
      </w:ins>
      <w:r w:rsidR="00155C24" w:rsidRPr="008E1A76">
        <w:rPr>
          <w:color w:val="000000" w:themeColor="text1"/>
          <w:rPrChange w:id="689" w:author="Natasha Hardy" w:date="2021-12-10T13:32:00Z">
            <w:rPr/>
          </w:rPrChange>
        </w:rPr>
        <w:t xml:space="preserve"> that</w:t>
      </w:r>
      <w:r w:rsidR="00155C24" w:rsidRPr="008E1A76">
        <w:rPr>
          <w:color w:val="000000" w:themeColor="text1"/>
          <w:rPrChange w:id="690" w:author="Natasha Hardy" w:date="2021-12-10T13:32:00Z">
            <w:rPr>
              <w:color w:val="000000"/>
            </w:rPr>
          </w:rPrChange>
        </w:rPr>
        <w:t xml:space="preserve"> </w:t>
      </w:r>
      <w:ins w:id="691" w:author="Rebecca McIntosh" w:date="2021-10-28T16:52:00Z">
        <w:r w:rsidR="00860776" w:rsidRPr="008E1A76">
          <w:rPr>
            <w:color w:val="000000" w:themeColor="text1"/>
            <w:rPrChange w:id="692" w:author="Natasha Hardy" w:date="2021-12-10T13:32:00Z">
              <w:rPr>
                <w:color w:val="000000"/>
              </w:rPr>
            </w:rPrChange>
          </w:rPr>
          <w:t xml:space="preserve">the </w:t>
        </w:r>
      </w:ins>
      <w:del w:id="693" w:author="Rebecca McIntosh" w:date="2021-10-28T16:51:00Z">
        <w:r w:rsidR="00155C24" w:rsidRPr="008E1A76" w:rsidDel="00860776">
          <w:rPr>
            <w:color w:val="000000" w:themeColor="text1"/>
            <w:rPrChange w:id="694" w:author="Natasha Hardy" w:date="2021-12-10T13:32:00Z">
              <w:rPr>
                <w:color w:val="000000"/>
              </w:rPr>
            </w:rPrChange>
          </w:rPr>
          <w:delText>the recent recovery of</w:delText>
        </w:r>
      </w:del>
      <w:ins w:id="695" w:author="Rebecca McIntosh" w:date="2021-10-28T16:51:00Z">
        <w:r w:rsidR="00860776" w:rsidRPr="008E1A76">
          <w:rPr>
            <w:color w:val="000000" w:themeColor="text1"/>
            <w:rPrChange w:id="696" w:author="Natasha Hardy" w:date="2021-12-10T13:32:00Z">
              <w:rPr>
                <w:color w:val="000000"/>
              </w:rPr>
            </w:rPrChange>
          </w:rPr>
          <w:t>current</w:t>
        </w:r>
      </w:ins>
      <w:r w:rsidR="00155C24" w:rsidRPr="008E1A76">
        <w:rPr>
          <w:color w:val="000000" w:themeColor="text1"/>
          <w:rPrChange w:id="697" w:author="Natasha Hardy" w:date="2021-12-10T13:32:00Z">
            <w:rPr>
              <w:color w:val="000000"/>
            </w:rPr>
          </w:rPrChange>
        </w:rPr>
        <w:t xml:space="preserve"> </w:t>
      </w:r>
      <w:del w:id="698" w:author="Natasha Hardy" w:date="2021-12-09T15:28:00Z">
        <w:r w:rsidR="00155C24" w:rsidRPr="008E1A76" w:rsidDel="00081216">
          <w:rPr>
            <w:color w:val="000000" w:themeColor="text1"/>
            <w:rPrChange w:id="699" w:author="Natasha Hardy" w:date="2021-12-10T13:32:00Z">
              <w:rPr>
                <w:color w:val="000000"/>
              </w:rPr>
            </w:rPrChange>
          </w:rPr>
          <w:delText xml:space="preserve">long-nosed fur seals </w:delText>
        </w:r>
      </w:del>
      <w:ins w:id="700" w:author="Rebecca McIntosh" w:date="2021-10-28T16:52:00Z">
        <w:r w:rsidR="00860776" w:rsidRPr="008E1A76">
          <w:rPr>
            <w:color w:val="000000" w:themeColor="text1"/>
            <w:rPrChange w:id="701" w:author="Natasha Hardy" w:date="2021-12-10T13:32:00Z">
              <w:rPr>
                <w:color w:val="000000"/>
              </w:rPr>
            </w:rPrChange>
          </w:rPr>
          <w:t xml:space="preserve">population </w:t>
        </w:r>
      </w:ins>
      <w:del w:id="702" w:author="Rebecca McIntosh" w:date="2021-10-28T16:51:00Z">
        <w:r w:rsidR="00155C24" w:rsidRPr="008E1A76" w:rsidDel="00264A48">
          <w:rPr>
            <w:color w:val="000000" w:themeColor="text1"/>
            <w:rPrChange w:id="703" w:author="Natasha Hardy" w:date="2021-12-10T13:32:00Z">
              <w:rPr>
                <w:color w:val="000000"/>
              </w:rPr>
            </w:rPrChange>
          </w:rPr>
          <w:delText xml:space="preserve">likely </w:delText>
        </w:r>
      </w:del>
      <w:r w:rsidR="00155C24" w:rsidRPr="008E1A76">
        <w:rPr>
          <w:color w:val="000000" w:themeColor="text1"/>
          <w:rPrChange w:id="704" w:author="Natasha Hardy" w:date="2021-12-10T13:32:00Z">
            <w:rPr>
              <w:color w:val="000000"/>
            </w:rPr>
          </w:rPrChange>
        </w:rPr>
        <w:t>represents a s</w:t>
      </w:r>
      <w:r w:rsidR="00155C24" w:rsidRPr="008E1A76">
        <w:rPr>
          <w:color w:val="000000" w:themeColor="text1"/>
          <w:rPrChange w:id="705" w:author="Natasha Hardy" w:date="2021-12-10T13:32:00Z">
            <w:rPr/>
          </w:rPrChange>
        </w:rPr>
        <w:t xml:space="preserve">mall </w:t>
      </w:r>
      <w:r w:rsidR="00155C24" w:rsidRPr="008E1A76">
        <w:rPr>
          <w:color w:val="000000" w:themeColor="text1"/>
          <w:rPrChange w:id="706" w:author="Natasha Hardy" w:date="2021-12-10T13:32:00Z">
            <w:rPr>
              <w:color w:val="000000"/>
            </w:rPr>
          </w:rPrChange>
        </w:rPr>
        <w:t xml:space="preserve">fraction of </w:t>
      </w:r>
      <w:del w:id="707" w:author="Natasha Hardy" w:date="2021-12-09T15:28:00Z">
        <w:r w:rsidR="00155C24" w:rsidRPr="008E1A76" w:rsidDel="00081216">
          <w:rPr>
            <w:color w:val="000000" w:themeColor="text1"/>
            <w:rPrChange w:id="708" w:author="Natasha Hardy" w:date="2021-12-10T13:32:00Z">
              <w:rPr>
                <w:color w:val="000000"/>
              </w:rPr>
            </w:rPrChange>
          </w:rPr>
          <w:delText>their population</w:delText>
        </w:r>
      </w:del>
      <w:ins w:id="709" w:author="Natasha Hardy" w:date="2021-12-09T15:28:00Z">
        <w:r w:rsidR="00081216" w:rsidRPr="008E1A76">
          <w:rPr>
            <w:color w:val="000000" w:themeColor="text1"/>
            <w:rPrChange w:id="710" w:author="Natasha Hardy" w:date="2021-12-10T13:32:00Z">
              <w:rPr>
                <w:color w:val="000000"/>
              </w:rPr>
            </w:rPrChange>
          </w:rPr>
          <w:t>that</w:t>
        </w:r>
      </w:ins>
      <w:r w:rsidR="00155C24" w:rsidRPr="008E1A76">
        <w:rPr>
          <w:color w:val="000000" w:themeColor="text1"/>
          <w:rPrChange w:id="711" w:author="Natasha Hardy" w:date="2021-12-10T13:32:00Z">
            <w:rPr>
              <w:color w:val="000000"/>
            </w:rPr>
          </w:rPrChange>
        </w:rPr>
        <w:t xml:space="preserve"> prior to European </w:t>
      </w:r>
      <w:proofErr w:type="spellStart"/>
      <w:r w:rsidR="00155C24" w:rsidRPr="008E1A76">
        <w:rPr>
          <w:color w:val="000000" w:themeColor="text1"/>
          <w:rPrChange w:id="712" w:author="Natasha Hardy" w:date="2021-12-10T13:32:00Z">
            <w:rPr>
              <w:color w:val="000000"/>
            </w:rPr>
          </w:rPrChange>
        </w:rPr>
        <w:t>colonisation</w:t>
      </w:r>
      <w:proofErr w:type="spellEnd"/>
      <w:r w:rsidR="00155C24" w:rsidRPr="008E1A76">
        <w:rPr>
          <w:color w:val="000000" w:themeColor="text1"/>
          <w:rPrChange w:id="713" w:author="Natasha Hardy" w:date="2021-12-10T13:32:00Z">
            <w:rPr>
              <w:color w:val="000000"/>
            </w:rPr>
          </w:rPrChange>
        </w:rPr>
        <w:t xml:space="preserve"> </w:t>
      </w:r>
      <w:ins w:id="714" w:author="Natasha Hardy" w:date="2021-12-09T15:28:00Z">
        <w:r w:rsidR="00081216" w:rsidRPr="008E1A76">
          <w:rPr>
            <w:color w:val="000000" w:themeColor="text1"/>
            <w:rPrChange w:id="715" w:author="Natasha Hardy" w:date="2021-12-10T13:32:00Z">
              <w:rPr>
                <w:color w:val="000000"/>
              </w:rPr>
            </w:rPrChange>
          </w:rPr>
          <w:t xml:space="preserve">and exploitation </w:t>
        </w:r>
      </w:ins>
      <w:r w:rsidR="00155C24" w:rsidRPr="008E1A76">
        <w:rPr>
          <w:color w:val="000000" w:themeColor="text1"/>
          <w:rPrChange w:id="716" w:author="Natasha Hardy" w:date="2021-12-10T13:32:00Z">
            <w:rPr/>
          </w:rPrChange>
        </w:rPr>
        <w:t>(Ling, 2014)</w:t>
      </w:r>
      <w:r w:rsidR="00155C24" w:rsidRPr="008E1A76">
        <w:rPr>
          <w:color w:val="000000" w:themeColor="text1"/>
          <w:rPrChange w:id="717" w:author="Natasha Hardy" w:date="2021-12-10T13:32:00Z">
            <w:rPr>
              <w:color w:val="000000"/>
            </w:rPr>
          </w:rPrChange>
        </w:rPr>
        <w:t>.</w:t>
      </w:r>
      <w:del w:id="718" w:author="Rebecca McIntosh" w:date="2021-10-28T17:00:00Z">
        <w:r w:rsidR="00155C24" w:rsidRPr="008E1A76" w:rsidDel="00C34632">
          <w:rPr>
            <w:rFonts w:ascii="Times New Roman" w:eastAsia="Times New Roman" w:hAnsi="Times New Roman" w:cs="Times New Roman"/>
            <w:color w:val="000000" w:themeColor="text1"/>
            <w:rPrChange w:id="719" w:author="Natasha Hardy" w:date="2021-12-10T13:32:00Z">
              <w:rPr>
                <w:rFonts w:ascii="Times New Roman" w:eastAsia="Times New Roman" w:hAnsi="Times New Roman" w:cs="Times New Roman"/>
                <w:color w:val="000000"/>
              </w:rPr>
            </w:rPrChange>
          </w:rPr>
          <w:delText xml:space="preserve"> </w:delText>
        </w:r>
      </w:del>
    </w:p>
    <w:p w14:paraId="34CE6A7A" w14:textId="6D466141" w:rsidR="00155C24" w:rsidRPr="008E1A76" w:rsidRDefault="00155C24" w:rsidP="001553A7">
      <w:pPr>
        <w:pBdr>
          <w:top w:val="nil"/>
          <w:left w:val="nil"/>
          <w:bottom w:val="nil"/>
          <w:right w:val="nil"/>
          <w:between w:val="nil"/>
        </w:pBdr>
        <w:ind w:firstLine="720"/>
        <w:rPr>
          <w:rFonts w:ascii="Times New Roman" w:eastAsia="Times New Roman" w:hAnsi="Times New Roman" w:cs="Times New Roman"/>
          <w:color w:val="000000" w:themeColor="text1"/>
          <w:rPrChange w:id="720" w:author="Natasha Hardy" w:date="2021-12-10T13:32:00Z">
            <w:rPr>
              <w:rFonts w:ascii="Times New Roman" w:eastAsia="Times New Roman" w:hAnsi="Times New Roman" w:cs="Times New Roman"/>
            </w:rPr>
          </w:rPrChange>
        </w:rPr>
      </w:pPr>
      <w:r w:rsidRPr="008E1A76">
        <w:rPr>
          <w:rFonts w:ascii="Times New Roman" w:eastAsia="Times New Roman" w:hAnsi="Times New Roman" w:cs="Times New Roman"/>
          <w:color w:val="000000" w:themeColor="text1"/>
          <w:rPrChange w:id="721" w:author="Natasha Hardy" w:date="2021-12-10T13:32:00Z">
            <w:rPr>
              <w:rFonts w:ascii="Times New Roman" w:eastAsia="Times New Roman" w:hAnsi="Times New Roman" w:cs="Times New Roman"/>
            </w:rPr>
          </w:rPrChange>
        </w:rPr>
        <w:t>Little penguins are a popular tourist attraction and</w:t>
      </w:r>
      <w:del w:id="722" w:author="Natasha Hardy" w:date="2021-11-11T15:54:00Z">
        <w:r w:rsidRPr="008E1A76" w:rsidDel="00EC15E5">
          <w:rPr>
            <w:rFonts w:ascii="Times New Roman" w:eastAsia="Times New Roman" w:hAnsi="Times New Roman" w:cs="Times New Roman"/>
            <w:color w:val="000000" w:themeColor="text1"/>
            <w:rPrChange w:id="723" w:author="Natasha Hardy" w:date="2021-12-10T13:32:00Z">
              <w:rPr>
                <w:rFonts w:ascii="Times New Roman" w:eastAsia="Times New Roman" w:hAnsi="Times New Roman" w:cs="Times New Roman"/>
              </w:rPr>
            </w:rPrChange>
          </w:rPr>
          <w:delText xml:space="preserve"> locally</w:delText>
        </w:r>
      </w:del>
      <w:r w:rsidRPr="008E1A76">
        <w:rPr>
          <w:rFonts w:ascii="Times New Roman" w:eastAsia="Times New Roman" w:hAnsi="Times New Roman" w:cs="Times New Roman"/>
          <w:color w:val="000000" w:themeColor="text1"/>
          <w:rPrChange w:id="724" w:author="Natasha Hardy" w:date="2021-12-10T13:32:00Z">
            <w:rPr>
              <w:rFonts w:ascii="Times New Roman" w:eastAsia="Times New Roman" w:hAnsi="Times New Roman" w:cs="Times New Roman"/>
            </w:rPr>
          </w:rPrChange>
        </w:rPr>
        <w:t xml:space="preserve"> valued species to communities across southern Australia </w:t>
      </w:r>
      <w:r w:rsidRPr="008E1A76">
        <w:rPr>
          <w:color w:val="000000" w:themeColor="text1"/>
          <w:rPrChange w:id="725" w:author="Natasha Hardy" w:date="2021-12-10T13:32:00Z">
            <w:rPr/>
          </w:rPrChange>
        </w:rPr>
        <w:t>(</w:t>
      </w:r>
      <w:proofErr w:type="spellStart"/>
      <w:r w:rsidRPr="008E1A76">
        <w:rPr>
          <w:color w:val="000000" w:themeColor="text1"/>
          <w:rPrChange w:id="726" w:author="Natasha Hardy" w:date="2021-12-10T13:32:00Z">
            <w:rPr/>
          </w:rPrChange>
        </w:rPr>
        <w:t>Tisdell</w:t>
      </w:r>
      <w:proofErr w:type="spellEnd"/>
      <w:r w:rsidRPr="008E1A76">
        <w:rPr>
          <w:color w:val="000000" w:themeColor="text1"/>
          <w:rPrChange w:id="727" w:author="Natasha Hardy" w:date="2021-12-10T13:32:00Z">
            <w:rPr/>
          </w:rPrChange>
        </w:rPr>
        <w:t xml:space="preserve"> &amp; Wilson, 2012), </w:t>
      </w:r>
      <w:del w:id="728" w:author="Natasha Hardy" w:date="2021-12-09T15:29:00Z">
        <w:r w:rsidRPr="008E1A76" w:rsidDel="00081216">
          <w:rPr>
            <w:rFonts w:ascii="Times New Roman" w:eastAsia="Times New Roman" w:hAnsi="Times New Roman" w:cs="Times New Roman"/>
            <w:color w:val="000000" w:themeColor="text1"/>
            <w:rPrChange w:id="729" w:author="Natasha Hardy" w:date="2021-12-10T13:32:00Z">
              <w:rPr>
                <w:rFonts w:ascii="Times New Roman" w:eastAsia="Times New Roman" w:hAnsi="Times New Roman" w:cs="Times New Roman"/>
              </w:rPr>
            </w:rPrChange>
          </w:rPr>
          <w:delText>with an</w:delText>
        </w:r>
      </w:del>
      <w:ins w:id="730" w:author="Natasha Hardy" w:date="2021-12-09T15:29:00Z">
        <w:r w:rsidR="00081216" w:rsidRPr="008E1A76">
          <w:rPr>
            <w:rFonts w:ascii="Times New Roman" w:eastAsia="Times New Roman" w:hAnsi="Times New Roman" w:cs="Times New Roman"/>
            <w:color w:val="000000" w:themeColor="text1"/>
            <w:rPrChange w:id="731" w:author="Natasha Hardy" w:date="2021-12-10T13:32:00Z">
              <w:rPr>
                <w:rFonts w:ascii="Times New Roman" w:eastAsia="Times New Roman" w:hAnsi="Times New Roman" w:cs="Times New Roman"/>
              </w:rPr>
            </w:rPrChange>
          </w:rPr>
          <w:t>and</w:t>
        </w:r>
      </w:ins>
      <w:r w:rsidRPr="008E1A76">
        <w:rPr>
          <w:rFonts w:ascii="Times New Roman" w:eastAsia="Times New Roman" w:hAnsi="Times New Roman" w:cs="Times New Roman"/>
          <w:color w:val="000000" w:themeColor="text1"/>
          <w:rPrChange w:id="732" w:author="Natasha Hardy" w:date="2021-12-10T13:32:00Z">
            <w:rPr>
              <w:rFonts w:ascii="Times New Roman" w:eastAsia="Times New Roman" w:hAnsi="Times New Roman" w:cs="Times New Roman"/>
            </w:rPr>
          </w:rPrChange>
        </w:rPr>
        <w:t xml:space="preserve"> estimated </w:t>
      </w:r>
      <w:ins w:id="733" w:author="Natasha Hardy" w:date="2021-12-09T15:29:00Z">
        <w:r w:rsidR="00081216" w:rsidRPr="008E1A76">
          <w:rPr>
            <w:rFonts w:ascii="Times New Roman" w:eastAsia="Times New Roman" w:hAnsi="Times New Roman" w:cs="Times New Roman"/>
            <w:color w:val="000000" w:themeColor="text1"/>
            <w:rPrChange w:id="734" w:author="Natasha Hardy" w:date="2021-12-10T13:32:00Z">
              <w:rPr>
                <w:rFonts w:ascii="Times New Roman" w:eastAsia="Times New Roman" w:hAnsi="Times New Roman" w:cs="Times New Roman"/>
              </w:rPr>
            </w:rPrChange>
          </w:rPr>
          <w:t xml:space="preserve">at </w:t>
        </w:r>
      </w:ins>
      <w:r w:rsidRPr="008E1A76">
        <w:rPr>
          <w:rFonts w:ascii="Times New Roman" w:eastAsia="Times New Roman" w:hAnsi="Times New Roman" w:cs="Times New Roman"/>
          <w:color w:val="000000" w:themeColor="text1"/>
          <w:rPrChange w:id="735" w:author="Natasha Hardy" w:date="2021-12-10T13:32:00Z">
            <w:rPr>
              <w:rFonts w:ascii="Times New Roman" w:eastAsia="Times New Roman" w:hAnsi="Times New Roman" w:cs="Times New Roman"/>
            </w:rPr>
          </w:rPrChange>
        </w:rPr>
        <w:t xml:space="preserve">470,000 </w:t>
      </w:r>
      <w:del w:id="736" w:author="Rebecca McIntosh" w:date="2021-10-28T09:54:00Z">
        <w:r w:rsidRPr="008E1A76" w:rsidDel="00A30D9C">
          <w:rPr>
            <w:rFonts w:ascii="Times New Roman" w:eastAsia="Times New Roman" w:hAnsi="Times New Roman" w:cs="Times New Roman"/>
            <w:color w:val="000000" w:themeColor="text1"/>
            <w:rPrChange w:id="737" w:author="Natasha Hardy" w:date="2021-12-10T13:32:00Z">
              <w:rPr>
                <w:rFonts w:ascii="Times New Roman" w:eastAsia="Times New Roman" w:hAnsi="Times New Roman" w:cs="Times New Roman"/>
              </w:rPr>
            </w:rPrChange>
          </w:rPr>
          <w:delText xml:space="preserve">little penguin </w:delText>
        </w:r>
      </w:del>
      <w:r w:rsidRPr="008E1A76">
        <w:rPr>
          <w:rFonts w:ascii="Times New Roman" w:eastAsia="Times New Roman" w:hAnsi="Times New Roman" w:cs="Times New Roman"/>
          <w:color w:val="000000" w:themeColor="text1"/>
          <w:rPrChange w:id="738" w:author="Natasha Hardy" w:date="2021-12-10T13:32:00Z">
            <w:rPr>
              <w:rFonts w:ascii="Times New Roman" w:eastAsia="Times New Roman" w:hAnsi="Times New Roman" w:cs="Times New Roman"/>
            </w:rPr>
          </w:rPrChange>
        </w:rPr>
        <w:t xml:space="preserve">individuals </w:t>
      </w:r>
      <w:r w:rsidRPr="008E1A76">
        <w:rPr>
          <w:color w:val="000000" w:themeColor="text1"/>
          <w:rPrChange w:id="739" w:author="Natasha Hardy" w:date="2021-12-10T13:32:00Z">
            <w:rPr/>
          </w:rPrChange>
        </w:rPr>
        <w:t>(</w:t>
      </w:r>
      <w:proofErr w:type="spellStart"/>
      <w:r w:rsidRPr="008E1A76">
        <w:rPr>
          <w:color w:val="000000" w:themeColor="text1"/>
          <w:rPrChange w:id="740" w:author="Natasha Hardy" w:date="2021-12-10T13:32:00Z">
            <w:rPr/>
          </w:rPrChange>
        </w:rPr>
        <w:t>BirdLife</w:t>
      </w:r>
      <w:proofErr w:type="spellEnd"/>
      <w:r w:rsidRPr="008E1A76">
        <w:rPr>
          <w:color w:val="000000" w:themeColor="text1"/>
          <w:rPrChange w:id="741" w:author="Natasha Hardy" w:date="2021-12-10T13:32:00Z">
            <w:rPr/>
          </w:rPrChange>
        </w:rPr>
        <w:t xml:space="preserve"> International, 2021)</w:t>
      </w:r>
      <w:r w:rsidRPr="008E1A76">
        <w:rPr>
          <w:rFonts w:ascii="Times New Roman" w:eastAsia="Times New Roman" w:hAnsi="Times New Roman" w:cs="Times New Roman"/>
          <w:color w:val="000000" w:themeColor="text1"/>
          <w:rPrChange w:id="742" w:author="Natasha Hardy" w:date="2021-12-10T13:32:00Z">
            <w:rPr>
              <w:rFonts w:ascii="Times New Roman" w:eastAsia="Times New Roman" w:hAnsi="Times New Roman" w:cs="Times New Roman"/>
            </w:rPr>
          </w:rPrChange>
        </w:rPr>
        <w:t>. Yet, 60% of sites have unknown population trends, 29% of colonies are d</w:t>
      </w:r>
      <w:ins w:id="743" w:author="Natasha Hardy" w:date="2021-11-11T10:53:00Z">
        <w:r w:rsidR="006A44D9" w:rsidRPr="008E1A76">
          <w:rPr>
            <w:rFonts w:ascii="Times New Roman" w:eastAsia="Times New Roman" w:hAnsi="Times New Roman" w:cs="Times New Roman"/>
            <w:color w:val="000000" w:themeColor="text1"/>
            <w:rPrChange w:id="744" w:author="Natasha Hardy" w:date="2021-12-10T13:32:00Z">
              <w:rPr>
                <w:rFonts w:ascii="Times New Roman" w:eastAsia="Times New Roman" w:hAnsi="Times New Roman" w:cs="Times New Roman"/>
              </w:rPr>
            </w:rPrChange>
          </w:rPr>
          <w:t>eclining</w:t>
        </w:r>
      </w:ins>
      <w:del w:id="745" w:author="Natasha Hardy" w:date="2021-11-11T10:53:00Z">
        <w:r w:rsidRPr="008E1A76" w:rsidDel="006A44D9">
          <w:rPr>
            <w:rFonts w:ascii="Times New Roman" w:eastAsia="Times New Roman" w:hAnsi="Times New Roman" w:cs="Times New Roman"/>
            <w:color w:val="000000" w:themeColor="text1"/>
            <w:rPrChange w:id="746" w:author="Natasha Hardy" w:date="2021-12-10T13:32:00Z">
              <w:rPr>
                <w:rFonts w:ascii="Times New Roman" w:eastAsia="Times New Roman" w:hAnsi="Times New Roman" w:cs="Times New Roman"/>
              </w:rPr>
            </w:rPrChange>
          </w:rPr>
          <w:delText>eteriorating</w:delText>
        </w:r>
      </w:del>
      <w:del w:id="747" w:author="Natasha Hardy" w:date="2021-11-05T11:34:00Z">
        <w:r w:rsidRPr="008E1A76" w:rsidDel="004614E0">
          <w:rPr>
            <w:rFonts w:ascii="Times New Roman" w:eastAsia="Times New Roman" w:hAnsi="Times New Roman" w:cs="Times New Roman"/>
            <w:color w:val="000000" w:themeColor="text1"/>
            <w:rPrChange w:id="748" w:author="Natasha Hardy" w:date="2021-12-10T13:32:00Z">
              <w:rPr>
                <w:rFonts w:ascii="Times New Roman" w:eastAsia="Times New Roman" w:hAnsi="Times New Roman" w:cs="Times New Roman"/>
              </w:rPr>
            </w:rPrChange>
          </w:rPr>
          <w:delText xml:space="preserve"> and</w:delText>
        </w:r>
      </w:del>
      <w:ins w:id="749" w:author="Natasha Hardy" w:date="2021-11-05T11:34:00Z">
        <w:r w:rsidR="004614E0" w:rsidRPr="008E1A76">
          <w:rPr>
            <w:rFonts w:ascii="Times New Roman" w:eastAsia="Times New Roman" w:hAnsi="Times New Roman" w:cs="Times New Roman"/>
            <w:color w:val="000000" w:themeColor="text1"/>
            <w:rPrChange w:id="750" w:author="Natasha Hardy" w:date="2021-12-10T13:32:00Z">
              <w:rPr>
                <w:rFonts w:ascii="Times New Roman" w:eastAsia="Times New Roman" w:hAnsi="Times New Roman" w:cs="Times New Roman"/>
              </w:rPr>
            </w:rPrChange>
          </w:rPr>
          <w:t>,</w:t>
        </w:r>
      </w:ins>
      <w:r w:rsidRPr="008E1A76">
        <w:rPr>
          <w:rFonts w:ascii="Times New Roman" w:eastAsia="Times New Roman" w:hAnsi="Times New Roman" w:cs="Times New Roman"/>
          <w:color w:val="000000" w:themeColor="text1"/>
          <w:rPrChange w:id="751" w:author="Natasha Hardy" w:date="2021-12-10T13:32:00Z">
            <w:rPr>
              <w:rFonts w:ascii="Times New Roman" w:eastAsia="Times New Roman" w:hAnsi="Times New Roman" w:cs="Times New Roman"/>
            </w:rPr>
          </w:rPrChange>
        </w:rPr>
        <w:t xml:space="preserve"> </w:t>
      </w:r>
      <w:r w:rsidR="00C3142D" w:rsidRPr="008E1A76">
        <w:rPr>
          <w:rFonts w:ascii="Times New Roman" w:eastAsia="Times New Roman" w:hAnsi="Times New Roman" w:cs="Times New Roman"/>
          <w:color w:val="000000" w:themeColor="text1"/>
          <w:rPrChange w:id="752" w:author="Natasha Hardy" w:date="2021-12-10T13:32:00Z">
            <w:rPr>
              <w:rFonts w:ascii="Times New Roman" w:eastAsia="Times New Roman" w:hAnsi="Times New Roman" w:cs="Times New Roman"/>
            </w:rPr>
          </w:rPrChange>
        </w:rPr>
        <w:t>most</w:t>
      </w:r>
      <w:r w:rsidRPr="008E1A76">
        <w:rPr>
          <w:rFonts w:ascii="Times New Roman" w:eastAsia="Times New Roman" w:hAnsi="Times New Roman" w:cs="Times New Roman"/>
          <w:color w:val="000000" w:themeColor="text1"/>
          <w:rPrChange w:id="753" w:author="Natasha Hardy" w:date="2021-12-10T13:32:00Z">
            <w:rPr>
              <w:rFonts w:ascii="Times New Roman" w:eastAsia="Times New Roman" w:hAnsi="Times New Roman" w:cs="Times New Roman"/>
            </w:rPr>
          </w:rPrChange>
        </w:rPr>
        <w:t xml:space="preserve"> persist on offshore islands in southern Australia </w:t>
      </w:r>
      <w:del w:id="754" w:author="Natasha Hardy" w:date="2021-11-05T11:31:00Z">
        <w:r w:rsidRPr="008E1A76" w:rsidDel="008B6BCA">
          <w:rPr>
            <w:rFonts w:ascii="Times New Roman" w:eastAsia="Times New Roman" w:hAnsi="Times New Roman" w:cs="Times New Roman"/>
            <w:color w:val="000000" w:themeColor="text1"/>
            <w:rPrChange w:id="755" w:author="Natasha Hardy" w:date="2021-12-10T13:32:00Z">
              <w:rPr>
                <w:rFonts w:ascii="Times New Roman" w:eastAsia="Times New Roman" w:hAnsi="Times New Roman" w:cs="Times New Roman"/>
              </w:rPr>
            </w:rPrChange>
          </w:rPr>
          <w:delText>where they</w:delText>
        </w:r>
      </w:del>
      <w:ins w:id="756" w:author="Natasha Hardy" w:date="2021-11-05T11:31:00Z">
        <w:r w:rsidR="008B6BCA" w:rsidRPr="008E1A76">
          <w:rPr>
            <w:rFonts w:ascii="Times New Roman" w:eastAsia="Times New Roman" w:hAnsi="Times New Roman" w:cs="Times New Roman"/>
            <w:color w:val="000000" w:themeColor="text1"/>
            <w:rPrChange w:id="757" w:author="Natasha Hardy" w:date="2021-12-10T13:32:00Z">
              <w:rPr>
                <w:rFonts w:ascii="Times New Roman" w:eastAsia="Times New Roman" w:hAnsi="Times New Roman" w:cs="Times New Roman"/>
              </w:rPr>
            </w:rPrChange>
          </w:rPr>
          <w:t>and</w:t>
        </w:r>
      </w:ins>
      <w:r w:rsidRPr="008E1A76">
        <w:rPr>
          <w:rFonts w:ascii="Times New Roman" w:eastAsia="Times New Roman" w:hAnsi="Times New Roman" w:cs="Times New Roman"/>
          <w:color w:val="000000" w:themeColor="text1"/>
          <w:rPrChange w:id="758" w:author="Natasha Hardy" w:date="2021-12-10T13:32:00Z">
            <w:rPr>
              <w:rFonts w:ascii="Times New Roman" w:eastAsia="Times New Roman" w:hAnsi="Times New Roman" w:cs="Times New Roman"/>
            </w:rPr>
          </w:rPrChange>
        </w:rPr>
        <w:t xml:space="preserve"> are difficult to census </w:t>
      </w:r>
      <w:r w:rsidRPr="008E1A76">
        <w:rPr>
          <w:color w:val="000000" w:themeColor="text1"/>
          <w:rPrChange w:id="759" w:author="Natasha Hardy" w:date="2021-12-10T13:32:00Z">
            <w:rPr/>
          </w:rPrChange>
        </w:rPr>
        <w:t>(</w:t>
      </w:r>
      <w:proofErr w:type="spellStart"/>
      <w:r w:rsidRPr="008E1A76">
        <w:rPr>
          <w:color w:val="000000" w:themeColor="text1"/>
          <w:rPrChange w:id="760" w:author="Natasha Hardy" w:date="2021-12-10T13:32:00Z">
            <w:rPr/>
          </w:rPrChange>
        </w:rPr>
        <w:t>BirdLife</w:t>
      </w:r>
      <w:proofErr w:type="spellEnd"/>
      <w:r w:rsidRPr="008E1A76">
        <w:rPr>
          <w:color w:val="000000" w:themeColor="text1"/>
          <w:rPrChange w:id="761" w:author="Natasha Hardy" w:date="2021-12-10T13:32:00Z">
            <w:rPr/>
          </w:rPrChange>
        </w:rPr>
        <w:t xml:space="preserve"> International, 2021)</w:t>
      </w:r>
      <w:r w:rsidRPr="008E1A76">
        <w:rPr>
          <w:rFonts w:ascii="Times New Roman" w:eastAsia="Times New Roman" w:hAnsi="Times New Roman" w:cs="Times New Roman"/>
          <w:color w:val="000000" w:themeColor="text1"/>
          <w:rPrChange w:id="762" w:author="Natasha Hardy" w:date="2021-12-10T13:32:00Z">
            <w:rPr>
              <w:rFonts w:ascii="Times New Roman" w:eastAsia="Times New Roman" w:hAnsi="Times New Roman" w:cs="Times New Roman"/>
            </w:rPr>
          </w:rPrChange>
        </w:rPr>
        <w:t xml:space="preserve">. </w:t>
      </w:r>
      <w:r w:rsidR="00F10273" w:rsidRPr="008E1A76">
        <w:rPr>
          <w:rFonts w:ascii="Times New Roman" w:eastAsia="Times New Roman" w:hAnsi="Times New Roman" w:cs="Times New Roman"/>
          <w:color w:val="000000" w:themeColor="text1"/>
          <w:rPrChange w:id="763" w:author="Natasha Hardy" w:date="2021-12-10T13:32:00Z">
            <w:rPr>
              <w:rFonts w:ascii="Times New Roman" w:eastAsia="Times New Roman" w:hAnsi="Times New Roman" w:cs="Times New Roman"/>
            </w:rPr>
          </w:rPrChange>
        </w:rPr>
        <w:t xml:space="preserve">Major </w:t>
      </w:r>
      <w:del w:id="764" w:author="Natasha Hardy" w:date="2021-11-05T11:34:00Z">
        <w:r w:rsidR="00F10273" w:rsidRPr="008E1A76" w:rsidDel="004614E0">
          <w:rPr>
            <w:rFonts w:ascii="Times New Roman" w:eastAsia="Times New Roman" w:hAnsi="Times New Roman" w:cs="Times New Roman"/>
            <w:color w:val="000000" w:themeColor="text1"/>
            <w:rPrChange w:id="765" w:author="Natasha Hardy" w:date="2021-12-10T13:32:00Z">
              <w:rPr>
                <w:rFonts w:ascii="Times New Roman" w:eastAsia="Times New Roman" w:hAnsi="Times New Roman" w:cs="Times New Roman"/>
              </w:rPr>
            </w:rPrChange>
          </w:rPr>
          <w:delText xml:space="preserve">threats and </w:delText>
        </w:r>
      </w:del>
      <w:r w:rsidR="00F10273" w:rsidRPr="008E1A76">
        <w:rPr>
          <w:rFonts w:ascii="Times New Roman" w:eastAsia="Times New Roman" w:hAnsi="Times New Roman" w:cs="Times New Roman"/>
          <w:color w:val="000000" w:themeColor="text1"/>
          <w:rPrChange w:id="766" w:author="Natasha Hardy" w:date="2021-12-10T13:32:00Z">
            <w:rPr>
              <w:rFonts w:ascii="Times New Roman" w:eastAsia="Times New Roman" w:hAnsi="Times New Roman" w:cs="Times New Roman"/>
            </w:rPr>
          </w:rPrChange>
        </w:rPr>
        <w:t>contributors to decline include: (</w:t>
      </w:r>
      <w:proofErr w:type="spellStart"/>
      <w:r w:rsidR="00F10273" w:rsidRPr="008E1A76">
        <w:rPr>
          <w:rFonts w:ascii="Times New Roman" w:eastAsia="Times New Roman" w:hAnsi="Times New Roman" w:cs="Times New Roman"/>
          <w:color w:val="000000" w:themeColor="text1"/>
          <w:rPrChange w:id="767" w:author="Natasha Hardy" w:date="2021-12-10T13:32:00Z">
            <w:rPr>
              <w:rFonts w:ascii="Times New Roman" w:eastAsia="Times New Roman" w:hAnsi="Times New Roman" w:cs="Times New Roman"/>
            </w:rPr>
          </w:rPrChange>
        </w:rPr>
        <w:t>i</w:t>
      </w:r>
      <w:proofErr w:type="spellEnd"/>
      <w:r w:rsidR="00F10273" w:rsidRPr="008E1A76">
        <w:rPr>
          <w:rFonts w:ascii="Times New Roman" w:eastAsia="Times New Roman" w:hAnsi="Times New Roman" w:cs="Times New Roman"/>
          <w:color w:val="000000" w:themeColor="text1"/>
          <w:rPrChange w:id="768" w:author="Natasha Hardy" w:date="2021-12-10T13:32:00Z">
            <w:rPr>
              <w:rFonts w:ascii="Times New Roman" w:eastAsia="Times New Roman" w:hAnsi="Times New Roman" w:cs="Times New Roman"/>
            </w:rPr>
          </w:rPrChange>
        </w:rPr>
        <w:t>) c</w:t>
      </w:r>
      <w:r w:rsidRPr="008E1A76">
        <w:rPr>
          <w:rFonts w:ascii="Times New Roman" w:eastAsia="Times New Roman" w:hAnsi="Times New Roman" w:cs="Times New Roman"/>
          <w:color w:val="000000" w:themeColor="text1"/>
          <w:rPrChange w:id="769" w:author="Natasha Hardy" w:date="2021-12-10T13:32:00Z">
            <w:rPr>
              <w:rFonts w:ascii="Times New Roman" w:eastAsia="Times New Roman" w:hAnsi="Times New Roman" w:cs="Times New Roman"/>
            </w:rPr>
          </w:rPrChange>
        </w:rPr>
        <w:t>hanges in land-use and</w:t>
      </w:r>
      <w:del w:id="770" w:author="Microsoft Office User" w:date="2021-12-10T09:30:00Z">
        <w:r w:rsidRPr="008E1A76" w:rsidDel="002F70FA">
          <w:rPr>
            <w:rFonts w:ascii="Times New Roman" w:eastAsia="Times New Roman" w:hAnsi="Times New Roman" w:cs="Times New Roman"/>
            <w:color w:val="000000" w:themeColor="text1"/>
            <w:rPrChange w:id="771" w:author="Natasha Hardy" w:date="2021-12-10T13:32:00Z">
              <w:rPr>
                <w:rFonts w:ascii="Times New Roman" w:eastAsia="Times New Roman" w:hAnsi="Times New Roman" w:cs="Times New Roman"/>
              </w:rPr>
            </w:rPrChange>
          </w:rPr>
          <w:delText xml:space="preserve"> land</w:delText>
        </w:r>
      </w:del>
      <w:del w:id="772" w:author="Natasha Hardy" w:date="2021-11-11T10:53:00Z">
        <w:r w:rsidRPr="008E1A76" w:rsidDel="006A44D9">
          <w:rPr>
            <w:rFonts w:ascii="Times New Roman" w:eastAsia="Times New Roman" w:hAnsi="Times New Roman" w:cs="Times New Roman"/>
            <w:color w:val="000000" w:themeColor="text1"/>
            <w:rPrChange w:id="773" w:author="Natasha Hardy" w:date="2021-12-10T13:32:00Z">
              <w:rPr>
                <w:rFonts w:ascii="Times New Roman" w:eastAsia="Times New Roman" w:hAnsi="Times New Roman" w:cs="Times New Roman"/>
              </w:rPr>
            </w:rPrChange>
          </w:rPr>
          <w:delText>-based</w:delText>
        </w:r>
      </w:del>
      <w:r w:rsidRPr="008E1A76">
        <w:rPr>
          <w:rFonts w:ascii="Times New Roman" w:eastAsia="Times New Roman" w:hAnsi="Times New Roman" w:cs="Times New Roman"/>
          <w:color w:val="000000" w:themeColor="text1"/>
          <w:rPrChange w:id="774" w:author="Natasha Hardy" w:date="2021-12-10T13:32:00Z">
            <w:rPr>
              <w:rFonts w:ascii="Times New Roman" w:eastAsia="Times New Roman" w:hAnsi="Times New Roman" w:cs="Times New Roman"/>
            </w:rPr>
          </w:rPrChange>
        </w:rPr>
        <w:t xml:space="preserve"> predators introduced by European settlers </w:t>
      </w:r>
      <w:r w:rsidRPr="008E1A76">
        <w:rPr>
          <w:color w:val="000000" w:themeColor="text1"/>
          <w:rPrChange w:id="775" w:author="Natasha Hardy" w:date="2021-12-10T13:32:00Z">
            <w:rPr/>
          </w:rPrChange>
        </w:rPr>
        <w:t xml:space="preserve">(Dann, 1991; </w:t>
      </w:r>
      <w:del w:id="776" w:author="Natasha Hardy" w:date="2021-11-11T11:15:00Z">
        <w:r w:rsidRPr="008E1A76" w:rsidDel="00156F8A">
          <w:rPr>
            <w:color w:val="000000" w:themeColor="text1"/>
            <w:rPrChange w:id="777" w:author="Natasha Hardy" w:date="2021-12-10T13:32:00Z">
              <w:rPr/>
            </w:rPrChange>
          </w:rPr>
          <w:delText xml:space="preserve">Rout </w:delText>
        </w:r>
      </w:del>
      <w:ins w:id="778" w:author="Natasha Hardy" w:date="2021-11-11T11:15:00Z">
        <w:r w:rsidR="00156F8A" w:rsidRPr="008E1A76">
          <w:rPr>
            <w:color w:val="000000" w:themeColor="text1"/>
            <w:rPrChange w:id="779" w:author="Natasha Hardy" w:date="2021-12-10T13:32:00Z">
              <w:rPr/>
            </w:rPrChange>
          </w:rPr>
          <w:t xml:space="preserve">Kirkwood </w:t>
        </w:r>
      </w:ins>
      <w:r w:rsidRPr="008E1A76">
        <w:rPr>
          <w:color w:val="000000" w:themeColor="text1"/>
          <w:rPrChange w:id="780" w:author="Natasha Hardy" w:date="2021-12-10T13:32:00Z">
            <w:rPr/>
          </w:rPrChange>
        </w:rPr>
        <w:t>et al., 2014)</w:t>
      </w:r>
      <w:r w:rsidR="00F10273" w:rsidRPr="008E1A76">
        <w:rPr>
          <w:color w:val="000000" w:themeColor="text1"/>
          <w:rPrChange w:id="781" w:author="Natasha Hardy" w:date="2021-12-10T13:32:00Z">
            <w:rPr/>
          </w:rPrChange>
        </w:rPr>
        <w:t xml:space="preserve">, (ii) </w:t>
      </w:r>
      <w:del w:id="782" w:author="Natasha Hardy" w:date="2021-10-25T15:15:00Z">
        <w:r w:rsidR="00F10273" w:rsidRPr="008E1A76" w:rsidDel="008F3C3B">
          <w:rPr>
            <w:color w:val="000000" w:themeColor="text1"/>
            <w:rPrChange w:id="783" w:author="Natasha Hardy" w:date="2021-12-10T13:32:00Z">
              <w:rPr/>
            </w:rPrChange>
          </w:rPr>
          <w:delText>inscreasing</w:delText>
        </w:r>
      </w:del>
      <w:del w:id="784" w:author="Natasha Hardy" w:date="2021-12-09T15:29:00Z">
        <w:r w:rsidR="00F10273" w:rsidRPr="008E1A76" w:rsidDel="00081216">
          <w:rPr>
            <w:color w:val="000000" w:themeColor="text1"/>
            <w:rPrChange w:id="785" w:author="Natasha Hardy" w:date="2021-12-10T13:32:00Z">
              <w:rPr/>
            </w:rPrChange>
          </w:rPr>
          <w:delText xml:space="preserve"> </w:delText>
        </w:r>
      </w:del>
      <w:r w:rsidRPr="008E1A76">
        <w:rPr>
          <w:color w:val="000000" w:themeColor="text1"/>
          <w:rPrChange w:id="786" w:author="Natasha Hardy" w:date="2021-12-10T13:32:00Z">
            <w:rPr/>
          </w:rPrChange>
        </w:rPr>
        <w:t xml:space="preserve">susceptibility to hyperthermia during </w:t>
      </w:r>
      <w:del w:id="787" w:author="Natasha Hardy" w:date="2021-12-09T15:30:00Z">
        <w:r w:rsidRPr="008E1A76" w:rsidDel="00081216">
          <w:rPr>
            <w:rFonts w:ascii="Times New Roman" w:eastAsia="Times New Roman" w:hAnsi="Times New Roman" w:cs="Times New Roman"/>
            <w:color w:val="000000" w:themeColor="text1"/>
            <w:rPrChange w:id="788" w:author="Natasha Hardy" w:date="2021-12-10T13:32:00Z">
              <w:rPr>
                <w:rFonts w:ascii="Times New Roman" w:eastAsia="Times New Roman" w:hAnsi="Times New Roman" w:cs="Times New Roman"/>
              </w:rPr>
            </w:rPrChange>
          </w:rPr>
          <w:delText xml:space="preserve">increasingly </w:delText>
        </w:r>
      </w:del>
      <w:ins w:id="789" w:author="Natasha Hardy" w:date="2021-12-09T15:30:00Z">
        <w:r w:rsidR="00081216" w:rsidRPr="008E1A76">
          <w:rPr>
            <w:rFonts w:ascii="Times New Roman" w:eastAsia="Times New Roman" w:hAnsi="Times New Roman" w:cs="Times New Roman"/>
            <w:color w:val="000000" w:themeColor="text1"/>
            <w:rPrChange w:id="790" w:author="Natasha Hardy" w:date="2021-12-10T13:32:00Z">
              <w:rPr>
                <w:rFonts w:ascii="Times New Roman" w:eastAsia="Times New Roman" w:hAnsi="Times New Roman" w:cs="Times New Roman"/>
              </w:rPr>
            </w:rPrChange>
          </w:rPr>
          <w:t xml:space="preserve">more </w:t>
        </w:r>
      </w:ins>
      <w:r w:rsidRPr="008E1A76">
        <w:rPr>
          <w:rFonts w:ascii="Times New Roman" w:eastAsia="Times New Roman" w:hAnsi="Times New Roman" w:cs="Times New Roman"/>
          <w:color w:val="000000" w:themeColor="text1"/>
          <w:rPrChange w:id="791" w:author="Natasha Hardy" w:date="2021-12-10T13:32:00Z">
            <w:rPr>
              <w:rFonts w:ascii="Times New Roman" w:eastAsia="Times New Roman" w:hAnsi="Times New Roman" w:cs="Times New Roman"/>
            </w:rPr>
          </w:rPrChange>
        </w:rPr>
        <w:t xml:space="preserve">frequent terrestrial heat waves </w:t>
      </w:r>
      <w:r w:rsidRPr="008E1A76">
        <w:rPr>
          <w:rFonts w:ascii="Times New Roman" w:eastAsia="Times New Roman" w:hAnsi="Times New Roman" w:cs="Times New Roman"/>
          <w:color w:val="000000" w:themeColor="text1"/>
          <w:rPrChange w:id="792" w:author="Natasha Hardy" w:date="2021-12-10T13:32:00Z">
            <w:rPr>
              <w:rFonts w:ascii="Times New Roman" w:eastAsia="Times New Roman" w:hAnsi="Times New Roman" w:cs="Times New Roman"/>
              <w:color w:val="000000"/>
            </w:rPr>
          </w:rPrChange>
        </w:rPr>
        <w:t>(Lauren</w:t>
      </w:r>
      <w:r w:rsidRPr="008E1A76">
        <w:rPr>
          <w:color w:val="000000" w:themeColor="text1"/>
          <w:rPrChange w:id="793" w:author="Natasha Hardy" w:date="2021-12-10T13:32:00Z">
            <w:rPr>
              <w:color w:val="000000"/>
            </w:rPr>
          </w:rPrChange>
        </w:rPr>
        <w:t xml:space="preserve"> </w:t>
      </w:r>
      <w:proofErr w:type="spellStart"/>
      <w:r w:rsidRPr="008E1A76">
        <w:rPr>
          <w:color w:val="000000" w:themeColor="text1"/>
          <w:rPrChange w:id="794" w:author="Natasha Hardy" w:date="2021-12-10T13:32:00Z">
            <w:rPr>
              <w:color w:val="000000"/>
            </w:rPr>
          </w:rPrChange>
        </w:rPr>
        <w:t>Tworkowski</w:t>
      </w:r>
      <w:proofErr w:type="spellEnd"/>
      <w:r w:rsidRPr="008E1A76">
        <w:rPr>
          <w:color w:val="000000" w:themeColor="text1"/>
          <w:rPrChange w:id="795" w:author="Natasha Hardy" w:date="2021-12-10T13:32:00Z">
            <w:rPr>
              <w:color w:val="000000"/>
            </w:rPr>
          </w:rPrChange>
        </w:rPr>
        <w:t xml:space="preserve">, La Trobe </w:t>
      </w:r>
      <w:r w:rsidRPr="008E1A76">
        <w:rPr>
          <w:color w:val="000000" w:themeColor="text1"/>
          <w:rPrChange w:id="796" w:author="Natasha Hardy" w:date="2021-12-10T13:32:00Z">
            <w:rPr/>
          </w:rPrChange>
        </w:rPr>
        <w:t>University, unpublished data)</w:t>
      </w:r>
      <w:r w:rsidR="00F10273" w:rsidRPr="008E1A76">
        <w:rPr>
          <w:color w:val="000000" w:themeColor="text1"/>
          <w:rPrChange w:id="797" w:author="Natasha Hardy" w:date="2021-12-10T13:32:00Z">
            <w:rPr/>
          </w:rPrChange>
        </w:rPr>
        <w:t>, and (iii) large-scale changes to food</w:t>
      </w:r>
      <w:del w:id="798" w:author="Rebecca McIntosh" w:date="2021-10-28T09:55:00Z">
        <w:r w:rsidR="00F10273" w:rsidRPr="008E1A76" w:rsidDel="00A30D9C">
          <w:rPr>
            <w:color w:val="000000" w:themeColor="text1"/>
            <w:rPrChange w:id="799" w:author="Natasha Hardy" w:date="2021-12-10T13:32:00Z">
              <w:rPr/>
            </w:rPrChange>
          </w:rPr>
          <w:delText>s</w:delText>
        </w:r>
      </w:del>
      <w:r w:rsidR="00F10273" w:rsidRPr="008E1A76">
        <w:rPr>
          <w:color w:val="000000" w:themeColor="text1"/>
          <w:rPrChange w:id="800" w:author="Natasha Hardy" w:date="2021-12-10T13:32:00Z">
            <w:rPr/>
          </w:rPrChange>
        </w:rPr>
        <w:t xml:space="preserve"> </w:t>
      </w:r>
      <w:del w:id="801" w:author="Natasha Hardy" w:date="2021-11-11T10:06:00Z">
        <w:r w:rsidRPr="008E1A76">
          <w:rPr>
            <w:rFonts w:ascii="Times New Roman" w:eastAsia="Times New Roman" w:hAnsi="Times New Roman" w:cs="Times New Roman"/>
            <w:color w:val="000000" w:themeColor="text1"/>
            <w:rPrChange w:id="802" w:author="Natasha Hardy" w:date="2021-12-10T13:32:00Z">
              <w:rPr>
                <w:rFonts w:ascii="Times New Roman" w:eastAsia="Times New Roman" w:hAnsi="Times New Roman" w:cs="Times New Roman"/>
              </w:rPr>
            </w:rPrChange>
          </w:rPr>
          <w:delText>web</w:delText>
        </w:r>
      </w:del>
      <w:ins w:id="803" w:author="Natasha Hardy" w:date="2021-11-11T10:06:00Z">
        <w:r w:rsidRPr="008E1A76">
          <w:rPr>
            <w:rFonts w:ascii="Times New Roman" w:eastAsia="Times New Roman" w:hAnsi="Times New Roman" w:cs="Times New Roman"/>
            <w:color w:val="000000" w:themeColor="text1"/>
            <w:rPrChange w:id="804" w:author="Natasha Hardy" w:date="2021-12-10T13:32:00Z">
              <w:rPr>
                <w:rFonts w:ascii="Times New Roman" w:eastAsia="Times New Roman" w:hAnsi="Times New Roman" w:cs="Times New Roman"/>
              </w:rPr>
            </w:rPrChange>
          </w:rPr>
          <w:t>web</w:t>
        </w:r>
      </w:ins>
      <w:ins w:id="805" w:author="Rebecca McIntosh" w:date="2021-10-28T09:55:00Z">
        <w:r w:rsidR="00A30D9C" w:rsidRPr="008E1A76">
          <w:rPr>
            <w:rFonts w:ascii="Times New Roman" w:eastAsia="Times New Roman" w:hAnsi="Times New Roman" w:cs="Times New Roman"/>
            <w:color w:val="000000" w:themeColor="text1"/>
            <w:rPrChange w:id="806" w:author="Natasha Hardy" w:date="2021-12-10T13:32:00Z">
              <w:rPr>
                <w:rFonts w:ascii="Times New Roman" w:eastAsia="Times New Roman" w:hAnsi="Times New Roman" w:cs="Times New Roman"/>
              </w:rPr>
            </w:rPrChange>
          </w:rPr>
          <w:t>s</w:t>
        </w:r>
      </w:ins>
      <w:r w:rsidRPr="008E1A76">
        <w:rPr>
          <w:rFonts w:ascii="Times New Roman" w:eastAsia="Times New Roman" w:hAnsi="Times New Roman" w:cs="Times New Roman"/>
          <w:color w:val="000000" w:themeColor="text1"/>
          <w:rPrChange w:id="807" w:author="Natasha Hardy" w:date="2021-12-10T13:32:00Z">
            <w:rPr>
              <w:rFonts w:ascii="Times New Roman" w:eastAsia="Times New Roman" w:hAnsi="Times New Roman" w:cs="Times New Roman"/>
            </w:rPr>
          </w:rPrChange>
        </w:rPr>
        <w:t xml:space="preserve"> caused by </w:t>
      </w:r>
      <w:del w:id="808" w:author="Natasha Hardy" w:date="2021-11-05T11:35:00Z">
        <w:r w:rsidRPr="008E1A76" w:rsidDel="004614E0">
          <w:rPr>
            <w:color w:val="000000" w:themeColor="text1"/>
            <w:rPrChange w:id="809" w:author="Natasha Hardy" w:date="2021-12-10T13:32:00Z">
              <w:rPr/>
            </w:rPrChange>
          </w:rPr>
          <w:delText>ocean warming</w:delText>
        </w:r>
      </w:del>
      <w:ins w:id="810" w:author="Natasha Hardy" w:date="2021-11-05T11:35:00Z">
        <w:r w:rsidR="004614E0" w:rsidRPr="008E1A76">
          <w:rPr>
            <w:color w:val="000000" w:themeColor="text1"/>
            <w:rPrChange w:id="811" w:author="Natasha Hardy" w:date="2021-12-10T13:32:00Z">
              <w:rPr/>
            </w:rPrChange>
          </w:rPr>
          <w:t>climate change</w:t>
        </w:r>
      </w:ins>
      <w:r w:rsidRPr="008E1A76">
        <w:rPr>
          <w:color w:val="000000" w:themeColor="text1"/>
          <w:rPrChange w:id="812" w:author="Natasha Hardy" w:date="2021-12-10T13:32:00Z">
            <w:rPr/>
          </w:rPrChange>
        </w:rPr>
        <w:t xml:space="preserve"> and competition with </w:t>
      </w:r>
      <w:del w:id="813" w:author="Natasha Hardy" w:date="2021-11-05T11:35:00Z">
        <w:r w:rsidRPr="008E1A76" w:rsidDel="004614E0">
          <w:rPr>
            <w:color w:val="000000" w:themeColor="text1"/>
            <w:rPrChange w:id="814" w:author="Natasha Hardy" w:date="2021-12-10T13:32:00Z">
              <w:rPr/>
            </w:rPrChange>
          </w:rPr>
          <w:delText xml:space="preserve">marine </w:delText>
        </w:r>
      </w:del>
      <w:r w:rsidRPr="008E1A76">
        <w:rPr>
          <w:color w:val="000000" w:themeColor="text1"/>
          <w:rPrChange w:id="815" w:author="Natasha Hardy" w:date="2021-12-10T13:32:00Z">
            <w:rPr/>
          </w:rPrChange>
        </w:rPr>
        <w:t>fisheries (</w:t>
      </w:r>
      <w:proofErr w:type="spellStart"/>
      <w:r w:rsidRPr="008E1A76">
        <w:rPr>
          <w:color w:val="000000" w:themeColor="text1"/>
          <w:rPrChange w:id="816" w:author="Natasha Hardy" w:date="2021-12-10T13:32:00Z">
            <w:rPr/>
          </w:rPrChange>
        </w:rPr>
        <w:t>Ropert-Coudert</w:t>
      </w:r>
      <w:proofErr w:type="spellEnd"/>
      <w:r w:rsidRPr="008E1A76">
        <w:rPr>
          <w:color w:val="000000" w:themeColor="text1"/>
          <w:rPrChange w:id="817" w:author="Natasha Hardy" w:date="2021-12-10T13:32:00Z">
            <w:rPr/>
          </w:rPrChange>
        </w:rPr>
        <w:t xml:space="preserve"> et al., 2019)</w:t>
      </w:r>
      <w:r w:rsidRPr="008E1A76">
        <w:rPr>
          <w:rFonts w:ascii="Times New Roman" w:eastAsia="Times New Roman" w:hAnsi="Times New Roman" w:cs="Times New Roman"/>
          <w:color w:val="000000" w:themeColor="text1"/>
          <w:rPrChange w:id="818" w:author="Natasha Hardy" w:date="2021-12-10T13:32:00Z">
            <w:rPr>
              <w:rFonts w:ascii="Times New Roman" w:eastAsia="Times New Roman" w:hAnsi="Times New Roman" w:cs="Times New Roman"/>
            </w:rPr>
          </w:rPrChange>
        </w:rPr>
        <w:t>.</w:t>
      </w:r>
      <w:r w:rsidR="002575E7" w:rsidRPr="008E1A76">
        <w:rPr>
          <w:rFonts w:ascii="Times New Roman" w:eastAsia="Times New Roman" w:hAnsi="Times New Roman" w:cs="Times New Roman"/>
          <w:color w:val="000000" w:themeColor="text1"/>
          <w:rPrChange w:id="819" w:author="Natasha Hardy" w:date="2021-12-10T13:32:00Z">
            <w:rPr>
              <w:rFonts w:ascii="Times New Roman" w:eastAsia="Times New Roman" w:hAnsi="Times New Roman" w:cs="Times New Roman"/>
            </w:rPr>
          </w:rPrChange>
        </w:rPr>
        <w:t xml:space="preserve"> </w:t>
      </w:r>
      <w:r w:rsidR="002575E7" w:rsidRPr="008E1A76">
        <w:rPr>
          <w:color w:val="000000" w:themeColor="text1"/>
          <w:rPrChange w:id="820" w:author="Natasha Hardy" w:date="2021-12-10T13:32:00Z">
            <w:rPr>
              <w:color w:val="000000"/>
            </w:rPr>
          </w:rPrChange>
        </w:rPr>
        <w:t xml:space="preserve">Little penguins and other seabirds </w:t>
      </w:r>
      <w:del w:id="821" w:author="Natasha Hardy" w:date="2021-11-05T11:35:00Z">
        <w:r w:rsidR="002575E7" w:rsidRPr="008E1A76" w:rsidDel="004614E0">
          <w:rPr>
            <w:color w:val="000000" w:themeColor="text1"/>
            <w:rPrChange w:id="822" w:author="Natasha Hardy" w:date="2021-12-10T13:32:00Z">
              <w:rPr/>
            </w:rPrChange>
          </w:rPr>
          <w:delText>have been</w:delText>
        </w:r>
      </w:del>
      <w:ins w:id="823" w:author="Natasha Hardy" w:date="2021-11-05T11:35:00Z">
        <w:r w:rsidR="004614E0" w:rsidRPr="008E1A76">
          <w:rPr>
            <w:color w:val="000000" w:themeColor="text1"/>
            <w:rPrChange w:id="824" w:author="Natasha Hardy" w:date="2021-12-10T13:32:00Z">
              <w:rPr/>
            </w:rPrChange>
          </w:rPr>
          <w:t>were</w:t>
        </w:r>
      </w:ins>
      <w:r w:rsidR="002575E7" w:rsidRPr="008E1A76">
        <w:rPr>
          <w:color w:val="000000" w:themeColor="text1"/>
          <w:rPrChange w:id="825" w:author="Natasha Hardy" w:date="2021-12-10T13:32:00Z">
            <w:rPr>
              <w:color w:val="000000"/>
            </w:rPr>
          </w:rPrChange>
        </w:rPr>
        <w:t xml:space="preserve"> identified in </w:t>
      </w:r>
      <w:del w:id="826" w:author="Natasha Hardy" w:date="2021-11-05T11:36:00Z">
        <w:r w:rsidR="002575E7" w:rsidRPr="008E1A76" w:rsidDel="004614E0">
          <w:rPr>
            <w:color w:val="000000" w:themeColor="text1"/>
            <w:rPrChange w:id="827" w:author="Natasha Hardy" w:date="2021-12-10T13:32:00Z">
              <w:rPr>
                <w:color w:val="000000"/>
              </w:rPr>
            </w:rPrChange>
          </w:rPr>
          <w:delText xml:space="preserve">the diets of </w:delText>
        </w:r>
      </w:del>
      <w:r w:rsidR="002575E7" w:rsidRPr="008E1A76">
        <w:rPr>
          <w:color w:val="000000" w:themeColor="text1"/>
          <w:rPrChange w:id="828" w:author="Natasha Hardy" w:date="2021-12-10T13:32:00Z">
            <w:rPr>
              <w:color w:val="000000"/>
            </w:rPr>
          </w:rPrChange>
        </w:rPr>
        <w:t>juvenile</w:t>
      </w:r>
      <w:del w:id="829" w:author="Natasha Hardy" w:date="2021-11-11T10:54:00Z">
        <w:r w:rsidR="002575E7" w:rsidRPr="008E1A76" w:rsidDel="006A44D9">
          <w:rPr>
            <w:color w:val="000000" w:themeColor="text1"/>
            <w:rPrChange w:id="830" w:author="Natasha Hardy" w:date="2021-12-10T13:32:00Z">
              <w:rPr>
                <w:color w:val="000000"/>
              </w:rPr>
            </w:rPrChange>
          </w:rPr>
          <w:delText>s</w:delText>
        </w:r>
      </w:del>
      <w:r w:rsidR="002575E7" w:rsidRPr="008E1A76">
        <w:rPr>
          <w:color w:val="000000" w:themeColor="text1"/>
          <w:rPrChange w:id="831" w:author="Natasha Hardy" w:date="2021-12-10T13:32:00Z">
            <w:rPr>
              <w:color w:val="000000"/>
            </w:rPr>
          </w:rPrChange>
        </w:rPr>
        <w:t>, sub-</w:t>
      </w:r>
      <w:ins w:id="832" w:author="Natasha Hardy" w:date="2021-10-21T10:05:00Z">
        <w:r w:rsidR="000A5945" w:rsidRPr="008E1A76">
          <w:rPr>
            <w:color w:val="000000" w:themeColor="text1"/>
            <w:rPrChange w:id="833" w:author="Natasha Hardy" w:date="2021-12-10T13:32:00Z">
              <w:rPr>
                <w:color w:val="000000"/>
              </w:rPr>
            </w:rPrChange>
          </w:rPr>
          <w:t>adult,</w:t>
        </w:r>
      </w:ins>
      <w:r w:rsidR="002575E7" w:rsidRPr="008E1A76">
        <w:rPr>
          <w:color w:val="000000" w:themeColor="text1"/>
          <w:rPrChange w:id="834" w:author="Natasha Hardy" w:date="2021-12-10T13:32:00Z">
            <w:rPr>
              <w:color w:val="000000"/>
            </w:rPr>
          </w:rPrChange>
        </w:rPr>
        <w:t xml:space="preserve"> and adult male </w:t>
      </w:r>
      <w:r w:rsidR="002575E7" w:rsidRPr="008E1A76">
        <w:rPr>
          <w:color w:val="000000" w:themeColor="text1"/>
          <w:rPrChange w:id="835" w:author="Natasha Hardy" w:date="2021-12-10T13:32:00Z">
            <w:rPr/>
          </w:rPrChange>
        </w:rPr>
        <w:t>long-nosed fur seals</w:t>
      </w:r>
      <w:ins w:id="836" w:author="Natasha Hardy" w:date="2021-11-05T11:36:00Z">
        <w:r w:rsidR="004614E0" w:rsidRPr="008E1A76">
          <w:rPr>
            <w:color w:val="000000" w:themeColor="text1"/>
            <w:rPrChange w:id="837" w:author="Natasha Hardy" w:date="2021-12-10T13:32:00Z">
              <w:rPr/>
            </w:rPrChange>
          </w:rPr>
          <w:t xml:space="preserve"> diets</w:t>
        </w:r>
      </w:ins>
      <w:r w:rsidR="002575E7" w:rsidRPr="008E1A76">
        <w:rPr>
          <w:color w:val="000000" w:themeColor="text1"/>
          <w:rPrChange w:id="838" w:author="Natasha Hardy" w:date="2021-12-10T13:32:00Z">
            <w:rPr>
              <w:color w:val="000000"/>
            </w:rPr>
          </w:rPrChange>
        </w:rPr>
        <w:t>, at two locations in southern Australia and at relatively low frequencies</w:t>
      </w:r>
      <w:r w:rsidR="00F10273" w:rsidRPr="008E1A76">
        <w:rPr>
          <w:color w:val="000000" w:themeColor="text1"/>
          <w:rPrChange w:id="839" w:author="Natasha Hardy" w:date="2021-12-10T13:32:00Z">
            <w:rPr>
              <w:color w:val="000000"/>
            </w:rPr>
          </w:rPrChange>
        </w:rPr>
        <w:t xml:space="preserve"> (Page et al. 2005; Hardy et al. 2017; Goldsworthy et al. 2019)</w:t>
      </w:r>
      <w:r w:rsidR="002575E7" w:rsidRPr="008E1A76">
        <w:rPr>
          <w:color w:val="000000" w:themeColor="text1"/>
          <w:rPrChange w:id="840" w:author="Natasha Hardy" w:date="2021-12-10T13:32:00Z">
            <w:rPr>
              <w:color w:val="000000"/>
            </w:rPr>
          </w:rPrChange>
        </w:rPr>
        <w:t xml:space="preserve">. </w:t>
      </w:r>
      <w:r w:rsidR="00F10273" w:rsidRPr="008E1A76">
        <w:rPr>
          <w:color w:val="000000" w:themeColor="text1"/>
          <w:rPrChange w:id="841" w:author="Natasha Hardy" w:date="2021-12-10T13:32:00Z">
            <w:rPr>
              <w:color w:val="000000"/>
            </w:rPr>
          </w:rPrChange>
        </w:rPr>
        <w:t xml:space="preserve">However, </w:t>
      </w:r>
      <w:del w:id="842" w:author="Natasha Hardy" w:date="2021-11-11T10:06:00Z">
        <w:r w:rsidR="002A0C63" w:rsidRPr="008E1A76">
          <w:rPr>
            <w:color w:val="000000" w:themeColor="text1"/>
            <w:rPrChange w:id="843" w:author="Natasha Hardy" w:date="2021-12-10T13:32:00Z">
              <w:rPr>
                <w:color w:val="000000"/>
              </w:rPr>
            </w:rPrChange>
          </w:rPr>
          <w:delText>penguin</w:delText>
        </w:r>
      </w:del>
      <w:ins w:id="844" w:author="Rebecca McIntosh" w:date="2021-10-28T16:54:00Z">
        <w:r w:rsidR="00C30155" w:rsidRPr="008E1A76">
          <w:rPr>
            <w:color w:val="000000" w:themeColor="text1"/>
            <w:rPrChange w:id="845" w:author="Natasha Hardy" w:date="2021-12-10T13:32:00Z">
              <w:rPr>
                <w:color w:val="000000"/>
              </w:rPr>
            </w:rPrChange>
          </w:rPr>
          <w:t xml:space="preserve">the number of </w:t>
        </w:r>
      </w:ins>
      <w:ins w:id="846" w:author="Natasha Hardy" w:date="2021-11-11T10:06:00Z">
        <w:r w:rsidR="002A0C63" w:rsidRPr="008E1A76">
          <w:rPr>
            <w:color w:val="000000" w:themeColor="text1"/>
            <w:rPrChange w:id="847" w:author="Natasha Hardy" w:date="2021-12-10T13:32:00Z">
              <w:rPr>
                <w:color w:val="000000"/>
              </w:rPr>
            </w:rPrChange>
          </w:rPr>
          <w:t>penguin</w:t>
        </w:r>
      </w:ins>
      <w:ins w:id="848" w:author="Rebecca McIntosh" w:date="2021-10-28T16:54:00Z">
        <w:r w:rsidR="00C30155" w:rsidRPr="008E1A76">
          <w:rPr>
            <w:color w:val="000000" w:themeColor="text1"/>
            <w:rPrChange w:id="849" w:author="Natasha Hardy" w:date="2021-12-10T13:32:00Z">
              <w:rPr>
                <w:color w:val="000000"/>
              </w:rPr>
            </w:rPrChange>
          </w:rPr>
          <w:t>s</w:t>
        </w:r>
      </w:ins>
      <w:r w:rsidR="002A0C63" w:rsidRPr="008E1A76">
        <w:rPr>
          <w:color w:val="000000" w:themeColor="text1"/>
          <w:rPrChange w:id="850" w:author="Natasha Hardy" w:date="2021-12-10T13:32:00Z">
            <w:rPr>
              <w:color w:val="000000"/>
            </w:rPr>
          </w:rPrChange>
        </w:rPr>
        <w:t xml:space="preserve"> </w:t>
      </w:r>
      <w:del w:id="851" w:author="Rebecca McIntosh" w:date="2021-10-28T16:54:00Z">
        <w:r w:rsidR="00F10273" w:rsidRPr="008E1A76" w:rsidDel="00C30155">
          <w:rPr>
            <w:color w:val="000000" w:themeColor="text1"/>
            <w:rPrChange w:id="852" w:author="Natasha Hardy" w:date="2021-12-10T13:32:00Z">
              <w:rPr>
                <w:color w:val="000000"/>
              </w:rPr>
            </w:rPrChange>
          </w:rPr>
          <w:delText xml:space="preserve">abundances </w:delText>
        </w:r>
      </w:del>
      <w:r w:rsidR="00F10273" w:rsidRPr="008E1A76">
        <w:rPr>
          <w:color w:val="000000" w:themeColor="text1"/>
          <w:rPrChange w:id="853" w:author="Natasha Hardy" w:date="2021-12-10T13:32:00Z">
            <w:rPr>
              <w:color w:val="000000"/>
            </w:rPr>
          </w:rPrChange>
        </w:rPr>
        <w:t xml:space="preserve">consumed </w:t>
      </w:r>
      <w:r w:rsidR="002A0C63" w:rsidRPr="008E1A76">
        <w:rPr>
          <w:color w:val="000000" w:themeColor="text1"/>
          <w:rPrChange w:id="854" w:author="Natasha Hardy" w:date="2021-12-10T13:32:00Z">
            <w:rPr>
              <w:color w:val="000000"/>
            </w:rPr>
          </w:rPrChange>
        </w:rPr>
        <w:t xml:space="preserve">and </w:t>
      </w:r>
      <w:del w:id="855" w:author="Rebecca McIntosh" w:date="2021-10-28T16:54:00Z">
        <w:r w:rsidR="002A0C63" w:rsidRPr="008E1A76" w:rsidDel="00C30155">
          <w:rPr>
            <w:color w:val="000000" w:themeColor="text1"/>
            <w:rPrChange w:id="856" w:author="Natasha Hardy" w:date="2021-12-10T13:32:00Z">
              <w:rPr>
                <w:color w:val="000000"/>
              </w:rPr>
            </w:rPrChange>
          </w:rPr>
          <w:delText xml:space="preserve">predation </w:delText>
        </w:r>
      </w:del>
      <w:ins w:id="857" w:author="Rebecca McIntosh" w:date="2021-10-28T16:54:00Z">
        <w:r w:rsidR="00C30155" w:rsidRPr="008E1A76">
          <w:rPr>
            <w:color w:val="000000" w:themeColor="text1"/>
            <w:rPrChange w:id="858" w:author="Natasha Hardy" w:date="2021-12-10T13:32:00Z">
              <w:rPr>
                <w:color w:val="000000"/>
              </w:rPr>
            </w:rPrChange>
          </w:rPr>
          <w:t xml:space="preserve">the </w:t>
        </w:r>
      </w:ins>
      <w:r w:rsidR="002A0C63" w:rsidRPr="008E1A76">
        <w:rPr>
          <w:color w:val="000000" w:themeColor="text1"/>
          <w:rPrChange w:id="859" w:author="Natasha Hardy" w:date="2021-12-10T13:32:00Z">
            <w:rPr>
              <w:color w:val="000000"/>
            </w:rPr>
          </w:rPrChange>
        </w:rPr>
        <w:t>impact</w:t>
      </w:r>
      <w:del w:id="860" w:author="Rebecca McIntosh" w:date="2021-10-28T16:54:00Z">
        <w:r w:rsidR="002A0C63" w:rsidRPr="008E1A76" w:rsidDel="00C30155">
          <w:rPr>
            <w:color w:val="000000" w:themeColor="text1"/>
            <w:rPrChange w:id="861" w:author="Natasha Hardy" w:date="2021-12-10T13:32:00Z">
              <w:rPr>
                <w:color w:val="000000"/>
              </w:rPr>
            </w:rPrChange>
          </w:rPr>
          <w:delText>s</w:delText>
        </w:r>
      </w:del>
      <w:r w:rsidR="002A0C63" w:rsidRPr="008E1A76">
        <w:rPr>
          <w:color w:val="000000" w:themeColor="text1"/>
          <w:rPrChange w:id="862" w:author="Natasha Hardy" w:date="2021-12-10T13:32:00Z">
            <w:rPr>
              <w:color w:val="000000"/>
            </w:rPr>
          </w:rPrChange>
        </w:rPr>
        <w:t xml:space="preserve"> </w:t>
      </w:r>
      <w:del w:id="863" w:author="Natasha Hardy" w:date="2021-11-05T11:34:00Z">
        <w:r w:rsidR="00F10273" w:rsidRPr="008E1A76" w:rsidDel="004614E0">
          <w:rPr>
            <w:color w:val="000000" w:themeColor="text1"/>
            <w:rPrChange w:id="864" w:author="Natasha Hardy" w:date="2021-12-10T13:32:00Z">
              <w:rPr>
                <w:color w:val="000000"/>
              </w:rPr>
            </w:rPrChange>
          </w:rPr>
          <w:delText xml:space="preserve">have been difficult to </w:delText>
        </w:r>
      </w:del>
      <w:del w:id="865" w:author="Natasha Hardy" w:date="2021-11-11T10:06:00Z">
        <w:r w:rsidR="00F10273" w:rsidRPr="008E1A76">
          <w:rPr>
            <w:color w:val="000000" w:themeColor="text1"/>
            <w:rPrChange w:id="866" w:author="Natasha Hardy" w:date="2021-12-10T13:32:00Z">
              <w:rPr>
                <w:color w:val="000000"/>
              </w:rPr>
            </w:rPrChange>
          </w:rPr>
          <w:delText>estimate.</w:delText>
        </w:r>
      </w:del>
      <w:del w:id="867" w:author="Natasha Hardy" w:date="2021-11-05T11:34:00Z">
        <w:r w:rsidR="00F10273" w:rsidRPr="008E1A76" w:rsidDel="004614E0">
          <w:rPr>
            <w:color w:val="000000" w:themeColor="text1"/>
            <w:rPrChange w:id="868" w:author="Natasha Hardy" w:date="2021-12-10T13:32:00Z">
              <w:rPr>
                <w:color w:val="000000"/>
              </w:rPr>
            </w:rPrChange>
          </w:rPr>
          <w:delText>estimate</w:delText>
        </w:r>
      </w:del>
      <w:ins w:id="869" w:author="Rebecca McIntosh" w:date="2021-10-28T09:56:00Z">
        <w:del w:id="870" w:author="Natasha Hardy" w:date="2021-11-05T11:34:00Z">
          <w:r w:rsidR="00A30D9C" w:rsidRPr="008E1A76" w:rsidDel="004614E0">
            <w:rPr>
              <w:color w:val="000000" w:themeColor="text1"/>
              <w:rPrChange w:id="871" w:author="Natasha Hardy" w:date="2021-12-10T13:32:00Z">
                <w:rPr>
                  <w:color w:val="000000"/>
                </w:rPr>
              </w:rPrChange>
            </w:rPr>
            <w:delText>quantify</w:delText>
          </w:r>
        </w:del>
      </w:ins>
      <w:ins w:id="872" w:author="Natasha Hardy" w:date="2021-11-05T11:34:00Z">
        <w:r w:rsidR="004614E0" w:rsidRPr="008E1A76">
          <w:rPr>
            <w:color w:val="000000" w:themeColor="text1"/>
            <w:rPrChange w:id="873" w:author="Natasha Hardy" w:date="2021-12-10T13:32:00Z">
              <w:rPr>
                <w:color w:val="000000"/>
              </w:rPr>
            </w:rPrChange>
          </w:rPr>
          <w:t>are unknown</w:t>
        </w:r>
      </w:ins>
      <w:ins w:id="874" w:author="Rebecca McIntosh" w:date="2021-10-28T17:01:00Z">
        <w:r w:rsidR="0086430C" w:rsidRPr="008E1A76">
          <w:rPr>
            <w:color w:val="000000" w:themeColor="text1"/>
            <w:rPrChange w:id="875" w:author="Natasha Hardy" w:date="2021-12-10T13:32:00Z">
              <w:rPr>
                <w:color w:val="000000"/>
              </w:rPr>
            </w:rPrChange>
          </w:rPr>
          <w:t xml:space="preserve">, </w:t>
        </w:r>
      </w:ins>
      <w:ins w:id="876" w:author="Rebecca McIntosh" w:date="2021-10-28T17:02:00Z">
        <w:r w:rsidR="0086430C" w:rsidRPr="008E1A76">
          <w:rPr>
            <w:color w:val="000000" w:themeColor="text1"/>
            <w:rPrChange w:id="877" w:author="Natasha Hardy" w:date="2021-12-10T13:32:00Z">
              <w:rPr>
                <w:color w:val="000000"/>
              </w:rPr>
            </w:rPrChange>
          </w:rPr>
          <w:t xml:space="preserve">particularly for </w:t>
        </w:r>
      </w:ins>
      <w:del w:id="878" w:author="Rebecca McIntosh" w:date="2021-10-28T17:02:00Z">
        <w:r w:rsidR="00F10273" w:rsidRPr="008E1A76" w:rsidDel="0086430C">
          <w:rPr>
            <w:color w:val="000000" w:themeColor="text1"/>
            <w:rPrChange w:id="879" w:author="Natasha Hardy" w:date="2021-12-10T13:32:00Z">
              <w:rPr>
                <w:color w:val="000000"/>
              </w:rPr>
            </w:rPrChange>
          </w:rPr>
          <w:delText xml:space="preserve">. </w:delText>
        </w:r>
        <w:r w:rsidR="002575E7" w:rsidRPr="008E1A76" w:rsidDel="0086430C">
          <w:rPr>
            <w:color w:val="000000" w:themeColor="text1"/>
            <w:rPrChange w:id="880" w:author="Natasha Hardy" w:date="2021-12-10T13:32:00Z">
              <w:rPr/>
            </w:rPrChange>
          </w:rPr>
          <w:delText>Page et al. (2005) estimated penguin abundance and biomass consumed based</w:delText>
        </w:r>
        <w:r w:rsidR="002575E7" w:rsidRPr="008E1A76" w:rsidDel="0086430C">
          <w:rPr>
            <w:rFonts w:ascii="Times New Roman" w:eastAsia="Times New Roman" w:hAnsi="Times New Roman" w:cs="Times New Roman"/>
            <w:color w:val="000000" w:themeColor="text1"/>
            <w:rPrChange w:id="881" w:author="Natasha Hardy" w:date="2021-12-10T13:32:00Z">
              <w:rPr>
                <w:rFonts w:ascii="Times New Roman" w:eastAsia="Times New Roman" w:hAnsi="Times New Roman" w:cs="Times New Roman"/>
                <w:color w:val="000000"/>
              </w:rPr>
            </w:rPrChange>
          </w:rPr>
          <w:delText xml:space="preserve"> on the presence of distinguishing remains (</w:delText>
        </w:r>
        <w:r w:rsidR="002575E7" w:rsidRPr="008E1A76" w:rsidDel="0086430C">
          <w:rPr>
            <w:rFonts w:ascii="Times New Roman" w:eastAsia="Times New Roman" w:hAnsi="Times New Roman" w:cs="Times New Roman"/>
            <w:color w:val="000000" w:themeColor="text1"/>
            <w:rPrChange w:id="882" w:author="Natasha Hardy" w:date="2021-12-10T13:32:00Z">
              <w:rPr>
                <w:rFonts w:ascii="Times New Roman" w:eastAsia="Times New Roman" w:hAnsi="Times New Roman" w:cs="Times New Roman"/>
              </w:rPr>
            </w:rPrChange>
          </w:rPr>
          <w:delText>1</w:delText>
        </w:r>
        <w:r w:rsidR="002575E7" w:rsidRPr="008E1A76" w:rsidDel="0086430C">
          <w:rPr>
            <w:rFonts w:ascii="Times New Roman" w:eastAsia="Times New Roman" w:hAnsi="Times New Roman" w:cs="Times New Roman"/>
            <w:color w:val="000000" w:themeColor="text1"/>
            <w:rPrChange w:id="883" w:author="Natasha Hardy" w:date="2021-12-10T13:32:00Z">
              <w:rPr>
                <w:rFonts w:ascii="Times New Roman" w:eastAsia="Times New Roman" w:hAnsi="Times New Roman" w:cs="Times New Roman"/>
                <w:color w:val="000000"/>
              </w:rPr>
            </w:rPrChange>
          </w:rPr>
          <w:delText xml:space="preserve"> skull and/or 1 </w:delText>
        </w:r>
        <w:r w:rsidR="002575E7" w:rsidRPr="008E1A76" w:rsidDel="0086430C">
          <w:rPr>
            <w:rFonts w:ascii="Times New Roman" w:eastAsia="Times New Roman" w:hAnsi="Times New Roman" w:cs="Times New Roman"/>
            <w:color w:val="000000" w:themeColor="text1"/>
            <w:rPrChange w:id="884" w:author="Natasha Hardy" w:date="2021-12-10T13:32:00Z">
              <w:rPr>
                <w:rFonts w:ascii="Times New Roman" w:eastAsia="Times New Roman" w:hAnsi="Times New Roman" w:cs="Times New Roman"/>
              </w:rPr>
            </w:rPrChange>
          </w:rPr>
          <w:delText xml:space="preserve">pair of wings </w:delText>
        </w:r>
        <w:r w:rsidR="002575E7" w:rsidRPr="008E1A76" w:rsidDel="0086430C">
          <w:rPr>
            <w:rFonts w:ascii="Times New Roman" w:eastAsia="Times New Roman" w:hAnsi="Times New Roman" w:cs="Times New Roman"/>
            <w:color w:val="000000" w:themeColor="text1"/>
            <w:rPrChange w:id="885" w:author="Natasha Hardy" w:date="2021-12-10T13:32:00Z">
              <w:rPr>
                <w:rFonts w:ascii="Times New Roman" w:eastAsia="Times New Roman" w:hAnsi="Times New Roman" w:cs="Times New Roman"/>
                <w:color w:val="000000"/>
              </w:rPr>
            </w:rPrChange>
          </w:rPr>
          <w:delText xml:space="preserve">= 1 individual). For </w:delText>
        </w:r>
      </w:del>
      <w:r w:rsidR="002575E7" w:rsidRPr="008E1A76">
        <w:rPr>
          <w:rFonts w:ascii="Times New Roman" w:eastAsia="Times New Roman" w:hAnsi="Times New Roman" w:cs="Times New Roman"/>
          <w:color w:val="000000" w:themeColor="text1"/>
          <w:rPrChange w:id="886" w:author="Natasha Hardy" w:date="2021-12-10T13:32:00Z">
            <w:rPr>
              <w:rFonts w:ascii="Times New Roman" w:eastAsia="Times New Roman" w:hAnsi="Times New Roman" w:cs="Times New Roman"/>
              <w:color w:val="000000"/>
            </w:rPr>
          </w:rPrChange>
        </w:rPr>
        <w:t xml:space="preserve">‘unquantifiable remains’, </w:t>
      </w:r>
      <w:r w:rsidR="002575E7" w:rsidRPr="008E1A76">
        <w:rPr>
          <w:rFonts w:ascii="Times New Roman" w:eastAsia="Times New Roman" w:hAnsi="Times New Roman" w:cs="Times New Roman"/>
          <w:color w:val="000000" w:themeColor="text1"/>
          <w:rPrChange w:id="887" w:author="Natasha Hardy" w:date="2021-12-10T13:32:00Z">
            <w:rPr>
              <w:rFonts w:ascii="Times New Roman" w:eastAsia="Times New Roman" w:hAnsi="Times New Roman" w:cs="Times New Roman"/>
              <w:color w:val="000000"/>
            </w:rPr>
          </w:rPrChange>
        </w:rPr>
        <w:lastRenderedPageBreak/>
        <w:t>such as feathers</w:t>
      </w:r>
      <w:ins w:id="888" w:author="Natasha Hardy" w:date="2021-12-10T13:02:00Z">
        <w:r w:rsidR="00342B7A" w:rsidRPr="008E1A76">
          <w:rPr>
            <w:rFonts w:ascii="Times New Roman" w:eastAsia="Times New Roman" w:hAnsi="Times New Roman" w:cs="Times New Roman"/>
            <w:color w:val="000000" w:themeColor="text1"/>
          </w:rPr>
          <w:t xml:space="preserve"> and </w:t>
        </w:r>
      </w:ins>
      <w:ins w:id="889" w:author="Natasha Hardy" w:date="2021-12-10T13:24:00Z">
        <w:r w:rsidR="00EA2C4C" w:rsidRPr="008E1A76">
          <w:rPr>
            <w:rFonts w:ascii="Times New Roman" w:eastAsia="Times New Roman" w:hAnsi="Times New Roman" w:cs="Times New Roman"/>
            <w:color w:val="000000" w:themeColor="text1"/>
            <w:rPrChange w:id="890" w:author="Natasha Hardy" w:date="2021-12-10T13:32:00Z">
              <w:rPr>
                <w:rFonts w:ascii="Times New Roman" w:eastAsia="Times New Roman" w:hAnsi="Times New Roman" w:cs="Times New Roman"/>
                <w:color w:val="000000" w:themeColor="text1"/>
                <w:highlight w:val="lightGray"/>
              </w:rPr>
            </w:rPrChange>
          </w:rPr>
          <w:t xml:space="preserve">when </w:t>
        </w:r>
      </w:ins>
      <w:ins w:id="891" w:author="Natasha Hardy" w:date="2021-12-10T13:25:00Z">
        <w:r w:rsidR="00EA2C4C" w:rsidRPr="008E1A76">
          <w:rPr>
            <w:rFonts w:ascii="Times New Roman" w:eastAsia="Times New Roman" w:hAnsi="Times New Roman" w:cs="Times New Roman"/>
            <w:color w:val="000000" w:themeColor="text1"/>
            <w:rPrChange w:id="892" w:author="Natasha Hardy" w:date="2021-12-10T13:32:00Z">
              <w:rPr>
                <w:rFonts w:ascii="Times New Roman" w:eastAsia="Times New Roman" w:hAnsi="Times New Roman" w:cs="Times New Roman"/>
                <w:color w:val="000000" w:themeColor="text1"/>
                <w:highlight w:val="lightGray"/>
              </w:rPr>
            </w:rPrChange>
          </w:rPr>
          <w:t>prey</w:t>
        </w:r>
      </w:ins>
      <w:ins w:id="893" w:author="Natasha Hardy" w:date="2021-12-10T13:02:00Z">
        <w:r w:rsidR="00342B7A" w:rsidRPr="008E1A76">
          <w:rPr>
            <w:rFonts w:ascii="Times New Roman" w:eastAsia="Times New Roman" w:hAnsi="Times New Roman" w:cs="Times New Roman"/>
            <w:color w:val="000000" w:themeColor="text1"/>
          </w:rPr>
          <w:t xml:space="preserve"> are not consumed </w:t>
        </w:r>
      </w:ins>
      <w:ins w:id="894" w:author="Natasha Hardy" w:date="2021-12-10T13:25:00Z">
        <w:r w:rsidR="00EA2C4C" w:rsidRPr="008E1A76">
          <w:rPr>
            <w:rFonts w:ascii="Times New Roman" w:eastAsia="Times New Roman" w:hAnsi="Times New Roman" w:cs="Times New Roman"/>
            <w:color w:val="000000" w:themeColor="text1"/>
            <w:rPrChange w:id="895" w:author="Natasha Hardy" w:date="2021-12-10T13:32:00Z">
              <w:rPr>
                <w:rFonts w:ascii="Times New Roman" w:eastAsia="Times New Roman" w:hAnsi="Times New Roman" w:cs="Times New Roman"/>
                <w:color w:val="000000" w:themeColor="text1"/>
                <w:highlight w:val="lightGray"/>
              </w:rPr>
            </w:rPrChange>
          </w:rPr>
          <w:t>whole.</w:t>
        </w:r>
      </w:ins>
      <w:del w:id="896" w:author="Rebecca McIntosh" w:date="2021-10-28T17:02:00Z">
        <w:r w:rsidR="002575E7" w:rsidRPr="008E1A76" w:rsidDel="0086430C">
          <w:rPr>
            <w:rFonts w:ascii="Times New Roman" w:eastAsia="Times New Roman" w:hAnsi="Times New Roman" w:cs="Times New Roman"/>
            <w:color w:val="000000" w:themeColor="text1"/>
            <w:rPrChange w:id="897" w:author="Natasha Hardy" w:date="2021-12-10T13:32:00Z">
              <w:rPr>
                <w:rFonts w:ascii="Times New Roman" w:eastAsia="Times New Roman" w:hAnsi="Times New Roman" w:cs="Times New Roman"/>
                <w:color w:val="000000"/>
              </w:rPr>
            </w:rPrChange>
          </w:rPr>
          <w:delText xml:space="preserve">, </w:delText>
        </w:r>
      </w:del>
      <w:ins w:id="898" w:author="Rebecca McIntosh" w:date="2021-10-28T17:02:00Z">
        <w:r w:rsidR="0086430C" w:rsidRPr="008E1A76">
          <w:rPr>
            <w:rFonts w:ascii="Times New Roman" w:eastAsia="Times New Roman" w:hAnsi="Times New Roman" w:cs="Times New Roman"/>
            <w:color w:val="000000" w:themeColor="text1"/>
            <w:rPrChange w:id="899" w:author="Natasha Hardy" w:date="2021-12-10T13:32:00Z">
              <w:rPr>
                <w:rFonts w:ascii="Times New Roman" w:eastAsia="Times New Roman" w:hAnsi="Times New Roman" w:cs="Times New Roman"/>
                <w:color w:val="000000"/>
              </w:rPr>
            </w:rPrChange>
          </w:rPr>
          <w:t xml:space="preserve">. </w:t>
        </w:r>
      </w:ins>
      <w:r w:rsidR="002575E7" w:rsidRPr="008E1A76">
        <w:rPr>
          <w:rFonts w:ascii="Times New Roman" w:eastAsia="Times New Roman" w:hAnsi="Times New Roman" w:cs="Times New Roman"/>
          <w:color w:val="000000" w:themeColor="text1"/>
          <w:rPrChange w:id="900" w:author="Natasha Hardy" w:date="2021-12-10T13:32:00Z">
            <w:rPr>
              <w:rFonts w:ascii="Times New Roman" w:eastAsia="Times New Roman" w:hAnsi="Times New Roman" w:cs="Times New Roman"/>
              <w:color w:val="000000"/>
            </w:rPr>
          </w:rPrChange>
        </w:rPr>
        <w:t>Page et al. (2005) proposed a single scat containing feathers was equivalent to a single bird consumed</w:t>
      </w:r>
      <w:ins w:id="901" w:author="Rebecca McIntosh" w:date="2021-10-28T17:02:00Z">
        <w:r w:rsidR="0086430C" w:rsidRPr="008E1A76">
          <w:rPr>
            <w:rFonts w:ascii="Times New Roman" w:eastAsia="Times New Roman" w:hAnsi="Times New Roman" w:cs="Times New Roman"/>
            <w:color w:val="000000" w:themeColor="text1"/>
            <w:rPrChange w:id="902" w:author="Natasha Hardy" w:date="2021-12-10T13:32:00Z">
              <w:rPr>
                <w:rFonts w:ascii="Times New Roman" w:eastAsia="Times New Roman" w:hAnsi="Times New Roman" w:cs="Times New Roman"/>
                <w:color w:val="000000"/>
              </w:rPr>
            </w:rPrChange>
          </w:rPr>
          <w:t>; h</w:t>
        </w:r>
      </w:ins>
      <w:del w:id="903" w:author="Rebecca McIntosh" w:date="2021-10-28T17:02:00Z">
        <w:r w:rsidR="002575E7" w:rsidRPr="008E1A76" w:rsidDel="0086430C">
          <w:rPr>
            <w:rFonts w:ascii="Times New Roman" w:eastAsia="Times New Roman" w:hAnsi="Times New Roman" w:cs="Times New Roman"/>
            <w:color w:val="000000" w:themeColor="text1"/>
            <w:rPrChange w:id="904" w:author="Natasha Hardy" w:date="2021-12-10T13:32:00Z">
              <w:rPr>
                <w:rFonts w:ascii="Times New Roman" w:eastAsia="Times New Roman" w:hAnsi="Times New Roman" w:cs="Times New Roman"/>
                <w:color w:val="000000"/>
              </w:rPr>
            </w:rPrChange>
          </w:rPr>
          <w:delText>. H</w:delText>
        </w:r>
      </w:del>
      <w:r w:rsidR="002575E7" w:rsidRPr="008E1A76">
        <w:rPr>
          <w:rFonts w:ascii="Times New Roman" w:eastAsia="Times New Roman" w:hAnsi="Times New Roman" w:cs="Times New Roman"/>
          <w:color w:val="000000" w:themeColor="text1"/>
          <w:rPrChange w:id="905" w:author="Natasha Hardy" w:date="2021-12-10T13:32:00Z">
            <w:rPr>
              <w:rFonts w:ascii="Times New Roman" w:eastAsia="Times New Roman" w:hAnsi="Times New Roman" w:cs="Times New Roman"/>
              <w:color w:val="000000"/>
            </w:rPr>
          </w:rPrChange>
        </w:rPr>
        <w:t xml:space="preserve">owever, </w:t>
      </w:r>
      <w:r w:rsidR="002575E7" w:rsidRPr="008E1A76">
        <w:rPr>
          <w:rFonts w:ascii="Times New Roman" w:eastAsia="Times New Roman" w:hAnsi="Times New Roman" w:cs="Times New Roman"/>
          <w:color w:val="000000" w:themeColor="text1"/>
          <w:rPrChange w:id="906" w:author="Natasha Hardy" w:date="2021-12-10T13:32:00Z">
            <w:rPr>
              <w:rFonts w:ascii="Times New Roman" w:eastAsia="Times New Roman" w:hAnsi="Times New Roman" w:cs="Times New Roman"/>
            </w:rPr>
          </w:rPrChange>
        </w:rPr>
        <w:t xml:space="preserve">mass-balanced </w:t>
      </w:r>
      <w:r w:rsidR="007C2BDF" w:rsidRPr="008E1A76">
        <w:rPr>
          <w:rFonts w:ascii="Times New Roman" w:eastAsia="Times New Roman" w:hAnsi="Times New Roman" w:cs="Times New Roman"/>
          <w:color w:val="000000" w:themeColor="text1"/>
          <w:rPrChange w:id="907" w:author="Natasha Hardy" w:date="2021-12-10T13:32:00Z">
            <w:rPr>
              <w:rFonts w:ascii="Times New Roman" w:eastAsia="Times New Roman" w:hAnsi="Times New Roman" w:cs="Times New Roman"/>
            </w:rPr>
          </w:rPrChange>
        </w:rPr>
        <w:t>trophodynamic</w:t>
      </w:r>
      <w:r w:rsidR="002575E7" w:rsidRPr="008E1A76">
        <w:rPr>
          <w:rFonts w:ascii="Times New Roman" w:eastAsia="Times New Roman" w:hAnsi="Times New Roman" w:cs="Times New Roman"/>
          <w:color w:val="000000" w:themeColor="text1"/>
          <w:rPrChange w:id="908" w:author="Natasha Hardy" w:date="2021-12-10T13:32:00Z">
            <w:rPr>
              <w:rFonts w:ascii="Times New Roman" w:eastAsia="Times New Roman" w:hAnsi="Times New Roman" w:cs="Times New Roman"/>
            </w:rPr>
          </w:rPrChange>
        </w:rPr>
        <w:t xml:space="preserve"> modelling in the Great Australian Bight marine ecosystem </w:t>
      </w:r>
      <w:r w:rsidR="007C2BDF" w:rsidRPr="008E1A76">
        <w:rPr>
          <w:rFonts w:ascii="Times New Roman" w:eastAsia="Times New Roman" w:hAnsi="Times New Roman" w:cs="Times New Roman"/>
          <w:color w:val="000000" w:themeColor="text1"/>
          <w:rPrChange w:id="909" w:author="Natasha Hardy" w:date="2021-12-10T13:32:00Z">
            <w:rPr>
              <w:rFonts w:ascii="Times New Roman" w:eastAsia="Times New Roman" w:hAnsi="Times New Roman" w:cs="Times New Roman"/>
            </w:rPr>
          </w:rPrChange>
        </w:rPr>
        <w:t>s</w:t>
      </w:r>
      <w:r w:rsidR="002575E7" w:rsidRPr="008E1A76">
        <w:rPr>
          <w:rFonts w:ascii="Times New Roman" w:eastAsia="Times New Roman" w:hAnsi="Times New Roman" w:cs="Times New Roman"/>
          <w:color w:val="000000" w:themeColor="text1"/>
          <w:rPrChange w:id="910" w:author="Natasha Hardy" w:date="2021-12-10T13:32:00Z">
            <w:rPr>
              <w:rFonts w:ascii="Times New Roman" w:eastAsia="Times New Roman" w:hAnsi="Times New Roman" w:cs="Times New Roman"/>
            </w:rPr>
          </w:rPrChange>
        </w:rPr>
        <w:t xml:space="preserve">uggested that </w:t>
      </w:r>
      <w:del w:id="911" w:author="Rebecca McIntosh" w:date="2021-10-28T17:03:00Z">
        <w:r w:rsidR="002575E7" w:rsidRPr="008E1A76" w:rsidDel="0086430C">
          <w:rPr>
            <w:rFonts w:ascii="Times New Roman" w:eastAsia="Times New Roman" w:hAnsi="Times New Roman" w:cs="Times New Roman"/>
            <w:color w:val="000000" w:themeColor="text1"/>
            <w:rPrChange w:id="912" w:author="Natasha Hardy" w:date="2021-12-10T13:32:00Z">
              <w:rPr>
                <w:rFonts w:ascii="Times New Roman" w:eastAsia="Times New Roman" w:hAnsi="Times New Roman" w:cs="Times New Roman"/>
              </w:rPr>
            </w:rPrChange>
          </w:rPr>
          <w:delText xml:space="preserve">previous estimates </w:delText>
        </w:r>
      </w:del>
      <w:del w:id="913" w:author="Rebecca McIntosh" w:date="2021-10-28T17:02:00Z">
        <w:r w:rsidR="002575E7" w:rsidRPr="008E1A76" w:rsidDel="0086430C">
          <w:rPr>
            <w:rFonts w:ascii="Times New Roman" w:eastAsia="Times New Roman" w:hAnsi="Times New Roman" w:cs="Times New Roman"/>
            <w:color w:val="000000" w:themeColor="text1"/>
            <w:rPrChange w:id="914" w:author="Natasha Hardy" w:date="2021-12-10T13:32:00Z">
              <w:rPr>
                <w:rFonts w:ascii="Times New Roman" w:eastAsia="Times New Roman" w:hAnsi="Times New Roman" w:cs="Times New Roman"/>
              </w:rPr>
            </w:rPrChange>
          </w:rPr>
          <w:delText xml:space="preserve">of penguin biomass </w:delText>
        </w:r>
        <w:r w:rsidR="007C2BDF" w:rsidRPr="008E1A76" w:rsidDel="0086430C">
          <w:rPr>
            <w:rFonts w:ascii="Times New Roman" w:eastAsia="Times New Roman" w:hAnsi="Times New Roman" w:cs="Times New Roman"/>
            <w:color w:val="000000" w:themeColor="text1"/>
            <w:rPrChange w:id="915" w:author="Natasha Hardy" w:date="2021-12-10T13:32:00Z">
              <w:rPr>
                <w:rFonts w:ascii="Times New Roman" w:eastAsia="Times New Roman" w:hAnsi="Times New Roman" w:cs="Times New Roman"/>
              </w:rPr>
            </w:rPrChange>
          </w:rPr>
          <w:delText>consumed,</w:delText>
        </w:r>
        <w:r w:rsidR="002575E7" w:rsidRPr="008E1A76" w:rsidDel="0086430C">
          <w:rPr>
            <w:rFonts w:ascii="Times New Roman" w:eastAsia="Times New Roman" w:hAnsi="Times New Roman" w:cs="Times New Roman"/>
            <w:color w:val="000000" w:themeColor="text1"/>
            <w:rPrChange w:id="916" w:author="Natasha Hardy" w:date="2021-12-10T13:32:00Z">
              <w:rPr>
                <w:rFonts w:ascii="Times New Roman" w:eastAsia="Times New Roman" w:hAnsi="Times New Roman" w:cs="Times New Roman"/>
              </w:rPr>
            </w:rPrChange>
          </w:rPr>
          <w:delText xml:space="preserve"> </w:delText>
        </w:r>
        <w:r w:rsidR="007C2BDF" w:rsidRPr="008E1A76" w:rsidDel="0086430C">
          <w:rPr>
            <w:rFonts w:ascii="Times New Roman" w:eastAsia="Times New Roman" w:hAnsi="Times New Roman" w:cs="Times New Roman"/>
            <w:color w:val="000000" w:themeColor="text1"/>
            <w:rPrChange w:id="917" w:author="Natasha Hardy" w:date="2021-12-10T13:32:00Z">
              <w:rPr>
                <w:rFonts w:ascii="Times New Roman" w:eastAsia="Times New Roman" w:hAnsi="Times New Roman" w:cs="Times New Roman"/>
              </w:rPr>
            </w:rPrChange>
          </w:rPr>
          <w:delText xml:space="preserve">and thus predator impacts </w:delText>
        </w:r>
      </w:del>
      <w:del w:id="918" w:author="Rebecca McIntosh" w:date="2021-10-28T17:03:00Z">
        <w:r w:rsidR="002575E7" w:rsidRPr="008E1A76" w:rsidDel="0086430C">
          <w:rPr>
            <w:rFonts w:ascii="Times New Roman" w:eastAsia="Times New Roman" w:hAnsi="Times New Roman" w:cs="Times New Roman"/>
            <w:color w:val="000000" w:themeColor="text1"/>
            <w:rPrChange w:id="919" w:author="Natasha Hardy" w:date="2021-12-10T13:32:00Z">
              <w:rPr>
                <w:rFonts w:ascii="Times New Roman" w:eastAsia="Times New Roman" w:hAnsi="Times New Roman" w:cs="Times New Roman"/>
              </w:rPr>
            </w:rPrChange>
          </w:rPr>
          <w:delText>were</w:delText>
        </w:r>
        <w:r w:rsidR="007C2BDF" w:rsidRPr="008E1A76" w:rsidDel="0086430C">
          <w:rPr>
            <w:rFonts w:ascii="Times New Roman" w:eastAsia="Times New Roman" w:hAnsi="Times New Roman" w:cs="Times New Roman"/>
            <w:color w:val="000000" w:themeColor="text1"/>
            <w:rPrChange w:id="920" w:author="Natasha Hardy" w:date="2021-12-10T13:32:00Z">
              <w:rPr>
                <w:rFonts w:ascii="Times New Roman" w:eastAsia="Times New Roman" w:hAnsi="Times New Roman" w:cs="Times New Roman"/>
              </w:rPr>
            </w:rPrChange>
          </w:rPr>
          <w:delText xml:space="preserve"> likely</w:delText>
        </w:r>
        <w:r w:rsidR="002575E7" w:rsidRPr="008E1A76" w:rsidDel="0086430C">
          <w:rPr>
            <w:rFonts w:ascii="Times New Roman" w:eastAsia="Times New Roman" w:hAnsi="Times New Roman" w:cs="Times New Roman"/>
            <w:color w:val="000000" w:themeColor="text1"/>
            <w:rPrChange w:id="921" w:author="Natasha Hardy" w:date="2021-12-10T13:32:00Z">
              <w:rPr>
                <w:rFonts w:ascii="Times New Roman" w:eastAsia="Times New Roman" w:hAnsi="Times New Roman" w:cs="Times New Roman"/>
              </w:rPr>
            </w:rPrChange>
          </w:rPr>
          <w:delText xml:space="preserve"> overestimated</w:delText>
        </w:r>
      </w:del>
      <w:ins w:id="922" w:author="Rebecca McIntosh" w:date="2021-10-28T17:03:00Z">
        <w:r w:rsidR="0086430C" w:rsidRPr="008E1A76">
          <w:rPr>
            <w:rFonts w:ascii="Times New Roman" w:eastAsia="Times New Roman" w:hAnsi="Times New Roman" w:cs="Times New Roman"/>
            <w:color w:val="000000" w:themeColor="text1"/>
            <w:rPrChange w:id="923" w:author="Natasha Hardy" w:date="2021-12-10T13:32:00Z">
              <w:rPr>
                <w:rFonts w:ascii="Times New Roman" w:eastAsia="Times New Roman" w:hAnsi="Times New Roman" w:cs="Times New Roman"/>
              </w:rPr>
            </w:rPrChange>
          </w:rPr>
          <w:t xml:space="preserve">this </w:t>
        </w:r>
        <w:del w:id="924" w:author="Natasha Hardy" w:date="2021-11-05T11:37:00Z">
          <w:r w:rsidR="0086430C" w:rsidRPr="008E1A76" w:rsidDel="004614E0">
            <w:rPr>
              <w:rFonts w:ascii="Times New Roman" w:eastAsia="Times New Roman" w:hAnsi="Times New Roman" w:cs="Times New Roman"/>
              <w:color w:val="000000" w:themeColor="text1"/>
              <w:rPrChange w:id="925" w:author="Natasha Hardy" w:date="2021-12-10T13:32:00Z">
                <w:rPr>
                  <w:rFonts w:ascii="Times New Roman" w:eastAsia="Times New Roman" w:hAnsi="Times New Roman" w:cs="Times New Roman"/>
                </w:rPr>
              </w:rPrChange>
            </w:rPr>
            <w:delText xml:space="preserve">resulted in </w:delText>
          </w:r>
        </w:del>
        <w:r w:rsidR="0086430C" w:rsidRPr="008E1A76">
          <w:rPr>
            <w:rFonts w:ascii="Times New Roman" w:eastAsia="Times New Roman" w:hAnsi="Times New Roman" w:cs="Times New Roman"/>
            <w:color w:val="000000" w:themeColor="text1"/>
            <w:rPrChange w:id="926" w:author="Natasha Hardy" w:date="2021-12-10T13:32:00Z">
              <w:rPr>
                <w:rFonts w:ascii="Times New Roman" w:eastAsia="Times New Roman" w:hAnsi="Times New Roman" w:cs="Times New Roman"/>
              </w:rPr>
            </w:rPrChange>
          </w:rPr>
          <w:t>likely overestimate</w:t>
        </w:r>
        <w:del w:id="927" w:author="Natasha Hardy" w:date="2021-12-09T15:31:00Z">
          <w:r w:rsidR="0086430C" w:rsidRPr="008E1A76" w:rsidDel="00081216">
            <w:rPr>
              <w:rFonts w:ascii="Times New Roman" w:eastAsia="Times New Roman" w:hAnsi="Times New Roman" w:cs="Times New Roman"/>
              <w:color w:val="000000" w:themeColor="text1"/>
              <w:rPrChange w:id="928" w:author="Natasha Hardy" w:date="2021-12-10T13:32:00Z">
                <w:rPr>
                  <w:rFonts w:ascii="Times New Roman" w:eastAsia="Times New Roman" w:hAnsi="Times New Roman" w:cs="Times New Roman"/>
                </w:rPr>
              </w:rPrChange>
            </w:rPr>
            <w:delText>s</w:delText>
          </w:r>
        </w:del>
      </w:ins>
      <w:ins w:id="929" w:author="Natasha Hardy" w:date="2021-12-09T15:31:00Z">
        <w:r w:rsidR="00081216" w:rsidRPr="008E1A76">
          <w:rPr>
            <w:rFonts w:ascii="Times New Roman" w:eastAsia="Times New Roman" w:hAnsi="Times New Roman" w:cs="Times New Roman"/>
            <w:color w:val="000000" w:themeColor="text1"/>
            <w:rPrChange w:id="930" w:author="Natasha Hardy" w:date="2021-12-10T13:32:00Z">
              <w:rPr>
                <w:rFonts w:ascii="Times New Roman" w:eastAsia="Times New Roman" w:hAnsi="Times New Roman" w:cs="Times New Roman"/>
              </w:rPr>
            </w:rPrChange>
          </w:rPr>
          <w:t>d</w:t>
        </w:r>
      </w:ins>
      <w:ins w:id="931" w:author="Rebecca McIntosh" w:date="2021-10-28T17:03:00Z">
        <w:r w:rsidR="0086430C" w:rsidRPr="008E1A76">
          <w:rPr>
            <w:rFonts w:ascii="Times New Roman" w:eastAsia="Times New Roman" w:hAnsi="Times New Roman" w:cs="Times New Roman"/>
            <w:color w:val="000000" w:themeColor="text1"/>
            <w:rPrChange w:id="932" w:author="Natasha Hardy" w:date="2021-12-10T13:32:00Z">
              <w:rPr>
                <w:rFonts w:ascii="Times New Roman" w:eastAsia="Times New Roman" w:hAnsi="Times New Roman" w:cs="Times New Roman"/>
              </w:rPr>
            </w:rPrChange>
          </w:rPr>
          <w:t xml:space="preserve"> </w:t>
        </w:r>
        <w:del w:id="933" w:author="Natasha Hardy" w:date="2021-11-05T11:37:00Z">
          <w:r w:rsidR="0086430C" w:rsidRPr="008E1A76" w:rsidDel="004614E0">
            <w:rPr>
              <w:rFonts w:ascii="Times New Roman" w:eastAsia="Times New Roman" w:hAnsi="Times New Roman" w:cs="Times New Roman"/>
              <w:color w:val="000000" w:themeColor="text1"/>
              <w:rPrChange w:id="934" w:author="Natasha Hardy" w:date="2021-12-10T13:32:00Z">
                <w:rPr>
                  <w:rFonts w:ascii="Times New Roman" w:eastAsia="Times New Roman" w:hAnsi="Times New Roman" w:cs="Times New Roman"/>
                </w:rPr>
              </w:rPrChange>
            </w:rPr>
            <w:delText xml:space="preserve">of </w:delText>
          </w:r>
        </w:del>
        <w:r w:rsidR="0086430C" w:rsidRPr="008E1A76">
          <w:rPr>
            <w:rFonts w:ascii="Times New Roman" w:eastAsia="Times New Roman" w:hAnsi="Times New Roman" w:cs="Times New Roman"/>
            <w:color w:val="000000" w:themeColor="text1"/>
            <w:rPrChange w:id="935" w:author="Natasha Hardy" w:date="2021-12-10T13:32:00Z">
              <w:rPr>
                <w:rFonts w:ascii="Times New Roman" w:eastAsia="Times New Roman" w:hAnsi="Times New Roman" w:cs="Times New Roman"/>
              </w:rPr>
            </w:rPrChange>
          </w:rPr>
          <w:t>predation</w:t>
        </w:r>
      </w:ins>
      <w:r w:rsidR="007C2BDF" w:rsidRPr="008E1A76">
        <w:rPr>
          <w:rFonts w:ascii="Times New Roman" w:eastAsia="Times New Roman" w:hAnsi="Times New Roman" w:cs="Times New Roman"/>
          <w:color w:val="000000" w:themeColor="text1"/>
          <w:rPrChange w:id="936" w:author="Natasha Hardy" w:date="2021-12-10T13:32:00Z">
            <w:rPr>
              <w:rFonts w:ascii="Times New Roman" w:eastAsia="Times New Roman" w:hAnsi="Times New Roman" w:cs="Times New Roman"/>
            </w:rPr>
          </w:rPrChange>
        </w:rPr>
        <w:t xml:space="preserve"> (Goldsworthy et al. 2013)</w:t>
      </w:r>
      <w:r w:rsidR="002575E7" w:rsidRPr="008E1A76">
        <w:rPr>
          <w:rFonts w:ascii="Times New Roman" w:eastAsia="Times New Roman" w:hAnsi="Times New Roman" w:cs="Times New Roman"/>
          <w:color w:val="000000" w:themeColor="text1"/>
          <w:rPrChange w:id="937" w:author="Natasha Hardy" w:date="2021-12-10T13:32:00Z">
            <w:rPr>
              <w:rFonts w:ascii="Times New Roman" w:eastAsia="Times New Roman" w:hAnsi="Times New Roman" w:cs="Times New Roman"/>
            </w:rPr>
          </w:rPrChange>
        </w:rPr>
        <w:t>.</w:t>
      </w:r>
    </w:p>
    <w:p w14:paraId="24AC15B8" w14:textId="22AEE12A" w:rsidR="00C65F08" w:rsidRPr="008E1A76" w:rsidRDefault="004A17A7" w:rsidP="001553A7">
      <w:pPr>
        <w:pBdr>
          <w:top w:val="nil"/>
          <w:left w:val="nil"/>
          <w:bottom w:val="nil"/>
          <w:right w:val="nil"/>
          <w:between w:val="nil"/>
        </w:pBdr>
        <w:ind w:firstLine="720"/>
        <w:rPr>
          <w:color w:val="000000" w:themeColor="text1"/>
          <w:rPrChange w:id="938" w:author="Natasha Hardy" w:date="2021-12-10T13:32:00Z">
            <w:rPr>
              <w:color w:val="000000"/>
            </w:rPr>
          </w:rPrChange>
        </w:rPr>
      </w:pPr>
      <w:r w:rsidRPr="008E1A76">
        <w:rPr>
          <w:color w:val="000000" w:themeColor="text1"/>
          <w:rPrChange w:id="939" w:author="Natasha Hardy" w:date="2021-12-10T13:32:00Z">
            <w:rPr>
              <w:color w:val="000000"/>
            </w:rPr>
          </w:rPrChange>
        </w:rPr>
        <w:t xml:space="preserve">Both </w:t>
      </w:r>
      <w:r w:rsidR="00155C24" w:rsidRPr="008E1A76">
        <w:rPr>
          <w:color w:val="000000" w:themeColor="text1"/>
          <w:rPrChange w:id="940" w:author="Natasha Hardy" w:date="2021-12-10T13:32:00Z">
            <w:rPr>
              <w:color w:val="000000"/>
            </w:rPr>
          </w:rPrChange>
        </w:rPr>
        <w:t xml:space="preserve">species </w:t>
      </w:r>
      <w:r w:rsidRPr="008E1A76">
        <w:rPr>
          <w:color w:val="000000" w:themeColor="text1"/>
          <w:rPrChange w:id="941" w:author="Natasha Hardy" w:date="2021-12-10T13:32:00Z">
            <w:rPr>
              <w:color w:val="000000"/>
            </w:rPr>
          </w:rPrChange>
        </w:rPr>
        <w:t xml:space="preserve">are federally protected </w:t>
      </w:r>
      <w:r w:rsidR="004E0DE7" w:rsidRPr="008E1A76">
        <w:rPr>
          <w:color w:val="000000" w:themeColor="text1"/>
          <w:rPrChange w:id="942" w:author="Natasha Hardy" w:date="2021-12-10T13:32:00Z">
            <w:rPr>
              <w:color w:val="000000"/>
            </w:rPr>
          </w:rPrChange>
        </w:rPr>
        <w:t xml:space="preserve">and </w:t>
      </w:r>
      <w:r w:rsidR="007C2BDF" w:rsidRPr="008E1A76">
        <w:rPr>
          <w:color w:val="000000" w:themeColor="text1"/>
          <w:rPrChange w:id="943" w:author="Natasha Hardy" w:date="2021-12-10T13:32:00Z">
            <w:rPr>
              <w:color w:val="000000"/>
            </w:rPr>
          </w:rPrChange>
        </w:rPr>
        <w:t>garner</w:t>
      </w:r>
      <w:r w:rsidR="004E0DE7" w:rsidRPr="008E1A76">
        <w:rPr>
          <w:color w:val="000000" w:themeColor="text1"/>
          <w:rPrChange w:id="944" w:author="Natasha Hardy" w:date="2021-12-10T13:32:00Z">
            <w:rPr>
              <w:color w:val="000000"/>
            </w:rPr>
          </w:rPrChange>
        </w:rPr>
        <w:t xml:space="preserve"> significant cultural and conservation value</w:t>
      </w:r>
      <w:r w:rsidR="004E0DE7" w:rsidRPr="008E1A76">
        <w:rPr>
          <w:color w:val="000000" w:themeColor="text1"/>
          <w:rPrChange w:id="945" w:author="Natasha Hardy" w:date="2021-12-10T13:32:00Z">
            <w:rPr/>
          </w:rPrChange>
        </w:rPr>
        <w:t xml:space="preserve"> </w:t>
      </w:r>
      <w:r w:rsidR="008445EE" w:rsidRPr="008E1A76">
        <w:rPr>
          <w:color w:val="000000" w:themeColor="text1"/>
          <w:rPrChange w:id="946" w:author="Natasha Hardy" w:date="2021-12-10T13:32:00Z">
            <w:rPr/>
          </w:rPrChange>
        </w:rPr>
        <w:t>(</w:t>
      </w:r>
      <w:r w:rsidR="008445EE" w:rsidRPr="008E1A76">
        <w:rPr>
          <w:i/>
          <w:color w:val="000000" w:themeColor="text1"/>
          <w:rPrChange w:id="947" w:author="Natasha Hardy" w:date="2021-12-10T13:32:00Z">
            <w:rPr>
              <w:i/>
            </w:rPr>
          </w:rPrChange>
        </w:rPr>
        <w:t>Environment Protection and Biodiversity Conservation Act</w:t>
      </w:r>
      <w:r w:rsidR="008445EE" w:rsidRPr="008E1A76">
        <w:rPr>
          <w:color w:val="000000" w:themeColor="text1"/>
          <w:rPrChange w:id="948" w:author="Natasha Hardy" w:date="2021-12-10T13:32:00Z">
            <w:rPr/>
          </w:rPrChange>
        </w:rPr>
        <w:t>, 1975</w:t>
      </w:r>
      <w:r w:rsidRPr="008E1A76">
        <w:rPr>
          <w:color w:val="000000" w:themeColor="text1"/>
          <w:rPrChange w:id="949" w:author="Natasha Hardy" w:date="2021-12-10T13:32:00Z">
            <w:rPr/>
          </w:rPrChange>
        </w:rPr>
        <w:t xml:space="preserve"> &amp; 1999</w:t>
      </w:r>
      <w:r w:rsidR="007C2BDF" w:rsidRPr="008E1A76">
        <w:rPr>
          <w:color w:val="000000" w:themeColor="text1"/>
          <w:rPrChange w:id="950" w:author="Natasha Hardy" w:date="2021-12-10T13:32:00Z">
            <w:rPr/>
          </w:rPrChange>
        </w:rPr>
        <w:t>)</w:t>
      </w:r>
      <w:ins w:id="951" w:author="Natasha Hardy" w:date="2021-12-09T15:31:00Z">
        <w:r w:rsidR="00081216" w:rsidRPr="008E1A76">
          <w:rPr>
            <w:color w:val="000000" w:themeColor="text1"/>
            <w:rPrChange w:id="952" w:author="Natasha Hardy" w:date="2021-12-10T13:32:00Z">
              <w:rPr/>
            </w:rPrChange>
          </w:rPr>
          <w:t xml:space="preserve">, albeit </w:t>
        </w:r>
      </w:ins>
      <w:del w:id="953" w:author="Natasha Hardy" w:date="2021-12-09T15:31:00Z">
        <w:r w:rsidR="007C2BDF" w:rsidRPr="008E1A76" w:rsidDel="00081216">
          <w:rPr>
            <w:color w:val="000000" w:themeColor="text1"/>
            <w:rPrChange w:id="954" w:author="Natasha Hardy" w:date="2021-12-10T13:32:00Z">
              <w:rPr/>
            </w:rPrChange>
          </w:rPr>
          <w:delText>.</w:delText>
        </w:r>
        <w:r w:rsidRPr="008E1A76" w:rsidDel="00081216">
          <w:rPr>
            <w:color w:val="000000" w:themeColor="text1"/>
            <w:rPrChange w:id="955" w:author="Natasha Hardy" w:date="2021-12-10T13:32:00Z">
              <w:rPr/>
            </w:rPrChange>
          </w:rPr>
          <w:delText xml:space="preserve"> </w:delText>
        </w:r>
        <w:r w:rsidR="007C2BDF" w:rsidRPr="008E1A76" w:rsidDel="00081216">
          <w:rPr>
            <w:color w:val="000000" w:themeColor="text1"/>
            <w:rPrChange w:id="956" w:author="Natasha Hardy" w:date="2021-12-10T13:32:00Z">
              <w:rPr/>
            </w:rPrChange>
          </w:rPr>
          <w:delText>B</w:delText>
        </w:r>
        <w:r w:rsidR="004E0DE7" w:rsidRPr="008E1A76" w:rsidDel="00081216">
          <w:rPr>
            <w:color w:val="000000" w:themeColor="text1"/>
            <w:rPrChange w:id="957" w:author="Natasha Hardy" w:date="2021-12-10T13:32:00Z">
              <w:rPr/>
            </w:rPrChange>
          </w:rPr>
          <w:delText xml:space="preserve">oth are also </w:delText>
        </w:r>
      </w:del>
      <w:r w:rsidR="004E0DE7" w:rsidRPr="008E1A76">
        <w:rPr>
          <w:color w:val="000000" w:themeColor="text1"/>
          <w:rPrChange w:id="958" w:author="Natasha Hardy" w:date="2021-12-10T13:32:00Z">
            <w:rPr/>
          </w:rPrChange>
        </w:rPr>
        <w:t xml:space="preserve">listed as ‘Least Concern’ by the IUCN </w:t>
      </w:r>
      <w:proofErr w:type="spellStart"/>
      <w:r w:rsidR="004E0DE7" w:rsidRPr="008E1A76">
        <w:rPr>
          <w:color w:val="000000" w:themeColor="text1"/>
          <w:rPrChange w:id="959" w:author="Natasha Hardy" w:date="2021-12-10T13:32:00Z">
            <w:rPr/>
          </w:rPrChange>
        </w:rPr>
        <w:t>Redlist</w:t>
      </w:r>
      <w:proofErr w:type="spellEnd"/>
      <w:r w:rsidR="004E0DE7" w:rsidRPr="008E1A76">
        <w:rPr>
          <w:color w:val="000000" w:themeColor="text1"/>
          <w:rPrChange w:id="960" w:author="Natasha Hardy" w:date="2021-12-10T13:32:00Z">
            <w:rPr/>
          </w:rPrChange>
        </w:rPr>
        <w:t xml:space="preserve"> (</w:t>
      </w:r>
      <w:r w:rsidR="00965F65" w:rsidRPr="008E1A76">
        <w:rPr>
          <w:color w:val="000000" w:themeColor="text1"/>
          <w:rPrChange w:id="961" w:author="Natasha Hardy" w:date="2021-12-10T13:32:00Z">
            <w:rPr/>
          </w:rPrChange>
        </w:rPr>
        <w:t>IUCN 2020</w:t>
      </w:r>
      <w:r w:rsidR="004E0DE7" w:rsidRPr="008E1A76">
        <w:rPr>
          <w:color w:val="000000" w:themeColor="text1"/>
          <w:rPrChange w:id="962" w:author="Natasha Hardy" w:date="2021-12-10T13:32:00Z">
            <w:rPr/>
          </w:rPrChange>
        </w:rPr>
        <w:t>)</w:t>
      </w:r>
      <w:r w:rsidR="00155C24" w:rsidRPr="008E1A76">
        <w:rPr>
          <w:color w:val="000000" w:themeColor="text1"/>
          <w:rPrChange w:id="963" w:author="Natasha Hardy" w:date="2021-12-10T13:32:00Z">
            <w:rPr/>
          </w:rPrChange>
        </w:rPr>
        <w:t xml:space="preserve">. </w:t>
      </w:r>
      <w:del w:id="964" w:author="Natasha Hardy" w:date="2021-12-09T15:32:00Z">
        <w:r w:rsidR="00155C24" w:rsidRPr="008E1A76" w:rsidDel="00081216">
          <w:rPr>
            <w:color w:val="000000" w:themeColor="text1"/>
            <w:rPrChange w:id="965" w:author="Natasha Hardy" w:date="2021-12-10T13:32:00Z">
              <w:rPr>
                <w:color w:val="000000"/>
              </w:rPr>
            </w:rPrChange>
          </w:rPr>
          <w:delText>However</w:delText>
        </w:r>
        <w:r w:rsidR="008445EE" w:rsidRPr="008E1A76" w:rsidDel="00081216">
          <w:rPr>
            <w:color w:val="000000" w:themeColor="text1"/>
            <w:rPrChange w:id="966" w:author="Natasha Hardy" w:date="2021-12-10T13:32:00Z">
              <w:rPr>
                <w:color w:val="000000"/>
              </w:rPr>
            </w:rPrChange>
          </w:rPr>
          <w:delText>, t</w:delText>
        </w:r>
      </w:del>
      <w:ins w:id="967" w:author="Natasha Hardy" w:date="2021-12-09T15:32:00Z">
        <w:r w:rsidR="00081216" w:rsidRPr="008E1A76">
          <w:rPr>
            <w:color w:val="000000" w:themeColor="text1"/>
            <w:rPrChange w:id="968" w:author="Natasha Hardy" w:date="2021-12-10T13:32:00Z">
              <w:rPr>
                <w:color w:val="000000"/>
              </w:rPr>
            </w:rPrChange>
          </w:rPr>
          <w:t>T</w:t>
        </w:r>
      </w:ins>
      <w:r w:rsidR="008445EE" w:rsidRPr="008E1A76">
        <w:rPr>
          <w:color w:val="000000" w:themeColor="text1"/>
          <w:rPrChange w:id="969" w:author="Natasha Hardy" w:date="2021-12-10T13:32:00Z">
            <w:rPr>
              <w:color w:val="000000"/>
            </w:rPr>
          </w:rPrChange>
        </w:rPr>
        <w:t xml:space="preserve">he recovery </w:t>
      </w:r>
      <w:del w:id="970" w:author="Microsoft Office User" w:date="2021-12-10T09:33:00Z">
        <w:r w:rsidR="008445EE" w:rsidRPr="008E1A76" w:rsidDel="002F70FA">
          <w:rPr>
            <w:color w:val="000000" w:themeColor="text1"/>
            <w:rPrChange w:id="971" w:author="Natasha Hardy" w:date="2021-12-10T13:32:00Z">
              <w:rPr>
                <w:color w:val="000000"/>
              </w:rPr>
            </w:rPrChange>
          </w:rPr>
          <w:delText xml:space="preserve">and protection </w:delText>
        </w:r>
      </w:del>
      <w:r w:rsidR="008445EE" w:rsidRPr="008E1A76">
        <w:rPr>
          <w:color w:val="000000" w:themeColor="text1"/>
          <w:rPrChange w:id="972" w:author="Natasha Hardy" w:date="2021-12-10T13:32:00Z">
            <w:rPr>
              <w:color w:val="000000"/>
            </w:rPr>
          </w:rPrChange>
        </w:rPr>
        <w:t xml:space="preserve">of </w:t>
      </w:r>
      <w:del w:id="973" w:author="Rebecca McIntosh" w:date="2021-10-28T09:58:00Z">
        <w:r w:rsidR="008B3FEF" w:rsidRPr="008E1A76" w:rsidDel="008C43BF">
          <w:rPr>
            <w:color w:val="000000" w:themeColor="text1"/>
            <w:rPrChange w:id="974" w:author="Natasha Hardy" w:date="2021-12-10T13:32:00Z">
              <w:rPr>
                <w:color w:val="000000"/>
              </w:rPr>
            </w:rPrChange>
          </w:rPr>
          <w:delText xml:space="preserve">many </w:delText>
        </w:r>
      </w:del>
      <w:r w:rsidR="008445EE" w:rsidRPr="008E1A76">
        <w:rPr>
          <w:color w:val="000000" w:themeColor="text1"/>
          <w:rPrChange w:id="975" w:author="Natasha Hardy" w:date="2021-12-10T13:32:00Z">
            <w:rPr>
              <w:color w:val="000000"/>
            </w:rPr>
          </w:rPrChange>
        </w:rPr>
        <w:t>Australian seal species continues to conflict with</w:t>
      </w:r>
      <w:del w:id="976" w:author="Natasha Hardy" w:date="2021-10-25T15:07:00Z">
        <w:r w:rsidR="008445EE" w:rsidRPr="008E1A76" w:rsidDel="00546F04">
          <w:rPr>
            <w:color w:val="000000" w:themeColor="text1"/>
            <w:rPrChange w:id="977" w:author="Natasha Hardy" w:date="2021-12-10T13:32:00Z">
              <w:rPr>
                <w:color w:val="000000"/>
              </w:rPr>
            </w:rPrChange>
          </w:rPr>
          <w:delText xml:space="preserve"> </w:delText>
        </w:r>
        <w:r w:rsidR="000C5F69" w:rsidRPr="008E1A76" w:rsidDel="00546F04">
          <w:rPr>
            <w:color w:val="000000" w:themeColor="text1"/>
            <w:rPrChange w:id="978" w:author="Natasha Hardy" w:date="2021-12-10T13:32:00Z">
              <w:rPr>
                <w:color w:val="000000"/>
              </w:rPr>
            </w:rPrChange>
          </w:rPr>
          <w:delText>many</w:delText>
        </w:r>
      </w:del>
      <w:r w:rsidR="000C5F69" w:rsidRPr="008E1A76">
        <w:rPr>
          <w:color w:val="000000" w:themeColor="text1"/>
          <w:rPrChange w:id="979" w:author="Natasha Hardy" w:date="2021-12-10T13:32:00Z">
            <w:rPr>
              <w:color w:val="000000"/>
            </w:rPr>
          </w:rPrChange>
        </w:rPr>
        <w:t xml:space="preserve"> </w:t>
      </w:r>
      <w:ins w:id="980" w:author="Natasha Hardy" w:date="2021-12-09T13:48:00Z">
        <w:r w:rsidR="009F111C" w:rsidRPr="008E1A76">
          <w:rPr>
            <w:color w:val="000000" w:themeColor="text1"/>
            <w:rPrChange w:id="981" w:author="Natasha Hardy" w:date="2021-12-10T13:32:00Z">
              <w:rPr>
                <w:color w:val="000000"/>
              </w:rPr>
            </w:rPrChange>
          </w:rPr>
          <w:t xml:space="preserve">some </w:t>
        </w:r>
      </w:ins>
      <w:r w:rsidR="008445EE" w:rsidRPr="008E1A76">
        <w:rPr>
          <w:color w:val="000000" w:themeColor="text1"/>
          <w:rPrChange w:id="982" w:author="Natasha Hardy" w:date="2021-12-10T13:32:00Z">
            <w:rPr>
              <w:color w:val="000000"/>
            </w:rPr>
          </w:rPrChange>
        </w:rPr>
        <w:t xml:space="preserve">communities and fisheries </w:t>
      </w:r>
      <w:r w:rsidR="008445EE" w:rsidRPr="008E1A76">
        <w:rPr>
          <w:color w:val="000000" w:themeColor="text1"/>
          <w:rPrChange w:id="983" w:author="Natasha Hardy" w:date="2021-12-10T13:32:00Z">
            <w:rPr/>
          </w:rPrChange>
        </w:rPr>
        <w:t>(</w:t>
      </w:r>
      <w:r w:rsidR="00BD0409" w:rsidRPr="008E1A76">
        <w:rPr>
          <w:color w:val="000000" w:themeColor="text1"/>
          <w:rPrChange w:id="984" w:author="Natasha Hardy" w:date="2021-12-10T13:32:00Z">
            <w:rPr/>
          </w:rPrChange>
        </w:rPr>
        <w:t xml:space="preserve">Shaughnessy et al., 2003; Goldsworthy &amp; Page, 2007; </w:t>
      </w:r>
      <w:r w:rsidR="008445EE" w:rsidRPr="008E1A76">
        <w:rPr>
          <w:color w:val="000000" w:themeColor="text1"/>
          <w:rPrChange w:id="985" w:author="Natasha Hardy" w:date="2021-12-10T13:32:00Z">
            <w:rPr/>
          </w:rPrChange>
        </w:rPr>
        <w:t>Cummings et al., 2019)</w:t>
      </w:r>
      <w:r w:rsidR="008445EE" w:rsidRPr="008E1A76">
        <w:rPr>
          <w:color w:val="000000" w:themeColor="text1"/>
          <w:rPrChange w:id="986" w:author="Natasha Hardy" w:date="2021-12-10T13:32:00Z">
            <w:rPr>
              <w:color w:val="000000"/>
            </w:rPr>
          </w:rPrChange>
        </w:rPr>
        <w:t xml:space="preserve"> </w:t>
      </w:r>
      <w:r w:rsidR="00155C24" w:rsidRPr="008E1A76">
        <w:rPr>
          <w:color w:val="000000" w:themeColor="text1"/>
          <w:rPrChange w:id="987" w:author="Natasha Hardy" w:date="2021-12-10T13:32:00Z">
            <w:rPr/>
          </w:rPrChange>
        </w:rPr>
        <w:t xml:space="preserve">due to their </w:t>
      </w:r>
      <w:r w:rsidR="008B3FEF" w:rsidRPr="008E1A76">
        <w:rPr>
          <w:color w:val="000000" w:themeColor="text1"/>
          <w:rPrChange w:id="988" w:author="Natasha Hardy" w:date="2021-12-10T13:32:00Z">
            <w:rPr/>
          </w:rPrChange>
        </w:rPr>
        <w:t>potential predation</w:t>
      </w:r>
      <w:r w:rsidR="00155C24" w:rsidRPr="008E1A76">
        <w:rPr>
          <w:color w:val="000000" w:themeColor="text1"/>
          <w:rPrChange w:id="989" w:author="Natasha Hardy" w:date="2021-12-10T13:32:00Z">
            <w:rPr/>
          </w:rPrChange>
        </w:rPr>
        <w:t xml:space="preserve"> </w:t>
      </w:r>
      <w:r w:rsidR="008B3FEF" w:rsidRPr="008E1A76">
        <w:rPr>
          <w:color w:val="000000" w:themeColor="text1"/>
          <w:rPrChange w:id="990" w:author="Natasha Hardy" w:date="2021-12-10T13:32:00Z">
            <w:rPr/>
          </w:rPrChange>
        </w:rPr>
        <w:t>impacts to prey species</w:t>
      </w:r>
      <w:r w:rsidR="008445EE" w:rsidRPr="008E1A76">
        <w:rPr>
          <w:color w:val="000000" w:themeColor="text1"/>
          <w:rPrChange w:id="991" w:author="Natasha Hardy" w:date="2021-12-10T13:32:00Z">
            <w:rPr>
              <w:color w:val="000000"/>
            </w:rPr>
          </w:rPrChange>
        </w:rPr>
        <w:t xml:space="preserve">. </w:t>
      </w:r>
      <w:r w:rsidR="008445EE" w:rsidRPr="008E1A76">
        <w:rPr>
          <w:rFonts w:ascii="Times New Roman" w:eastAsia="Times New Roman" w:hAnsi="Times New Roman" w:cs="Times New Roman"/>
          <w:color w:val="000000" w:themeColor="text1"/>
          <w:rPrChange w:id="992" w:author="Natasha Hardy" w:date="2021-12-10T13:32:00Z">
            <w:rPr>
              <w:rFonts w:ascii="Times New Roman" w:eastAsia="Times New Roman" w:hAnsi="Times New Roman" w:cs="Times New Roman"/>
              <w:color w:val="000000"/>
            </w:rPr>
          </w:rPrChange>
        </w:rPr>
        <w:t xml:space="preserve">While it is realistic to expect high levels of predation to affect prey population size or </w:t>
      </w:r>
      <w:proofErr w:type="spellStart"/>
      <w:r w:rsidR="008445EE" w:rsidRPr="008E1A76">
        <w:rPr>
          <w:rFonts w:ascii="Times New Roman" w:eastAsia="Times New Roman" w:hAnsi="Times New Roman" w:cs="Times New Roman"/>
          <w:color w:val="000000" w:themeColor="text1"/>
          <w:rPrChange w:id="993" w:author="Natasha Hardy" w:date="2021-12-10T13:32:00Z">
            <w:rPr>
              <w:rFonts w:ascii="Times New Roman" w:eastAsia="Times New Roman" w:hAnsi="Times New Roman" w:cs="Times New Roman"/>
              <w:color w:val="000000"/>
            </w:rPr>
          </w:rPrChange>
        </w:rPr>
        <w:t>behaviour</w:t>
      </w:r>
      <w:proofErr w:type="spellEnd"/>
      <w:r w:rsidR="008445EE" w:rsidRPr="008E1A76">
        <w:rPr>
          <w:rFonts w:ascii="Times New Roman" w:eastAsia="Times New Roman" w:hAnsi="Times New Roman" w:cs="Times New Roman"/>
          <w:color w:val="000000" w:themeColor="text1"/>
          <w:rPrChange w:id="994" w:author="Natasha Hardy" w:date="2021-12-10T13:32:00Z">
            <w:rPr>
              <w:rFonts w:ascii="Times New Roman" w:eastAsia="Times New Roman" w:hAnsi="Times New Roman" w:cs="Times New Roman"/>
              <w:color w:val="000000"/>
            </w:rPr>
          </w:rPrChange>
        </w:rPr>
        <w:t xml:space="preserve"> </w:t>
      </w:r>
      <w:r w:rsidR="008445EE" w:rsidRPr="008E1A76">
        <w:rPr>
          <w:color w:val="000000" w:themeColor="text1"/>
          <w:rPrChange w:id="995" w:author="Natasha Hardy" w:date="2021-12-10T13:32:00Z">
            <w:rPr/>
          </w:rPrChange>
        </w:rPr>
        <w:t>(Visser et al., 2008)</w:t>
      </w:r>
      <w:r w:rsidR="008445EE" w:rsidRPr="008E1A76">
        <w:rPr>
          <w:rFonts w:ascii="Times New Roman" w:eastAsia="Times New Roman" w:hAnsi="Times New Roman" w:cs="Times New Roman"/>
          <w:color w:val="000000" w:themeColor="text1"/>
          <w:rPrChange w:id="996" w:author="Natasha Hardy" w:date="2021-12-10T13:32:00Z">
            <w:rPr>
              <w:rFonts w:ascii="Times New Roman" w:eastAsia="Times New Roman" w:hAnsi="Times New Roman" w:cs="Times New Roman"/>
              <w:color w:val="000000"/>
            </w:rPr>
          </w:rPrChange>
        </w:rPr>
        <w:t xml:space="preserve">, </w:t>
      </w:r>
      <w:del w:id="997" w:author="Natasha Hardy" w:date="2021-11-11T10:57:00Z">
        <w:r w:rsidR="008445EE" w:rsidRPr="008E1A76" w:rsidDel="00A05A94">
          <w:rPr>
            <w:rFonts w:ascii="Times New Roman" w:eastAsia="Times New Roman" w:hAnsi="Times New Roman" w:cs="Times New Roman"/>
            <w:color w:val="000000" w:themeColor="text1"/>
            <w:rPrChange w:id="998" w:author="Natasha Hardy" w:date="2021-12-10T13:32:00Z">
              <w:rPr>
                <w:rFonts w:ascii="Times New Roman" w:eastAsia="Times New Roman" w:hAnsi="Times New Roman" w:cs="Times New Roman"/>
                <w:color w:val="000000"/>
              </w:rPr>
            </w:rPrChange>
          </w:rPr>
          <w:delText xml:space="preserve">conflict between </w:delText>
        </w:r>
        <w:r w:rsidR="008445EE" w:rsidRPr="008E1A76" w:rsidDel="00A05A94">
          <w:rPr>
            <w:color w:val="000000" w:themeColor="text1"/>
            <w:rPrChange w:id="999" w:author="Natasha Hardy" w:date="2021-12-10T13:32:00Z">
              <w:rPr/>
            </w:rPrChange>
          </w:rPr>
          <w:delText>long-nosed fur seals</w:delText>
        </w:r>
        <w:r w:rsidR="008445EE" w:rsidRPr="008E1A76" w:rsidDel="00A05A94">
          <w:rPr>
            <w:rFonts w:ascii="Times New Roman" w:eastAsia="Times New Roman" w:hAnsi="Times New Roman" w:cs="Times New Roman"/>
            <w:color w:val="000000" w:themeColor="text1"/>
            <w:rPrChange w:id="1000" w:author="Natasha Hardy" w:date="2021-12-10T13:32:00Z">
              <w:rPr>
                <w:rFonts w:ascii="Times New Roman" w:eastAsia="Times New Roman" w:hAnsi="Times New Roman" w:cs="Times New Roman"/>
                <w:color w:val="000000"/>
              </w:rPr>
            </w:rPrChange>
          </w:rPr>
          <w:delText xml:space="preserve"> and little penguins </w:delText>
        </w:r>
        <w:r w:rsidR="00C3142D" w:rsidRPr="008E1A76" w:rsidDel="00A05A94">
          <w:rPr>
            <w:rFonts w:ascii="Times New Roman" w:eastAsia="Times New Roman" w:hAnsi="Times New Roman" w:cs="Times New Roman"/>
            <w:color w:val="000000" w:themeColor="text1"/>
            <w:rPrChange w:id="1001" w:author="Natasha Hardy" w:date="2021-12-10T13:32:00Z">
              <w:rPr>
                <w:rFonts w:ascii="Times New Roman" w:eastAsia="Times New Roman" w:hAnsi="Times New Roman" w:cs="Times New Roman"/>
                <w:color w:val="000000"/>
              </w:rPr>
            </w:rPrChange>
          </w:rPr>
          <w:delText xml:space="preserve">has not been </w:delText>
        </w:r>
        <w:r w:rsidR="00BD0409" w:rsidRPr="008E1A76" w:rsidDel="00A05A94">
          <w:rPr>
            <w:rFonts w:ascii="Times New Roman" w:eastAsia="Times New Roman" w:hAnsi="Times New Roman" w:cs="Times New Roman"/>
            <w:color w:val="000000" w:themeColor="text1"/>
            <w:rPrChange w:id="1002" w:author="Natasha Hardy" w:date="2021-12-10T13:32:00Z">
              <w:rPr>
                <w:rFonts w:ascii="Times New Roman" w:eastAsia="Times New Roman" w:hAnsi="Times New Roman" w:cs="Times New Roman"/>
                <w:color w:val="000000"/>
              </w:rPr>
            </w:rPrChange>
          </w:rPr>
          <w:delText xml:space="preserve">reliably </w:delText>
        </w:r>
        <w:r w:rsidR="00C3142D" w:rsidRPr="008E1A76" w:rsidDel="00A05A94">
          <w:rPr>
            <w:rFonts w:ascii="Times New Roman" w:eastAsia="Times New Roman" w:hAnsi="Times New Roman" w:cs="Times New Roman"/>
            <w:color w:val="000000" w:themeColor="text1"/>
            <w:rPrChange w:id="1003" w:author="Natasha Hardy" w:date="2021-12-10T13:32:00Z">
              <w:rPr>
                <w:rFonts w:ascii="Times New Roman" w:eastAsia="Times New Roman" w:hAnsi="Times New Roman" w:cs="Times New Roman"/>
                <w:color w:val="000000"/>
              </w:rPr>
            </w:rPrChange>
          </w:rPr>
          <w:delText>quantified</w:delText>
        </w:r>
      </w:del>
      <w:del w:id="1004" w:author="Natasha Hardy" w:date="2021-11-11T10:06:00Z">
        <w:r w:rsidR="008445EE" w:rsidRPr="008E1A76">
          <w:rPr>
            <w:rFonts w:ascii="Times New Roman" w:eastAsia="Times New Roman" w:hAnsi="Times New Roman" w:cs="Times New Roman"/>
            <w:color w:val="000000" w:themeColor="text1"/>
            <w:rPrChange w:id="1005" w:author="Natasha Hardy" w:date="2021-12-10T13:32:00Z">
              <w:rPr>
                <w:rFonts w:ascii="Times New Roman" w:eastAsia="Times New Roman" w:hAnsi="Times New Roman" w:cs="Times New Roman"/>
                <w:color w:val="000000"/>
              </w:rPr>
            </w:rPrChange>
          </w:rPr>
          <w:delText>.</w:delText>
        </w:r>
      </w:del>
      <w:ins w:id="1006" w:author="Rebecca McIntosh" w:date="2021-10-28T10:06:00Z">
        <w:del w:id="1007" w:author="Natasha Hardy" w:date="2021-11-11T10:57:00Z">
          <w:r w:rsidR="008C43BF" w:rsidRPr="008E1A76" w:rsidDel="00A05A94">
            <w:rPr>
              <w:rFonts w:ascii="Times New Roman" w:eastAsia="Times New Roman" w:hAnsi="Times New Roman" w:cs="Times New Roman"/>
              <w:color w:val="000000" w:themeColor="text1"/>
              <w:rPrChange w:id="1008" w:author="Natasha Hardy" w:date="2021-12-10T13:32:00Z">
                <w:rPr>
                  <w:rFonts w:ascii="Times New Roman" w:eastAsia="Times New Roman" w:hAnsi="Times New Roman" w:cs="Times New Roman"/>
                  <w:color w:val="000000"/>
                </w:rPr>
              </w:rPrChange>
            </w:rPr>
            <w:delText>is often perceived</w:delText>
          </w:r>
        </w:del>
      </w:ins>
      <w:ins w:id="1009" w:author="Rebecca McIntosh" w:date="2021-10-28T17:04:00Z">
        <w:del w:id="1010" w:author="Natasha Hardy" w:date="2021-11-11T10:57:00Z">
          <w:r w:rsidR="00644898" w:rsidRPr="008E1A76" w:rsidDel="00A05A94">
            <w:rPr>
              <w:rFonts w:ascii="Times New Roman" w:eastAsia="Times New Roman" w:hAnsi="Times New Roman" w:cs="Times New Roman"/>
              <w:color w:val="000000" w:themeColor="text1"/>
              <w:rPrChange w:id="1011" w:author="Natasha Hardy" w:date="2021-12-10T13:32:00Z">
                <w:rPr>
                  <w:rFonts w:ascii="Times New Roman" w:eastAsia="Times New Roman" w:hAnsi="Times New Roman" w:cs="Times New Roman"/>
                  <w:color w:val="000000"/>
                </w:rPr>
              </w:rPrChange>
            </w:rPr>
            <w:delText xml:space="preserve">, </w:delText>
          </w:r>
        </w:del>
      </w:ins>
      <w:del w:id="1012" w:author="Natasha Hardy" w:date="2021-11-11T10:57:00Z">
        <w:r w:rsidR="008445EE" w:rsidRPr="008E1A76" w:rsidDel="00A05A94">
          <w:rPr>
            <w:rFonts w:ascii="Times New Roman" w:eastAsia="Times New Roman" w:hAnsi="Times New Roman" w:cs="Times New Roman"/>
            <w:color w:val="000000" w:themeColor="text1"/>
            <w:rPrChange w:id="1013" w:author="Natasha Hardy" w:date="2021-12-10T13:32:00Z">
              <w:rPr>
                <w:rFonts w:ascii="Times New Roman" w:eastAsia="Times New Roman" w:hAnsi="Times New Roman" w:cs="Times New Roman"/>
                <w:color w:val="000000"/>
              </w:rPr>
            </w:rPrChange>
          </w:rPr>
          <w:delText xml:space="preserve">. </w:delText>
        </w:r>
        <w:r w:rsidR="00BA5971" w:rsidRPr="008E1A76" w:rsidDel="00A05A94">
          <w:rPr>
            <w:rFonts w:ascii="Times New Roman" w:eastAsia="Times New Roman" w:hAnsi="Times New Roman" w:cs="Times New Roman"/>
            <w:color w:val="000000" w:themeColor="text1"/>
            <w:rPrChange w:id="1014" w:author="Natasha Hardy" w:date="2021-12-10T13:32:00Z">
              <w:rPr>
                <w:rFonts w:ascii="Times New Roman" w:eastAsia="Times New Roman" w:hAnsi="Times New Roman" w:cs="Times New Roman"/>
                <w:color w:val="000000"/>
              </w:rPr>
            </w:rPrChange>
          </w:rPr>
          <w:delText>Yet, t</w:delText>
        </w:r>
        <w:r w:rsidR="008445EE" w:rsidRPr="008E1A76" w:rsidDel="00A05A94">
          <w:rPr>
            <w:rFonts w:ascii="Times New Roman" w:eastAsia="Times New Roman" w:hAnsi="Times New Roman" w:cs="Times New Roman"/>
            <w:color w:val="000000" w:themeColor="text1"/>
            <w:rPrChange w:id="1015" w:author="Natasha Hardy" w:date="2021-12-10T13:32:00Z">
              <w:rPr>
                <w:rFonts w:ascii="Times New Roman" w:eastAsia="Times New Roman" w:hAnsi="Times New Roman" w:cs="Times New Roman"/>
                <w:color w:val="000000"/>
              </w:rPr>
            </w:rPrChange>
          </w:rPr>
          <w:delText xml:space="preserve">he perception of this conflict </w:delText>
        </w:r>
        <w:r w:rsidR="009D3E8F" w:rsidRPr="008E1A76" w:rsidDel="00A05A94">
          <w:rPr>
            <w:rFonts w:ascii="Times New Roman" w:eastAsia="Times New Roman" w:hAnsi="Times New Roman" w:cs="Times New Roman"/>
            <w:color w:val="000000" w:themeColor="text1"/>
            <w:rPrChange w:id="1016" w:author="Natasha Hardy" w:date="2021-12-10T13:32:00Z">
              <w:rPr>
                <w:rFonts w:ascii="Times New Roman" w:eastAsia="Times New Roman" w:hAnsi="Times New Roman" w:cs="Times New Roman"/>
              </w:rPr>
            </w:rPrChange>
          </w:rPr>
          <w:delText xml:space="preserve">has </w:delText>
        </w:r>
      </w:del>
      <w:del w:id="1017" w:author="Natasha Hardy" w:date="2021-11-11T10:06:00Z">
        <w:r w:rsidR="009D3E8F" w:rsidRPr="008E1A76">
          <w:rPr>
            <w:rFonts w:ascii="Times New Roman" w:eastAsia="Times New Roman" w:hAnsi="Times New Roman" w:cs="Times New Roman"/>
            <w:color w:val="000000" w:themeColor="text1"/>
            <w:rPrChange w:id="1018" w:author="Natasha Hardy" w:date="2021-12-10T13:32:00Z">
              <w:rPr>
                <w:rFonts w:ascii="Times New Roman" w:eastAsia="Times New Roman" w:hAnsi="Times New Roman" w:cs="Times New Roman"/>
              </w:rPr>
            </w:rPrChange>
          </w:rPr>
          <w:delText>led</w:delText>
        </w:r>
      </w:del>
      <w:ins w:id="1019" w:author="Rebecca McIntosh" w:date="2021-10-28T17:04:00Z">
        <w:del w:id="1020" w:author="Natasha Hardy" w:date="2021-11-11T10:57:00Z">
          <w:r w:rsidR="00644898" w:rsidRPr="008E1A76" w:rsidDel="00A05A94">
            <w:rPr>
              <w:rFonts w:ascii="Times New Roman" w:eastAsia="Times New Roman" w:hAnsi="Times New Roman" w:cs="Times New Roman"/>
              <w:color w:val="000000" w:themeColor="text1"/>
              <w:rPrChange w:id="1021" w:author="Natasha Hardy" w:date="2021-12-10T13:32:00Z">
                <w:rPr>
                  <w:rFonts w:ascii="Times New Roman" w:eastAsia="Times New Roman" w:hAnsi="Times New Roman" w:cs="Times New Roman"/>
                </w:rPr>
              </w:rPrChange>
            </w:rPr>
            <w:delText>ading</w:delText>
          </w:r>
        </w:del>
      </w:ins>
      <w:del w:id="1022" w:author="Natasha Hardy" w:date="2021-11-11T10:57:00Z">
        <w:r w:rsidR="009D3E8F" w:rsidRPr="008E1A76" w:rsidDel="00A05A94">
          <w:rPr>
            <w:rFonts w:ascii="Times New Roman" w:eastAsia="Times New Roman" w:hAnsi="Times New Roman" w:cs="Times New Roman"/>
            <w:color w:val="000000" w:themeColor="text1"/>
            <w:rPrChange w:id="1023" w:author="Natasha Hardy" w:date="2021-12-10T13:32:00Z">
              <w:rPr>
                <w:rFonts w:ascii="Times New Roman" w:eastAsia="Times New Roman" w:hAnsi="Times New Roman" w:cs="Times New Roman"/>
              </w:rPr>
            </w:rPrChange>
          </w:rPr>
          <w:delText>d</w:delText>
        </w:r>
        <w:r w:rsidR="008445EE" w:rsidRPr="008E1A76" w:rsidDel="00A05A94">
          <w:rPr>
            <w:rFonts w:ascii="Times New Roman" w:eastAsia="Times New Roman" w:hAnsi="Times New Roman" w:cs="Times New Roman"/>
            <w:color w:val="000000" w:themeColor="text1"/>
            <w:rPrChange w:id="1024" w:author="Natasha Hardy" w:date="2021-12-10T13:32:00Z">
              <w:rPr>
                <w:rFonts w:ascii="Times New Roman" w:eastAsia="Times New Roman" w:hAnsi="Times New Roman" w:cs="Times New Roman"/>
              </w:rPr>
            </w:rPrChange>
          </w:rPr>
          <w:delText xml:space="preserve"> to</w:delText>
        </w:r>
        <w:r w:rsidR="008445EE" w:rsidRPr="008E1A76" w:rsidDel="00A05A94">
          <w:rPr>
            <w:rFonts w:ascii="Times New Roman" w:eastAsia="Times New Roman" w:hAnsi="Times New Roman" w:cs="Times New Roman"/>
            <w:color w:val="000000" w:themeColor="text1"/>
            <w:rPrChange w:id="1025" w:author="Natasha Hardy" w:date="2021-12-10T13:32:00Z">
              <w:rPr>
                <w:rFonts w:ascii="Times New Roman" w:eastAsia="Times New Roman" w:hAnsi="Times New Roman" w:cs="Times New Roman"/>
                <w:color w:val="000000"/>
              </w:rPr>
            </w:rPrChange>
          </w:rPr>
          <w:delText xml:space="preserve"> </w:delText>
        </w:r>
      </w:del>
      <w:r w:rsidR="008445EE" w:rsidRPr="008E1A76">
        <w:rPr>
          <w:rFonts w:ascii="Times New Roman" w:eastAsia="Times New Roman" w:hAnsi="Times New Roman" w:cs="Times New Roman"/>
          <w:color w:val="000000" w:themeColor="text1"/>
          <w:rPrChange w:id="1026" w:author="Natasha Hardy" w:date="2021-12-10T13:32:00Z">
            <w:rPr>
              <w:rFonts w:ascii="Times New Roman" w:eastAsia="Times New Roman" w:hAnsi="Times New Roman" w:cs="Times New Roman"/>
              <w:color w:val="000000"/>
            </w:rPr>
          </w:rPrChange>
        </w:rPr>
        <w:t xml:space="preserve">persistent </w:t>
      </w:r>
      <w:ins w:id="1027" w:author="Nathan Bott" w:date="2021-12-10T14:20:00Z">
        <w:r w:rsidR="009B0EE3" w:rsidRPr="008E1A76">
          <w:rPr>
            <w:rFonts w:ascii="Times New Roman" w:eastAsia="Times New Roman" w:hAnsi="Times New Roman" w:cs="Times New Roman"/>
            <w:color w:val="000000" w:themeColor="text1"/>
            <w:rPrChange w:id="1028" w:author="Natasha Hardy" w:date="2021-12-10T13:32:00Z">
              <w:rPr>
                <w:rFonts w:ascii="Times New Roman" w:eastAsia="Times New Roman" w:hAnsi="Times New Roman" w:cs="Times New Roman"/>
                <w:color w:val="000000"/>
              </w:rPr>
            </w:rPrChange>
          </w:rPr>
          <w:t xml:space="preserve">campaigning </w:t>
        </w:r>
      </w:ins>
      <w:del w:id="1029" w:author="Nathan Bott" w:date="2021-12-10T14:20:00Z">
        <w:r w:rsidR="008445EE" w:rsidRPr="008E1A76" w:rsidDel="009B0EE3">
          <w:rPr>
            <w:rFonts w:ascii="Times New Roman" w:eastAsia="Times New Roman" w:hAnsi="Times New Roman" w:cs="Times New Roman"/>
            <w:color w:val="000000" w:themeColor="text1"/>
            <w:rPrChange w:id="1030" w:author="Natasha Hardy" w:date="2021-12-10T13:32:00Z">
              <w:rPr>
                <w:rFonts w:ascii="Times New Roman" w:eastAsia="Times New Roman" w:hAnsi="Times New Roman" w:cs="Times New Roman"/>
                <w:color w:val="000000"/>
              </w:rPr>
            </w:rPrChange>
          </w:rPr>
          <w:delText xml:space="preserve">and vocal calls </w:delText>
        </w:r>
      </w:del>
      <w:r w:rsidR="008445EE" w:rsidRPr="008E1A76">
        <w:rPr>
          <w:rFonts w:ascii="Times New Roman" w:eastAsia="Times New Roman" w:hAnsi="Times New Roman" w:cs="Times New Roman"/>
          <w:color w:val="000000" w:themeColor="text1"/>
          <w:rPrChange w:id="1031" w:author="Natasha Hardy" w:date="2021-12-10T13:32:00Z">
            <w:rPr>
              <w:rFonts w:ascii="Times New Roman" w:eastAsia="Times New Roman" w:hAnsi="Times New Roman" w:cs="Times New Roman"/>
            </w:rPr>
          </w:rPrChange>
        </w:rPr>
        <w:t>to cull</w:t>
      </w:r>
      <w:r w:rsidR="008445EE" w:rsidRPr="008E1A76">
        <w:rPr>
          <w:rFonts w:ascii="Times New Roman" w:eastAsia="Times New Roman" w:hAnsi="Times New Roman" w:cs="Times New Roman"/>
          <w:color w:val="000000" w:themeColor="text1"/>
          <w:rPrChange w:id="1032" w:author="Natasha Hardy" w:date="2021-12-10T13:32:00Z">
            <w:rPr>
              <w:rFonts w:ascii="Times New Roman" w:eastAsia="Times New Roman" w:hAnsi="Times New Roman" w:cs="Times New Roman"/>
              <w:color w:val="000000"/>
            </w:rPr>
          </w:rPrChange>
        </w:rPr>
        <w:t xml:space="preserve"> the </w:t>
      </w:r>
      <w:r w:rsidR="008445EE" w:rsidRPr="008E1A76">
        <w:rPr>
          <w:color w:val="000000" w:themeColor="text1"/>
          <w:rPrChange w:id="1033" w:author="Natasha Hardy" w:date="2021-12-10T13:32:00Z">
            <w:rPr/>
          </w:rPrChange>
        </w:rPr>
        <w:t>long-nosed fur seal</w:t>
      </w:r>
      <w:r w:rsidR="008445EE" w:rsidRPr="008E1A76">
        <w:rPr>
          <w:rFonts w:ascii="Times New Roman" w:eastAsia="Times New Roman" w:hAnsi="Times New Roman" w:cs="Times New Roman"/>
          <w:color w:val="000000" w:themeColor="text1"/>
          <w:rPrChange w:id="1034" w:author="Natasha Hardy" w:date="2021-12-10T13:32:00Z">
            <w:rPr>
              <w:rFonts w:ascii="Times New Roman" w:eastAsia="Times New Roman" w:hAnsi="Times New Roman" w:cs="Times New Roman"/>
              <w:color w:val="000000"/>
            </w:rPr>
          </w:rPrChange>
        </w:rPr>
        <w:t xml:space="preserve"> population in </w:t>
      </w:r>
      <w:r w:rsidR="008445EE" w:rsidRPr="008E1A76">
        <w:rPr>
          <w:rFonts w:ascii="Times New Roman" w:eastAsia="Times New Roman" w:hAnsi="Times New Roman" w:cs="Times New Roman"/>
          <w:color w:val="000000" w:themeColor="text1"/>
          <w:rPrChange w:id="1035" w:author="Natasha Hardy" w:date="2021-12-10T13:32:00Z">
            <w:rPr>
              <w:rFonts w:ascii="Times New Roman" w:eastAsia="Times New Roman" w:hAnsi="Times New Roman" w:cs="Times New Roman"/>
            </w:rPr>
          </w:rPrChange>
        </w:rPr>
        <w:t>South</w:t>
      </w:r>
      <w:r w:rsidR="008445EE" w:rsidRPr="008E1A76">
        <w:rPr>
          <w:rFonts w:ascii="Times New Roman" w:eastAsia="Times New Roman" w:hAnsi="Times New Roman" w:cs="Times New Roman"/>
          <w:color w:val="000000" w:themeColor="text1"/>
          <w:rPrChange w:id="1036" w:author="Natasha Hardy" w:date="2021-12-10T13:32:00Z">
            <w:rPr>
              <w:rFonts w:ascii="Times New Roman" w:eastAsia="Times New Roman" w:hAnsi="Times New Roman" w:cs="Times New Roman"/>
              <w:color w:val="000000"/>
            </w:rPr>
          </w:rPrChange>
        </w:rPr>
        <w:t xml:space="preserve"> Australia </w:t>
      </w:r>
      <w:ins w:id="1037" w:author="Natasha Hardy" w:date="2021-11-11T10:57:00Z">
        <w:r w:rsidR="00A05A94" w:rsidRPr="008E1A76">
          <w:rPr>
            <w:rFonts w:ascii="Times New Roman" w:eastAsia="Times New Roman" w:hAnsi="Times New Roman" w:cs="Times New Roman"/>
            <w:color w:val="000000" w:themeColor="text1"/>
            <w:rPrChange w:id="1038" w:author="Natasha Hardy" w:date="2021-12-10T13:32:00Z">
              <w:rPr>
                <w:rFonts w:ascii="Times New Roman" w:eastAsia="Times New Roman" w:hAnsi="Times New Roman" w:cs="Times New Roman"/>
                <w:color w:val="000000"/>
              </w:rPr>
            </w:rPrChange>
          </w:rPr>
          <w:t>are growing despite an absence of quant</w:t>
        </w:r>
      </w:ins>
      <w:ins w:id="1039" w:author="Natasha Hardy" w:date="2021-12-09T13:48:00Z">
        <w:r w:rsidR="009F111C" w:rsidRPr="008E1A76">
          <w:rPr>
            <w:rFonts w:ascii="Times New Roman" w:eastAsia="Times New Roman" w:hAnsi="Times New Roman" w:cs="Times New Roman"/>
            <w:color w:val="000000" w:themeColor="text1"/>
            <w:rPrChange w:id="1040" w:author="Natasha Hardy" w:date="2021-12-10T13:32:00Z">
              <w:rPr>
                <w:rFonts w:ascii="Times New Roman" w:eastAsia="Times New Roman" w:hAnsi="Times New Roman" w:cs="Times New Roman"/>
                <w:color w:val="000000"/>
              </w:rPr>
            </w:rPrChange>
          </w:rPr>
          <w:t>ita</w:t>
        </w:r>
      </w:ins>
      <w:ins w:id="1041" w:author="Natasha Hardy" w:date="2021-11-11T10:57:00Z">
        <w:r w:rsidR="00A05A94" w:rsidRPr="008E1A76">
          <w:rPr>
            <w:rFonts w:ascii="Times New Roman" w:eastAsia="Times New Roman" w:hAnsi="Times New Roman" w:cs="Times New Roman"/>
            <w:color w:val="000000" w:themeColor="text1"/>
            <w:rPrChange w:id="1042" w:author="Natasha Hardy" w:date="2021-12-10T13:32:00Z">
              <w:rPr>
                <w:rFonts w:ascii="Times New Roman" w:eastAsia="Times New Roman" w:hAnsi="Times New Roman" w:cs="Times New Roman"/>
                <w:color w:val="000000"/>
              </w:rPr>
            </w:rPrChange>
          </w:rPr>
          <w:t xml:space="preserve">tive information </w:t>
        </w:r>
      </w:ins>
      <w:r w:rsidR="008445EE" w:rsidRPr="008E1A76">
        <w:rPr>
          <w:color w:val="000000" w:themeColor="text1"/>
          <w:rPrChange w:id="1043" w:author="Natasha Hardy" w:date="2021-12-10T13:32:00Z">
            <w:rPr/>
          </w:rPrChange>
        </w:rPr>
        <w:t>(</w:t>
      </w:r>
      <w:r w:rsidR="00F10273" w:rsidRPr="008E1A76">
        <w:rPr>
          <w:color w:val="000000" w:themeColor="text1"/>
          <w:rPrChange w:id="1044" w:author="Natasha Hardy" w:date="2021-12-10T13:32:00Z">
            <w:rPr/>
          </w:rPrChange>
        </w:rPr>
        <w:t>Goldsworthy et al. 2019</w:t>
      </w:r>
      <w:r w:rsidR="008445EE" w:rsidRPr="008E1A76">
        <w:rPr>
          <w:color w:val="000000" w:themeColor="text1"/>
          <w:rPrChange w:id="1045" w:author="Natasha Hardy" w:date="2021-12-10T13:32:00Z">
            <w:rPr/>
          </w:rPrChange>
        </w:rPr>
        <w:t>)</w:t>
      </w:r>
      <w:r w:rsidR="00B3000F" w:rsidRPr="008E1A76">
        <w:rPr>
          <w:rFonts w:ascii="Times New Roman" w:eastAsia="Times New Roman" w:hAnsi="Times New Roman" w:cs="Times New Roman"/>
          <w:color w:val="000000" w:themeColor="text1"/>
          <w:rPrChange w:id="1046" w:author="Natasha Hardy" w:date="2021-12-10T13:32:00Z">
            <w:rPr>
              <w:rFonts w:ascii="Times New Roman" w:eastAsia="Times New Roman" w:hAnsi="Times New Roman" w:cs="Times New Roman"/>
            </w:rPr>
          </w:rPrChange>
        </w:rPr>
        <w:t xml:space="preserve">. </w:t>
      </w:r>
      <w:del w:id="1047" w:author="Rebecca McIntosh" w:date="2021-10-28T10:18:00Z">
        <w:r w:rsidR="00B3000F" w:rsidRPr="008E1A76" w:rsidDel="00593E97">
          <w:rPr>
            <w:rFonts w:ascii="Times New Roman" w:eastAsia="Times New Roman" w:hAnsi="Times New Roman" w:cs="Times New Roman"/>
            <w:color w:val="000000" w:themeColor="text1"/>
            <w:rPrChange w:id="1048" w:author="Natasha Hardy" w:date="2021-12-10T13:32:00Z">
              <w:rPr>
                <w:rFonts w:ascii="Times New Roman" w:eastAsia="Times New Roman" w:hAnsi="Times New Roman" w:cs="Times New Roman"/>
              </w:rPr>
            </w:rPrChange>
          </w:rPr>
          <w:delText>I</w:delText>
        </w:r>
        <w:r w:rsidR="008445EE" w:rsidRPr="008E1A76" w:rsidDel="00593E97">
          <w:rPr>
            <w:rFonts w:ascii="Times New Roman" w:eastAsia="Times New Roman" w:hAnsi="Times New Roman" w:cs="Times New Roman"/>
            <w:color w:val="000000" w:themeColor="text1"/>
            <w:rPrChange w:id="1049" w:author="Natasha Hardy" w:date="2021-12-10T13:32:00Z">
              <w:rPr>
                <w:rFonts w:ascii="Times New Roman" w:eastAsia="Times New Roman" w:hAnsi="Times New Roman" w:cs="Times New Roman"/>
              </w:rPr>
            </w:rPrChange>
          </w:rPr>
          <w:delText xml:space="preserve">n the absence of </w:delText>
        </w:r>
      </w:del>
      <w:del w:id="1050" w:author="Rebecca McIntosh" w:date="2021-10-28T10:11:00Z">
        <w:r w:rsidR="008445EE" w:rsidRPr="008E1A76" w:rsidDel="006A3CFB">
          <w:rPr>
            <w:rFonts w:ascii="Times New Roman" w:eastAsia="Times New Roman" w:hAnsi="Times New Roman" w:cs="Times New Roman"/>
            <w:color w:val="000000" w:themeColor="text1"/>
            <w:rPrChange w:id="1051" w:author="Natasha Hardy" w:date="2021-12-10T13:32:00Z">
              <w:rPr>
                <w:rFonts w:ascii="Times New Roman" w:eastAsia="Times New Roman" w:hAnsi="Times New Roman" w:cs="Times New Roman"/>
                <w:color w:val="000000"/>
              </w:rPr>
            </w:rPrChange>
          </w:rPr>
          <w:delText xml:space="preserve">quantitative information on interactions </w:delText>
        </w:r>
      </w:del>
      <w:del w:id="1052" w:author="Rebecca McIntosh" w:date="2021-10-28T10:18:00Z">
        <w:r w:rsidR="008445EE" w:rsidRPr="008E1A76" w:rsidDel="00593E97">
          <w:rPr>
            <w:rFonts w:ascii="Times New Roman" w:eastAsia="Times New Roman" w:hAnsi="Times New Roman" w:cs="Times New Roman"/>
            <w:color w:val="000000" w:themeColor="text1"/>
            <w:rPrChange w:id="1053" w:author="Natasha Hardy" w:date="2021-12-10T13:32:00Z">
              <w:rPr>
                <w:rFonts w:ascii="Times New Roman" w:eastAsia="Times New Roman" w:hAnsi="Times New Roman" w:cs="Times New Roman"/>
                <w:color w:val="000000"/>
              </w:rPr>
            </w:rPrChange>
          </w:rPr>
          <w:delText xml:space="preserve">– the frequency and magnitude of impacts by long-nosed fur seals </w:delText>
        </w:r>
        <w:r w:rsidR="008445EE" w:rsidRPr="008E1A76" w:rsidDel="00593E97">
          <w:rPr>
            <w:rFonts w:ascii="Times New Roman" w:eastAsia="Times New Roman" w:hAnsi="Times New Roman" w:cs="Times New Roman"/>
            <w:color w:val="000000" w:themeColor="text1"/>
            <w:rPrChange w:id="1054" w:author="Natasha Hardy" w:date="2021-12-10T13:32:00Z">
              <w:rPr>
                <w:rFonts w:ascii="Times New Roman" w:eastAsia="Times New Roman" w:hAnsi="Times New Roman" w:cs="Times New Roman"/>
              </w:rPr>
            </w:rPrChange>
          </w:rPr>
          <w:delText>on</w:delText>
        </w:r>
        <w:r w:rsidR="008445EE" w:rsidRPr="008E1A76" w:rsidDel="00593E97">
          <w:rPr>
            <w:rFonts w:ascii="Times New Roman" w:eastAsia="Times New Roman" w:hAnsi="Times New Roman" w:cs="Times New Roman"/>
            <w:color w:val="000000" w:themeColor="text1"/>
            <w:rPrChange w:id="1055" w:author="Natasha Hardy" w:date="2021-12-10T13:32:00Z">
              <w:rPr>
                <w:rFonts w:ascii="Times New Roman" w:eastAsia="Times New Roman" w:hAnsi="Times New Roman" w:cs="Times New Roman"/>
                <w:color w:val="000000"/>
              </w:rPr>
            </w:rPrChange>
          </w:rPr>
          <w:delText xml:space="preserve"> little penguins are largely unknown.</w:delText>
        </w:r>
      </w:del>
    </w:p>
    <w:p w14:paraId="233E0A29" w14:textId="315C50C6" w:rsidR="00C65F08" w:rsidRPr="008E1A76" w:rsidRDefault="004A17A7" w:rsidP="001553A7">
      <w:pPr>
        <w:pBdr>
          <w:top w:val="nil"/>
          <w:left w:val="nil"/>
          <w:bottom w:val="nil"/>
          <w:right w:val="nil"/>
          <w:between w:val="nil"/>
        </w:pBdr>
        <w:ind w:firstLine="720"/>
        <w:rPr>
          <w:color w:val="000000" w:themeColor="text1"/>
          <w:rPrChange w:id="1056" w:author="Natasha Hardy" w:date="2021-12-10T13:32:00Z">
            <w:rPr/>
          </w:rPrChange>
        </w:rPr>
      </w:pPr>
      <w:del w:id="1057" w:author="Natasha Hardy" w:date="2021-11-11T10:06:00Z">
        <w:r w:rsidRPr="008E1A76">
          <w:rPr>
            <w:color w:val="000000" w:themeColor="text1"/>
            <w:rPrChange w:id="1058" w:author="Natasha Hardy" w:date="2021-12-10T13:32:00Z">
              <w:rPr/>
            </w:rPrChange>
          </w:rPr>
          <w:delText>We</w:delText>
        </w:r>
      </w:del>
      <w:del w:id="1059" w:author="Rebecca McIntosh" w:date="2021-10-28T10:18:00Z">
        <w:r w:rsidRPr="008E1A76" w:rsidDel="00593E97">
          <w:rPr>
            <w:color w:val="000000" w:themeColor="text1"/>
            <w:rPrChange w:id="1060" w:author="Natasha Hardy" w:date="2021-12-10T13:32:00Z">
              <w:rPr/>
            </w:rPrChange>
          </w:rPr>
          <w:delText xml:space="preserve">We </w:delText>
        </w:r>
      </w:del>
      <w:ins w:id="1061" w:author="Rebecca McIntosh" w:date="2021-10-28T10:36:00Z">
        <w:r w:rsidR="000F53DF" w:rsidRPr="008E1A76">
          <w:rPr>
            <w:color w:val="000000" w:themeColor="text1"/>
            <w:rPrChange w:id="1062" w:author="Natasha Hardy" w:date="2021-12-10T13:32:00Z">
              <w:rPr/>
            </w:rPrChange>
          </w:rPr>
          <w:t>To assess</w:t>
        </w:r>
        <w:r w:rsidR="000F53DF" w:rsidRPr="008E1A76">
          <w:rPr>
            <w:color w:val="000000" w:themeColor="text1"/>
            <w:rPrChange w:id="1063" w:author="Natasha Hardy" w:date="2021-12-10T13:32:00Z">
              <w:rPr>
                <w:color w:val="000000"/>
              </w:rPr>
            </w:rPrChange>
          </w:rPr>
          <w:t xml:space="preserve"> predation incidence and potential impact on little penguin and seabirds across southeastern Australia</w:t>
        </w:r>
      </w:ins>
      <w:ins w:id="1064" w:author="Rebecca McIntosh" w:date="2021-10-28T10:18:00Z">
        <w:r w:rsidR="00593E97" w:rsidRPr="008E1A76">
          <w:rPr>
            <w:color w:val="000000" w:themeColor="text1"/>
            <w:rPrChange w:id="1065" w:author="Natasha Hardy" w:date="2021-12-10T13:32:00Z">
              <w:rPr/>
            </w:rPrChange>
          </w:rPr>
          <w:t xml:space="preserve">, </w:t>
        </w:r>
      </w:ins>
      <w:ins w:id="1066" w:author="Rebecca McIntosh" w:date="2021-10-28T10:19:00Z">
        <w:r w:rsidR="00593E97" w:rsidRPr="008E1A76">
          <w:rPr>
            <w:color w:val="000000" w:themeColor="text1"/>
            <w:rPrChange w:id="1067" w:author="Natasha Hardy" w:date="2021-12-10T13:32:00Z">
              <w:rPr/>
            </w:rPrChange>
          </w:rPr>
          <w:t xml:space="preserve">we </w:t>
        </w:r>
      </w:ins>
      <w:del w:id="1068" w:author="Rebecca McIntosh" w:date="2021-10-28T10:19:00Z">
        <w:r w:rsidRPr="008E1A76" w:rsidDel="00A360DB">
          <w:rPr>
            <w:color w:val="000000" w:themeColor="text1"/>
            <w:rPrChange w:id="1069" w:author="Natasha Hardy" w:date="2021-12-10T13:32:00Z">
              <w:rPr/>
            </w:rPrChange>
          </w:rPr>
          <w:delText xml:space="preserve">combine </w:delText>
        </w:r>
      </w:del>
      <w:ins w:id="1070" w:author="Natasha Hardy" w:date="2021-10-21T10:05:00Z">
        <w:r w:rsidR="000A5945" w:rsidRPr="008E1A76">
          <w:rPr>
            <w:color w:val="000000" w:themeColor="text1"/>
            <w:rPrChange w:id="1071" w:author="Natasha Hardy" w:date="2021-12-10T13:32:00Z">
              <w:rPr/>
            </w:rPrChange>
          </w:rPr>
          <w:t xml:space="preserve">apply </w:t>
        </w:r>
      </w:ins>
      <w:r w:rsidRPr="008E1A76">
        <w:rPr>
          <w:color w:val="000000" w:themeColor="text1"/>
          <w:rPrChange w:id="1072" w:author="Natasha Hardy" w:date="2021-12-10T13:32:00Z">
            <w:rPr/>
          </w:rPrChange>
        </w:rPr>
        <w:t xml:space="preserve">two </w:t>
      </w:r>
      <w:del w:id="1073" w:author="Microsoft Office User" w:date="2021-12-10T09:35:00Z">
        <w:r w:rsidRPr="008E1A76" w:rsidDel="002F70FA">
          <w:rPr>
            <w:color w:val="000000" w:themeColor="text1"/>
            <w:rPrChange w:id="1074" w:author="Natasha Hardy" w:date="2021-12-10T13:32:00Z">
              <w:rPr/>
            </w:rPrChange>
          </w:rPr>
          <w:delText xml:space="preserve">ecological </w:delText>
        </w:r>
      </w:del>
      <w:r w:rsidRPr="008E1A76">
        <w:rPr>
          <w:color w:val="000000" w:themeColor="text1"/>
          <w:rPrChange w:id="1075" w:author="Natasha Hardy" w:date="2021-12-10T13:32:00Z">
            <w:rPr/>
          </w:rPrChange>
        </w:rPr>
        <w:t>surveillance techniques</w:t>
      </w:r>
      <w:r w:rsidR="007C2BDF" w:rsidRPr="008E1A76">
        <w:rPr>
          <w:color w:val="000000" w:themeColor="text1"/>
          <w:rPrChange w:id="1076" w:author="Natasha Hardy" w:date="2021-12-10T13:32:00Z">
            <w:rPr/>
          </w:rPrChange>
        </w:rPr>
        <w:t xml:space="preserve"> –</w:t>
      </w:r>
      <w:r w:rsidRPr="008E1A76">
        <w:rPr>
          <w:color w:val="000000" w:themeColor="text1"/>
          <w:rPrChange w:id="1077" w:author="Natasha Hardy" w:date="2021-12-10T13:32:00Z">
            <w:rPr/>
          </w:rPrChange>
        </w:rPr>
        <w:t xml:space="preserve"> morphometric (hard-part) and DNA metabarcoding (genetic) </w:t>
      </w:r>
      <w:r w:rsidR="008B3FEF" w:rsidRPr="008E1A76">
        <w:rPr>
          <w:color w:val="000000" w:themeColor="text1"/>
          <w:rPrChange w:id="1078" w:author="Natasha Hardy" w:date="2021-12-10T13:32:00Z">
            <w:rPr/>
          </w:rPrChange>
        </w:rPr>
        <w:t>assay</w:t>
      </w:r>
      <w:r w:rsidR="007C2BDF" w:rsidRPr="008E1A76">
        <w:rPr>
          <w:color w:val="000000" w:themeColor="text1"/>
          <w:rPrChange w:id="1079" w:author="Natasha Hardy" w:date="2021-12-10T13:32:00Z">
            <w:rPr/>
          </w:rPrChange>
        </w:rPr>
        <w:t xml:space="preserve">s </w:t>
      </w:r>
      <w:ins w:id="1080" w:author="Microsoft Office User" w:date="2021-12-10T09:35:00Z">
        <w:r w:rsidR="00F17902" w:rsidRPr="008E1A76">
          <w:rPr>
            <w:color w:val="000000" w:themeColor="text1"/>
            <w:rPrChange w:id="1081" w:author="Natasha Hardy" w:date="2021-12-10T13:32:00Z">
              <w:rPr/>
            </w:rPrChange>
          </w:rPr>
          <w:t xml:space="preserve">– </w:t>
        </w:r>
      </w:ins>
      <w:del w:id="1082" w:author="Microsoft Office User" w:date="2021-12-10T09:35:00Z">
        <w:r w:rsidR="007C2BDF" w:rsidRPr="008E1A76" w:rsidDel="00F17902">
          <w:rPr>
            <w:color w:val="000000" w:themeColor="text1"/>
            <w:rPrChange w:id="1083" w:author="Natasha Hardy" w:date="2021-12-10T13:32:00Z">
              <w:rPr/>
            </w:rPrChange>
          </w:rPr>
          <w:delText>of</w:delText>
        </w:r>
        <w:r w:rsidR="008B3FEF" w:rsidRPr="008E1A76" w:rsidDel="00F17902">
          <w:rPr>
            <w:color w:val="000000" w:themeColor="text1"/>
            <w:rPrChange w:id="1084" w:author="Natasha Hardy" w:date="2021-12-10T13:32:00Z">
              <w:rPr/>
            </w:rPrChange>
          </w:rPr>
          <w:delText xml:space="preserve"> </w:delText>
        </w:r>
      </w:del>
      <w:ins w:id="1085" w:author="Microsoft Office User" w:date="2021-12-10T09:35:00Z">
        <w:r w:rsidR="00F17902" w:rsidRPr="008E1A76">
          <w:rPr>
            <w:color w:val="000000" w:themeColor="text1"/>
            <w:rPrChange w:id="1086" w:author="Natasha Hardy" w:date="2021-12-10T13:32:00Z">
              <w:rPr/>
            </w:rPrChange>
          </w:rPr>
          <w:t xml:space="preserve">to </w:t>
        </w:r>
      </w:ins>
      <w:r w:rsidR="008B3FEF" w:rsidRPr="008E1A76">
        <w:rPr>
          <w:color w:val="000000" w:themeColor="text1"/>
          <w:rPrChange w:id="1087" w:author="Natasha Hardy" w:date="2021-12-10T13:32:00Z">
            <w:rPr/>
          </w:rPrChange>
        </w:rPr>
        <w:t>long-nosed fur seal scats</w:t>
      </w:r>
      <w:del w:id="1088" w:author="Rebecca McIntosh" w:date="2021-10-28T16:57:00Z">
        <w:r w:rsidR="007C2BDF" w:rsidRPr="008E1A76" w:rsidDel="00C34632">
          <w:rPr>
            <w:color w:val="000000" w:themeColor="text1"/>
            <w:rPrChange w:id="1089" w:author="Natasha Hardy" w:date="2021-12-10T13:32:00Z">
              <w:rPr/>
            </w:rPrChange>
          </w:rPr>
          <w:delText xml:space="preserve"> –</w:delText>
        </w:r>
      </w:del>
      <w:del w:id="1090" w:author="Rebecca McIntosh" w:date="2021-10-28T10:36:00Z">
        <w:r w:rsidR="007C2BDF" w:rsidRPr="008E1A76" w:rsidDel="000F53DF">
          <w:rPr>
            <w:color w:val="000000" w:themeColor="text1"/>
            <w:rPrChange w:id="1091" w:author="Natasha Hardy" w:date="2021-12-10T13:32:00Z">
              <w:rPr/>
            </w:rPrChange>
          </w:rPr>
          <w:delText xml:space="preserve"> to </w:delText>
        </w:r>
        <w:r w:rsidR="002A0C63" w:rsidRPr="008E1A76" w:rsidDel="000F53DF">
          <w:rPr>
            <w:color w:val="000000" w:themeColor="text1"/>
            <w:rPrChange w:id="1092" w:author="Natasha Hardy" w:date="2021-12-10T13:32:00Z">
              <w:rPr/>
            </w:rPrChange>
          </w:rPr>
          <w:delText>assess</w:delText>
        </w:r>
        <w:r w:rsidR="002A0C63" w:rsidRPr="008E1A76" w:rsidDel="000F53DF">
          <w:rPr>
            <w:color w:val="000000" w:themeColor="text1"/>
            <w:rPrChange w:id="1093" w:author="Natasha Hardy" w:date="2021-12-10T13:32:00Z">
              <w:rPr>
                <w:color w:val="000000"/>
              </w:rPr>
            </w:rPrChange>
          </w:rPr>
          <w:delText xml:space="preserve"> </w:delText>
        </w:r>
        <w:r w:rsidR="008B3FEF" w:rsidRPr="008E1A76" w:rsidDel="000F53DF">
          <w:rPr>
            <w:color w:val="000000" w:themeColor="text1"/>
            <w:rPrChange w:id="1094" w:author="Natasha Hardy" w:date="2021-12-10T13:32:00Z">
              <w:rPr>
                <w:color w:val="000000"/>
              </w:rPr>
            </w:rPrChange>
          </w:rPr>
          <w:delText xml:space="preserve">predation incidence and potential impact on </w:delText>
        </w:r>
        <w:r w:rsidR="007C2BDF" w:rsidRPr="008E1A76" w:rsidDel="000F53DF">
          <w:rPr>
            <w:color w:val="000000" w:themeColor="text1"/>
            <w:rPrChange w:id="1095" w:author="Natasha Hardy" w:date="2021-12-10T13:32:00Z">
              <w:rPr>
                <w:color w:val="000000"/>
              </w:rPr>
            </w:rPrChange>
          </w:rPr>
          <w:delText xml:space="preserve">little </w:delText>
        </w:r>
        <w:r w:rsidR="008B3FEF" w:rsidRPr="008E1A76" w:rsidDel="000F53DF">
          <w:rPr>
            <w:color w:val="000000" w:themeColor="text1"/>
            <w:rPrChange w:id="1096" w:author="Natasha Hardy" w:date="2021-12-10T13:32:00Z">
              <w:rPr>
                <w:color w:val="000000"/>
              </w:rPr>
            </w:rPrChange>
          </w:rPr>
          <w:delText>penguin and seabirds across southeastern Australia</w:delText>
        </w:r>
      </w:del>
      <w:r w:rsidR="008B3FEF" w:rsidRPr="008E1A76">
        <w:rPr>
          <w:color w:val="000000" w:themeColor="text1"/>
          <w:rPrChange w:id="1097" w:author="Natasha Hardy" w:date="2021-12-10T13:32:00Z">
            <w:rPr>
              <w:color w:val="000000"/>
            </w:rPr>
          </w:rPrChange>
        </w:rPr>
        <w:t>.</w:t>
      </w:r>
      <w:r w:rsidR="00424E07" w:rsidRPr="008E1A76">
        <w:rPr>
          <w:color w:val="000000" w:themeColor="text1"/>
          <w:rPrChange w:id="1098" w:author="Natasha Hardy" w:date="2021-12-10T13:32:00Z">
            <w:rPr/>
          </w:rPrChange>
        </w:rPr>
        <w:t xml:space="preserve"> </w:t>
      </w:r>
      <w:ins w:id="1099" w:author="Natasha Hardy" w:date="2021-12-09T15:35:00Z">
        <w:r w:rsidR="002D0B5B" w:rsidRPr="008E1A76">
          <w:rPr>
            <w:color w:val="000000" w:themeColor="text1"/>
            <w:rPrChange w:id="1100" w:author="Natasha Hardy" w:date="2021-12-10T13:32:00Z">
              <w:rPr/>
            </w:rPrChange>
          </w:rPr>
          <w:t>Due to known biological and methodo</w:t>
        </w:r>
      </w:ins>
      <w:ins w:id="1101" w:author="Natasha Hardy" w:date="2021-12-09T15:36:00Z">
        <w:r w:rsidR="002D0B5B" w:rsidRPr="008E1A76">
          <w:rPr>
            <w:color w:val="000000" w:themeColor="text1"/>
            <w:rPrChange w:id="1102" w:author="Natasha Hardy" w:date="2021-12-10T13:32:00Z">
              <w:rPr/>
            </w:rPrChange>
          </w:rPr>
          <w:t xml:space="preserve">logical differences in dietary information (Casper et al., 2007; </w:t>
        </w:r>
        <w:proofErr w:type="spellStart"/>
        <w:r w:rsidR="002D0B5B" w:rsidRPr="008E1A76">
          <w:rPr>
            <w:color w:val="000000" w:themeColor="text1"/>
            <w:rPrChange w:id="1103" w:author="Natasha Hardy" w:date="2021-12-10T13:32:00Z">
              <w:rPr/>
            </w:rPrChange>
          </w:rPr>
          <w:t>Tollit</w:t>
        </w:r>
        <w:proofErr w:type="spellEnd"/>
        <w:r w:rsidR="002D0B5B" w:rsidRPr="008E1A76">
          <w:rPr>
            <w:color w:val="000000" w:themeColor="text1"/>
            <w:rPrChange w:id="1104" w:author="Natasha Hardy" w:date="2021-12-10T13:32:00Z">
              <w:rPr/>
            </w:rPrChange>
          </w:rPr>
          <w:t xml:space="preserve"> et al., 2009), and differences in the quantities of DNA </w:t>
        </w:r>
      </w:ins>
      <w:ins w:id="1105" w:author="Natasha Hardy" w:date="2021-12-09T15:37:00Z">
        <w:r w:rsidR="002D0B5B" w:rsidRPr="008E1A76">
          <w:rPr>
            <w:color w:val="000000" w:themeColor="text1"/>
            <w:rPrChange w:id="1106" w:author="Natasha Hardy" w:date="2021-12-10T13:32:00Z">
              <w:rPr/>
            </w:rPrChange>
          </w:rPr>
          <w:t xml:space="preserve">obtained from </w:t>
        </w:r>
        <w:proofErr w:type="gramStart"/>
        <w:r w:rsidR="002D0B5B" w:rsidRPr="008E1A76">
          <w:rPr>
            <w:color w:val="000000" w:themeColor="text1"/>
            <w:rPrChange w:id="1107" w:author="Natasha Hardy" w:date="2021-12-10T13:32:00Z">
              <w:rPr/>
            </w:rPrChange>
          </w:rPr>
          <w:t>hard-parts</w:t>
        </w:r>
        <w:proofErr w:type="gramEnd"/>
        <w:r w:rsidR="002D0B5B" w:rsidRPr="008E1A76">
          <w:rPr>
            <w:color w:val="000000" w:themeColor="text1"/>
            <w:rPrChange w:id="1108" w:author="Natasha Hardy" w:date="2021-12-10T13:32:00Z">
              <w:rPr/>
            </w:rPrChange>
          </w:rPr>
          <w:t xml:space="preserve"> compared to soft tissues (McDonald &amp; Griffith, 2011), we consider </w:t>
        </w:r>
        <w:del w:id="1109" w:author="Microsoft Office User" w:date="2021-12-10T09:36:00Z">
          <w:r w:rsidR="002D0B5B" w:rsidRPr="008E1A76" w:rsidDel="00F17902">
            <w:rPr>
              <w:color w:val="000000" w:themeColor="text1"/>
              <w:rPrChange w:id="1110" w:author="Natasha Hardy" w:date="2021-12-10T13:32:00Z">
                <w:rPr/>
              </w:rPrChange>
            </w:rPr>
            <w:delText xml:space="preserve">consider </w:delText>
          </w:r>
        </w:del>
        <w:r w:rsidR="002D0B5B" w:rsidRPr="008E1A76">
          <w:rPr>
            <w:color w:val="000000" w:themeColor="text1"/>
            <w:rPrChange w:id="1111" w:author="Natasha Hardy" w:date="2021-12-10T13:32:00Z">
              <w:rPr/>
            </w:rPrChange>
          </w:rPr>
          <w:t xml:space="preserve">these techniques </w:t>
        </w:r>
        <w:del w:id="1112" w:author="Microsoft Office User" w:date="2021-12-10T09:36:00Z">
          <w:r w:rsidR="002D0B5B" w:rsidRPr="008E1A76" w:rsidDel="00F17902">
            <w:rPr>
              <w:color w:val="000000" w:themeColor="text1"/>
              <w:rPrChange w:id="1113" w:author="Natasha Hardy" w:date="2021-12-10T13:32:00Z">
                <w:rPr/>
              </w:rPrChange>
            </w:rPr>
            <w:delText>simultaneously informative</w:delText>
          </w:r>
        </w:del>
      </w:ins>
      <w:ins w:id="1114" w:author="Microsoft Office User" w:date="2021-12-10T09:36:00Z">
        <w:r w:rsidR="00F17902" w:rsidRPr="008E1A76">
          <w:rPr>
            <w:color w:val="000000" w:themeColor="text1"/>
            <w:rPrChange w:id="1115" w:author="Natasha Hardy" w:date="2021-12-10T13:32:00Z">
              <w:rPr/>
            </w:rPrChange>
          </w:rPr>
          <w:t>complementary</w:t>
        </w:r>
      </w:ins>
      <w:ins w:id="1116" w:author="Natasha Hardy" w:date="2021-12-09T15:37:00Z">
        <w:r w:rsidR="002D0B5B" w:rsidRPr="008E1A76">
          <w:rPr>
            <w:color w:val="000000" w:themeColor="text1"/>
            <w:rPrChange w:id="1117" w:author="Natasha Hardy" w:date="2021-12-10T13:32:00Z">
              <w:rPr/>
            </w:rPrChange>
          </w:rPr>
          <w:t>.</w:t>
        </w:r>
      </w:ins>
      <w:ins w:id="1118" w:author="Natasha Hardy" w:date="2021-12-09T15:38:00Z">
        <w:r w:rsidR="002D0B5B" w:rsidRPr="008E1A76">
          <w:rPr>
            <w:color w:val="000000" w:themeColor="text1"/>
            <w:rPrChange w:id="1119" w:author="Natasha Hardy" w:date="2021-12-10T13:32:00Z">
              <w:rPr/>
            </w:rPrChange>
          </w:rPr>
          <w:t xml:space="preserve"> </w:t>
        </w:r>
      </w:ins>
      <w:del w:id="1120" w:author="Natasha Hardy" w:date="2021-10-21T11:18:00Z">
        <w:r w:rsidR="008445EE" w:rsidRPr="008E1A76" w:rsidDel="005864FF">
          <w:rPr>
            <w:color w:val="000000" w:themeColor="text1"/>
            <w:rPrChange w:id="1121" w:author="Natasha Hardy" w:date="2021-12-10T13:32:00Z">
              <w:rPr>
                <w:color w:val="000000"/>
              </w:rPr>
            </w:rPrChange>
          </w:rPr>
          <w:delText>First</w:delText>
        </w:r>
      </w:del>
      <w:ins w:id="1122" w:author="Rebecca McIntosh" w:date="2021-10-28T10:37:00Z">
        <w:del w:id="1123" w:author="Natasha Hardy" w:date="2021-11-04T18:47:00Z">
          <w:r w:rsidR="000F53DF" w:rsidRPr="008E1A76" w:rsidDel="002E61F3">
            <w:rPr>
              <w:color w:val="000000" w:themeColor="text1"/>
              <w:rPrChange w:id="1124" w:author="Natasha Hardy" w:date="2021-12-10T13:32:00Z">
                <w:rPr/>
              </w:rPrChange>
            </w:rPr>
            <w:delText xml:space="preserve">to </w:delText>
          </w:r>
        </w:del>
      </w:ins>
      <w:ins w:id="1125" w:author="Rebecca McIntosh" w:date="2021-10-29T11:47:00Z">
        <w:del w:id="1126" w:author="Natasha Hardy" w:date="2021-11-04T18:47:00Z">
          <w:r w:rsidR="004D7C2D" w:rsidRPr="008E1A76" w:rsidDel="002E61F3">
            <w:rPr>
              <w:color w:val="000000" w:themeColor="text1"/>
              <w:rPrChange w:id="1127" w:author="Natasha Hardy" w:date="2021-12-10T13:32:00Z">
                <w:rPr/>
              </w:rPrChange>
            </w:rPr>
            <w:delText>-</w:delText>
          </w:r>
        </w:del>
      </w:ins>
      <w:ins w:id="1128" w:author="Rebecca McIntosh" w:date="2021-10-28T17:05:00Z">
        <w:del w:id="1129" w:author="Natasha Hardy" w:date="2021-11-04T18:47:00Z">
          <w:r w:rsidR="004A2B98" w:rsidRPr="008E1A76" w:rsidDel="002E61F3">
            <w:rPr>
              <w:color w:val="000000" w:themeColor="text1"/>
              <w:rPrChange w:id="1130" w:author="Natasha Hardy" w:date="2021-12-10T13:32:00Z">
                <w:rPr/>
              </w:rPrChange>
            </w:rPr>
            <w:delText>these methods</w:delText>
          </w:r>
        </w:del>
      </w:ins>
      <w:del w:id="1131" w:author="Natasha Hardy" w:date="2021-10-21T11:18:00Z">
        <w:r w:rsidR="008445EE" w:rsidRPr="008E1A76" w:rsidDel="005864FF">
          <w:rPr>
            <w:color w:val="000000" w:themeColor="text1"/>
            <w:rPrChange w:id="1132" w:author="Natasha Hardy" w:date="2021-12-10T13:32:00Z">
              <w:rPr>
                <w:color w:val="000000"/>
              </w:rPr>
            </w:rPrChange>
          </w:rPr>
          <w:delText xml:space="preserve">First, </w:delText>
        </w:r>
        <w:r w:rsidR="008B3FEF" w:rsidRPr="008E1A76" w:rsidDel="005864FF">
          <w:rPr>
            <w:color w:val="000000" w:themeColor="text1"/>
            <w:rPrChange w:id="1133" w:author="Natasha Hardy" w:date="2021-12-10T13:32:00Z">
              <w:rPr>
                <w:color w:val="000000"/>
              </w:rPr>
            </w:rPrChange>
          </w:rPr>
          <w:delText>w</w:delText>
        </w:r>
      </w:del>
      <w:ins w:id="1134" w:author="Natasha Hardy" w:date="2021-12-09T15:35:00Z">
        <w:r w:rsidR="002D0B5B" w:rsidRPr="008E1A76">
          <w:rPr>
            <w:color w:val="000000" w:themeColor="text1"/>
            <w:rPrChange w:id="1135" w:author="Natasha Hardy" w:date="2021-12-10T13:32:00Z">
              <w:rPr>
                <w:color w:val="000000"/>
              </w:rPr>
            </w:rPrChange>
          </w:rPr>
          <w:t>Specifically,</w:t>
        </w:r>
      </w:ins>
      <w:ins w:id="1136" w:author="Natasha Hardy" w:date="2021-10-21T11:18:00Z">
        <w:r w:rsidR="005864FF" w:rsidRPr="008E1A76">
          <w:rPr>
            <w:color w:val="000000" w:themeColor="text1"/>
            <w:rPrChange w:id="1137" w:author="Natasha Hardy" w:date="2021-12-10T13:32:00Z">
              <w:rPr>
                <w:color w:val="000000"/>
              </w:rPr>
            </w:rPrChange>
          </w:rPr>
          <w:t xml:space="preserve"> </w:t>
        </w:r>
      </w:ins>
      <w:ins w:id="1138" w:author="Natasha Hardy" w:date="2021-12-09T15:34:00Z">
        <w:r w:rsidR="002D0B5B" w:rsidRPr="008E1A76">
          <w:rPr>
            <w:color w:val="000000" w:themeColor="text1"/>
            <w:rPrChange w:id="1139" w:author="Natasha Hardy" w:date="2021-12-10T13:32:00Z">
              <w:rPr>
                <w:color w:val="000000"/>
              </w:rPr>
            </w:rPrChange>
          </w:rPr>
          <w:t>(</w:t>
        </w:r>
        <w:proofErr w:type="spellStart"/>
        <w:r w:rsidR="002D0B5B" w:rsidRPr="008E1A76">
          <w:rPr>
            <w:color w:val="000000" w:themeColor="text1"/>
            <w:rPrChange w:id="1140" w:author="Natasha Hardy" w:date="2021-12-10T13:32:00Z">
              <w:rPr>
                <w:color w:val="000000"/>
              </w:rPr>
            </w:rPrChange>
          </w:rPr>
          <w:t>i</w:t>
        </w:r>
        <w:proofErr w:type="spellEnd"/>
        <w:r w:rsidR="002D0B5B" w:rsidRPr="008E1A76">
          <w:rPr>
            <w:color w:val="000000" w:themeColor="text1"/>
            <w:rPrChange w:id="1141" w:author="Natasha Hardy" w:date="2021-12-10T13:32:00Z">
              <w:rPr>
                <w:color w:val="000000"/>
              </w:rPr>
            </w:rPrChange>
          </w:rPr>
          <w:t xml:space="preserve">) </w:t>
        </w:r>
      </w:ins>
      <w:ins w:id="1142" w:author="Natasha Hardy" w:date="2021-10-21T11:18:00Z">
        <w:r w:rsidR="005864FF" w:rsidRPr="008E1A76">
          <w:rPr>
            <w:color w:val="000000" w:themeColor="text1"/>
            <w:rPrChange w:id="1143" w:author="Natasha Hardy" w:date="2021-12-10T13:32:00Z">
              <w:rPr>
                <w:color w:val="000000"/>
              </w:rPr>
            </w:rPrChange>
          </w:rPr>
          <w:t>w</w:t>
        </w:r>
      </w:ins>
      <w:r w:rsidR="008445EE" w:rsidRPr="008E1A76">
        <w:rPr>
          <w:color w:val="000000" w:themeColor="text1"/>
          <w:rPrChange w:id="1144" w:author="Natasha Hardy" w:date="2021-12-10T13:32:00Z">
            <w:rPr>
              <w:color w:val="000000"/>
            </w:rPr>
          </w:rPrChange>
        </w:rPr>
        <w:t>e</w:t>
      </w:r>
      <w:r w:rsidR="00424E07" w:rsidRPr="008E1A76">
        <w:rPr>
          <w:color w:val="000000" w:themeColor="text1"/>
          <w:rPrChange w:id="1145" w:author="Natasha Hardy" w:date="2021-12-10T13:32:00Z">
            <w:rPr>
              <w:color w:val="000000"/>
            </w:rPr>
          </w:rPrChange>
        </w:rPr>
        <w:t xml:space="preserve"> </w:t>
      </w:r>
      <w:ins w:id="1146" w:author="Natasha Hardy" w:date="2021-10-21T11:18:00Z">
        <w:del w:id="1147" w:author="Rebecca McIntosh" w:date="2021-10-28T17:05:00Z">
          <w:r w:rsidR="005864FF" w:rsidRPr="008E1A76" w:rsidDel="004A2B98">
            <w:rPr>
              <w:color w:val="000000" w:themeColor="text1"/>
              <w:rPrChange w:id="1148" w:author="Natasha Hardy" w:date="2021-12-10T13:32:00Z">
                <w:rPr>
                  <w:color w:val="000000"/>
                </w:rPr>
              </w:rPrChange>
            </w:rPr>
            <w:delText xml:space="preserve">first </w:delText>
          </w:r>
        </w:del>
      </w:ins>
      <w:del w:id="1149" w:author="Rebecca McIntosh" w:date="2021-10-28T17:05:00Z">
        <w:r w:rsidR="00424E07" w:rsidRPr="008E1A76" w:rsidDel="004A2B98">
          <w:rPr>
            <w:color w:val="000000" w:themeColor="text1"/>
            <w:rPrChange w:id="1150" w:author="Natasha Hardy" w:date="2021-12-10T13:32:00Z">
              <w:rPr>
                <w:color w:val="000000"/>
              </w:rPr>
            </w:rPrChange>
          </w:rPr>
          <w:delText>aimed to</w:delText>
        </w:r>
        <w:r w:rsidR="008445EE" w:rsidRPr="008E1A76" w:rsidDel="004A2B98">
          <w:rPr>
            <w:color w:val="000000" w:themeColor="text1"/>
            <w:rPrChange w:id="1151" w:author="Natasha Hardy" w:date="2021-12-10T13:32:00Z">
              <w:rPr>
                <w:color w:val="000000"/>
              </w:rPr>
            </w:rPrChange>
          </w:rPr>
          <w:delText xml:space="preserve"> </w:delText>
        </w:r>
      </w:del>
      <w:r w:rsidR="008445EE" w:rsidRPr="008E1A76">
        <w:rPr>
          <w:color w:val="000000" w:themeColor="text1"/>
          <w:rPrChange w:id="1152" w:author="Natasha Hardy" w:date="2021-12-10T13:32:00Z">
            <w:rPr>
              <w:color w:val="000000"/>
            </w:rPr>
          </w:rPrChange>
        </w:rPr>
        <w:t xml:space="preserve">compare </w:t>
      </w:r>
      <w:ins w:id="1153" w:author="Natasha Hardy" w:date="2021-10-21T10:09:00Z">
        <w:r w:rsidR="00D942F2" w:rsidRPr="008E1A76">
          <w:rPr>
            <w:color w:val="000000" w:themeColor="text1"/>
            <w:rPrChange w:id="1154" w:author="Natasha Hardy" w:date="2021-12-10T13:32:00Z">
              <w:rPr>
                <w:color w:val="000000"/>
              </w:rPr>
            </w:rPrChange>
          </w:rPr>
          <w:t xml:space="preserve">overall </w:t>
        </w:r>
      </w:ins>
      <w:r w:rsidR="008445EE" w:rsidRPr="008E1A76">
        <w:rPr>
          <w:color w:val="000000" w:themeColor="text1"/>
          <w:rPrChange w:id="1155" w:author="Natasha Hardy" w:date="2021-12-10T13:32:00Z">
            <w:rPr/>
          </w:rPrChange>
        </w:rPr>
        <w:t>seabird and little penguin detection rate</w:t>
      </w:r>
      <w:r w:rsidR="008B3FEF" w:rsidRPr="008E1A76">
        <w:rPr>
          <w:color w:val="000000" w:themeColor="text1"/>
          <w:rPrChange w:id="1156" w:author="Natasha Hardy" w:date="2021-12-10T13:32:00Z">
            <w:rPr/>
          </w:rPrChange>
        </w:rPr>
        <w:t>s</w:t>
      </w:r>
      <w:ins w:id="1157" w:author="Natasha Hardy" w:date="2021-11-04T18:47:00Z">
        <w:r w:rsidR="002E61F3" w:rsidRPr="008E1A76">
          <w:rPr>
            <w:color w:val="000000" w:themeColor="text1"/>
            <w:rPrChange w:id="1158" w:author="Natasha Hardy" w:date="2021-12-10T13:32:00Z">
              <w:rPr/>
            </w:rPrChange>
          </w:rPr>
          <w:t xml:space="preserve"> across groups of samples, rather than sample-by-sample</w:t>
        </w:r>
      </w:ins>
      <w:ins w:id="1159" w:author="Natasha Hardy" w:date="2021-12-09T15:34:00Z">
        <w:r w:rsidR="002D0B5B" w:rsidRPr="008E1A76">
          <w:rPr>
            <w:color w:val="000000" w:themeColor="text1"/>
            <w:rPrChange w:id="1160" w:author="Natasha Hardy" w:date="2021-12-10T13:32:00Z">
              <w:rPr/>
            </w:rPrChange>
          </w:rPr>
          <w:t>; (ii) we</w:t>
        </w:r>
      </w:ins>
      <w:ins w:id="1161" w:author="Rebecca McIntosh" w:date="2021-10-28T17:05:00Z">
        <w:del w:id="1162" w:author="Natasha Hardy" w:date="2021-12-09T15:34:00Z">
          <w:r w:rsidR="004A2B98" w:rsidRPr="008E1A76" w:rsidDel="002D0B5B">
            <w:rPr>
              <w:color w:val="000000" w:themeColor="text1"/>
              <w:rPrChange w:id="1163" w:author="Natasha Hardy" w:date="2021-12-10T13:32:00Z">
                <w:rPr/>
              </w:rPrChange>
            </w:rPr>
            <w:delText>,</w:delText>
          </w:r>
        </w:del>
        <w:r w:rsidR="004A2B98" w:rsidRPr="008E1A76">
          <w:rPr>
            <w:color w:val="000000" w:themeColor="text1"/>
            <w:rPrChange w:id="1164" w:author="Natasha Hardy" w:date="2021-12-10T13:32:00Z">
              <w:rPr/>
            </w:rPrChange>
          </w:rPr>
          <w:t xml:space="preserve"> </w:t>
        </w:r>
      </w:ins>
      <w:del w:id="1165" w:author="Rebecca McIntosh" w:date="2021-10-28T17:05:00Z">
        <w:r w:rsidR="008445EE" w:rsidRPr="008E1A76" w:rsidDel="004A2B98">
          <w:rPr>
            <w:color w:val="000000" w:themeColor="text1"/>
            <w:rPrChange w:id="1166" w:author="Natasha Hardy" w:date="2021-12-10T13:32:00Z">
              <w:rPr/>
            </w:rPrChange>
          </w:rPr>
          <w:delText xml:space="preserve"> using hard-part</w:delText>
        </w:r>
        <w:r w:rsidR="008445EE" w:rsidRPr="008E1A76" w:rsidDel="004A2B98">
          <w:rPr>
            <w:color w:val="000000" w:themeColor="text1"/>
            <w:rPrChange w:id="1167" w:author="Natasha Hardy" w:date="2021-12-10T13:32:00Z">
              <w:rPr>
                <w:color w:val="000000"/>
              </w:rPr>
            </w:rPrChange>
          </w:rPr>
          <w:delText xml:space="preserve"> </w:delText>
        </w:r>
        <w:r w:rsidR="008445EE" w:rsidRPr="008E1A76" w:rsidDel="004A2B98">
          <w:rPr>
            <w:color w:val="000000" w:themeColor="text1"/>
            <w:rPrChange w:id="1168" w:author="Natasha Hardy" w:date="2021-12-10T13:32:00Z">
              <w:rPr/>
            </w:rPrChange>
          </w:rPr>
          <w:delText>and</w:delText>
        </w:r>
        <w:r w:rsidR="008445EE" w:rsidRPr="008E1A76" w:rsidDel="004A2B98">
          <w:rPr>
            <w:color w:val="000000" w:themeColor="text1"/>
            <w:rPrChange w:id="1169" w:author="Natasha Hardy" w:date="2021-12-10T13:32:00Z">
              <w:rPr>
                <w:color w:val="000000"/>
              </w:rPr>
            </w:rPrChange>
          </w:rPr>
          <w:delText xml:space="preserve"> </w:delText>
        </w:r>
        <w:r w:rsidR="00C84F54" w:rsidRPr="008E1A76" w:rsidDel="004A2B98">
          <w:rPr>
            <w:color w:val="000000" w:themeColor="text1"/>
            <w:rPrChange w:id="1170" w:author="Natasha Hardy" w:date="2021-12-10T13:32:00Z">
              <w:rPr>
                <w:color w:val="000000"/>
              </w:rPr>
            </w:rPrChange>
          </w:rPr>
          <w:delText>genetic</w:delText>
        </w:r>
        <w:r w:rsidR="008445EE" w:rsidRPr="008E1A76" w:rsidDel="004A2B98">
          <w:rPr>
            <w:color w:val="000000" w:themeColor="text1"/>
            <w:rPrChange w:id="1171" w:author="Natasha Hardy" w:date="2021-12-10T13:32:00Z">
              <w:rPr>
                <w:color w:val="000000"/>
              </w:rPr>
            </w:rPrChange>
          </w:rPr>
          <w:delText xml:space="preserve"> analys</w:delText>
        </w:r>
        <w:r w:rsidR="00C84F54" w:rsidRPr="008E1A76" w:rsidDel="004A2B98">
          <w:rPr>
            <w:color w:val="000000" w:themeColor="text1"/>
            <w:rPrChange w:id="1172" w:author="Natasha Hardy" w:date="2021-12-10T13:32:00Z">
              <w:rPr>
                <w:color w:val="000000"/>
              </w:rPr>
            </w:rPrChange>
          </w:rPr>
          <w:delText>e</w:delText>
        </w:r>
        <w:r w:rsidR="008445EE" w:rsidRPr="008E1A76" w:rsidDel="004A2B98">
          <w:rPr>
            <w:color w:val="000000" w:themeColor="text1"/>
            <w:rPrChange w:id="1173" w:author="Natasha Hardy" w:date="2021-12-10T13:32:00Z">
              <w:rPr/>
            </w:rPrChange>
          </w:rPr>
          <w:delText>s</w:delText>
        </w:r>
        <w:r w:rsidR="008445EE" w:rsidRPr="008E1A76" w:rsidDel="004A2B98">
          <w:rPr>
            <w:color w:val="000000" w:themeColor="text1"/>
            <w:rPrChange w:id="1174" w:author="Natasha Hardy" w:date="2021-12-10T13:32:00Z">
              <w:rPr>
                <w:color w:val="000000"/>
              </w:rPr>
            </w:rPrChange>
          </w:rPr>
          <w:delText xml:space="preserve">. </w:delText>
        </w:r>
      </w:del>
      <w:del w:id="1175" w:author="Rebecca McIntosh" w:date="2021-10-28T10:38:00Z">
        <w:r w:rsidR="008445EE" w:rsidRPr="008E1A76" w:rsidDel="000F53DF">
          <w:rPr>
            <w:color w:val="000000" w:themeColor="text1"/>
            <w:rPrChange w:id="1176" w:author="Natasha Hardy" w:date="2021-12-10T13:32:00Z">
              <w:rPr>
                <w:color w:val="000000"/>
              </w:rPr>
            </w:rPrChange>
          </w:rPr>
          <w:delText>Secondly</w:delText>
        </w:r>
      </w:del>
      <w:del w:id="1177" w:author="Rebecca McIntosh" w:date="2021-10-28T17:05:00Z">
        <w:r w:rsidR="008445EE" w:rsidRPr="008E1A76" w:rsidDel="004A2B98">
          <w:rPr>
            <w:color w:val="000000" w:themeColor="text1"/>
            <w:rPrChange w:id="1178" w:author="Natasha Hardy" w:date="2021-12-10T13:32:00Z">
              <w:rPr>
                <w:color w:val="000000"/>
              </w:rPr>
            </w:rPrChange>
          </w:rPr>
          <w:delText xml:space="preserve">, </w:delText>
        </w:r>
        <w:r w:rsidR="00424E07" w:rsidRPr="008E1A76" w:rsidDel="004A2B98">
          <w:rPr>
            <w:color w:val="000000" w:themeColor="text1"/>
            <w:rPrChange w:id="1179" w:author="Natasha Hardy" w:date="2021-12-10T13:32:00Z">
              <w:rPr>
                <w:color w:val="000000"/>
              </w:rPr>
            </w:rPrChange>
          </w:rPr>
          <w:delText xml:space="preserve">we </w:delText>
        </w:r>
      </w:del>
      <w:r w:rsidR="00424E07" w:rsidRPr="008E1A76">
        <w:rPr>
          <w:color w:val="000000" w:themeColor="text1"/>
          <w:rPrChange w:id="1180" w:author="Natasha Hardy" w:date="2021-12-10T13:32:00Z">
            <w:rPr>
              <w:color w:val="000000"/>
            </w:rPr>
          </w:rPrChange>
        </w:rPr>
        <w:t>investigate</w:t>
      </w:r>
      <w:r w:rsidR="008445EE" w:rsidRPr="008E1A76">
        <w:rPr>
          <w:color w:val="000000" w:themeColor="text1"/>
          <w:rPrChange w:id="1181" w:author="Natasha Hardy" w:date="2021-12-10T13:32:00Z">
            <w:rPr>
              <w:color w:val="000000"/>
            </w:rPr>
          </w:rPrChange>
        </w:rPr>
        <w:t xml:space="preserve"> the </w:t>
      </w:r>
      <w:r w:rsidR="008445EE" w:rsidRPr="008E1A76">
        <w:rPr>
          <w:color w:val="000000" w:themeColor="text1"/>
          <w:rPrChange w:id="1182" w:author="Natasha Hardy" w:date="2021-12-10T13:32:00Z">
            <w:rPr/>
          </w:rPrChange>
        </w:rPr>
        <w:t>diversity and relative importance</w:t>
      </w:r>
      <w:r w:rsidR="008445EE" w:rsidRPr="008E1A76">
        <w:rPr>
          <w:color w:val="000000" w:themeColor="text1"/>
          <w:rPrChange w:id="1183" w:author="Natasha Hardy" w:date="2021-12-10T13:32:00Z">
            <w:rPr>
              <w:color w:val="000000"/>
            </w:rPr>
          </w:rPrChange>
        </w:rPr>
        <w:t xml:space="preserve"> of seabirds </w:t>
      </w:r>
      <w:r w:rsidR="008445EE" w:rsidRPr="008E1A76">
        <w:rPr>
          <w:color w:val="000000" w:themeColor="text1"/>
          <w:rPrChange w:id="1184" w:author="Natasha Hardy" w:date="2021-12-10T13:32:00Z">
            <w:rPr/>
          </w:rPrChange>
        </w:rPr>
        <w:t>consumed</w:t>
      </w:r>
      <w:r w:rsidR="008445EE" w:rsidRPr="008E1A76">
        <w:rPr>
          <w:color w:val="000000" w:themeColor="text1"/>
          <w:rPrChange w:id="1185" w:author="Natasha Hardy" w:date="2021-12-10T13:32:00Z">
            <w:rPr>
              <w:color w:val="000000"/>
            </w:rPr>
          </w:rPrChange>
        </w:rPr>
        <w:t xml:space="preserve"> by </w:t>
      </w:r>
      <w:r w:rsidR="008445EE" w:rsidRPr="008E1A76">
        <w:rPr>
          <w:color w:val="000000" w:themeColor="text1"/>
          <w:rPrChange w:id="1186" w:author="Natasha Hardy" w:date="2021-12-10T13:32:00Z">
            <w:rPr/>
          </w:rPrChange>
        </w:rPr>
        <w:t>long-nosed fur seals</w:t>
      </w:r>
      <w:ins w:id="1187" w:author="Natasha Hardy" w:date="2021-12-09T15:34:00Z">
        <w:r w:rsidR="002D0B5B" w:rsidRPr="008E1A76">
          <w:rPr>
            <w:color w:val="000000" w:themeColor="text1"/>
            <w:rPrChange w:id="1188" w:author="Natasha Hardy" w:date="2021-12-10T13:32:00Z">
              <w:rPr/>
            </w:rPrChange>
          </w:rPr>
          <w:t xml:space="preserve">; and (iii) </w:t>
        </w:r>
      </w:ins>
      <w:ins w:id="1189" w:author="Michael Bunce" w:date="2021-12-09T12:09:00Z">
        <w:del w:id="1190" w:author="Natasha Hardy" w:date="2021-12-09T15:34:00Z">
          <w:r w:rsidR="003F1270" w:rsidRPr="008E1A76" w:rsidDel="002D0B5B">
            <w:rPr>
              <w:color w:val="000000" w:themeColor="text1"/>
              <w:rPrChange w:id="1191" w:author="Natasha Hardy" w:date="2021-12-10T13:32:00Z">
                <w:rPr/>
              </w:rPrChange>
            </w:rPr>
            <w:delText>. Finally</w:delText>
          </w:r>
        </w:del>
      </w:ins>
      <w:del w:id="1192" w:author="Natasha Hardy" w:date="2021-12-09T15:34:00Z">
        <w:r w:rsidR="008445EE" w:rsidRPr="008E1A76" w:rsidDel="002D0B5B">
          <w:rPr>
            <w:color w:val="000000" w:themeColor="text1"/>
            <w:rPrChange w:id="1193" w:author="Natasha Hardy" w:date="2021-12-10T13:32:00Z">
              <w:rPr>
                <w:color w:val="000000"/>
              </w:rPr>
            </w:rPrChange>
          </w:rPr>
          <w:delText xml:space="preserve"> from two geographic regions: near the </w:delText>
        </w:r>
        <w:r w:rsidR="00BA5971" w:rsidRPr="008E1A76" w:rsidDel="002D0B5B">
          <w:rPr>
            <w:color w:val="000000" w:themeColor="text1"/>
            <w:rPrChange w:id="1194" w:author="Natasha Hardy" w:date="2021-12-10T13:32:00Z">
              <w:rPr>
                <w:color w:val="000000"/>
              </w:rPr>
            </w:rPrChange>
          </w:rPr>
          <w:delText>center</w:delText>
        </w:r>
        <w:r w:rsidR="008445EE" w:rsidRPr="008E1A76" w:rsidDel="002D0B5B">
          <w:rPr>
            <w:color w:val="000000" w:themeColor="text1"/>
            <w:rPrChange w:id="1195" w:author="Natasha Hardy" w:date="2021-12-10T13:32:00Z">
              <w:rPr>
                <w:color w:val="000000"/>
              </w:rPr>
            </w:rPrChange>
          </w:rPr>
          <w:delText xml:space="preserve"> of the long-nosed fur seals’ geographic range in western Bass Strait; and at the species’ north-eastern range edge in eastern Bass Strait and along the Tasman Sea. </w:delText>
        </w:r>
      </w:del>
      <w:del w:id="1196" w:author="Natasha Hardy" w:date="2021-11-11T10:06:00Z">
        <w:r w:rsidR="007C2BDF" w:rsidRPr="008E1A76">
          <w:rPr>
            <w:color w:val="000000" w:themeColor="text1"/>
            <w:rPrChange w:id="1197" w:author="Natasha Hardy" w:date="2021-12-10T13:32:00Z">
              <w:rPr>
                <w:color w:val="000000"/>
              </w:rPr>
            </w:rPrChange>
          </w:rPr>
          <w:delText>Ultimately</w:delText>
        </w:r>
        <w:r w:rsidR="008445EE" w:rsidRPr="008E1A76">
          <w:rPr>
            <w:color w:val="000000" w:themeColor="text1"/>
            <w:rPrChange w:id="1198" w:author="Natasha Hardy" w:date="2021-12-10T13:32:00Z">
              <w:rPr>
                <w:color w:val="000000"/>
              </w:rPr>
            </w:rPrChange>
          </w:rPr>
          <w:delText>,</w:delText>
        </w:r>
      </w:del>
      <w:del w:id="1199" w:author="Natasha Hardy" w:date="2021-12-09T15:34:00Z">
        <w:r w:rsidR="007C2BDF" w:rsidRPr="008E1A76" w:rsidDel="002D0B5B">
          <w:rPr>
            <w:color w:val="000000" w:themeColor="text1"/>
            <w:rPrChange w:id="1200" w:author="Natasha Hardy" w:date="2021-12-10T13:32:00Z">
              <w:rPr>
                <w:color w:val="000000"/>
              </w:rPr>
            </w:rPrChange>
          </w:rPr>
          <w:delText>U</w:delText>
        </w:r>
      </w:del>
      <w:ins w:id="1201" w:author="Rebecca McIntosh" w:date="2021-10-28T17:06:00Z">
        <w:del w:id="1202" w:author="Natasha Hardy" w:date="2021-12-09T15:34:00Z">
          <w:r w:rsidR="004A2B98" w:rsidRPr="008E1A76" w:rsidDel="002D0B5B">
            <w:rPr>
              <w:color w:val="000000" w:themeColor="text1"/>
              <w:rPrChange w:id="1203" w:author="Natasha Hardy" w:date="2021-12-10T13:32:00Z">
                <w:rPr>
                  <w:color w:val="000000"/>
                </w:rPr>
              </w:rPrChange>
            </w:rPr>
            <w:delText>and</w:delText>
          </w:r>
        </w:del>
        <w:del w:id="1204" w:author="Natasha Hardy" w:date="2021-11-04T18:48:00Z">
          <w:r w:rsidR="004A2B98" w:rsidRPr="008E1A76" w:rsidDel="002E61F3">
            <w:rPr>
              <w:color w:val="000000" w:themeColor="text1"/>
              <w:rPrChange w:id="1205" w:author="Natasha Hardy" w:date="2021-12-10T13:32:00Z">
                <w:rPr>
                  <w:color w:val="000000"/>
                </w:rPr>
              </w:rPrChange>
            </w:rPr>
            <w:delText xml:space="preserve"> u</w:delText>
          </w:r>
        </w:del>
      </w:ins>
      <w:del w:id="1206" w:author="Natasha Hardy" w:date="2021-11-04T18:48:00Z">
        <w:r w:rsidR="007C2BDF" w:rsidRPr="008E1A76" w:rsidDel="002E61F3">
          <w:rPr>
            <w:color w:val="000000" w:themeColor="text1"/>
            <w:rPrChange w:id="1207" w:author="Natasha Hardy" w:date="2021-12-10T13:32:00Z">
              <w:rPr>
                <w:color w:val="000000"/>
              </w:rPr>
            </w:rPrChange>
          </w:rPr>
          <w:delText>ltimately</w:delText>
        </w:r>
      </w:del>
      <w:ins w:id="1208" w:author="Natasha Hardy" w:date="2021-11-04T18:48:00Z">
        <w:r w:rsidR="002E61F3" w:rsidRPr="008E1A76">
          <w:rPr>
            <w:color w:val="000000" w:themeColor="text1"/>
            <w:rPrChange w:id="1209" w:author="Natasha Hardy" w:date="2021-12-10T13:32:00Z">
              <w:rPr>
                <w:color w:val="000000"/>
              </w:rPr>
            </w:rPrChange>
          </w:rPr>
          <w:t xml:space="preserve">we </w:t>
        </w:r>
      </w:ins>
      <w:del w:id="1210" w:author="Rebecca McIntosh" w:date="2021-10-28T17:06:00Z">
        <w:r w:rsidR="008445EE" w:rsidRPr="008E1A76" w:rsidDel="004A2B98">
          <w:rPr>
            <w:color w:val="000000" w:themeColor="text1"/>
            <w:rPrChange w:id="1211" w:author="Natasha Hardy" w:date="2021-12-10T13:32:00Z">
              <w:rPr>
                <w:color w:val="000000"/>
              </w:rPr>
            </w:rPrChange>
          </w:rPr>
          <w:delText xml:space="preserve">we </w:delText>
        </w:r>
      </w:del>
      <w:ins w:id="1212" w:author="Michael Bunce" w:date="2021-12-09T12:10:00Z">
        <w:r w:rsidR="003F1270" w:rsidRPr="008E1A76">
          <w:rPr>
            <w:color w:val="000000" w:themeColor="text1"/>
            <w:rPrChange w:id="1213" w:author="Natasha Hardy" w:date="2021-12-10T13:32:00Z">
              <w:rPr/>
            </w:rPrChange>
          </w:rPr>
          <w:t>explore</w:t>
        </w:r>
      </w:ins>
      <w:del w:id="1214" w:author="Michael Bunce" w:date="2021-12-09T12:10:00Z">
        <w:r w:rsidR="00424E07" w:rsidRPr="008E1A76" w:rsidDel="003F1270">
          <w:rPr>
            <w:color w:val="000000" w:themeColor="text1"/>
            <w:rPrChange w:id="1215" w:author="Natasha Hardy" w:date="2021-12-10T13:32:00Z">
              <w:rPr/>
            </w:rPrChange>
          </w:rPr>
          <w:delText>provid</w:delText>
        </w:r>
      </w:del>
      <w:del w:id="1216" w:author="Michael Bunce" w:date="2021-12-09T12:09:00Z">
        <w:r w:rsidR="00424E07" w:rsidRPr="008E1A76" w:rsidDel="003F1270">
          <w:rPr>
            <w:color w:val="000000" w:themeColor="text1"/>
            <w:rPrChange w:id="1217" w:author="Natasha Hardy" w:date="2021-12-10T13:32:00Z">
              <w:rPr/>
            </w:rPrChange>
          </w:rPr>
          <w:delText>e</w:delText>
        </w:r>
      </w:del>
      <w:r w:rsidR="00424E07" w:rsidRPr="008E1A76">
        <w:rPr>
          <w:color w:val="000000" w:themeColor="text1"/>
          <w:rPrChange w:id="1218" w:author="Natasha Hardy" w:date="2021-12-10T13:32:00Z">
            <w:rPr/>
          </w:rPrChange>
        </w:rPr>
        <w:t xml:space="preserve"> a minimum estimate of penguin abundance consumed </w:t>
      </w:r>
      <w:del w:id="1219" w:author="Rebecca McIntosh" w:date="2021-10-28T17:06:00Z">
        <w:r w:rsidR="00424E07" w:rsidRPr="008E1A76" w:rsidDel="004A2B98">
          <w:rPr>
            <w:color w:val="000000" w:themeColor="text1"/>
            <w:rPrChange w:id="1220" w:author="Natasha Hardy" w:date="2021-12-10T13:32:00Z">
              <w:rPr/>
            </w:rPrChange>
          </w:rPr>
          <w:delText>by long-nosed fur seals</w:delText>
        </w:r>
        <w:r w:rsidR="00424E07" w:rsidRPr="008E1A76" w:rsidDel="004A2B98">
          <w:rPr>
            <w:color w:val="000000" w:themeColor="text1"/>
            <w:rPrChange w:id="1221" w:author="Natasha Hardy" w:date="2021-12-10T13:32:00Z">
              <w:rPr>
                <w:color w:val="000000"/>
              </w:rPr>
            </w:rPrChange>
          </w:rPr>
          <w:delText xml:space="preserve"> </w:delText>
        </w:r>
      </w:del>
      <w:r w:rsidR="00424E07" w:rsidRPr="008E1A76">
        <w:rPr>
          <w:color w:val="000000" w:themeColor="text1"/>
          <w:rPrChange w:id="1222" w:author="Natasha Hardy" w:date="2021-12-10T13:32:00Z">
            <w:rPr>
              <w:color w:val="000000"/>
            </w:rPr>
          </w:rPrChange>
        </w:rPr>
        <w:t xml:space="preserve">by </w:t>
      </w:r>
      <w:r w:rsidR="00BA5971" w:rsidRPr="008E1A76">
        <w:rPr>
          <w:color w:val="000000" w:themeColor="text1"/>
          <w:rPrChange w:id="1223" w:author="Natasha Hardy" w:date="2021-12-10T13:32:00Z">
            <w:rPr>
              <w:color w:val="000000"/>
            </w:rPr>
          </w:rPrChange>
        </w:rPr>
        <w:t>analyzing</w:t>
      </w:r>
      <w:r w:rsidR="008445EE" w:rsidRPr="008E1A76">
        <w:rPr>
          <w:color w:val="000000" w:themeColor="text1"/>
          <w:rPrChange w:id="1224" w:author="Natasha Hardy" w:date="2021-12-10T13:32:00Z">
            <w:rPr>
              <w:color w:val="000000"/>
            </w:rPr>
          </w:rPrChange>
        </w:rPr>
        <w:t xml:space="preserve"> </w:t>
      </w:r>
      <w:r w:rsidR="008445EE" w:rsidRPr="008E1A76">
        <w:rPr>
          <w:color w:val="000000" w:themeColor="text1"/>
          <w:rPrChange w:id="1225" w:author="Natasha Hardy" w:date="2021-12-10T13:32:00Z">
            <w:rPr/>
          </w:rPrChange>
        </w:rPr>
        <w:t>mitochondrial</w:t>
      </w:r>
      <w:r w:rsidR="008445EE" w:rsidRPr="008E1A76">
        <w:rPr>
          <w:color w:val="000000" w:themeColor="text1"/>
          <w:rPrChange w:id="1226" w:author="Natasha Hardy" w:date="2021-12-10T13:32:00Z">
            <w:rPr>
              <w:color w:val="000000"/>
            </w:rPr>
          </w:rPrChange>
        </w:rPr>
        <w:t xml:space="preserve"> haplotype diversity among little penguin DNA obtained.</w:t>
      </w:r>
    </w:p>
    <w:p w14:paraId="1E188217" w14:textId="77777777" w:rsidR="00C65F08" w:rsidRPr="008E1A76" w:rsidRDefault="00C65F08" w:rsidP="001553A7">
      <w:pPr>
        <w:pBdr>
          <w:top w:val="nil"/>
          <w:left w:val="nil"/>
          <w:bottom w:val="nil"/>
          <w:right w:val="nil"/>
          <w:between w:val="nil"/>
        </w:pBdr>
        <w:rPr>
          <w:color w:val="000000" w:themeColor="text1"/>
          <w:rPrChange w:id="1227" w:author="Natasha Hardy" w:date="2021-12-10T13:32:00Z">
            <w:rPr/>
          </w:rPrChange>
        </w:rPr>
      </w:pPr>
    </w:p>
    <w:p w14:paraId="2D4372DD" w14:textId="42A1317A" w:rsidR="00C65F08" w:rsidRPr="008E1A76" w:rsidRDefault="008445EE" w:rsidP="001553A7">
      <w:pPr>
        <w:pStyle w:val="Heading2"/>
        <w:rPr>
          <w:color w:val="000000" w:themeColor="text1"/>
          <w:rPrChange w:id="1228" w:author="Natasha Hardy" w:date="2021-12-10T13:32:00Z">
            <w:rPr/>
          </w:rPrChange>
        </w:rPr>
      </w:pPr>
      <w:bookmarkStart w:id="1229" w:name="_2et92p0" w:colFirst="0" w:colLast="0"/>
      <w:bookmarkEnd w:id="1229"/>
      <w:r w:rsidRPr="008E1A76">
        <w:rPr>
          <w:color w:val="000000" w:themeColor="text1"/>
          <w:rPrChange w:id="1230" w:author="Natasha Hardy" w:date="2021-12-10T13:32:00Z">
            <w:rPr/>
          </w:rPrChange>
        </w:rPr>
        <w:lastRenderedPageBreak/>
        <w:t>Methods</w:t>
      </w:r>
      <w:ins w:id="1231" w:author="Rebecca McIntosh" w:date="2021-10-28T12:22:00Z">
        <w:del w:id="1232" w:author="Natasha Hardy" w:date="2021-12-10T13:04:00Z">
          <w:r w:rsidR="00515F6D" w:rsidRPr="008E1A76" w:rsidDel="00342B7A">
            <w:rPr>
              <w:color w:val="000000" w:themeColor="text1"/>
              <w:rPrChange w:id="1233" w:author="Natasha Hardy" w:date="2021-12-10T13:32:00Z">
                <w:rPr/>
              </w:rPrChange>
            </w:rPr>
            <w:delText xml:space="preserve"> 1</w:delText>
          </w:r>
        </w:del>
        <w:del w:id="1234" w:author="Natasha Hardy" w:date="2021-11-11T12:19:00Z">
          <w:r w:rsidR="00515F6D" w:rsidRPr="008E1A76" w:rsidDel="0047137C">
            <w:rPr>
              <w:color w:val="000000" w:themeColor="text1"/>
              <w:rPrChange w:id="1235" w:author="Natasha Hardy" w:date="2021-12-10T13:32:00Z">
                <w:rPr/>
              </w:rPrChange>
            </w:rPr>
            <w:delText>3</w:delText>
          </w:r>
        </w:del>
      </w:ins>
      <w:ins w:id="1236" w:author="Rebecca McIntosh" w:date="2021-10-29T12:15:00Z">
        <w:del w:id="1237" w:author="Natasha Hardy" w:date="2021-11-11T12:19:00Z">
          <w:r w:rsidR="00144DC8" w:rsidRPr="008E1A76" w:rsidDel="0047137C">
            <w:rPr>
              <w:color w:val="000000" w:themeColor="text1"/>
              <w:rPrChange w:id="1238" w:author="Natasha Hardy" w:date="2021-12-10T13:32:00Z">
                <w:rPr/>
              </w:rPrChange>
            </w:rPr>
            <w:delText>22</w:delText>
          </w:r>
        </w:del>
      </w:ins>
      <w:ins w:id="1239" w:author="Rebecca McIntosh" w:date="2021-10-28T12:22:00Z">
        <w:del w:id="1240" w:author="Natasha Hardy" w:date="2021-11-11T14:39:00Z">
          <w:r w:rsidR="00515F6D" w:rsidRPr="008E1A76" w:rsidDel="00762DF3">
            <w:rPr>
              <w:color w:val="000000" w:themeColor="text1"/>
              <w:rPrChange w:id="1241" w:author="Natasha Hardy" w:date="2021-12-10T13:32:00Z">
                <w:rPr/>
              </w:rPrChange>
            </w:rPr>
            <w:delText xml:space="preserve"> words</w:delText>
          </w:r>
        </w:del>
      </w:ins>
    </w:p>
    <w:p w14:paraId="19A31644" w14:textId="77777777" w:rsidR="00C65F08" w:rsidRPr="008E1A76" w:rsidRDefault="00C65F08" w:rsidP="001553A7">
      <w:pPr>
        <w:rPr>
          <w:color w:val="000000" w:themeColor="text1"/>
          <w:rPrChange w:id="1242" w:author="Natasha Hardy" w:date="2021-12-10T13:32:00Z">
            <w:rPr/>
          </w:rPrChange>
        </w:rPr>
      </w:pPr>
    </w:p>
    <w:p w14:paraId="2099EE52" w14:textId="1F008D3C" w:rsidR="00C65F08" w:rsidRPr="008E1A76" w:rsidRDefault="008445EE" w:rsidP="001553A7">
      <w:pPr>
        <w:pStyle w:val="Heading3"/>
        <w:rPr>
          <w:color w:val="000000" w:themeColor="text1"/>
          <w:rPrChange w:id="1243" w:author="Natasha Hardy" w:date="2021-12-10T13:32:00Z">
            <w:rPr/>
          </w:rPrChange>
        </w:rPr>
      </w:pPr>
      <w:del w:id="1244" w:author="Natasha Hardy" w:date="2021-12-09T15:40:00Z">
        <w:r w:rsidRPr="008E1A76" w:rsidDel="002D0B5B">
          <w:rPr>
            <w:color w:val="000000" w:themeColor="text1"/>
            <w:rPrChange w:id="1245" w:author="Natasha Hardy" w:date="2021-12-10T13:32:00Z">
              <w:rPr/>
            </w:rPrChange>
          </w:rPr>
          <w:delText>Collections of long-nosed fur seal scats across southeastern Australia</w:delText>
        </w:r>
      </w:del>
      <w:ins w:id="1246" w:author="Natasha Hardy" w:date="2021-12-09T15:40:00Z">
        <w:r w:rsidR="002D0B5B" w:rsidRPr="008E1A76">
          <w:rPr>
            <w:color w:val="000000" w:themeColor="text1"/>
            <w:rPrChange w:id="1247" w:author="Natasha Hardy" w:date="2021-12-10T13:32:00Z">
              <w:rPr/>
            </w:rPrChange>
          </w:rPr>
          <w:t>Sample collection</w:t>
        </w:r>
      </w:ins>
    </w:p>
    <w:p w14:paraId="4C587B6E" w14:textId="77777777" w:rsidR="00C65F08" w:rsidRPr="008E1A76" w:rsidRDefault="00C65F08" w:rsidP="001553A7">
      <w:pPr>
        <w:pBdr>
          <w:top w:val="nil"/>
          <w:left w:val="nil"/>
          <w:bottom w:val="nil"/>
          <w:right w:val="nil"/>
          <w:between w:val="nil"/>
        </w:pBdr>
        <w:rPr>
          <w:color w:val="000000" w:themeColor="text1"/>
          <w:rPrChange w:id="1248" w:author="Natasha Hardy" w:date="2021-12-10T13:32:00Z">
            <w:rPr>
              <w:color w:val="000000"/>
            </w:rPr>
          </w:rPrChange>
        </w:rPr>
      </w:pPr>
    </w:p>
    <w:p w14:paraId="79841B46" w14:textId="6C34B1CF" w:rsidR="00C65F08" w:rsidRPr="008E1A76" w:rsidRDefault="008445EE" w:rsidP="001553A7">
      <w:pPr>
        <w:pBdr>
          <w:top w:val="nil"/>
          <w:left w:val="nil"/>
          <w:bottom w:val="nil"/>
          <w:right w:val="nil"/>
          <w:between w:val="nil"/>
        </w:pBdr>
        <w:rPr>
          <w:rFonts w:ascii="Times New Roman" w:eastAsia="Times New Roman" w:hAnsi="Times New Roman" w:cs="Times New Roman"/>
          <w:color w:val="000000" w:themeColor="text1"/>
          <w:rPrChange w:id="1249" w:author="Natasha Hardy" w:date="2021-12-10T13:32:00Z">
            <w:rPr>
              <w:rFonts w:ascii="Times New Roman" w:eastAsia="Times New Roman" w:hAnsi="Times New Roman" w:cs="Times New Roman"/>
              <w:color w:val="000000"/>
            </w:rPr>
          </w:rPrChange>
        </w:rPr>
      </w:pPr>
      <w:r w:rsidRPr="008E1A76">
        <w:rPr>
          <w:color w:val="000000" w:themeColor="text1"/>
          <w:rPrChange w:id="1250" w:author="Natasha Hardy" w:date="2021-12-10T13:32:00Z">
            <w:rPr>
              <w:color w:val="000000"/>
            </w:rPr>
          </w:rPrChange>
        </w:rPr>
        <w:t xml:space="preserve">Individual </w:t>
      </w:r>
      <w:r w:rsidR="009943B4" w:rsidRPr="008E1A76">
        <w:rPr>
          <w:color w:val="000000" w:themeColor="text1"/>
          <w:rPrChange w:id="1251" w:author="Natasha Hardy" w:date="2021-12-10T13:32:00Z">
            <w:rPr>
              <w:color w:val="000000"/>
            </w:rPr>
          </w:rPrChange>
        </w:rPr>
        <w:t xml:space="preserve">predator </w:t>
      </w:r>
      <w:r w:rsidRPr="008E1A76">
        <w:rPr>
          <w:color w:val="000000" w:themeColor="text1"/>
          <w:rPrChange w:id="1252" w:author="Natasha Hardy" w:date="2021-12-10T13:32:00Z">
            <w:rPr>
              <w:color w:val="000000"/>
            </w:rPr>
          </w:rPrChange>
        </w:rPr>
        <w:t>scat samples (n = 99) were collected across multiple time points from four</w:t>
      </w:r>
      <w:r w:rsidRPr="008E1A76">
        <w:rPr>
          <w:color w:val="000000" w:themeColor="text1"/>
          <w:rPrChange w:id="1253" w:author="Natasha Hardy" w:date="2021-12-10T13:32:00Z">
            <w:rPr/>
          </w:rPrChange>
        </w:rPr>
        <w:t xml:space="preserve"> long-nosed fur seal</w:t>
      </w:r>
      <w:r w:rsidRPr="008E1A76">
        <w:rPr>
          <w:color w:val="000000" w:themeColor="text1"/>
          <w:rPrChange w:id="1254" w:author="Natasha Hardy" w:date="2021-12-10T13:32:00Z">
            <w:rPr>
              <w:color w:val="000000"/>
            </w:rPr>
          </w:rPrChange>
        </w:rPr>
        <w:t xml:space="preserve"> breeding colonies </w:t>
      </w:r>
      <w:ins w:id="1255" w:author="Natasha Hardy" w:date="2021-11-11T11:05:00Z">
        <w:r w:rsidR="00850141" w:rsidRPr="008E1A76">
          <w:rPr>
            <w:color w:val="000000" w:themeColor="text1"/>
            <w:rPrChange w:id="1256" w:author="Natasha Hardy" w:date="2021-12-10T13:32:00Z">
              <w:rPr>
                <w:color w:val="000000"/>
              </w:rPr>
            </w:rPrChange>
          </w:rPr>
          <w:t>in Bass Strait and NSW,</w:t>
        </w:r>
      </w:ins>
      <w:del w:id="1257" w:author="Natasha Hardy" w:date="2021-11-11T11:05:00Z">
        <w:r w:rsidRPr="008E1A76" w:rsidDel="00850141">
          <w:rPr>
            <w:color w:val="000000" w:themeColor="text1"/>
            <w:rPrChange w:id="1258" w:author="Natasha Hardy" w:date="2021-12-10T13:32:00Z">
              <w:rPr>
                <w:color w:val="000000"/>
              </w:rPr>
            </w:rPrChange>
          </w:rPr>
          <w:delText>in</w:delText>
        </w:r>
      </w:del>
      <w:r w:rsidRPr="008E1A76">
        <w:rPr>
          <w:color w:val="000000" w:themeColor="text1"/>
          <w:rPrChange w:id="1259" w:author="Natasha Hardy" w:date="2021-12-10T13:32:00Z">
            <w:rPr>
              <w:color w:val="000000"/>
            </w:rPr>
          </w:rPrChange>
        </w:rPr>
        <w:t xml:space="preserve"> southeastern Australia (Fig. 1</w:t>
      </w:r>
      <w:del w:id="1260" w:author="Natasha Hardy" w:date="2021-12-10T11:18:00Z">
        <w:r w:rsidRPr="008E1A76" w:rsidDel="00BE4A06">
          <w:rPr>
            <w:color w:val="000000" w:themeColor="text1"/>
            <w:rPrChange w:id="1261" w:author="Natasha Hardy" w:date="2021-12-10T13:32:00Z">
              <w:rPr>
                <w:color w:val="000000"/>
              </w:rPr>
            </w:rPrChange>
          </w:rPr>
          <w:delText xml:space="preserve">, </w:delText>
        </w:r>
      </w:del>
      <w:ins w:id="1262" w:author="Natasha Hardy" w:date="2021-12-10T11:18:00Z">
        <w:r w:rsidR="00BE4A06" w:rsidRPr="008E1A76">
          <w:rPr>
            <w:color w:val="000000" w:themeColor="text1"/>
          </w:rPr>
          <w:t xml:space="preserve"> &amp;</w:t>
        </w:r>
        <w:r w:rsidR="00BE4A06" w:rsidRPr="008E1A76">
          <w:rPr>
            <w:color w:val="000000" w:themeColor="text1"/>
            <w:rPrChange w:id="1263" w:author="Natasha Hardy" w:date="2021-12-10T13:32:00Z">
              <w:rPr>
                <w:color w:val="000000"/>
              </w:rPr>
            </w:rPrChange>
          </w:rPr>
          <w:t xml:space="preserve"> </w:t>
        </w:r>
      </w:ins>
      <w:r w:rsidRPr="008E1A76">
        <w:rPr>
          <w:color w:val="000000" w:themeColor="text1"/>
          <w:rPrChange w:id="1264" w:author="Natasha Hardy" w:date="2021-12-10T13:32:00Z">
            <w:rPr>
              <w:color w:val="000000"/>
            </w:rPr>
          </w:rPrChange>
        </w:rPr>
        <w:t>2</w:t>
      </w:r>
      <w:del w:id="1265" w:author="Natasha Hardy" w:date="2021-12-10T11:18:00Z">
        <w:r w:rsidRPr="008E1A76" w:rsidDel="00BE4A06">
          <w:rPr>
            <w:color w:val="000000" w:themeColor="text1"/>
            <w:rPrChange w:id="1266" w:author="Natasha Hardy" w:date="2021-12-10T13:32:00Z">
              <w:rPr>
                <w:color w:val="000000"/>
              </w:rPr>
            </w:rPrChange>
          </w:rPr>
          <w:delText>a &amp; 2b</w:delText>
        </w:r>
      </w:del>
      <w:del w:id="1267" w:author="Natasha Hardy" w:date="2021-11-11T11:05:00Z">
        <w:r w:rsidRPr="008E1A76" w:rsidDel="00850141">
          <w:rPr>
            <w:color w:val="000000" w:themeColor="text1"/>
            <w:rPrChange w:id="1268" w:author="Natasha Hardy" w:date="2021-12-10T13:32:00Z">
              <w:rPr>
                <w:color w:val="000000"/>
              </w:rPr>
            </w:rPrChange>
          </w:rPr>
          <w:delText>).</w:delText>
        </w:r>
        <w:r w:rsidRPr="008E1A76" w:rsidDel="00850141">
          <w:rPr>
            <w:color w:val="000000" w:themeColor="text1"/>
            <w:rPrChange w:id="1269" w:author="Natasha Hardy" w:date="2021-12-10T13:32:00Z">
              <w:rPr/>
            </w:rPrChange>
          </w:rPr>
          <w:delText xml:space="preserve"> </w:delText>
        </w:r>
      </w:del>
      <w:ins w:id="1270" w:author="Natasha Hardy" w:date="2021-11-11T11:05:00Z">
        <w:r w:rsidR="00850141" w:rsidRPr="008E1A76">
          <w:rPr>
            <w:color w:val="000000" w:themeColor="text1"/>
            <w:rPrChange w:id="1271" w:author="Natasha Hardy" w:date="2021-12-10T13:32:00Z">
              <w:rPr>
                <w:color w:val="000000"/>
              </w:rPr>
            </w:rPrChange>
          </w:rPr>
          <w:t>)</w:t>
        </w:r>
      </w:ins>
      <w:ins w:id="1272" w:author="Natasha Hardy" w:date="2021-12-09T15:41:00Z">
        <w:r w:rsidR="002D0B5B" w:rsidRPr="008E1A76">
          <w:rPr>
            <w:color w:val="000000" w:themeColor="text1"/>
            <w:rPrChange w:id="1273" w:author="Natasha Hardy" w:date="2021-12-10T13:32:00Z">
              <w:rPr/>
            </w:rPrChange>
          </w:rPr>
          <w:t>.</w:t>
        </w:r>
      </w:ins>
      <w:del w:id="1274" w:author="Natasha Hardy" w:date="2021-11-11T11:05:00Z">
        <w:r w:rsidRPr="008E1A76" w:rsidDel="00850141">
          <w:rPr>
            <w:color w:val="000000" w:themeColor="text1"/>
            <w:rPrChange w:id="1275" w:author="Natasha Hardy" w:date="2021-12-10T13:32:00Z">
              <w:rPr/>
            </w:rPrChange>
          </w:rPr>
          <w:delText>Long</w:delText>
        </w:r>
      </w:del>
      <w:del w:id="1276" w:author="Natasha Hardy" w:date="2021-12-09T15:41:00Z">
        <w:r w:rsidRPr="008E1A76" w:rsidDel="002D0B5B">
          <w:rPr>
            <w:color w:val="000000" w:themeColor="text1"/>
            <w:rPrChange w:id="1277" w:author="Natasha Hardy" w:date="2021-12-10T13:32:00Z">
              <w:rPr/>
            </w:rPrChange>
          </w:rPr>
          <w:delText>-nosed fur seals</w:delText>
        </w:r>
        <w:r w:rsidRPr="008E1A76" w:rsidDel="002D0B5B">
          <w:rPr>
            <w:color w:val="000000" w:themeColor="text1"/>
            <w:rPrChange w:id="1278" w:author="Natasha Hardy" w:date="2021-12-10T13:32:00Z">
              <w:rPr>
                <w:color w:val="000000"/>
              </w:rPr>
            </w:rPrChange>
          </w:rPr>
          <w:delText xml:space="preserve"> have only recently begun breeding</w:delText>
        </w:r>
      </w:del>
      <w:del w:id="1279" w:author="Natasha Hardy" w:date="2021-11-11T11:05:00Z">
        <w:r w:rsidRPr="008E1A76" w:rsidDel="00850141">
          <w:rPr>
            <w:color w:val="000000" w:themeColor="text1"/>
            <w:rPrChange w:id="1280" w:author="Natasha Hardy" w:date="2021-12-10T13:32:00Z">
              <w:rPr>
                <w:color w:val="000000"/>
              </w:rPr>
            </w:rPrChange>
          </w:rPr>
          <w:delText xml:space="preserve"> in Bass Strait and NSW</w:delText>
        </w:r>
      </w:del>
      <w:del w:id="1281" w:author="Natasha Hardy" w:date="2021-12-09T15:41:00Z">
        <w:r w:rsidR="00644E4A" w:rsidRPr="008E1A76" w:rsidDel="002D0B5B">
          <w:rPr>
            <w:color w:val="000000" w:themeColor="text1"/>
            <w:rPrChange w:id="1282" w:author="Natasha Hardy" w:date="2021-12-10T13:32:00Z">
              <w:rPr>
                <w:color w:val="000000"/>
              </w:rPr>
            </w:rPrChange>
          </w:rPr>
          <w:delText>.</w:delText>
        </w:r>
      </w:del>
      <w:r w:rsidRPr="008E1A76">
        <w:rPr>
          <w:color w:val="000000" w:themeColor="text1"/>
          <w:rPrChange w:id="1283" w:author="Natasha Hardy" w:date="2021-12-10T13:32:00Z">
            <w:rPr/>
          </w:rPrChange>
        </w:rPr>
        <w:t xml:space="preserve"> </w:t>
      </w:r>
      <w:r w:rsidR="00644E4A" w:rsidRPr="008E1A76">
        <w:rPr>
          <w:color w:val="000000" w:themeColor="text1"/>
          <w:rPrChange w:id="1284" w:author="Natasha Hardy" w:date="2021-12-10T13:32:00Z">
            <w:rPr/>
          </w:rPrChange>
        </w:rPr>
        <w:t>P</w:t>
      </w:r>
      <w:r w:rsidRPr="008E1A76">
        <w:rPr>
          <w:color w:val="000000" w:themeColor="text1"/>
          <w:rPrChange w:id="1285" w:author="Natasha Hardy" w:date="2021-12-10T13:32:00Z">
            <w:rPr/>
          </w:rPrChange>
        </w:rPr>
        <w:t>up abundance</w:t>
      </w:r>
      <w:r w:rsidR="00644E4A" w:rsidRPr="008E1A76">
        <w:rPr>
          <w:color w:val="000000" w:themeColor="text1"/>
          <w:rPrChange w:id="1286" w:author="Natasha Hardy" w:date="2021-12-10T13:32:00Z">
            <w:rPr/>
          </w:rPrChange>
        </w:rPr>
        <w:t>s are illustrated</w:t>
      </w:r>
      <w:r w:rsidRPr="008E1A76">
        <w:rPr>
          <w:color w:val="000000" w:themeColor="text1"/>
          <w:rPrChange w:id="1287" w:author="Natasha Hardy" w:date="2021-12-10T13:32:00Z">
            <w:rPr/>
          </w:rPrChange>
        </w:rPr>
        <w:t xml:space="preserve"> as a </w:t>
      </w:r>
      <w:ins w:id="1288" w:author="Natasha Hardy" w:date="2021-11-11T11:04:00Z">
        <w:r w:rsidR="00850141" w:rsidRPr="008E1A76">
          <w:rPr>
            <w:color w:val="000000" w:themeColor="text1"/>
            <w:rPrChange w:id="1289" w:author="Natasha Hardy" w:date="2021-12-10T13:32:00Z">
              <w:rPr/>
            </w:rPrChange>
          </w:rPr>
          <w:t xml:space="preserve">conventional </w:t>
        </w:r>
      </w:ins>
      <w:r w:rsidRPr="008E1A76">
        <w:rPr>
          <w:color w:val="000000" w:themeColor="text1"/>
          <w:rPrChange w:id="1290" w:author="Natasha Hardy" w:date="2021-12-10T13:32:00Z">
            <w:rPr/>
          </w:rPrChange>
        </w:rPr>
        <w:t>proxy for relative seal population (Fig. 1</w:t>
      </w:r>
      <w:r w:rsidR="00644E4A" w:rsidRPr="008E1A76">
        <w:rPr>
          <w:color w:val="000000" w:themeColor="text1"/>
          <w:rPrChange w:id="1291" w:author="Natasha Hardy" w:date="2021-12-10T13:32:00Z">
            <w:rPr/>
          </w:rPrChange>
        </w:rPr>
        <w:t xml:space="preserve">; </w:t>
      </w:r>
      <w:r w:rsidR="0034344F" w:rsidRPr="008E1A76">
        <w:rPr>
          <w:color w:val="000000" w:themeColor="text1"/>
          <w:rPrChange w:id="1292" w:author="Natasha Hardy" w:date="2021-12-10T13:32:00Z">
            <w:rPr/>
          </w:rPrChange>
        </w:rPr>
        <w:t>Appendix</w:t>
      </w:r>
      <w:r w:rsidR="00644E4A" w:rsidRPr="008E1A76">
        <w:rPr>
          <w:color w:val="000000" w:themeColor="text1"/>
          <w:rPrChange w:id="1293" w:author="Natasha Hardy" w:date="2021-12-10T13:32:00Z">
            <w:rPr/>
          </w:rPrChange>
        </w:rPr>
        <w:t xml:space="preserve"> S1.1</w:t>
      </w:r>
      <w:r w:rsidRPr="008E1A76">
        <w:rPr>
          <w:color w:val="000000" w:themeColor="text1"/>
          <w:rPrChange w:id="1294" w:author="Natasha Hardy" w:date="2021-12-10T13:32:00Z">
            <w:rPr/>
          </w:rPrChange>
        </w:rPr>
        <w:t xml:space="preserve">). </w:t>
      </w:r>
      <w:r w:rsidRPr="008E1A76">
        <w:rPr>
          <w:rFonts w:ascii="Times New Roman" w:eastAsia="Times New Roman" w:hAnsi="Times New Roman" w:cs="Times New Roman"/>
          <w:color w:val="000000" w:themeColor="text1"/>
          <w:rPrChange w:id="1295" w:author="Natasha Hardy" w:date="2021-12-10T13:32:00Z">
            <w:rPr>
              <w:rFonts w:ascii="Times New Roman" w:eastAsia="Times New Roman" w:hAnsi="Times New Roman" w:cs="Times New Roman"/>
              <w:color w:val="000000"/>
            </w:rPr>
          </w:rPrChange>
        </w:rPr>
        <w:t xml:space="preserve">Most samples were collected from the two larger colonies, </w:t>
      </w:r>
      <w:proofErr w:type="spellStart"/>
      <w:r w:rsidRPr="008E1A76">
        <w:rPr>
          <w:rFonts w:ascii="Times New Roman" w:eastAsia="Times New Roman" w:hAnsi="Times New Roman" w:cs="Times New Roman"/>
          <w:color w:val="000000" w:themeColor="text1"/>
          <w:rPrChange w:id="1296" w:author="Natasha Hardy" w:date="2021-12-10T13:32:00Z">
            <w:rPr>
              <w:rFonts w:ascii="Times New Roman" w:eastAsia="Times New Roman" w:hAnsi="Times New Roman" w:cs="Times New Roman"/>
              <w:color w:val="000000"/>
            </w:rPr>
          </w:rPrChange>
        </w:rPr>
        <w:t>Barunguba</w:t>
      </w:r>
      <w:proofErr w:type="spellEnd"/>
      <w:r w:rsidRPr="008E1A76">
        <w:rPr>
          <w:rFonts w:ascii="Times New Roman" w:eastAsia="Times New Roman" w:hAnsi="Times New Roman" w:cs="Times New Roman"/>
          <w:color w:val="000000" w:themeColor="text1"/>
          <w:rPrChange w:id="1297" w:author="Natasha Hardy" w:date="2021-12-10T13:32:00Z">
            <w:rPr>
              <w:rFonts w:ascii="Times New Roman" w:eastAsia="Times New Roman" w:hAnsi="Times New Roman" w:cs="Times New Roman"/>
              <w:color w:val="000000"/>
            </w:rPr>
          </w:rPrChange>
        </w:rPr>
        <w:t xml:space="preserve"> and Cape Bridgewater, in spring (September) 2016 and summer (January) 2017, with additional samples </w:t>
      </w:r>
      <w:del w:id="1298" w:author="Natasha Hardy" w:date="2021-11-11T12:24:00Z">
        <w:r w:rsidRPr="008E1A76" w:rsidDel="007C0F27">
          <w:rPr>
            <w:rFonts w:ascii="Times New Roman" w:eastAsia="Times New Roman" w:hAnsi="Times New Roman" w:cs="Times New Roman"/>
            <w:color w:val="000000" w:themeColor="text1"/>
            <w:rPrChange w:id="1299" w:author="Natasha Hardy" w:date="2021-12-10T13:32:00Z">
              <w:rPr>
                <w:rFonts w:ascii="Times New Roman" w:eastAsia="Times New Roman" w:hAnsi="Times New Roman" w:cs="Times New Roman"/>
                <w:color w:val="000000"/>
              </w:rPr>
            </w:rPrChange>
          </w:rPr>
          <w:delText>taken in</w:delText>
        </w:r>
      </w:del>
      <w:ins w:id="1300" w:author="Natasha Hardy" w:date="2021-11-11T12:24:00Z">
        <w:r w:rsidR="007C0F27" w:rsidRPr="008E1A76">
          <w:rPr>
            <w:rFonts w:ascii="Times New Roman" w:eastAsia="Times New Roman" w:hAnsi="Times New Roman" w:cs="Times New Roman"/>
            <w:color w:val="000000" w:themeColor="text1"/>
            <w:rPrChange w:id="1301" w:author="Natasha Hardy" w:date="2021-12-10T13:32:00Z">
              <w:rPr>
                <w:rFonts w:ascii="Times New Roman" w:eastAsia="Times New Roman" w:hAnsi="Times New Roman" w:cs="Times New Roman"/>
                <w:color w:val="000000"/>
              </w:rPr>
            </w:rPrChange>
          </w:rPr>
          <w:t>included from</w:t>
        </w:r>
      </w:ins>
      <w:r w:rsidRPr="008E1A76">
        <w:rPr>
          <w:rFonts w:ascii="Times New Roman" w:eastAsia="Times New Roman" w:hAnsi="Times New Roman" w:cs="Times New Roman"/>
          <w:color w:val="000000" w:themeColor="text1"/>
          <w:rPrChange w:id="1302" w:author="Natasha Hardy" w:date="2021-12-10T13:32:00Z">
            <w:rPr>
              <w:rFonts w:ascii="Times New Roman" w:eastAsia="Times New Roman" w:hAnsi="Times New Roman" w:cs="Times New Roman"/>
              <w:color w:val="000000"/>
            </w:rPr>
          </w:rPrChange>
        </w:rPr>
        <w:t xml:space="preserve"> spring 2015 and summer 2016 at Cape Bridgewater</w:t>
      </w:r>
      <w:del w:id="1303" w:author="Rebecca McIntosh" w:date="2021-10-29T12:01:00Z">
        <w:r w:rsidRPr="008E1A76" w:rsidDel="007A0DB9">
          <w:rPr>
            <w:rFonts w:ascii="Times New Roman" w:eastAsia="Times New Roman" w:hAnsi="Times New Roman" w:cs="Times New Roman"/>
            <w:color w:val="000000" w:themeColor="text1"/>
            <w:rPrChange w:id="1304" w:author="Natasha Hardy" w:date="2021-12-10T13:32:00Z">
              <w:rPr>
                <w:rFonts w:ascii="Times New Roman" w:eastAsia="Times New Roman" w:hAnsi="Times New Roman" w:cs="Times New Roman"/>
                <w:color w:val="000000"/>
              </w:rPr>
            </w:rPrChange>
          </w:rPr>
          <w:delText xml:space="preserve"> (Fig. 1)</w:delText>
        </w:r>
      </w:del>
      <w:r w:rsidRPr="008E1A76">
        <w:rPr>
          <w:rFonts w:ascii="Times New Roman" w:eastAsia="Times New Roman" w:hAnsi="Times New Roman" w:cs="Times New Roman"/>
          <w:color w:val="000000" w:themeColor="text1"/>
          <w:rPrChange w:id="1305" w:author="Natasha Hardy" w:date="2021-12-10T13:32:00Z">
            <w:rPr>
              <w:rFonts w:ascii="Times New Roman" w:eastAsia="Times New Roman" w:hAnsi="Times New Roman" w:cs="Times New Roman"/>
              <w:color w:val="000000"/>
            </w:rPr>
          </w:rPrChange>
        </w:rPr>
        <w:t xml:space="preserve">. Samples from Gabo Island were collected from </w:t>
      </w:r>
      <w:del w:id="1306" w:author="Natasha Hardy" w:date="2021-11-11T11:06:00Z">
        <w:r w:rsidRPr="008E1A76" w:rsidDel="00850141">
          <w:rPr>
            <w:rFonts w:ascii="Times New Roman" w:eastAsia="Times New Roman" w:hAnsi="Times New Roman" w:cs="Times New Roman"/>
            <w:color w:val="000000" w:themeColor="text1"/>
            <w:rPrChange w:id="1307" w:author="Natasha Hardy" w:date="2021-12-10T13:32:00Z">
              <w:rPr>
                <w:rFonts w:ascii="Times New Roman" w:eastAsia="Times New Roman" w:hAnsi="Times New Roman" w:cs="Times New Roman"/>
                <w:color w:val="000000"/>
              </w:rPr>
            </w:rPrChange>
          </w:rPr>
          <w:delText xml:space="preserve">one season, </w:delText>
        </w:r>
      </w:del>
      <w:r w:rsidRPr="008E1A76">
        <w:rPr>
          <w:rFonts w:ascii="Times New Roman" w:eastAsia="Times New Roman" w:hAnsi="Times New Roman" w:cs="Times New Roman"/>
          <w:color w:val="000000" w:themeColor="text1"/>
          <w:rPrChange w:id="1308" w:author="Natasha Hardy" w:date="2021-12-10T13:32:00Z">
            <w:rPr>
              <w:rFonts w:ascii="Times New Roman" w:eastAsia="Times New Roman" w:hAnsi="Times New Roman" w:cs="Times New Roman"/>
              <w:color w:val="000000"/>
            </w:rPr>
          </w:rPrChange>
        </w:rPr>
        <w:t>summer 2017</w:t>
      </w:r>
      <w:del w:id="1309" w:author="Natasha Hardy" w:date="2021-12-10T11:18:00Z">
        <w:r w:rsidRPr="008E1A76" w:rsidDel="00BE4A06">
          <w:rPr>
            <w:rFonts w:ascii="Times New Roman" w:eastAsia="Times New Roman" w:hAnsi="Times New Roman" w:cs="Times New Roman"/>
            <w:color w:val="000000" w:themeColor="text1"/>
            <w:rPrChange w:id="1310" w:author="Natasha Hardy" w:date="2021-12-10T13:32:00Z">
              <w:rPr>
                <w:rFonts w:ascii="Times New Roman" w:eastAsia="Times New Roman" w:hAnsi="Times New Roman" w:cs="Times New Roman"/>
                <w:color w:val="000000"/>
              </w:rPr>
            </w:rPrChange>
          </w:rPr>
          <w:delText xml:space="preserve"> </w:delText>
        </w:r>
      </w:del>
      <w:del w:id="1311" w:author="Rebecca McIntosh" w:date="2021-10-29T12:01:00Z">
        <w:r w:rsidRPr="008E1A76" w:rsidDel="007A0DB9">
          <w:rPr>
            <w:rFonts w:ascii="Times New Roman" w:eastAsia="Times New Roman" w:hAnsi="Times New Roman" w:cs="Times New Roman"/>
            <w:color w:val="000000" w:themeColor="text1"/>
            <w:rPrChange w:id="1312" w:author="Natasha Hardy" w:date="2021-12-10T13:32:00Z">
              <w:rPr>
                <w:rFonts w:ascii="Times New Roman" w:eastAsia="Times New Roman" w:hAnsi="Times New Roman" w:cs="Times New Roman"/>
                <w:color w:val="000000"/>
              </w:rPr>
            </w:rPrChange>
          </w:rPr>
          <w:delText>(Fig. 1)</w:delText>
        </w:r>
      </w:del>
      <w:r w:rsidRPr="008E1A76">
        <w:rPr>
          <w:rFonts w:ascii="Times New Roman" w:eastAsia="Times New Roman" w:hAnsi="Times New Roman" w:cs="Times New Roman"/>
          <w:color w:val="000000" w:themeColor="text1"/>
          <w:rPrChange w:id="1313" w:author="Natasha Hardy" w:date="2021-12-10T13:32:00Z">
            <w:rPr>
              <w:rFonts w:ascii="Times New Roman" w:eastAsia="Times New Roman" w:hAnsi="Times New Roman" w:cs="Times New Roman"/>
              <w:color w:val="000000"/>
            </w:rPr>
          </w:rPrChange>
        </w:rPr>
        <w:t xml:space="preserve">. </w:t>
      </w:r>
      <w:del w:id="1314" w:author="Natasha Hardy" w:date="2021-12-09T15:41:00Z">
        <w:r w:rsidRPr="008E1A76" w:rsidDel="002D0B5B">
          <w:rPr>
            <w:rFonts w:ascii="Times New Roman" w:eastAsia="Times New Roman" w:hAnsi="Times New Roman" w:cs="Times New Roman"/>
            <w:color w:val="000000" w:themeColor="text1"/>
            <w:rPrChange w:id="1315" w:author="Natasha Hardy" w:date="2021-12-10T13:32:00Z">
              <w:rPr>
                <w:rFonts w:ascii="Times New Roman" w:eastAsia="Times New Roman" w:hAnsi="Times New Roman" w:cs="Times New Roman"/>
                <w:color w:val="000000"/>
              </w:rPr>
            </w:rPrChange>
          </w:rPr>
          <w:delText xml:space="preserve">Additionally, </w:delText>
        </w:r>
      </w:del>
      <w:ins w:id="1316" w:author="Natasha Hardy" w:date="2021-12-09T15:41:00Z">
        <w:r w:rsidR="002D0B5B" w:rsidRPr="008E1A76">
          <w:rPr>
            <w:rFonts w:ascii="Times New Roman" w:eastAsia="Times New Roman" w:hAnsi="Times New Roman" w:cs="Times New Roman"/>
            <w:color w:val="000000" w:themeColor="text1"/>
            <w:rPrChange w:id="1317" w:author="Natasha Hardy" w:date="2021-12-10T13:32:00Z">
              <w:rPr>
                <w:rFonts w:ascii="Times New Roman" w:eastAsia="Times New Roman" w:hAnsi="Times New Roman" w:cs="Times New Roman"/>
                <w:color w:val="000000"/>
              </w:rPr>
            </w:rPrChange>
          </w:rPr>
          <w:t>O</w:t>
        </w:r>
      </w:ins>
      <w:del w:id="1318" w:author="Natasha Hardy" w:date="2021-12-09T15:42:00Z">
        <w:r w:rsidRPr="008E1A76" w:rsidDel="002D0B5B">
          <w:rPr>
            <w:rFonts w:ascii="Times New Roman" w:eastAsia="Times New Roman" w:hAnsi="Times New Roman" w:cs="Times New Roman"/>
            <w:color w:val="000000" w:themeColor="text1"/>
            <w:rPrChange w:id="1319" w:author="Natasha Hardy" w:date="2021-12-10T13:32:00Z">
              <w:rPr>
                <w:rFonts w:ascii="Times New Roman" w:eastAsia="Times New Roman" w:hAnsi="Times New Roman" w:cs="Times New Roman"/>
                <w:color w:val="000000"/>
              </w:rPr>
            </w:rPrChange>
          </w:rPr>
          <w:delText>o</w:delText>
        </w:r>
      </w:del>
      <w:r w:rsidRPr="008E1A76">
        <w:rPr>
          <w:rFonts w:ascii="Times New Roman" w:eastAsia="Times New Roman" w:hAnsi="Times New Roman" w:cs="Times New Roman"/>
          <w:color w:val="000000" w:themeColor="text1"/>
          <w:rPrChange w:id="1320" w:author="Natasha Hardy" w:date="2021-12-10T13:32:00Z">
            <w:rPr>
              <w:rFonts w:ascii="Times New Roman" w:eastAsia="Times New Roman" w:hAnsi="Times New Roman" w:cs="Times New Roman"/>
              <w:color w:val="000000"/>
            </w:rPr>
          </w:rPrChange>
        </w:rPr>
        <w:t xml:space="preserve">ne sample was opportunistically collected from </w:t>
      </w:r>
      <w:proofErr w:type="spellStart"/>
      <w:r w:rsidRPr="008E1A76">
        <w:rPr>
          <w:rFonts w:ascii="Times New Roman" w:eastAsia="Times New Roman" w:hAnsi="Times New Roman" w:cs="Times New Roman"/>
          <w:color w:val="000000" w:themeColor="text1"/>
          <w:rPrChange w:id="1321" w:author="Natasha Hardy" w:date="2021-12-10T13:32:00Z">
            <w:rPr>
              <w:rFonts w:ascii="Times New Roman" w:eastAsia="Times New Roman" w:hAnsi="Times New Roman" w:cs="Times New Roman"/>
              <w:color w:val="000000"/>
            </w:rPr>
          </w:rPrChange>
        </w:rPr>
        <w:t>Deen</w:t>
      </w:r>
      <w:proofErr w:type="spellEnd"/>
      <w:r w:rsidRPr="008E1A76">
        <w:rPr>
          <w:rFonts w:ascii="Times New Roman" w:eastAsia="Times New Roman" w:hAnsi="Times New Roman" w:cs="Times New Roman"/>
          <w:color w:val="000000" w:themeColor="text1"/>
          <w:rPrChange w:id="1322" w:author="Natasha Hardy" w:date="2021-12-10T13:32:00Z">
            <w:rPr>
              <w:rFonts w:ascii="Times New Roman" w:eastAsia="Times New Roman" w:hAnsi="Times New Roman" w:cs="Times New Roman"/>
              <w:color w:val="000000"/>
            </w:rPr>
          </w:rPrChange>
        </w:rPr>
        <w:t xml:space="preserve"> Maar Island and included in assays</w:t>
      </w:r>
      <w:del w:id="1323" w:author="Rebecca McIntosh" w:date="2021-10-29T12:01:00Z">
        <w:r w:rsidRPr="008E1A76" w:rsidDel="007A0DB9">
          <w:rPr>
            <w:rFonts w:ascii="Times New Roman" w:eastAsia="Times New Roman" w:hAnsi="Times New Roman" w:cs="Times New Roman"/>
            <w:color w:val="000000" w:themeColor="text1"/>
            <w:rPrChange w:id="1324" w:author="Natasha Hardy" w:date="2021-12-10T13:32:00Z">
              <w:rPr>
                <w:rFonts w:ascii="Times New Roman" w:eastAsia="Times New Roman" w:hAnsi="Times New Roman" w:cs="Times New Roman"/>
                <w:color w:val="000000"/>
              </w:rPr>
            </w:rPrChange>
          </w:rPr>
          <w:delText xml:space="preserve"> (Fig. 1)</w:delText>
        </w:r>
      </w:del>
      <w:r w:rsidRPr="008E1A76">
        <w:rPr>
          <w:rFonts w:ascii="Times New Roman" w:eastAsia="Times New Roman" w:hAnsi="Times New Roman" w:cs="Times New Roman"/>
          <w:color w:val="000000" w:themeColor="text1"/>
          <w:rPrChange w:id="1325" w:author="Natasha Hardy" w:date="2021-12-10T13:32:00Z">
            <w:rPr>
              <w:rFonts w:ascii="Times New Roman" w:eastAsia="Times New Roman" w:hAnsi="Times New Roman" w:cs="Times New Roman"/>
              <w:color w:val="000000"/>
            </w:rPr>
          </w:rPrChange>
        </w:rPr>
        <w:t xml:space="preserve">. </w:t>
      </w:r>
      <w:r w:rsidR="00D2327D" w:rsidRPr="008E1A76">
        <w:rPr>
          <w:rFonts w:ascii="Times New Roman" w:eastAsia="Times New Roman" w:hAnsi="Times New Roman" w:cs="Times New Roman"/>
          <w:color w:val="000000" w:themeColor="text1"/>
          <w:rPrChange w:id="1326" w:author="Natasha Hardy" w:date="2021-12-10T13:32:00Z">
            <w:rPr>
              <w:rFonts w:ascii="Times New Roman" w:eastAsia="Times New Roman" w:hAnsi="Times New Roman" w:cs="Times New Roman"/>
              <w:color w:val="000000"/>
            </w:rPr>
          </w:rPrChange>
        </w:rPr>
        <w:t xml:space="preserve">Sample sizes </w:t>
      </w:r>
      <w:del w:id="1327" w:author="Natasha Hardy" w:date="2021-12-09T15:42:00Z">
        <w:r w:rsidR="00D2327D" w:rsidRPr="008E1A76" w:rsidDel="002D0B5B">
          <w:rPr>
            <w:rFonts w:ascii="Times New Roman" w:eastAsia="Times New Roman" w:hAnsi="Times New Roman" w:cs="Times New Roman"/>
            <w:color w:val="000000" w:themeColor="text1"/>
            <w:rPrChange w:id="1328" w:author="Natasha Hardy" w:date="2021-12-10T13:32:00Z">
              <w:rPr>
                <w:rFonts w:ascii="Times New Roman" w:eastAsia="Times New Roman" w:hAnsi="Times New Roman" w:cs="Times New Roman"/>
                <w:color w:val="000000"/>
              </w:rPr>
            </w:rPrChange>
          </w:rPr>
          <w:delText xml:space="preserve">used </w:delText>
        </w:r>
      </w:del>
      <w:r w:rsidR="00D2327D" w:rsidRPr="008E1A76">
        <w:rPr>
          <w:rFonts w:ascii="Times New Roman" w:eastAsia="Times New Roman" w:hAnsi="Times New Roman" w:cs="Times New Roman"/>
          <w:color w:val="000000" w:themeColor="text1"/>
          <w:rPrChange w:id="1329" w:author="Natasha Hardy" w:date="2021-12-10T13:32:00Z">
            <w:rPr>
              <w:rFonts w:ascii="Times New Roman" w:eastAsia="Times New Roman" w:hAnsi="Times New Roman" w:cs="Times New Roman"/>
              <w:color w:val="000000"/>
            </w:rPr>
          </w:rPrChange>
        </w:rPr>
        <w:t>resulted from balancing adequate replication per site with availability of fresh samples</w:t>
      </w:r>
      <w:del w:id="1330" w:author="Nathan Bott" w:date="2021-12-10T14:19:00Z">
        <w:r w:rsidR="000A33EE" w:rsidRPr="008E1A76" w:rsidDel="009B0EE3">
          <w:rPr>
            <w:rFonts w:ascii="Times New Roman" w:eastAsia="Times New Roman" w:hAnsi="Times New Roman" w:cs="Times New Roman"/>
            <w:color w:val="000000" w:themeColor="text1"/>
            <w:rPrChange w:id="1331" w:author="Natasha Hardy" w:date="2021-12-10T13:32:00Z">
              <w:rPr>
                <w:rFonts w:ascii="Times New Roman" w:eastAsia="Times New Roman" w:hAnsi="Times New Roman" w:cs="Times New Roman"/>
                <w:color w:val="000000"/>
              </w:rPr>
            </w:rPrChange>
          </w:rPr>
          <w:delText xml:space="preserve"> and the costs of genetic analyses</w:delText>
        </w:r>
      </w:del>
      <w:r w:rsidR="00D2327D" w:rsidRPr="008E1A76">
        <w:rPr>
          <w:rFonts w:ascii="Times New Roman" w:eastAsia="Times New Roman" w:hAnsi="Times New Roman" w:cs="Times New Roman"/>
          <w:color w:val="000000" w:themeColor="text1"/>
          <w:rPrChange w:id="1332" w:author="Natasha Hardy" w:date="2021-12-10T13:32:00Z">
            <w:rPr>
              <w:rFonts w:ascii="Times New Roman" w:eastAsia="Times New Roman" w:hAnsi="Times New Roman" w:cs="Times New Roman"/>
              <w:color w:val="000000"/>
            </w:rPr>
          </w:rPrChange>
        </w:rPr>
        <w:t>.</w:t>
      </w:r>
    </w:p>
    <w:p w14:paraId="5C175758" w14:textId="05EEA818" w:rsidR="00C65F08" w:rsidRPr="008E1A76" w:rsidRDefault="008445EE" w:rsidP="001553A7">
      <w:pPr>
        <w:pBdr>
          <w:top w:val="nil"/>
          <w:left w:val="nil"/>
          <w:bottom w:val="nil"/>
          <w:right w:val="nil"/>
          <w:between w:val="nil"/>
        </w:pBdr>
        <w:ind w:firstLine="720"/>
        <w:rPr>
          <w:rFonts w:ascii="Times New Roman" w:eastAsia="Times New Roman" w:hAnsi="Times New Roman" w:cs="Times New Roman"/>
          <w:color w:val="000000" w:themeColor="text1"/>
          <w:rPrChange w:id="1333" w:author="Natasha Hardy" w:date="2021-12-10T13:32:00Z">
            <w:rPr>
              <w:rFonts w:ascii="Times New Roman" w:eastAsia="Times New Roman" w:hAnsi="Times New Roman" w:cs="Times New Roman"/>
            </w:rPr>
          </w:rPrChange>
        </w:rPr>
      </w:pPr>
      <w:r w:rsidRPr="008E1A76">
        <w:rPr>
          <w:rFonts w:ascii="Times New Roman" w:eastAsia="Times New Roman" w:hAnsi="Times New Roman" w:cs="Times New Roman"/>
          <w:color w:val="000000" w:themeColor="text1"/>
          <w:rPrChange w:id="1334" w:author="Natasha Hardy" w:date="2021-12-10T13:32:00Z">
            <w:rPr>
              <w:rFonts w:ascii="Times New Roman" w:eastAsia="Times New Roman" w:hAnsi="Times New Roman" w:cs="Times New Roman"/>
              <w:color w:val="000000"/>
            </w:rPr>
          </w:rPrChange>
        </w:rPr>
        <w:t xml:space="preserve">Whole </w:t>
      </w:r>
      <w:r w:rsidRPr="008E1A76">
        <w:rPr>
          <w:rFonts w:ascii="Times New Roman" w:eastAsia="Times New Roman" w:hAnsi="Times New Roman" w:cs="Times New Roman"/>
          <w:color w:val="000000" w:themeColor="text1"/>
          <w:rPrChange w:id="1335" w:author="Natasha Hardy" w:date="2021-12-10T13:32:00Z">
            <w:rPr>
              <w:rFonts w:ascii="Times New Roman" w:eastAsia="Times New Roman" w:hAnsi="Times New Roman" w:cs="Times New Roman"/>
            </w:rPr>
          </w:rPrChange>
        </w:rPr>
        <w:t>and fresh</w:t>
      </w:r>
      <w:r w:rsidRPr="008E1A76">
        <w:rPr>
          <w:rFonts w:ascii="Times New Roman" w:eastAsia="Times New Roman" w:hAnsi="Times New Roman" w:cs="Times New Roman"/>
          <w:color w:val="000000" w:themeColor="text1"/>
          <w:rPrChange w:id="1336" w:author="Natasha Hardy" w:date="2021-12-10T13:32:00Z">
            <w:rPr>
              <w:rFonts w:ascii="Times New Roman" w:eastAsia="Times New Roman" w:hAnsi="Times New Roman" w:cs="Times New Roman"/>
              <w:color w:val="000000"/>
            </w:rPr>
          </w:rPrChange>
        </w:rPr>
        <w:t xml:space="preserve"> (</w:t>
      </w:r>
      <w:del w:id="1337" w:author="Microsoft Office User" w:date="2021-12-10T09:41:00Z">
        <w:r w:rsidRPr="008E1A76" w:rsidDel="00F17902">
          <w:rPr>
            <w:rFonts w:ascii="Times New Roman" w:eastAsia="Times New Roman" w:hAnsi="Times New Roman" w:cs="Times New Roman"/>
            <w:color w:val="000000" w:themeColor="text1"/>
            <w:rPrChange w:id="1338" w:author="Natasha Hardy" w:date="2021-12-10T13:32:00Z">
              <w:rPr>
                <w:rFonts w:ascii="Times New Roman" w:eastAsia="Times New Roman" w:hAnsi="Times New Roman" w:cs="Times New Roman"/>
                <w:color w:val="000000"/>
              </w:rPr>
            </w:rPrChange>
          </w:rPr>
          <w:delText>soft and moist</w:delText>
        </w:r>
      </w:del>
      <w:ins w:id="1339" w:author="Natasha Hardy" w:date="2021-11-11T11:08:00Z">
        <w:del w:id="1340" w:author="Microsoft Office User" w:date="2021-12-10T09:41:00Z">
          <w:r w:rsidR="00850141" w:rsidRPr="008E1A76" w:rsidDel="00F17902">
            <w:rPr>
              <w:rFonts w:ascii="Times New Roman" w:eastAsia="Times New Roman" w:hAnsi="Times New Roman" w:cs="Times New Roman"/>
              <w:color w:val="000000" w:themeColor="text1"/>
              <w:rPrChange w:id="1341" w:author="Natasha Hardy" w:date="2021-12-10T13:32:00Z">
                <w:rPr>
                  <w:rFonts w:ascii="Times New Roman" w:eastAsia="Times New Roman" w:hAnsi="Times New Roman" w:cs="Times New Roman"/>
                  <w:color w:val="000000"/>
                </w:rPr>
              </w:rPrChange>
            </w:rPr>
            <w:delText>,</w:delText>
          </w:r>
        </w:del>
      </w:ins>
      <w:del w:id="1342" w:author="Microsoft Office User" w:date="2021-12-10T09:41:00Z">
        <w:r w:rsidRPr="008E1A76" w:rsidDel="00F17902">
          <w:rPr>
            <w:rFonts w:ascii="Times New Roman" w:eastAsia="Times New Roman" w:hAnsi="Times New Roman" w:cs="Times New Roman"/>
            <w:color w:val="000000" w:themeColor="text1"/>
            <w:rPrChange w:id="1343" w:author="Natasha Hardy" w:date="2021-12-10T13:32:00Z">
              <w:rPr>
                <w:rFonts w:ascii="Times New Roman" w:eastAsia="Times New Roman" w:hAnsi="Times New Roman" w:cs="Times New Roman"/>
                <w:color w:val="000000"/>
              </w:rPr>
            </w:rPrChange>
          </w:rPr>
          <w:delText xml:space="preserve"> </w:delText>
        </w:r>
      </w:del>
      <w:del w:id="1344" w:author="Natasha Hardy" w:date="2021-11-11T11:08:00Z">
        <w:r w:rsidRPr="008E1A76" w:rsidDel="00850141">
          <w:rPr>
            <w:rFonts w:ascii="Times New Roman" w:eastAsia="Times New Roman" w:hAnsi="Times New Roman" w:cs="Times New Roman"/>
            <w:color w:val="000000" w:themeColor="text1"/>
            <w:rPrChange w:id="1345" w:author="Natasha Hardy" w:date="2021-12-10T13:32:00Z">
              <w:rPr>
                <w:rFonts w:ascii="Times New Roman" w:eastAsia="Times New Roman" w:hAnsi="Times New Roman" w:cs="Times New Roman"/>
                <w:color w:val="000000"/>
              </w:rPr>
            </w:rPrChange>
          </w:rPr>
          <w:delText xml:space="preserve">and therefore </w:delText>
        </w:r>
      </w:del>
      <w:r w:rsidRPr="008E1A76">
        <w:rPr>
          <w:rFonts w:ascii="Times New Roman" w:eastAsia="Times New Roman" w:hAnsi="Times New Roman" w:cs="Times New Roman"/>
          <w:color w:val="000000" w:themeColor="text1"/>
          <w:rPrChange w:id="1346" w:author="Natasha Hardy" w:date="2021-12-10T13:32:00Z">
            <w:rPr>
              <w:rFonts w:ascii="Times New Roman" w:eastAsia="Times New Roman" w:hAnsi="Times New Roman" w:cs="Times New Roman"/>
              <w:color w:val="000000"/>
            </w:rPr>
          </w:rPrChange>
        </w:rPr>
        <w:t>&lt;</w:t>
      </w:r>
      <w:ins w:id="1347" w:author="Natasha Hardy" w:date="2021-10-21T10:10:00Z">
        <w:r w:rsidR="00D942F2" w:rsidRPr="008E1A76">
          <w:rPr>
            <w:rFonts w:ascii="Times New Roman" w:eastAsia="Times New Roman" w:hAnsi="Times New Roman" w:cs="Times New Roman"/>
            <w:color w:val="000000" w:themeColor="text1"/>
            <w:rPrChange w:id="1348" w:author="Natasha Hardy" w:date="2021-12-10T13:32:00Z">
              <w:rPr>
                <w:rFonts w:ascii="Times New Roman" w:eastAsia="Times New Roman" w:hAnsi="Times New Roman" w:cs="Times New Roman"/>
                <w:color w:val="000000"/>
              </w:rPr>
            </w:rPrChange>
          </w:rPr>
          <w:t xml:space="preserve"> </w:t>
        </w:r>
      </w:ins>
      <w:r w:rsidRPr="008E1A76">
        <w:rPr>
          <w:rFonts w:ascii="Times New Roman" w:eastAsia="Times New Roman" w:hAnsi="Times New Roman" w:cs="Times New Roman"/>
          <w:color w:val="000000" w:themeColor="text1"/>
          <w:rPrChange w:id="1349" w:author="Natasha Hardy" w:date="2021-12-10T13:32:00Z">
            <w:rPr>
              <w:rFonts w:ascii="Times New Roman" w:eastAsia="Times New Roman" w:hAnsi="Times New Roman" w:cs="Times New Roman"/>
              <w:color w:val="000000"/>
            </w:rPr>
          </w:rPrChange>
        </w:rPr>
        <w:t xml:space="preserve">48 </w:t>
      </w:r>
      <w:proofErr w:type="spellStart"/>
      <w:r w:rsidRPr="008E1A76">
        <w:rPr>
          <w:rFonts w:ascii="Times New Roman" w:eastAsia="Times New Roman" w:hAnsi="Times New Roman" w:cs="Times New Roman"/>
          <w:color w:val="000000" w:themeColor="text1"/>
          <w:rPrChange w:id="1350" w:author="Natasha Hardy" w:date="2021-12-10T13:32:00Z">
            <w:rPr>
              <w:rFonts w:ascii="Times New Roman" w:eastAsia="Times New Roman" w:hAnsi="Times New Roman" w:cs="Times New Roman"/>
              <w:color w:val="000000"/>
            </w:rPr>
          </w:rPrChange>
        </w:rPr>
        <w:t>hr</w:t>
      </w:r>
      <w:proofErr w:type="spellEnd"/>
      <w:r w:rsidRPr="008E1A76">
        <w:rPr>
          <w:rFonts w:ascii="Times New Roman" w:eastAsia="Times New Roman" w:hAnsi="Times New Roman" w:cs="Times New Roman"/>
          <w:color w:val="000000" w:themeColor="text1"/>
          <w:rPrChange w:id="1351" w:author="Natasha Hardy" w:date="2021-12-10T13:32:00Z">
            <w:rPr>
              <w:rFonts w:ascii="Times New Roman" w:eastAsia="Times New Roman" w:hAnsi="Times New Roman" w:cs="Times New Roman"/>
              <w:color w:val="000000"/>
            </w:rPr>
          </w:rPrChange>
        </w:rPr>
        <w:t xml:space="preserve"> old) </w:t>
      </w:r>
      <w:del w:id="1352" w:author="Natasha Hardy" w:date="2021-11-11T12:24:00Z">
        <w:r w:rsidRPr="008E1A76" w:rsidDel="007C0F27">
          <w:rPr>
            <w:rFonts w:ascii="Times New Roman" w:eastAsia="Times New Roman" w:hAnsi="Times New Roman" w:cs="Times New Roman"/>
            <w:color w:val="000000" w:themeColor="text1"/>
            <w:rPrChange w:id="1353" w:author="Natasha Hardy" w:date="2021-12-10T13:32:00Z">
              <w:rPr>
                <w:rFonts w:ascii="Times New Roman" w:eastAsia="Times New Roman" w:hAnsi="Times New Roman" w:cs="Times New Roman"/>
                <w:color w:val="000000"/>
              </w:rPr>
            </w:rPrChange>
          </w:rPr>
          <w:delText xml:space="preserve">faecal </w:delText>
        </w:r>
      </w:del>
      <w:ins w:id="1354" w:author="Natasha Hardy" w:date="2021-11-11T12:24:00Z">
        <w:r w:rsidR="007C0F27" w:rsidRPr="008E1A76">
          <w:rPr>
            <w:rFonts w:ascii="Times New Roman" w:eastAsia="Times New Roman" w:hAnsi="Times New Roman" w:cs="Times New Roman"/>
            <w:color w:val="000000" w:themeColor="text1"/>
            <w:rPrChange w:id="1355" w:author="Natasha Hardy" w:date="2021-12-10T13:32:00Z">
              <w:rPr>
                <w:rFonts w:ascii="Times New Roman" w:eastAsia="Times New Roman" w:hAnsi="Times New Roman" w:cs="Times New Roman"/>
                <w:color w:val="000000"/>
              </w:rPr>
            </w:rPrChange>
          </w:rPr>
          <w:t>scats</w:t>
        </w:r>
      </w:ins>
      <w:del w:id="1356" w:author="Natasha Hardy" w:date="2021-11-11T12:24:00Z">
        <w:r w:rsidRPr="008E1A76" w:rsidDel="007C0F27">
          <w:rPr>
            <w:rFonts w:ascii="Times New Roman" w:eastAsia="Times New Roman" w:hAnsi="Times New Roman" w:cs="Times New Roman"/>
            <w:color w:val="000000" w:themeColor="text1"/>
            <w:rPrChange w:id="1357" w:author="Natasha Hardy" w:date="2021-12-10T13:32:00Z">
              <w:rPr>
                <w:rFonts w:ascii="Times New Roman" w:eastAsia="Times New Roman" w:hAnsi="Times New Roman" w:cs="Times New Roman"/>
                <w:color w:val="000000"/>
              </w:rPr>
            </w:rPrChange>
          </w:rPr>
          <w:delText>samples</w:delText>
        </w:r>
      </w:del>
      <w:r w:rsidRPr="008E1A76">
        <w:rPr>
          <w:rFonts w:ascii="Times New Roman" w:eastAsia="Times New Roman" w:hAnsi="Times New Roman" w:cs="Times New Roman"/>
          <w:color w:val="000000" w:themeColor="text1"/>
          <w:rPrChange w:id="1358" w:author="Natasha Hardy" w:date="2021-12-10T13:32:00Z">
            <w:rPr>
              <w:rFonts w:ascii="Times New Roman" w:eastAsia="Times New Roman" w:hAnsi="Times New Roman" w:cs="Times New Roman"/>
              <w:color w:val="000000"/>
            </w:rPr>
          </w:rPrChange>
        </w:rPr>
        <w:t xml:space="preserve"> were </w:t>
      </w:r>
      <w:del w:id="1359" w:author="Rebecca McIntosh" w:date="2021-10-28T11:00:00Z">
        <w:r w:rsidR="00644E4A" w:rsidRPr="008E1A76" w:rsidDel="008A7A96">
          <w:rPr>
            <w:rFonts w:ascii="Times New Roman" w:eastAsia="Times New Roman" w:hAnsi="Times New Roman" w:cs="Times New Roman"/>
            <w:color w:val="000000" w:themeColor="text1"/>
            <w:rPrChange w:id="1360" w:author="Natasha Hardy" w:date="2021-12-10T13:32:00Z">
              <w:rPr>
                <w:rFonts w:ascii="Times New Roman" w:eastAsia="Times New Roman" w:hAnsi="Times New Roman" w:cs="Times New Roman"/>
                <w:color w:val="000000"/>
              </w:rPr>
            </w:rPrChange>
          </w:rPr>
          <w:delText xml:space="preserve">collected </w:delText>
        </w:r>
      </w:del>
      <w:ins w:id="1361" w:author="Rebecca McIntosh" w:date="2021-10-28T11:00:00Z">
        <w:r w:rsidR="008A7A96" w:rsidRPr="008E1A76">
          <w:rPr>
            <w:rFonts w:ascii="Times New Roman" w:eastAsia="Times New Roman" w:hAnsi="Times New Roman" w:cs="Times New Roman"/>
            <w:color w:val="000000" w:themeColor="text1"/>
            <w:rPrChange w:id="1362" w:author="Natasha Hardy" w:date="2021-12-10T13:32:00Z">
              <w:rPr>
                <w:rFonts w:ascii="Times New Roman" w:eastAsia="Times New Roman" w:hAnsi="Times New Roman" w:cs="Times New Roman"/>
                <w:color w:val="000000"/>
              </w:rPr>
            </w:rPrChange>
          </w:rPr>
          <w:t xml:space="preserve">sampled </w:t>
        </w:r>
      </w:ins>
      <w:r w:rsidR="00644E4A" w:rsidRPr="008E1A76">
        <w:rPr>
          <w:rFonts w:ascii="Times New Roman" w:eastAsia="Times New Roman" w:hAnsi="Times New Roman" w:cs="Times New Roman"/>
          <w:color w:val="000000" w:themeColor="text1"/>
          <w:rPrChange w:id="1363" w:author="Natasha Hardy" w:date="2021-12-10T13:32:00Z">
            <w:rPr>
              <w:rFonts w:ascii="Times New Roman" w:eastAsia="Times New Roman" w:hAnsi="Times New Roman" w:cs="Times New Roman"/>
              <w:color w:val="231F20"/>
            </w:rPr>
          </w:rPrChange>
        </w:rPr>
        <w:t xml:space="preserve">to </w:t>
      </w:r>
      <w:proofErr w:type="spellStart"/>
      <w:r w:rsidR="00644E4A" w:rsidRPr="008E1A76">
        <w:rPr>
          <w:rFonts w:ascii="Times New Roman" w:eastAsia="Times New Roman" w:hAnsi="Times New Roman" w:cs="Times New Roman"/>
          <w:color w:val="000000" w:themeColor="text1"/>
          <w:rPrChange w:id="1364" w:author="Natasha Hardy" w:date="2021-12-10T13:32:00Z">
            <w:rPr>
              <w:rFonts w:ascii="Times New Roman" w:eastAsia="Times New Roman" w:hAnsi="Times New Roman" w:cs="Times New Roman"/>
              <w:color w:val="231F20"/>
            </w:rPr>
          </w:rPrChange>
        </w:rPr>
        <w:t>minimise</w:t>
      </w:r>
      <w:proofErr w:type="spellEnd"/>
      <w:r w:rsidR="00644E4A" w:rsidRPr="008E1A76">
        <w:rPr>
          <w:rFonts w:ascii="Times New Roman" w:eastAsia="Times New Roman" w:hAnsi="Times New Roman" w:cs="Times New Roman"/>
          <w:color w:val="000000" w:themeColor="text1"/>
          <w:rPrChange w:id="1365" w:author="Natasha Hardy" w:date="2021-12-10T13:32:00Z">
            <w:rPr>
              <w:rFonts w:ascii="Times New Roman" w:eastAsia="Times New Roman" w:hAnsi="Times New Roman" w:cs="Times New Roman"/>
              <w:color w:val="231F20"/>
            </w:rPr>
          </w:rPrChange>
        </w:rPr>
        <w:t xml:space="preserve"> bias from differential </w:t>
      </w:r>
      <w:ins w:id="1366" w:author="Natasha Hardy" w:date="2021-11-11T12:25:00Z">
        <w:r w:rsidR="007C0F27" w:rsidRPr="008E1A76">
          <w:rPr>
            <w:rFonts w:ascii="Times New Roman" w:eastAsia="Times New Roman" w:hAnsi="Times New Roman" w:cs="Times New Roman"/>
            <w:color w:val="000000" w:themeColor="text1"/>
            <w:rPrChange w:id="1367" w:author="Natasha Hardy" w:date="2021-12-10T13:32:00Z">
              <w:rPr>
                <w:rFonts w:ascii="Times New Roman" w:eastAsia="Times New Roman" w:hAnsi="Times New Roman" w:cs="Times New Roman"/>
                <w:color w:val="231F20"/>
              </w:rPr>
            </w:rPrChange>
          </w:rPr>
          <w:t xml:space="preserve">DNA </w:t>
        </w:r>
      </w:ins>
      <w:r w:rsidR="00644E4A" w:rsidRPr="008E1A76">
        <w:rPr>
          <w:rFonts w:ascii="Times New Roman" w:eastAsia="Times New Roman" w:hAnsi="Times New Roman" w:cs="Times New Roman"/>
          <w:color w:val="000000" w:themeColor="text1"/>
          <w:rPrChange w:id="1368" w:author="Natasha Hardy" w:date="2021-12-10T13:32:00Z">
            <w:rPr>
              <w:rFonts w:ascii="Times New Roman" w:eastAsia="Times New Roman" w:hAnsi="Times New Roman" w:cs="Times New Roman"/>
              <w:color w:val="231F20"/>
            </w:rPr>
          </w:rPrChange>
        </w:rPr>
        <w:t xml:space="preserve">degradation </w:t>
      </w:r>
      <w:del w:id="1369" w:author="Natasha Hardy" w:date="2021-11-11T12:25:00Z">
        <w:r w:rsidR="00644E4A" w:rsidRPr="008E1A76" w:rsidDel="007C0F27">
          <w:rPr>
            <w:rFonts w:ascii="Times New Roman" w:eastAsia="Times New Roman" w:hAnsi="Times New Roman" w:cs="Times New Roman"/>
            <w:color w:val="000000" w:themeColor="text1"/>
            <w:rPrChange w:id="1370" w:author="Natasha Hardy" w:date="2021-12-10T13:32:00Z">
              <w:rPr>
                <w:rFonts w:ascii="Times New Roman" w:eastAsia="Times New Roman" w:hAnsi="Times New Roman" w:cs="Times New Roman"/>
                <w:color w:val="231F20"/>
              </w:rPr>
            </w:rPrChange>
          </w:rPr>
          <w:delText xml:space="preserve">of DNA </w:delText>
        </w:r>
      </w:del>
      <w:r w:rsidR="00644E4A" w:rsidRPr="008E1A76">
        <w:rPr>
          <w:rFonts w:ascii="Times New Roman" w:eastAsia="Times New Roman" w:hAnsi="Times New Roman" w:cs="Times New Roman"/>
          <w:color w:val="000000" w:themeColor="text1"/>
          <w:rPrChange w:id="1371" w:author="Natasha Hardy" w:date="2021-12-10T13:32:00Z">
            <w:rPr>
              <w:rFonts w:ascii="Times New Roman" w:eastAsia="Times New Roman" w:hAnsi="Times New Roman" w:cs="Times New Roman"/>
              <w:color w:val="231F20"/>
            </w:rPr>
          </w:rPrChange>
        </w:rPr>
        <w:t xml:space="preserve">or partial loss of </w:t>
      </w:r>
      <w:del w:id="1372" w:author="Natasha Hardy" w:date="2021-11-11T12:25:00Z">
        <w:r w:rsidR="00644E4A" w:rsidRPr="008E1A76" w:rsidDel="007C0F27">
          <w:rPr>
            <w:rFonts w:ascii="Times New Roman" w:eastAsia="Times New Roman" w:hAnsi="Times New Roman" w:cs="Times New Roman"/>
            <w:color w:val="000000" w:themeColor="text1"/>
            <w:rPrChange w:id="1373" w:author="Natasha Hardy" w:date="2021-12-10T13:32:00Z">
              <w:rPr>
                <w:rFonts w:ascii="Times New Roman" w:eastAsia="Times New Roman" w:hAnsi="Times New Roman" w:cs="Times New Roman"/>
                <w:color w:val="231F20"/>
              </w:rPr>
            </w:rPrChange>
          </w:rPr>
          <w:delText xml:space="preserve">scat </w:delText>
        </w:r>
      </w:del>
      <w:r w:rsidR="00644E4A" w:rsidRPr="008E1A76">
        <w:rPr>
          <w:rFonts w:ascii="Times New Roman" w:eastAsia="Times New Roman" w:hAnsi="Times New Roman" w:cs="Times New Roman"/>
          <w:color w:val="000000" w:themeColor="text1"/>
          <w:rPrChange w:id="1374" w:author="Natasha Hardy" w:date="2021-12-10T13:32:00Z">
            <w:rPr>
              <w:rFonts w:ascii="Times New Roman" w:eastAsia="Times New Roman" w:hAnsi="Times New Roman" w:cs="Times New Roman"/>
              <w:color w:val="231F20"/>
            </w:rPr>
          </w:rPrChange>
        </w:rPr>
        <w:t>material</w:t>
      </w:r>
      <w:del w:id="1375" w:author="Natasha Hardy" w:date="2021-10-21T10:18:00Z">
        <w:r w:rsidR="00644E4A" w:rsidRPr="008E1A76" w:rsidDel="00DB7067">
          <w:rPr>
            <w:rFonts w:ascii="Times New Roman" w:eastAsia="Times New Roman" w:hAnsi="Times New Roman" w:cs="Times New Roman"/>
            <w:color w:val="000000" w:themeColor="text1"/>
            <w:rPrChange w:id="1376" w:author="Natasha Hardy" w:date="2021-12-10T13:32:00Z">
              <w:rPr>
                <w:rFonts w:ascii="Times New Roman" w:eastAsia="Times New Roman" w:hAnsi="Times New Roman" w:cs="Times New Roman"/>
                <w:color w:val="231F20"/>
              </w:rPr>
            </w:rPrChange>
          </w:rPr>
          <w:delText xml:space="preserve">, and placed </w:delText>
        </w:r>
        <w:r w:rsidR="00644E4A" w:rsidRPr="008E1A76" w:rsidDel="00DB7067">
          <w:rPr>
            <w:rFonts w:ascii="Times New Roman" w:eastAsia="Times New Roman" w:hAnsi="Times New Roman" w:cs="Times New Roman"/>
            <w:color w:val="000000" w:themeColor="text1"/>
            <w:rPrChange w:id="1377" w:author="Natasha Hardy" w:date="2021-12-10T13:32:00Z">
              <w:rPr>
                <w:rFonts w:ascii="Times New Roman" w:eastAsia="Times New Roman" w:hAnsi="Times New Roman" w:cs="Times New Roman"/>
              </w:rPr>
            </w:rPrChange>
          </w:rPr>
          <w:delText>in an air-tight, zip-lock bag</w:delText>
        </w:r>
      </w:del>
      <w:r w:rsidRPr="008E1A76">
        <w:rPr>
          <w:rFonts w:ascii="Times New Roman" w:eastAsia="Times New Roman" w:hAnsi="Times New Roman" w:cs="Times New Roman"/>
          <w:color w:val="000000" w:themeColor="text1"/>
          <w:rPrChange w:id="1378" w:author="Natasha Hardy" w:date="2021-12-10T13:32:00Z">
            <w:rPr>
              <w:rFonts w:ascii="Times New Roman" w:eastAsia="Times New Roman" w:hAnsi="Times New Roman" w:cs="Times New Roman"/>
            </w:rPr>
          </w:rPrChange>
        </w:rPr>
        <w:t xml:space="preserve">. </w:t>
      </w:r>
      <w:ins w:id="1379" w:author="Natasha Hardy" w:date="2021-10-21T10:11:00Z">
        <w:r w:rsidR="00D942F2" w:rsidRPr="008E1A76">
          <w:rPr>
            <w:rFonts w:ascii="Times New Roman" w:eastAsia="Times New Roman" w:hAnsi="Times New Roman" w:cs="Times New Roman"/>
            <w:color w:val="000000" w:themeColor="text1"/>
            <w:rPrChange w:id="1380" w:author="Natasha Hardy" w:date="2021-12-10T13:32:00Z">
              <w:rPr>
                <w:rFonts w:ascii="Times New Roman" w:eastAsia="Times New Roman" w:hAnsi="Times New Roman" w:cs="Times New Roman"/>
              </w:rPr>
            </w:rPrChange>
          </w:rPr>
          <w:t xml:space="preserve">Whole scats were thoroughly mixed </w:t>
        </w:r>
      </w:ins>
      <w:ins w:id="1381" w:author="Natasha Hardy" w:date="2021-10-21T10:12:00Z">
        <w:r w:rsidR="00D942F2" w:rsidRPr="008E1A76">
          <w:rPr>
            <w:rFonts w:ascii="Times New Roman" w:eastAsia="Times New Roman" w:hAnsi="Times New Roman" w:cs="Times New Roman"/>
            <w:color w:val="000000" w:themeColor="text1"/>
            <w:rPrChange w:id="1382" w:author="Natasha Hardy" w:date="2021-12-10T13:32:00Z">
              <w:rPr>
                <w:rFonts w:ascii="Times New Roman" w:eastAsia="Times New Roman" w:hAnsi="Times New Roman" w:cs="Times New Roman"/>
              </w:rPr>
            </w:rPrChange>
          </w:rPr>
          <w:t xml:space="preserve">with </w:t>
        </w:r>
      </w:ins>
      <w:ins w:id="1383" w:author="Natasha Hardy" w:date="2021-10-21T10:16:00Z">
        <w:r w:rsidR="00D942F2" w:rsidRPr="008E1A76">
          <w:rPr>
            <w:rFonts w:ascii="Times New Roman" w:eastAsia="Times New Roman" w:hAnsi="Times New Roman" w:cs="Times New Roman"/>
            <w:color w:val="000000" w:themeColor="text1"/>
            <w:rPrChange w:id="1384" w:author="Natasha Hardy" w:date="2021-12-10T13:32:00Z">
              <w:rPr>
                <w:rFonts w:ascii="Times New Roman" w:eastAsia="Times New Roman" w:hAnsi="Times New Roman" w:cs="Times New Roman"/>
              </w:rPr>
            </w:rPrChange>
          </w:rPr>
          <w:t>individual disposable</w:t>
        </w:r>
      </w:ins>
      <w:ins w:id="1385" w:author="Natasha Hardy" w:date="2021-10-21T10:12:00Z">
        <w:r w:rsidR="00D942F2" w:rsidRPr="008E1A76">
          <w:rPr>
            <w:rFonts w:ascii="Times New Roman" w:eastAsia="Times New Roman" w:hAnsi="Times New Roman" w:cs="Times New Roman"/>
            <w:color w:val="000000" w:themeColor="text1"/>
            <w:rPrChange w:id="1386" w:author="Natasha Hardy" w:date="2021-12-10T13:32:00Z">
              <w:rPr>
                <w:rFonts w:ascii="Times New Roman" w:eastAsia="Times New Roman" w:hAnsi="Times New Roman" w:cs="Times New Roman"/>
              </w:rPr>
            </w:rPrChange>
          </w:rPr>
          <w:t xml:space="preserve"> spatulas at point of collection and a 2 mL </w:t>
        </w:r>
      </w:ins>
      <w:ins w:id="1387" w:author="Natasha Hardy" w:date="2021-11-11T11:08:00Z">
        <w:r w:rsidR="00850141" w:rsidRPr="008E1A76">
          <w:rPr>
            <w:rFonts w:ascii="Times New Roman" w:eastAsia="Times New Roman" w:hAnsi="Times New Roman" w:cs="Times New Roman"/>
            <w:color w:val="000000" w:themeColor="text1"/>
            <w:rPrChange w:id="1388" w:author="Natasha Hardy" w:date="2021-12-10T13:32:00Z">
              <w:rPr>
                <w:rFonts w:ascii="Times New Roman" w:eastAsia="Times New Roman" w:hAnsi="Times New Roman" w:cs="Times New Roman"/>
              </w:rPr>
            </w:rPrChange>
          </w:rPr>
          <w:t xml:space="preserve">subsample was taken from each </w:t>
        </w:r>
      </w:ins>
      <w:ins w:id="1389" w:author="Natasha Hardy" w:date="2021-11-11T12:25:00Z">
        <w:r w:rsidR="007C0F27" w:rsidRPr="008E1A76">
          <w:rPr>
            <w:rFonts w:ascii="Times New Roman" w:eastAsia="Times New Roman" w:hAnsi="Times New Roman" w:cs="Times New Roman"/>
            <w:color w:val="000000" w:themeColor="text1"/>
            <w:rPrChange w:id="1390" w:author="Natasha Hardy" w:date="2021-12-10T13:32:00Z">
              <w:rPr>
                <w:rFonts w:ascii="Times New Roman" w:eastAsia="Times New Roman" w:hAnsi="Times New Roman" w:cs="Times New Roman"/>
              </w:rPr>
            </w:rPrChange>
          </w:rPr>
          <w:t>field-</w:t>
        </w:r>
      </w:ins>
      <w:ins w:id="1391" w:author="Natasha Hardy" w:date="2021-11-11T11:09:00Z">
        <w:r w:rsidR="00850141" w:rsidRPr="008E1A76">
          <w:rPr>
            <w:rFonts w:ascii="Times New Roman" w:eastAsia="Times New Roman" w:hAnsi="Times New Roman" w:cs="Times New Roman"/>
            <w:color w:val="000000" w:themeColor="text1"/>
            <w:rPrChange w:id="1392" w:author="Natasha Hardy" w:date="2021-12-10T13:32:00Z">
              <w:rPr>
                <w:rFonts w:ascii="Times New Roman" w:eastAsia="Times New Roman" w:hAnsi="Times New Roman" w:cs="Times New Roman"/>
              </w:rPr>
            </w:rPrChange>
          </w:rPr>
          <w:t xml:space="preserve">homogenized scat </w:t>
        </w:r>
      </w:ins>
      <w:ins w:id="1393" w:author="Natasha Hardy" w:date="2021-10-21T10:17:00Z">
        <w:r w:rsidR="00D942F2" w:rsidRPr="008E1A76">
          <w:rPr>
            <w:rFonts w:ascii="Times New Roman" w:eastAsia="Times New Roman" w:hAnsi="Times New Roman" w:cs="Times New Roman"/>
            <w:color w:val="000000" w:themeColor="text1"/>
            <w:rPrChange w:id="1394" w:author="Natasha Hardy" w:date="2021-12-10T13:32:00Z">
              <w:rPr>
                <w:rFonts w:ascii="Times New Roman" w:eastAsia="Times New Roman" w:hAnsi="Times New Roman" w:cs="Times New Roman"/>
              </w:rPr>
            </w:rPrChange>
          </w:rPr>
          <w:t>for DNA-based analyses of prey remains</w:t>
        </w:r>
      </w:ins>
      <w:ins w:id="1395" w:author="Natasha Hardy" w:date="2021-10-21T10:12:00Z">
        <w:r w:rsidR="00D942F2" w:rsidRPr="008E1A76">
          <w:rPr>
            <w:rFonts w:ascii="Times New Roman" w:eastAsia="Times New Roman" w:hAnsi="Times New Roman" w:cs="Times New Roman"/>
            <w:color w:val="000000" w:themeColor="text1"/>
            <w:rPrChange w:id="1396" w:author="Natasha Hardy" w:date="2021-12-10T13:32:00Z">
              <w:rPr>
                <w:rFonts w:ascii="Times New Roman" w:eastAsia="Times New Roman" w:hAnsi="Times New Roman" w:cs="Times New Roman"/>
              </w:rPr>
            </w:rPrChange>
          </w:rPr>
          <w:t xml:space="preserve">. </w:t>
        </w:r>
      </w:ins>
      <w:ins w:id="1397" w:author="Natasha Hardy" w:date="2021-10-21T10:18:00Z">
        <w:r w:rsidR="00DB7067" w:rsidRPr="008E1A76">
          <w:rPr>
            <w:rFonts w:ascii="Times New Roman" w:eastAsia="Times New Roman" w:hAnsi="Times New Roman" w:cs="Times New Roman"/>
            <w:color w:val="000000" w:themeColor="text1"/>
            <w:rPrChange w:id="1398" w:author="Natasha Hardy" w:date="2021-12-10T13:32:00Z">
              <w:rPr>
                <w:rFonts w:ascii="Times New Roman" w:eastAsia="Times New Roman" w:hAnsi="Times New Roman" w:cs="Times New Roman"/>
              </w:rPr>
            </w:rPrChange>
          </w:rPr>
          <w:t xml:space="preserve">The remaining </w:t>
        </w:r>
      </w:ins>
      <w:moveToRangeStart w:id="1399" w:author="Natasha Hardy" w:date="2021-10-21T10:17:00Z" w:name="move85703521"/>
      <w:moveTo w:id="1400" w:author="Natasha Hardy" w:date="2021-10-21T10:17:00Z">
        <w:del w:id="1401" w:author="Natasha Hardy" w:date="2021-10-21T10:18:00Z">
          <w:r w:rsidR="00DB7067" w:rsidRPr="008E1A76" w:rsidDel="00DB7067">
            <w:rPr>
              <w:rFonts w:ascii="Times New Roman" w:eastAsia="Times New Roman" w:hAnsi="Times New Roman" w:cs="Times New Roman"/>
              <w:color w:val="000000" w:themeColor="text1"/>
              <w:rPrChange w:id="1402" w:author="Natasha Hardy" w:date="2021-12-10T13:32:00Z">
                <w:rPr>
                  <w:rFonts w:ascii="Times New Roman" w:eastAsia="Times New Roman" w:hAnsi="Times New Roman" w:cs="Times New Roman"/>
                </w:rPr>
              </w:rPrChange>
            </w:rPr>
            <w:delText>W</w:delText>
          </w:r>
        </w:del>
      </w:moveTo>
      <w:ins w:id="1403" w:author="Natasha Hardy" w:date="2021-10-21T10:18:00Z">
        <w:r w:rsidR="00DB7067" w:rsidRPr="008E1A76">
          <w:rPr>
            <w:rFonts w:ascii="Times New Roman" w:eastAsia="Times New Roman" w:hAnsi="Times New Roman" w:cs="Times New Roman"/>
            <w:color w:val="000000" w:themeColor="text1"/>
            <w:rPrChange w:id="1404" w:author="Natasha Hardy" w:date="2021-12-10T13:32:00Z">
              <w:rPr>
                <w:rFonts w:ascii="Times New Roman" w:eastAsia="Times New Roman" w:hAnsi="Times New Roman" w:cs="Times New Roman"/>
              </w:rPr>
            </w:rPrChange>
          </w:rPr>
          <w:t>w</w:t>
        </w:r>
      </w:ins>
      <w:moveTo w:id="1405" w:author="Natasha Hardy" w:date="2021-10-21T10:17:00Z">
        <w:r w:rsidR="00DB7067" w:rsidRPr="008E1A76">
          <w:rPr>
            <w:rFonts w:ascii="Times New Roman" w:eastAsia="Times New Roman" w:hAnsi="Times New Roman" w:cs="Times New Roman"/>
            <w:color w:val="000000" w:themeColor="text1"/>
            <w:rPrChange w:id="1406" w:author="Natasha Hardy" w:date="2021-12-10T13:32:00Z">
              <w:rPr>
                <w:rFonts w:ascii="Times New Roman" w:eastAsia="Times New Roman" w:hAnsi="Times New Roman" w:cs="Times New Roman"/>
              </w:rPr>
            </w:rPrChange>
          </w:rPr>
          <w:t xml:space="preserve">hole scats were </w:t>
        </w:r>
        <w:del w:id="1407" w:author="Rebecca McIntosh" w:date="2021-10-28T11:03:00Z">
          <w:r w:rsidR="00DB7067" w:rsidRPr="008E1A76" w:rsidDel="008A7A96">
            <w:rPr>
              <w:rFonts w:ascii="Times New Roman" w:eastAsia="Times New Roman" w:hAnsi="Times New Roman" w:cs="Times New Roman"/>
              <w:color w:val="000000" w:themeColor="text1"/>
              <w:rPrChange w:id="1408" w:author="Natasha Hardy" w:date="2021-12-10T13:32:00Z">
                <w:rPr>
                  <w:rFonts w:ascii="Times New Roman" w:eastAsia="Times New Roman" w:hAnsi="Times New Roman" w:cs="Times New Roman"/>
                </w:rPr>
              </w:rPrChange>
            </w:rPr>
            <w:delText>used</w:delText>
          </w:r>
        </w:del>
      </w:moveTo>
      <w:ins w:id="1409" w:author="Rebecca McIntosh" w:date="2021-10-28T11:03:00Z">
        <w:r w:rsidR="008A7A96" w:rsidRPr="008E1A76">
          <w:rPr>
            <w:rFonts w:ascii="Times New Roman" w:eastAsia="Times New Roman" w:hAnsi="Times New Roman" w:cs="Times New Roman"/>
            <w:color w:val="000000" w:themeColor="text1"/>
            <w:rPrChange w:id="1410" w:author="Natasha Hardy" w:date="2021-12-10T13:32:00Z">
              <w:rPr>
                <w:rFonts w:ascii="Times New Roman" w:eastAsia="Times New Roman" w:hAnsi="Times New Roman" w:cs="Times New Roman"/>
              </w:rPr>
            </w:rPrChange>
          </w:rPr>
          <w:t>collected</w:t>
        </w:r>
      </w:ins>
      <w:moveTo w:id="1411" w:author="Natasha Hardy" w:date="2021-10-21T10:17:00Z">
        <w:r w:rsidR="00DB7067" w:rsidRPr="008E1A76">
          <w:rPr>
            <w:rFonts w:ascii="Times New Roman" w:eastAsia="Times New Roman" w:hAnsi="Times New Roman" w:cs="Times New Roman"/>
            <w:color w:val="000000" w:themeColor="text1"/>
            <w:rPrChange w:id="1412" w:author="Natasha Hardy" w:date="2021-12-10T13:32:00Z">
              <w:rPr>
                <w:rFonts w:ascii="Times New Roman" w:eastAsia="Times New Roman" w:hAnsi="Times New Roman" w:cs="Times New Roman"/>
              </w:rPr>
            </w:rPrChange>
          </w:rPr>
          <w:t xml:space="preserve"> for </w:t>
        </w:r>
        <w:del w:id="1413" w:author="Natasha Hardy" w:date="2021-11-11T12:25:00Z">
          <w:r w:rsidR="00DB7067" w:rsidRPr="008E1A76" w:rsidDel="007C0F27">
            <w:rPr>
              <w:rFonts w:ascii="Times New Roman" w:eastAsia="Times New Roman" w:hAnsi="Times New Roman" w:cs="Times New Roman"/>
              <w:color w:val="000000" w:themeColor="text1"/>
              <w:rPrChange w:id="1414" w:author="Natasha Hardy" w:date="2021-12-10T13:32:00Z">
                <w:rPr>
                  <w:rFonts w:ascii="Times New Roman" w:eastAsia="Times New Roman" w:hAnsi="Times New Roman" w:cs="Times New Roman"/>
                </w:rPr>
              </w:rPrChange>
            </w:rPr>
            <w:delText xml:space="preserve">hard-part </w:delText>
          </w:r>
        </w:del>
        <w:r w:rsidR="00DB7067" w:rsidRPr="008E1A76">
          <w:rPr>
            <w:rFonts w:ascii="Times New Roman" w:eastAsia="Times New Roman" w:hAnsi="Times New Roman" w:cs="Times New Roman"/>
            <w:color w:val="000000" w:themeColor="text1"/>
            <w:rPrChange w:id="1415" w:author="Natasha Hardy" w:date="2021-12-10T13:32:00Z">
              <w:rPr>
                <w:rFonts w:ascii="Times New Roman" w:eastAsia="Times New Roman" w:hAnsi="Times New Roman" w:cs="Times New Roman"/>
              </w:rPr>
            </w:rPrChange>
          </w:rPr>
          <w:t>analyses of morphological prey remains</w:t>
        </w:r>
      </w:moveTo>
      <w:ins w:id="1416" w:author="Natasha Hardy" w:date="2021-10-21T10:18:00Z">
        <w:r w:rsidR="00DB7067" w:rsidRPr="008E1A76">
          <w:rPr>
            <w:rFonts w:ascii="Times New Roman" w:eastAsia="Times New Roman" w:hAnsi="Times New Roman" w:cs="Times New Roman"/>
            <w:color w:val="000000" w:themeColor="text1"/>
            <w:rPrChange w:id="1417" w:author="Natasha Hardy" w:date="2021-12-10T13:32:00Z">
              <w:rPr>
                <w:rFonts w:ascii="Times New Roman" w:eastAsia="Times New Roman" w:hAnsi="Times New Roman" w:cs="Times New Roman"/>
              </w:rPr>
            </w:rPrChange>
          </w:rPr>
          <w:t>,</w:t>
        </w:r>
        <w:del w:id="1418" w:author="Rebecca McIntosh" w:date="2021-10-28T11:03:00Z">
          <w:r w:rsidR="00DB7067" w:rsidRPr="008E1A76" w:rsidDel="008A7A96">
            <w:rPr>
              <w:rFonts w:ascii="Times New Roman" w:eastAsia="Times New Roman" w:hAnsi="Times New Roman" w:cs="Times New Roman"/>
              <w:color w:val="000000" w:themeColor="text1"/>
              <w:rPrChange w:id="1419" w:author="Natasha Hardy" w:date="2021-12-10T13:32:00Z">
                <w:rPr>
                  <w:rFonts w:ascii="Times New Roman" w:eastAsia="Times New Roman" w:hAnsi="Times New Roman" w:cs="Times New Roman"/>
                  <w:color w:val="231F20"/>
                </w:rPr>
              </w:rPrChange>
            </w:rPr>
            <w:delText xml:space="preserve">and placed </w:delText>
          </w:r>
          <w:r w:rsidR="00DB7067" w:rsidRPr="008E1A76" w:rsidDel="008A7A96">
            <w:rPr>
              <w:rFonts w:ascii="Times New Roman" w:eastAsia="Times New Roman" w:hAnsi="Times New Roman" w:cs="Times New Roman"/>
              <w:color w:val="000000" w:themeColor="text1"/>
              <w:rPrChange w:id="1420" w:author="Natasha Hardy" w:date="2021-12-10T13:32:00Z">
                <w:rPr>
                  <w:rFonts w:ascii="Times New Roman" w:eastAsia="Times New Roman" w:hAnsi="Times New Roman" w:cs="Times New Roman"/>
                </w:rPr>
              </w:rPrChange>
            </w:rPr>
            <w:delText>in an</w:delText>
          </w:r>
        </w:del>
        <w:r w:rsidR="00DB7067" w:rsidRPr="008E1A76">
          <w:rPr>
            <w:rFonts w:ascii="Times New Roman" w:eastAsia="Times New Roman" w:hAnsi="Times New Roman" w:cs="Times New Roman"/>
            <w:color w:val="000000" w:themeColor="text1"/>
            <w:rPrChange w:id="1421" w:author="Natasha Hardy" w:date="2021-12-10T13:32:00Z">
              <w:rPr>
                <w:rFonts w:ascii="Times New Roman" w:eastAsia="Times New Roman" w:hAnsi="Times New Roman" w:cs="Times New Roman"/>
              </w:rPr>
            </w:rPrChange>
          </w:rPr>
          <w:t xml:space="preserve"> </w:t>
        </w:r>
      </w:ins>
      <w:ins w:id="1422" w:author="Rebecca McIntosh" w:date="2021-10-28T11:03:00Z">
        <w:r w:rsidR="008A7A96" w:rsidRPr="008E1A76">
          <w:rPr>
            <w:rFonts w:ascii="Times New Roman" w:eastAsia="Times New Roman" w:hAnsi="Times New Roman" w:cs="Times New Roman"/>
            <w:color w:val="000000" w:themeColor="text1"/>
            <w:rPrChange w:id="1423" w:author="Natasha Hardy" w:date="2021-12-10T13:32:00Z">
              <w:rPr>
                <w:rFonts w:ascii="Times New Roman" w:eastAsia="Times New Roman" w:hAnsi="Times New Roman" w:cs="Times New Roman"/>
                <w:color w:val="231F20"/>
              </w:rPr>
            </w:rPrChange>
          </w:rPr>
          <w:t>using in</w:t>
        </w:r>
        <w:r w:rsidR="008A7A96" w:rsidRPr="008E1A76">
          <w:rPr>
            <w:rFonts w:ascii="Times New Roman" w:eastAsia="Times New Roman" w:hAnsi="Times New Roman" w:cs="Times New Roman"/>
            <w:color w:val="000000" w:themeColor="text1"/>
            <w:rPrChange w:id="1424" w:author="Natasha Hardy" w:date="2021-12-10T13:32:00Z">
              <w:rPr>
                <w:rFonts w:ascii="Times New Roman" w:eastAsia="Times New Roman" w:hAnsi="Times New Roman" w:cs="Times New Roman"/>
              </w:rPr>
            </w:rPrChange>
          </w:rPr>
          <w:t>dividual</w:t>
        </w:r>
      </w:ins>
      <w:ins w:id="1425" w:author="Natasha Hardy" w:date="2021-10-21T10:18:00Z">
        <w:del w:id="1426" w:author="Microsoft Office User" w:date="2021-12-10T09:42:00Z">
          <w:r w:rsidR="00DB7067" w:rsidRPr="008E1A76" w:rsidDel="00F17902">
            <w:rPr>
              <w:rFonts w:ascii="Times New Roman" w:eastAsia="Times New Roman" w:hAnsi="Times New Roman" w:cs="Times New Roman"/>
              <w:color w:val="000000" w:themeColor="text1"/>
              <w:rPrChange w:id="1427" w:author="Natasha Hardy" w:date="2021-12-10T13:32:00Z">
                <w:rPr>
                  <w:rFonts w:ascii="Times New Roman" w:eastAsia="Times New Roman" w:hAnsi="Times New Roman" w:cs="Times New Roman"/>
                </w:rPr>
              </w:rPrChange>
            </w:rPr>
            <w:delText xml:space="preserve"> air-tight</w:delText>
          </w:r>
        </w:del>
        <w:r w:rsidR="00DB7067" w:rsidRPr="008E1A76">
          <w:rPr>
            <w:rFonts w:ascii="Times New Roman" w:eastAsia="Times New Roman" w:hAnsi="Times New Roman" w:cs="Times New Roman"/>
            <w:color w:val="000000" w:themeColor="text1"/>
            <w:rPrChange w:id="1428" w:author="Natasha Hardy" w:date="2021-12-10T13:32:00Z">
              <w:rPr>
                <w:rFonts w:ascii="Times New Roman" w:eastAsia="Times New Roman" w:hAnsi="Times New Roman" w:cs="Times New Roman"/>
              </w:rPr>
            </w:rPrChange>
          </w:rPr>
          <w:t>, zip-lock bag</w:t>
        </w:r>
      </w:ins>
      <w:ins w:id="1429" w:author="Rebecca McIntosh" w:date="2021-10-28T11:03:00Z">
        <w:r w:rsidR="008A7A96" w:rsidRPr="008E1A76">
          <w:rPr>
            <w:rFonts w:ascii="Times New Roman" w:eastAsia="Times New Roman" w:hAnsi="Times New Roman" w:cs="Times New Roman"/>
            <w:color w:val="000000" w:themeColor="text1"/>
            <w:rPrChange w:id="1430" w:author="Natasha Hardy" w:date="2021-12-10T13:32:00Z">
              <w:rPr>
                <w:rFonts w:ascii="Times New Roman" w:eastAsia="Times New Roman" w:hAnsi="Times New Roman" w:cs="Times New Roman"/>
              </w:rPr>
            </w:rPrChange>
          </w:rPr>
          <w:t>s</w:t>
        </w:r>
      </w:ins>
      <w:ins w:id="1431" w:author="Rebecca McIntosh" w:date="2021-10-28T11:04:00Z">
        <w:r w:rsidR="008A7A96" w:rsidRPr="008E1A76">
          <w:rPr>
            <w:rFonts w:ascii="Times New Roman" w:eastAsia="Times New Roman" w:hAnsi="Times New Roman" w:cs="Times New Roman"/>
            <w:color w:val="000000" w:themeColor="text1"/>
            <w:rPrChange w:id="1432" w:author="Natasha Hardy" w:date="2021-12-10T13:32:00Z">
              <w:rPr>
                <w:rFonts w:ascii="Times New Roman" w:eastAsia="Times New Roman" w:hAnsi="Times New Roman" w:cs="Times New Roman"/>
              </w:rPr>
            </w:rPrChange>
          </w:rPr>
          <w:t>.</w:t>
        </w:r>
      </w:ins>
      <w:moveTo w:id="1433" w:author="Natasha Hardy" w:date="2021-10-21T10:17:00Z">
        <w:del w:id="1434" w:author="Rebecca McIntosh" w:date="2021-10-29T12:02:00Z">
          <w:r w:rsidR="00DB7067" w:rsidRPr="008E1A76" w:rsidDel="007A0DB9">
            <w:rPr>
              <w:rFonts w:ascii="Times New Roman" w:eastAsia="Times New Roman" w:hAnsi="Times New Roman" w:cs="Times New Roman"/>
              <w:color w:val="000000" w:themeColor="text1"/>
              <w:rPrChange w:id="1435" w:author="Natasha Hardy" w:date="2021-12-10T13:32:00Z">
                <w:rPr>
                  <w:rFonts w:ascii="Times New Roman" w:eastAsia="Times New Roman" w:hAnsi="Times New Roman" w:cs="Times New Roman"/>
                  <w:color w:val="231F20"/>
                </w:rPr>
              </w:rPrChange>
            </w:rPr>
            <w:delText>.</w:delText>
          </w:r>
        </w:del>
      </w:moveTo>
      <w:moveFromRangeStart w:id="1436" w:author="Natasha Hardy" w:date="2021-10-21T10:17:00Z" w:name="move85703521"/>
      <w:moveToRangeEnd w:id="1399"/>
      <w:moveFrom w:id="1437" w:author="Natasha Hardy" w:date="2021-10-21T10:17:00Z">
        <w:r w:rsidRPr="008E1A76" w:rsidDel="00D942F2">
          <w:rPr>
            <w:rFonts w:ascii="Times New Roman" w:eastAsia="Times New Roman" w:hAnsi="Times New Roman" w:cs="Times New Roman"/>
            <w:color w:val="000000" w:themeColor="text1"/>
            <w:rPrChange w:id="1438" w:author="Natasha Hardy" w:date="2021-12-10T13:32:00Z">
              <w:rPr>
                <w:rFonts w:ascii="Times New Roman" w:eastAsia="Times New Roman" w:hAnsi="Times New Roman" w:cs="Times New Roman"/>
              </w:rPr>
            </w:rPrChange>
          </w:rPr>
          <w:t>Whole scats were used for hard-part analyses of morphological prey remains</w:t>
        </w:r>
        <w:r w:rsidRPr="008E1A76" w:rsidDel="00D942F2">
          <w:rPr>
            <w:rFonts w:ascii="Times New Roman" w:eastAsia="Times New Roman" w:hAnsi="Times New Roman" w:cs="Times New Roman"/>
            <w:color w:val="000000" w:themeColor="text1"/>
            <w:rPrChange w:id="1439" w:author="Natasha Hardy" w:date="2021-12-10T13:32:00Z">
              <w:rPr>
                <w:rFonts w:ascii="Times New Roman" w:eastAsia="Times New Roman" w:hAnsi="Times New Roman" w:cs="Times New Roman"/>
                <w:color w:val="231F20"/>
              </w:rPr>
            </w:rPrChange>
          </w:rPr>
          <w:t xml:space="preserve">. </w:t>
        </w:r>
      </w:moveFrom>
      <w:moveFromRangeEnd w:id="1436"/>
      <w:ins w:id="1440" w:author="Natasha Hardy" w:date="2021-10-21T10:19:00Z">
        <w:r w:rsidR="00DB7067" w:rsidRPr="008E1A76">
          <w:rPr>
            <w:rFonts w:ascii="Times New Roman" w:eastAsia="Times New Roman" w:hAnsi="Times New Roman" w:cs="Times New Roman"/>
            <w:color w:val="000000" w:themeColor="text1"/>
            <w:rPrChange w:id="1441" w:author="Natasha Hardy" w:date="2021-12-10T13:32:00Z">
              <w:rPr>
                <w:rFonts w:ascii="Times New Roman" w:eastAsia="Times New Roman" w:hAnsi="Times New Roman" w:cs="Times New Roman"/>
              </w:rPr>
            </w:rPrChange>
          </w:rPr>
          <w:t xml:space="preserve"> </w:t>
        </w:r>
      </w:ins>
      <w:del w:id="1442" w:author="Natasha Hardy" w:date="2021-10-21T10:18:00Z">
        <w:r w:rsidRPr="008E1A76" w:rsidDel="00DB7067">
          <w:rPr>
            <w:rFonts w:ascii="Times New Roman" w:eastAsia="Times New Roman" w:hAnsi="Times New Roman" w:cs="Times New Roman"/>
            <w:color w:val="000000" w:themeColor="text1"/>
            <w:rPrChange w:id="1443" w:author="Natasha Hardy" w:date="2021-12-10T13:32:00Z">
              <w:rPr>
                <w:rFonts w:ascii="Times New Roman" w:eastAsia="Times New Roman" w:hAnsi="Times New Roman" w:cs="Times New Roman"/>
              </w:rPr>
            </w:rPrChange>
          </w:rPr>
          <w:delText xml:space="preserve">Subsamples (2 mL) were taken </w:delText>
        </w:r>
        <w:r w:rsidR="00644E4A" w:rsidRPr="008E1A76" w:rsidDel="00DB7067">
          <w:rPr>
            <w:rFonts w:ascii="Times New Roman" w:eastAsia="Times New Roman" w:hAnsi="Times New Roman" w:cs="Times New Roman"/>
            <w:color w:val="000000" w:themeColor="text1"/>
            <w:rPrChange w:id="1444" w:author="Natasha Hardy" w:date="2021-12-10T13:32:00Z">
              <w:rPr>
                <w:rFonts w:ascii="Times New Roman" w:eastAsia="Times New Roman" w:hAnsi="Times New Roman" w:cs="Times New Roman"/>
              </w:rPr>
            </w:rPrChange>
          </w:rPr>
          <w:delText xml:space="preserve">from whole scats </w:delText>
        </w:r>
        <w:r w:rsidRPr="008E1A76" w:rsidDel="00DB7067">
          <w:rPr>
            <w:rFonts w:ascii="Times New Roman" w:eastAsia="Times New Roman" w:hAnsi="Times New Roman" w:cs="Times New Roman"/>
            <w:color w:val="000000" w:themeColor="text1"/>
            <w:rPrChange w:id="1445" w:author="Natasha Hardy" w:date="2021-12-10T13:32:00Z">
              <w:rPr>
                <w:rFonts w:ascii="Times New Roman" w:eastAsia="Times New Roman" w:hAnsi="Times New Roman" w:cs="Times New Roman"/>
              </w:rPr>
            </w:rPrChange>
          </w:rPr>
          <w:delText>directly at the point of collection in the field</w:delText>
        </w:r>
      </w:del>
      <w:del w:id="1446" w:author="Natasha Hardy" w:date="2021-10-21T10:17:00Z">
        <w:r w:rsidRPr="008E1A76" w:rsidDel="00D942F2">
          <w:rPr>
            <w:rFonts w:ascii="Times New Roman" w:eastAsia="Times New Roman" w:hAnsi="Times New Roman" w:cs="Times New Roman"/>
            <w:color w:val="000000" w:themeColor="text1"/>
            <w:rPrChange w:id="1447" w:author="Natasha Hardy" w:date="2021-12-10T13:32:00Z">
              <w:rPr>
                <w:rFonts w:ascii="Times New Roman" w:eastAsia="Times New Roman" w:hAnsi="Times New Roman" w:cs="Times New Roman"/>
              </w:rPr>
            </w:rPrChange>
          </w:rPr>
          <w:delText xml:space="preserve"> for DNA-based </w:delText>
        </w:r>
        <w:r w:rsidR="00644E4A" w:rsidRPr="008E1A76" w:rsidDel="00D942F2">
          <w:rPr>
            <w:rFonts w:ascii="Times New Roman" w:eastAsia="Times New Roman" w:hAnsi="Times New Roman" w:cs="Times New Roman"/>
            <w:color w:val="000000" w:themeColor="text1"/>
            <w:rPrChange w:id="1448" w:author="Natasha Hardy" w:date="2021-12-10T13:32:00Z">
              <w:rPr>
                <w:rFonts w:ascii="Times New Roman" w:eastAsia="Times New Roman" w:hAnsi="Times New Roman" w:cs="Times New Roman"/>
              </w:rPr>
            </w:rPrChange>
          </w:rPr>
          <w:delText>analyses of prey remains</w:delText>
        </w:r>
      </w:del>
      <w:del w:id="1449" w:author="Natasha Hardy" w:date="2021-10-21T10:18:00Z">
        <w:r w:rsidRPr="008E1A76" w:rsidDel="00DB7067">
          <w:rPr>
            <w:rFonts w:ascii="Times New Roman" w:eastAsia="Times New Roman" w:hAnsi="Times New Roman" w:cs="Times New Roman"/>
            <w:color w:val="000000" w:themeColor="text1"/>
            <w:rPrChange w:id="1450" w:author="Natasha Hardy" w:date="2021-12-10T13:32:00Z">
              <w:rPr>
                <w:rFonts w:ascii="Times New Roman" w:eastAsia="Times New Roman" w:hAnsi="Times New Roman" w:cs="Times New Roman"/>
              </w:rPr>
            </w:rPrChange>
          </w:rPr>
          <w:delText xml:space="preserve">, by homogenising whole scats with individual disposable spatulas and storing in 2 mL in Eppendorf tubes. </w:delText>
        </w:r>
      </w:del>
      <w:r w:rsidRPr="008E1A76">
        <w:rPr>
          <w:rFonts w:ascii="Times New Roman" w:eastAsia="Times New Roman" w:hAnsi="Times New Roman" w:cs="Times New Roman"/>
          <w:color w:val="000000" w:themeColor="text1"/>
          <w:rPrChange w:id="1451" w:author="Natasha Hardy" w:date="2021-12-10T13:32:00Z">
            <w:rPr>
              <w:rFonts w:ascii="Times New Roman" w:eastAsia="Times New Roman" w:hAnsi="Times New Roman" w:cs="Times New Roman"/>
            </w:rPr>
          </w:rPrChange>
        </w:rPr>
        <w:t xml:space="preserve">Samples were stored within hours of collection between -10˚ and -20˚C in portable freezers (WAECO) for up to 7 d in the field and transferred to -20˚C freezer facilities. </w:t>
      </w:r>
    </w:p>
    <w:p w14:paraId="067EC22F" w14:textId="77777777" w:rsidR="00C65F08" w:rsidRPr="008E1A76" w:rsidRDefault="00C65F08" w:rsidP="001553A7">
      <w:pPr>
        <w:pBdr>
          <w:top w:val="nil"/>
          <w:left w:val="nil"/>
          <w:bottom w:val="nil"/>
          <w:right w:val="nil"/>
          <w:between w:val="nil"/>
        </w:pBdr>
        <w:rPr>
          <w:rFonts w:ascii="Times New Roman" w:eastAsia="Times New Roman" w:hAnsi="Times New Roman" w:cs="Times New Roman"/>
          <w:color w:val="000000" w:themeColor="text1"/>
          <w:rPrChange w:id="1452" w:author="Natasha Hardy" w:date="2021-12-10T13:32:00Z">
            <w:rPr>
              <w:rFonts w:ascii="Times New Roman" w:eastAsia="Times New Roman" w:hAnsi="Times New Roman" w:cs="Times New Roman"/>
              <w:color w:val="000000"/>
            </w:rPr>
          </w:rPrChange>
        </w:rPr>
      </w:pPr>
    </w:p>
    <w:p w14:paraId="47EC382D" w14:textId="7ECD08AD" w:rsidR="00C65F08" w:rsidRPr="008E1A76" w:rsidRDefault="008445EE" w:rsidP="001553A7">
      <w:pPr>
        <w:pStyle w:val="Heading3"/>
        <w:rPr>
          <w:rFonts w:ascii="Times New Roman" w:eastAsia="Times New Roman" w:hAnsi="Times New Roman" w:cs="Times New Roman"/>
          <w:color w:val="000000" w:themeColor="text1"/>
          <w:rPrChange w:id="1453" w:author="Natasha Hardy" w:date="2021-12-10T13:32:00Z">
            <w:rPr>
              <w:rFonts w:ascii="Times New Roman" w:eastAsia="Times New Roman" w:hAnsi="Times New Roman" w:cs="Times New Roman"/>
              <w:color w:val="211E1E"/>
            </w:rPr>
          </w:rPrChange>
        </w:rPr>
      </w:pPr>
      <w:bookmarkStart w:id="1454" w:name="_tyjcwt" w:colFirst="0" w:colLast="0"/>
      <w:bookmarkEnd w:id="1454"/>
      <w:del w:id="1455" w:author="Natasha Hardy" w:date="2021-12-10T11:15:00Z">
        <w:r w:rsidRPr="008E1A76" w:rsidDel="003C6B2B">
          <w:rPr>
            <w:color w:val="000000" w:themeColor="text1"/>
            <w:rPrChange w:id="1456" w:author="Natasha Hardy" w:date="2021-12-10T13:32:00Z">
              <w:rPr/>
            </w:rPrChange>
          </w:rPr>
          <w:delText>Morphological identification</w:delText>
        </w:r>
      </w:del>
      <w:ins w:id="1457" w:author="Natasha Hardy" w:date="2021-12-10T11:15:00Z">
        <w:r w:rsidR="003C6B2B" w:rsidRPr="008E1A76">
          <w:rPr>
            <w:color w:val="000000" w:themeColor="text1"/>
            <w:rPrChange w:id="1458" w:author="Natasha Hardy" w:date="2021-12-10T13:32:00Z">
              <w:rPr/>
            </w:rPrChange>
          </w:rPr>
          <w:t>Identification</w:t>
        </w:r>
      </w:ins>
      <w:r w:rsidRPr="008E1A76">
        <w:rPr>
          <w:color w:val="000000" w:themeColor="text1"/>
          <w:rPrChange w:id="1459" w:author="Natasha Hardy" w:date="2021-12-10T13:32:00Z">
            <w:rPr/>
          </w:rPrChange>
        </w:rPr>
        <w:t xml:space="preserve"> of seabird </w:t>
      </w:r>
      <w:ins w:id="1460" w:author="Natasha Hardy" w:date="2021-12-10T11:16:00Z">
        <w:r w:rsidR="003C6B2B" w:rsidRPr="008E1A76">
          <w:rPr>
            <w:color w:val="000000" w:themeColor="text1"/>
            <w:rPrChange w:id="1461" w:author="Natasha Hardy" w:date="2021-12-10T13:32:00Z">
              <w:rPr/>
            </w:rPrChange>
          </w:rPr>
          <w:t xml:space="preserve">morphological and genetic </w:t>
        </w:r>
      </w:ins>
      <w:r w:rsidRPr="008E1A76">
        <w:rPr>
          <w:color w:val="000000" w:themeColor="text1"/>
          <w:rPrChange w:id="1462" w:author="Natasha Hardy" w:date="2021-12-10T13:32:00Z">
            <w:rPr/>
          </w:rPrChange>
        </w:rPr>
        <w:t>remains</w:t>
      </w:r>
      <w:del w:id="1463" w:author="Natasha Hardy" w:date="2021-12-09T15:43:00Z">
        <w:r w:rsidRPr="008E1A76" w:rsidDel="002D0B5B">
          <w:rPr>
            <w:color w:val="000000" w:themeColor="text1"/>
            <w:rPrChange w:id="1464" w:author="Natasha Hardy" w:date="2021-12-10T13:32:00Z">
              <w:rPr/>
            </w:rPrChange>
          </w:rPr>
          <w:delText xml:space="preserve"> in long-nosed fur seal scats</w:delText>
        </w:r>
      </w:del>
    </w:p>
    <w:p w14:paraId="42A8F030" w14:textId="77777777" w:rsidR="00644E4A" w:rsidRPr="008E1A76" w:rsidRDefault="00644E4A" w:rsidP="001553A7">
      <w:pPr>
        <w:pBdr>
          <w:top w:val="nil"/>
          <w:left w:val="nil"/>
          <w:bottom w:val="nil"/>
          <w:right w:val="nil"/>
          <w:between w:val="nil"/>
        </w:pBdr>
        <w:spacing w:before="240" w:after="240"/>
        <w:rPr>
          <w:rFonts w:ascii="Times New Roman" w:eastAsia="Times New Roman" w:hAnsi="Times New Roman" w:cs="Times New Roman"/>
          <w:color w:val="000000" w:themeColor="text1"/>
          <w:rPrChange w:id="1465" w:author="Natasha Hardy" w:date="2021-12-10T13:32:00Z">
            <w:rPr>
              <w:rFonts w:ascii="Times New Roman" w:eastAsia="Times New Roman" w:hAnsi="Times New Roman" w:cs="Times New Roman"/>
              <w:color w:val="211E1E"/>
            </w:rPr>
          </w:rPrChange>
        </w:rPr>
      </w:pPr>
    </w:p>
    <w:p w14:paraId="7EDFFB20" w14:textId="34A4C2B8" w:rsidR="00C65F08" w:rsidRPr="008E1A76" w:rsidDel="003C6B2B" w:rsidRDefault="008445EE" w:rsidP="001553A7">
      <w:pPr>
        <w:pBdr>
          <w:top w:val="nil"/>
          <w:left w:val="nil"/>
          <w:bottom w:val="nil"/>
          <w:right w:val="nil"/>
          <w:between w:val="nil"/>
        </w:pBdr>
        <w:spacing w:before="240" w:after="240"/>
        <w:rPr>
          <w:del w:id="1466" w:author="Natasha Hardy" w:date="2021-12-10T11:16:00Z"/>
          <w:rFonts w:ascii="Times New Roman" w:eastAsia="Times New Roman" w:hAnsi="Times New Roman" w:cs="Times New Roman"/>
          <w:color w:val="000000" w:themeColor="text1"/>
          <w:rPrChange w:id="1467" w:author="Natasha Hardy" w:date="2021-12-10T13:32:00Z">
            <w:rPr>
              <w:del w:id="1468" w:author="Natasha Hardy" w:date="2021-12-10T11:16:00Z"/>
              <w:rFonts w:ascii="Times New Roman" w:eastAsia="Times New Roman" w:hAnsi="Times New Roman" w:cs="Times New Roman"/>
              <w:color w:val="211E1E"/>
            </w:rPr>
          </w:rPrChange>
        </w:rPr>
        <w:pPrChange w:id="1469" w:author="Natasha Hardy" w:date="2021-12-10T11:33:00Z">
          <w:pPr>
            <w:pBdr>
              <w:top w:val="nil"/>
              <w:left w:val="nil"/>
              <w:bottom w:val="nil"/>
              <w:right w:val="nil"/>
              <w:between w:val="nil"/>
            </w:pBdr>
            <w:spacing w:before="240" w:after="240"/>
          </w:pPr>
        </w:pPrChange>
      </w:pPr>
      <w:del w:id="1470" w:author="Natasha Hardy" w:date="2021-12-10T11:19:00Z">
        <w:r w:rsidRPr="008E1A76" w:rsidDel="00BE4A06">
          <w:rPr>
            <w:rFonts w:ascii="Times New Roman" w:eastAsia="Times New Roman" w:hAnsi="Times New Roman" w:cs="Times New Roman"/>
            <w:color w:val="000000" w:themeColor="text1"/>
            <w:rPrChange w:id="1471" w:author="Natasha Hardy" w:date="2021-12-10T13:32:00Z">
              <w:rPr>
                <w:rFonts w:ascii="Times New Roman" w:eastAsia="Times New Roman" w:hAnsi="Times New Roman" w:cs="Times New Roman"/>
                <w:color w:val="211E1E"/>
              </w:rPr>
            </w:rPrChange>
          </w:rPr>
          <w:lastRenderedPageBreak/>
          <w:delText xml:space="preserve">Seabird morphological remains are conspicuous across </w:delText>
        </w:r>
        <w:r w:rsidRPr="008E1A76" w:rsidDel="00BE4A06">
          <w:rPr>
            <w:color w:val="000000" w:themeColor="text1"/>
            <w:rPrChange w:id="1472" w:author="Natasha Hardy" w:date="2021-12-10T13:32:00Z">
              <w:rPr/>
            </w:rPrChange>
          </w:rPr>
          <w:delText>long-nosed fur seal</w:delText>
        </w:r>
        <w:r w:rsidRPr="008E1A76" w:rsidDel="00BE4A06">
          <w:rPr>
            <w:rFonts w:ascii="Times New Roman" w:eastAsia="Times New Roman" w:hAnsi="Times New Roman" w:cs="Times New Roman"/>
            <w:color w:val="000000" w:themeColor="text1"/>
            <w:rPrChange w:id="1473" w:author="Natasha Hardy" w:date="2021-12-10T13:32:00Z">
              <w:rPr>
                <w:rFonts w:ascii="Times New Roman" w:eastAsia="Times New Roman" w:hAnsi="Times New Roman" w:cs="Times New Roman"/>
                <w:color w:val="211E1E"/>
              </w:rPr>
            </w:rPrChange>
          </w:rPr>
          <w:delText xml:space="preserve"> colonies in southeastern Australia (Fig. 2c). </w:delText>
        </w:r>
      </w:del>
      <w:r w:rsidRPr="008E1A76">
        <w:rPr>
          <w:rFonts w:ascii="Times New Roman" w:eastAsia="Times New Roman" w:hAnsi="Times New Roman" w:cs="Times New Roman"/>
          <w:color w:val="000000" w:themeColor="text1"/>
          <w:rPrChange w:id="1474" w:author="Natasha Hardy" w:date="2021-12-10T13:32:00Z">
            <w:rPr>
              <w:rFonts w:ascii="Times New Roman" w:eastAsia="Times New Roman" w:hAnsi="Times New Roman" w:cs="Times New Roman"/>
              <w:color w:val="211E1E"/>
            </w:rPr>
          </w:rPrChange>
        </w:rPr>
        <w:t>All prey items were identified from hard</w:t>
      </w:r>
      <w:ins w:id="1475" w:author="Natasha Hardy" w:date="2021-12-09T15:43:00Z">
        <w:r w:rsidR="008D4EEA" w:rsidRPr="008E1A76">
          <w:rPr>
            <w:rFonts w:ascii="Times New Roman" w:eastAsia="Times New Roman" w:hAnsi="Times New Roman" w:cs="Times New Roman"/>
            <w:color w:val="000000" w:themeColor="text1"/>
            <w:rPrChange w:id="1476" w:author="Natasha Hardy" w:date="2021-12-10T13:32:00Z">
              <w:rPr>
                <w:rFonts w:ascii="Times New Roman" w:eastAsia="Times New Roman" w:hAnsi="Times New Roman" w:cs="Times New Roman"/>
                <w:color w:val="211E1E"/>
              </w:rPr>
            </w:rPrChange>
          </w:rPr>
          <w:t>-</w:t>
        </w:r>
      </w:ins>
      <w:del w:id="1477" w:author="Natasha Hardy" w:date="2021-12-09T15:43:00Z">
        <w:r w:rsidRPr="008E1A76" w:rsidDel="008D4EEA">
          <w:rPr>
            <w:rFonts w:ascii="Times New Roman" w:eastAsia="Times New Roman" w:hAnsi="Times New Roman" w:cs="Times New Roman"/>
            <w:color w:val="000000" w:themeColor="text1"/>
            <w:rPrChange w:id="1478" w:author="Natasha Hardy" w:date="2021-12-10T13:32:00Z">
              <w:rPr>
                <w:rFonts w:ascii="Times New Roman" w:eastAsia="Times New Roman" w:hAnsi="Times New Roman" w:cs="Times New Roman"/>
                <w:color w:val="211E1E"/>
              </w:rPr>
            </w:rPrChange>
          </w:rPr>
          <w:delText xml:space="preserve"> </w:delText>
        </w:r>
      </w:del>
      <w:r w:rsidRPr="008E1A76">
        <w:rPr>
          <w:rFonts w:ascii="Times New Roman" w:eastAsia="Times New Roman" w:hAnsi="Times New Roman" w:cs="Times New Roman"/>
          <w:color w:val="000000" w:themeColor="text1"/>
          <w:rPrChange w:id="1479" w:author="Natasha Hardy" w:date="2021-12-10T13:32:00Z">
            <w:rPr>
              <w:rFonts w:ascii="Times New Roman" w:eastAsia="Times New Roman" w:hAnsi="Times New Roman" w:cs="Times New Roman"/>
              <w:color w:val="211E1E"/>
            </w:rPr>
          </w:rPrChange>
        </w:rPr>
        <w:t xml:space="preserve">parts using methods described by </w:t>
      </w:r>
      <w:del w:id="1480" w:author="Natasha Hardy" w:date="2021-11-11T11:10:00Z">
        <w:r w:rsidRPr="008E1A76" w:rsidDel="00850141">
          <w:rPr>
            <w:color w:val="000000" w:themeColor="text1"/>
            <w:rPrChange w:id="1481" w:author="Natasha Hardy" w:date="2021-12-10T13:32:00Z">
              <w:rPr>
                <w:shd w:val="clear" w:color="auto" w:fill="DDDDDD"/>
              </w:rPr>
            </w:rPrChange>
          </w:rPr>
          <w:delText xml:space="preserve">Kirkwood et al. (2008) and </w:delText>
        </w:r>
      </w:del>
      <w:r w:rsidRPr="008E1A76">
        <w:rPr>
          <w:color w:val="000000" w:themeColor="text1"/>
          <w:rPrChange w:id="1482" w:author="Natasha Hardy" w:date="2021-12-10T13:32:00Z">
            <w:rPr>
              <w:shd w:val="clear" w:color="auto" w:fill="DDDDDD"/>
            </w:rPr>
          </w:rPrChange>
        </w:rPr>
        <w:t>Page et al. (2005)</w:t>
      </w:r>
      <w:r w:rsidRPr="008E1A76">
        <w:rPr>
          <w:rFonts w:ascii="Times New Roman" w:eastAsia="Times New Roman" w:hAnsi="Times New Roman" w:cs="Times New Roman"/>
          <w:color w:val="000000" w:themeColor="text1"/>
          <w:rPrChange w:id="1483" w:author="Natasha Hardy" w:date="2021-12-10T13:32:00Z">
            <w:rPr>
              <w:rFonts w:ascii="Times New Roman" w:eastAsia="Times New Roman" w:hAnsi="Times New Roman" w:cs="Times New Roman"/>
              <w:color w:val="211E1E"/>
            </w:rPr>
          </w:rPrChange>
        </w:rPr>
        <w:t xml:space="preserve">. </w:t>
      </w:r>
      <w:del w:id="1484" w:author="Natasha Hardy" w:date="2021-12-10T11:15:00Z">
        <w:r w:rsidRPr="008E1A76" w:rsidDel="003C6B2B">
          <w:rPr>
            <w:rFonts w:ascii="Times New Roman" w:eastAsia="Times New Roman" w:hAnsi="Times New Roman" w:cs="Times New Roman"/>
            <w:color w:val="000000" w:themeColor="text1"/>
            <w:rPrChange w:id="1485" w:author="Natasha Hardy" w:date="2021-12-10T13:32:00Z">
              <w:rPr>
                <w:rFonts w:ascii="Times New Roman" w:eastAsia="Times New Roman" w:hAnsi="Times New Roman" w:cs="Times New Roman"/>
                <w:color w:val="211E1E"/>
              </w:rPr>
            </w:rPrChange>
          </w:rPr>
          <w:delText xml:space="preserve">Data on diet items other than birds are the subject of a broader investigation on </w:delText>
        </w:r>
        <w:r w:rsidRPr="008E1A76" w:rsidDel="003C6B2B">
          <w:rPr>
            <w:color w:val="000000" w:themeColor="text1"/>
            <w:rPrChange w:id="1486" w:author="Natasha Hardy" w:date="2021-12-10T13:32:00Z">
              <w:rPr/>
            </w:rPrChange>
          </w:rPr>
          <w:delText>long-nosed fur seal</w:delText>
        </w:r>
        <w:r w:rsidRPr="008E1A76" w:rsidDel="003C6B2B">
          <w:rPr>
            <w:rFonts w:ascii="Times New Roman" w:eastAsia="Times New Roman" w:hAnsi="Times New Roman" w:cs="Times New Roman"/>
            <w:color w:val="000000" w:themeColor="text1"/>
            <w:rPrChange w:id="1487" w:author="Natasha Hardy" w:date="2021-12-10T13:32:00Z">
              <w:rPr>
                <w:rFonts w:ascii="Times New Roman" w:eastAsia="Times New Roman" w:hAnsi="Times New Roman" w:cs="Times New Roman"/>
                <w:color w:val="211E1E"/>
              </w:rPr>
            </w:rPrChange>
          </w:rPr>
          <w:delText xml:space="preserve"> diet across southeastern Australia. </w:delText>
        </w:r>
      </w:del>
      <w:r w:rsidRPr="008E1A76">
        <w:rPr>
          <w:rFonts w:ascii="Times New Roman" w:eastAsia="Times New Roman" w:hAnsi="Times New Roman" w:cs="Times New Roman"/>
          <w:color w:val="000000" w:themeColor="text1"/>
          <w:rPrChange w:id="1488" w:author="Natasha Hardy" w:date="2021-12-10T13:32:00Z">
            <w:rPr>
              <w:rFonts w:ascii="Times New Roman" w:eastAsia="Times New Roman" w:hAnsi="Times New Roman" w:cs="Times New Roman"/>
              <w:color w:val="211E1E"/>
            </w:rPr>
          </w:rPrChange>
        </w:rPr>
        <w:t xml:space="preserve">Birds were identified using feathers and other remains such as feet, </w:t>
      </w:r>
      <w:del w:id="1489" w:author="Natasha Hardy" w:date="2021-12-10T11:19:00Z">
        <w:r w:rsidRPr="008E1A76" w:rsidDel="00BE4A06">
          <w:rPr>
            <w:rFonts w:ascii="Times New Roman" w:eastAsia="Times New Roman" w:hAnsi="Times New Roman" w:cs="Times New Roman"/>
            <w:color w:val="000000" w:themeColor="text1"/>
            <w:rPrChange w:id="1490" w:author="Natasha Hardy" w:date="2021-12-10T13:32:00Z">
              <w:rPr>
                <w:rFonts w:ascii="Times New Roman" w:eastAsia="Times New Roman" w:hAnsi="Times New Roman" w:cs="Times New Roman"/>
                <w:color w:val="211E1E"/>
              </w:rPr>
            </w:rPrChange>
          </w:rPr>
          <w:delText>flippers</w:delText>
        </w:r>
      </w:del>
      <w:ins w:id="1491" w:author="Natasha Hardy" w:date="2021-12-10T11:19:00Z">
        <w:r w:rsidR="00BE4A06" w:rsidRPr="008E1A76">
          <w:rPr>
            <w:rFonts w:ascii="Times New Roman" w:eastAsia="Times New Roman" w:hAnsi="Times New Roman" w:cs="Times New Roman"/>
            <w:color w:val="000000" w:themeColor="text1"/>
          </w:rPr>
          <w:t>flippers,</w:t>
        </w:r>
      </w:ins>
      <w:r w:rsidRPr="008E1A76">
        <w:rPr>
          <w:rFonts w:ascii="Times New Roman" w:eastAsia="Times New Roman" w:hAnsi="Times New Roman" w:cs="Times New Roman"/>
          <w:color w:val="000000" w:themeColor="text1"/>
          <w:rPrChange w:id="1492" w:author="Natasha Hardy" w:date="2021-12-10T13:32:00Z">
            <w:rPr>
              <w:rFonts w:ascii="Times New Roman" w:eastAsia="Times New Roman" w:hAnsi="Times New Roman" w:cs="Times New Roman"/>
              <w:color w:val="211E1E"/>
            </w:rPr>
          </w:rPrChange>
        </w:rPr>
        <w:t xml:space="preserve"> and heads (Fig. 2</w:t>
      </w:r>
      <w:del w:id="1493" w:author="Natasha Hardy" w:date="2021-12-10T11:18:00Z">
        <w:r w:rsidRPr="008E1A76" w:rsidDel="00BE4A06">
          <w:rPr>
            <w:rFonts w:ascii="Times New Roman" w:eastAsia="Times New Roman" w:hAnsi="Times New Roman" w:cs="Times New Roman"/>
            <w:color w:val="000000" w:themeColor="text1"/>
            <w:rPrChange w:id="1494" w:author="Natasha Hardy" w:date="2021-12-10T13:32:00Z">
              <w:rPr>
                <w:rFonts w:ascii="Times New Roman" w:eastAsia="Times New Roman" w:hAnsi="Times New Roman" w:cs="Times New Roman"/>
                <w:color w:val="211E1E"/>
              </w:rPr>
            </w:rPrChange>
          </w:rPr>
          <w:delText>d</w:delText>
        </w:r>
      </w:del>
      <w:r w:rsidRPr="008E1A76">
        <w:rPr>
          <w:rFonts w:ascii="Times New Roman" w:eastAsia="Times New Roman" w:hAnsi="Times New Roman" w:cs="Times New Roman"/>
          <w:color w:val="000000" w:themeColor="text1"/>
          <w:rPrChange w:id="1495" w:author="Natasha Hardy" w:date="2021-12-10T13:32:00Z">
            <w:rPr>
              <w:rFonts w:ascii="Times New Roman" w:eastAsia="Times New Roman" w:hAnsi="Times New Roman" w:cs="Times New Roman"/>
              <w:color w:val="211E1E"/>
            </w:rPr>
          </w:rPrChange>
        </w:rPr>
        <w:t xml:space="preserve">, </w:t>
      </w:r>
      <w:r w:rsidR="0034344F" w:rsidRPr="008E1A76">
        <w:rPr>
          <w:rFonts w:ascii="Times New Roman" w:eastAsia="Times New Roman" w:hAnsi="Times New Roman" w:cs="Times New Roman"/>
          <w:color w:val="000000" w:themeColor="text1"/>
          <w:rPrChange w:id="1496" w:author="Natasha Hardy" w:date="2021-12-10T13:32:00Z">
            <w:rPr>
              <w:rFonts w:ascii="Times New Roman" w:eastAsia="Times New Roman" w:hAnsi="Times New Roman" w:cs="Times New Roman"/>
              <w:color w:val="211E1E"/>
            </w:rPr>
          </w:rPrChange>
        </w:rPr>
        <w:t>Appendix</w:t>
      </w:r>
      <w:r w:rsidRPr="008E1A76">
        <w:rPr>
          <w:rFonts w:ascii="Times New Roman" w:eastAsia="Times New Roman" w:hAnsi="Times New Roman" w:cs="Times New Roman"/>
          <w:color w:val="000000" w:themeColor="text1"/>
          <w:rPrChange w:id="1497" w:author="Natasha Hardy" w:date="2021-12-10T13:32:00Z">
            <w:rPr>
              <w:rFonts w:ascii="Times New Roman" w:eastAsia="Times New Roman" w:hAnsi="Times New Roman" w:cs="Times New Roman"/>
              <w:color w:val="211E1E"/>
            </w:rPr>
          </w:rPrChange>
        </w:rPr>
        <w:t xml:space="preserve"> S1.2).</w:t>
      </w:r>
      <w:del w:id="1498" w:author="Natasha Hardy" w:date="2021-12-10T11:16:00Z">
        <w:r w:rsidRPr="008E1A76" w:rsidDel="003C6B2B">
          <w:rPr>
            <w:rFonts w:ascii="Times New Roman" w:eastAsia="Times New Roman" w:hAnsi="Times New Roman" w:cs="Times New Roman"/>
            <w:color w:val="000000" w:themeColor="text1"/>
            <w:rPrChange w:id="1499" w:author="Natasha Hardy" w:date="2021-12-10T13:32:00Z">
              <w:rPr>
                <w:rFonts w:ascii="Times New Roman" w:eastAsia="Times New Roman" w:hAnsi="Times New Roman" w:cs="Times New Roman"/>
                <w:color w:val="211E1E"/>
              </w:rPr>
            </w:rPrChange>
          </w:rPr>
          <w:delText xml:space="preserve"> </w:delText>
        </w:r>
      </w:del>
    </w:p>
    <w:p w14:paraId="71B1ED56" w14:textId="163694DF" w:rsidR="00C65F08" w:rsidRPr="008E1A76" w:rsidDel="003C6B2B" w:rsidRDefault="00C65F08" w:rsidP="001553A7">
      <w:pPr>
        <w:pBdr>
          <w:top w:val="nil"/>
          <w:left w:val="nil"/>
          <w:bottom w:val="nil"/>
          <w:right w:val="nil"/>
          <w:between w:val="nil"/>
        </w:pBdr>
        <w:spacing w:before="240" w:after="240"/>
        <w:rPr>
          <w:del w:id="1500" w:author="Natasha Hardy" w:date="2021-12-10T11:16:00Z"/>
          <w:rFonts w:ascii="Times New Roman" w:eastAsia="Times New Roman" w:hAnsi="Times New Roman" w:cs="Times New Roman"/>
          <w:color w:val="000000" w:themeColor="text1"/>
          <w:rPrChange w:id="1501" w:author="Natasha Hardy" w:date="2021-12-10T13:32:00Z">
            <w:rPr>
              <w:del w:id="1502" w:author="Natasha Hardy" w:date="2021-12-10T11:16:00Z"/>
              <w:rFonts w:ascii="Times New Roman" w:eastAsia="Times New Roman" w:hAnsi="Times New Roman" w:cs="Times New Roman"/>
              <w:color w:val="211E1E"/>
            </w:rPr>
          </w:rPrChange>
        </w:rPr>
        <w:pPrChange w:id="1503" w:author="Natasha Hardy" w:date="2021-12-10T11:33:00Z">
          <w:pPr>
            <w:pBdr>
              <w:top w:val="nil"/>
              <w:left w:val="nil"/>
              <w:bottom w:val="nil"/>
              <w:right w:val="nil"/>
              <w:between w:val="nil"/>
            </w:pBdr>
            <w:spacing w:before="240" w:after="240"/>
          </w:pPr>
        </w:pPrChange>
      </w:pPr>
    </w:p>
    <w:p w14:paraId="51EB000A" w14:textId="5C6809E7" w:rsidR="00C65F08" w:rsidRPr="008E1A76" w:rsidDel="003C6B2B" w:rsidRDefault="008445EE" w:rsidP="001553A7">
      <w:pPr>
        <w:pStyle w:val="Heading3"/>
        <w:rPr>
          <w:del w:id="1504" w:author="Natasha Hardy" w:date="2021-12-10T11:16:00Z"/>
          <w:color w:val="000000" w:themeColor="text1"/>
          <w:rPrChange w:id="1505" w:author="Natasha Hardy" w:date="2021-12-10T13:32:00Z">
            <w:rPr>
              <w:del w:id="1506" w:author="Natasha Hardy" w:date="2021-12-10T11:16:00Z"/>
            </w:rPr>
          </w:rPrChange>
        </w:rPr>
        <w:pPrChange w:id="1507" w:author="Natasha Hardy" w:date="2021-12-10T11:33:00Z">
          <w:pPr>
            <w:pStyle w:val="Heading3"/>
          </w:pPr>
        </w:pPrChange>
      </w:pPr>
      <w:bookmarkStart w:id="1508" w:name="_3dy6vkm" w:colFirst="0" w:colLast="0"/>
      <w:bookmarkEnd w:id="1508"/>
      <w:del w:id="1509" w:author="Natasha Hardy" w:date="2021-12-10T11:16:00Z">
        <w:r w:rsidRPr="008E1A76" w:rsidDel="003C6B2B">
          <w:rPr>
            <w:color w:val="000000" w:themeColor="text1"/>
            <w:rPrChange w:id="1510" w:author="Natasha Hardy" w:date="2021-12-10T13:32:00Z">
              <w:rPr/>
            </w:rPrChange>
          </w:rPr>
          <w:delText>DNA metabarcoding of seabird genetic material</w:delText>
        </w:r>
      </w:del>
      <w:del w:id="1511" w:author="Natasha Hardy" w:date="2021-12-09T16:27:00Z">
        <w:r w:rsidRPr="008E1A76" w:rsidDel="001F6DBA">
          <w:rPr>
            <w:color w:val="000000" w:themeColor="text1"/>
            <w:rPrChange w:id="1512" w:author="Natasha Hardy" w:date="2021-12-10T13:32:00Z">
              <w:rPr/>
            </w:rPrChange>
          </w:rPr>
          <w:delText xml:space="preserve"> from long-nosed fur seal scats</w:delText>
        </w:r>
      </w:del>
    </w:p>
    <w:p w14:paraId="3F6D6CF4" w14:textId="75197A1A" w:rsidR="00C65F08" w:rsidRPr="008E1A76" w:rsidDel="003C6B2B" w:rsidRDefault="00C65F08" w:rsidP="001553A7">
      <w:pPr>
        <w:pBdr>
          <w:top w:val="nil"/>
          <w:left w:val="nil"/>
          <w:bottom w:val="nil"/>
          <w:right w:val="nil"/>
          <w:between w:val="nil"/>
        </w:pBdr>
        <w:rPr>
          <w:del w:id="1513" w:author="Natasha Hardy" w:date="2021-12-10T11:16:00Z"/>
          <w:rFonts w:ascii="Times New Roman" w:eastAsia="Times New Roman" w:hAnsi="Times New Roman" w:cs="Times New Roman"/>
          <w:color w:val="000000" w:themeColor="text1"/>
        </w:rPr>
        <w:pPrChange w:id="1514" w:author="Natasha Hardy" w:date="2021-12-10T11:33:00Z">
          <w:pPr>
            <w:pBdr>
              <w:top w:val="nil"/>
              <w:left w:val="nil"/>
              <w:bottom w:val="nil"/>
              <w:right w:val="nil"/>
              <w:between w:val="nil"/>
            </w:pBdr>
          </w:pPr>
        </w:pPrChange>
      </w:pPr>
    </w:p>
    <w:p w14:paraId="6D6E22AA" w14:textId="1FC3DE7D" w:rsidR="003C6B2B" w:rsidRPr="008E1A76" w:rsidRDefault="003C6B2B" w:rsidP="001553A7">
      <w:pPr>
        <w:pBdr>
          <w:top w:val="nil"/>
          <w:left w:val="nil"/>
          <w:bottom w:val="nil"/>
          <w:right w:val="nil"/>
          <w:between w:val="nil"/>
        </w:pBdr>
        <w:spacing w:before="240" w:after="240"/>
        <w:rPr>
          <w:ins w:id="1515" w:author="Natasha Hardy" w:date="2021-12-10T11:16:00Z"/>
          <w:rFonts w:ascii="Times New Roman" w:eastAsia="Times New Roman" w:hAnsi="Times New Roman" w:cs="Times New Roman"/>
          <w:color w:val="000000" w:themeColor="text1"/>
          <w:rPrChange w:id="1516" w:author="Natasha Hardy" w:date="2021-12-10T13:32:00Z">
            <w:rPr>
              <w:ins w:id="1517" w:author="Natasha Hardy" w:date="2021-12-10T11:16:00Z"/>
              <w:rFonts w:ascii="Times New Roman" w:eastAsia="Times New Roman" w:hAnsi="Times New Roman" w:cs="Times New Roman"/>
              <w:color w:val="000000"/>
            </w:rPr>
          </w:rPrChange>
        </w:rPr>
        <w:pPrChange w:id="1518" w:author="Natasha Hardy" w:date="2021-12-10T11:33:00Z">
          <w:pPr>
            <w:pBdr>
              <w:top w:val="nil"/>
              <w:left w:val="nil"/>
              <w:bottom w:val="nil"/>
              <w:right w:val="nil"/>
              <w:between w:val="nil"/>
            </w:pBdr>
          </w:pPr>
        </w:pPrChange>
      </w:pPr>
    </w:p>
    <w:p w14:paraId="63F9A701" w14:textId="74B2D781" w:rsidR="00C65F08" w:rsidRPr="008E1A76" w:rsidRDefault="00156F8A" w:rsidP="001553A7">
      <w:pPr>
        <w:pBdr>
          <w:top w:val="nil"/>
          <w:left w:val="nil"/>
          <w:bottom w:val="nil"/>
          <w:right w:val="nil"/>
          <w:between w:val="nil"/>
        </w:pBdr>
        <w:ind w:firstLine="720"/>
        <w:rPr>
          <w:color w:val="000000" w:themeColor="text1"/>
          <w:rPrChange w:id="1519" w:author="Natasha Hardy" w:date="2021-12-10T13:32:00Z">
            <w:rPr>
              <w:color w:val="000000"/>
            </w:rPr>
          </w:rPrChange>
        </w:rPr>
        <w:pPrChange w:id="1520" w:author="Natasha Hardy" w:date="2021-12-10T11:33:00Z">
          <w:pPr>
            <w:pBdr>
              <w:top w:val="nil"/>
              <w:left w:val="nil"/>
              <w:bottom w:val="nil"/>
              <w:right w:val="nil"/>
              <w:between w:val="nil"/>
            </w:pBdr>
          </w:pPr>
        </w:pPrChange>
      </w:pPr>
      <w:ins w:id="1521" w:author="Natasha Hardy" w:date="2021-11-11T11:17:00Z">
        <w:r w:rsidRPr="008E1A76">
          <w:rPr>
            <w:rFonts w:ascii="Times New Roman" w:eastAsia="Times New Roman" w:hAnsi="Times New Roman" w:cs="Times New Roman"/>
            <w:color w:val="000000" w:themeColor="text1"/>
            <w:rPrChange w:id="1522" w:author="Natasha Hardy" w:date="2021-12-10T13:32:00Z">
              <w:rPr>
                <w:rFonts w:ascii="Times New Roman" w:eastAsia="Times New Roman" w:hAnsi="Times New Roman" w:cs="Times New Roman"/>
                <w:color w:val="000000"/>
              </w:rPr>
            </w:rPrChange>
          </w:rPr>
          <w:t xml:space="preserve">Prey </w:t>
        </w:r>
      </w:ins>
      <w:r w:rsidR="008445EE" w:rsidRPr="008E1A76">
        <w:rPr>
          <w:rFonts w:ascii="Times New Roman" w:eastAsia="Times New Roman" w:hAnsi="Times New Roman" w:cs="Times New Roman"/>
          <w:color w:val="000000" w:themeColor="text1"/>
          <w:rPrChange w:id="1523" w:author="Natasha Hardy" w:date="2021-12-10T13:32:00Z">
            <w:rPr>
              <w:rFonts w:ascii="Times New Roman" w:eastAsia="Times New Roman" w:hAnsi="Times New Roman" w:cs="Times New Roman"/>
              <w:color w:val="000000"/>
            </w:rPr>
          </w:rPrChange>
        </w:rPr>
        <w:t xml:space="preserve">DNA extractions used 250 mg of </w:t>
      </w:r>
      <w:proofErr w:type="spellStart"/>
      <w:r w:rsidR="008445EE" w:rsidRPr="008E1A76">
        <w:rPr>
          <w:rFonts w:ascii="Times New Roman" w:eastAsia="Times New Roman" w:hAnsi="Times New Roman" w:cs="Times New Roman"/>
          <w:color w:val="000000" w:themeColor="text1"/>
          <w:rPrChange w:id="1524" w:author="Natasha Hardy" w:date="2021-12-10T13:32:00Z">
            <w:rPr>
              <w:rFonts w:ascii="Times New Roman" w:eastAsia="Times New Roman" w:hAnsi="Times New Roman" w:cs="Times New Roman"/>
              <w:color w:val="000000"/>
            </w:rPr>
          </w:rPrChange>
        </w:rPr>
        <w:t>faecal</w:t>
      </w:r>
      <w:proofErr w:type="spellEnd"/>
      <w:r w:rsidR="008445EE" w:rsidRPr="008E1A76">
        <w:rPr>
          <w:rFonts w:ascii="Times New Roman" w:eastAsia="Times New Roman" w:hAnsi="Times New Roman" w:cs="Times New Roman"/>
          <w:color w:val="000000" w:themeColor="text1"/>
          <w:rPrChange w:id="1525" w:author="Natasha Hardy" w:date="2021-12-10T13:32:00Z">
            <w:rPr>
              <w:rFonts w:ascii="Times New Roman" w:eastAsia="Times New Roman" w:hAnsi="Times New Roman" w:cs="Times New Roman"/>
              <w:color w:val="000000"/>
            </w:rPr>
          </w:rPrChange>
        </w:rPr>
        <w:t xml:space="preserve"> subsamples and </w:t>
      </w:r>
      <w:proofErr w:type="spellStart"/>
      <w:r w:rsidR="008445EE" w:rsidRPr="008E1A76">
        <w:rPr>
          <w:rFonts w:ascii="Times New Roman" w:eastAsia="Times New Roman" w:hAnsi="Times New Roman" w:cs="Times New Roman"/>
          <w:color w:val="000000" w:themeColor="text1"/>
          <w:rPrChange w:id="1526" w:author="Natasha Hardy" w:date="2021-12-10T13:32:00Z">
            <w:rPr>
              <w:rFonts w:ascii="Times New Roman" w:eastAsia="Times New Roman" w:hAnsi="Times New Roman" w:cs="Times New Roman"/>
              <w:color w:val="000000"/>
            </w:rPr>
          </w:rPrChange>
        </w:rPr>
        <w:t>MoBio</w:t>
      </w:r>
      <w:proofErr w:type="spellEnd"/>
      <w:r w:rsidR="008445EE" w:rsidRPr="008E1A76">
        <w:rPr>
          <w:rFonts w:ascii="Times New Roman" w:eastAsia="Times New Roman" w:hAnsi="Times New Roman" w:cs="Times New Roman"/>
          <w:color w:val="000000" w:themeColor="text1"/>
          <w:rPrChange w:id="1527" w:author="Natasha Hardy" w:date="2021-12-10T13:32:00Z">
            <w:rPr>
              <w:rFonts w:ascii="Times New Roman" w:eastAsia="Times New Roman" w:hAnsi="Times New Roman" w:cs="Times New Roman"/>
              <w:color w:val="000000"/>
            </w:rPr>
          </w:rPrChange>
        </w:rPr>
        <w:t xml:space="preserve"> </w:t>
      </w:r>
      <w:proofErr w:type="spellStart"/>
      <w:r w:rsidR="008445EE" w:rsidRPr="008E1A76">
        <w:rPr>
          <w:rFonts w:ascii="Times New Roman" w:eastAsia="Times New Roman" w:hAnsi="Times New Roman" w:cs="Times New Roman"/>
          <w:color w:val="000000" w:themeColor="text1"/>
          <w:rPrChange w:id="1528" w:author="Natasha Hardy" w:date="2021-12-10T13:32:00Z">
            <w:rPr>
              <w:rFonts w:ascii="Times New Roman" w:eastAsia="Times New Roman" w:hAnsi="Times New Roman" w:cs="Times New Roman"/>
              <w:color w:val="000000"/>
            </w:rPr>
          </w:rPrChange>
        </w:rPr>
        <w:t>PowerSoil</w:t>
      </w:r>
      <w:proofErr w:type="spellEnd"/>
      <w:r w:rsidR="008445EE" w:rsidRPr="008E1A76">
        <w:rPr>
          <w:rFonts w:ascii="Times New Roman" w:eastAsia="Times New Roman" w:hAnsi="Times New Roman" w:cs="Times New Roman"/>
          <w:color w:val="000000" w:themeColor="text1"/>
          <w:rPrChange w:id="1529" w:author="Natasha Hardy" w:date="2021-12-10T13:32:00Z">
            <w:rPr>
              <w:rFonts w:ascii="Times New Roman" w:eastAsia="Times New Roman" w:hAnsi="Times New Roman" w:cs="Times New Roman"/>
              <w:color w:val="000000"/>
            </w:rPr>
          </w:rPrChange>
        </w:rPr>
        <w:t>® DNA Isolation Kits (</w:t>
      </w:r>
      <w:r w:rsidR="003A609C" w:rsidRPr="008E1A76">
        <w:rPr>
          <w:color w:val="000000" w:themeColor="text1"/>
          <w:rPrChange w:id="1530" w:author="Natasha Hardy" w:date="2021-12-10T13:32:00Z">
            <w:rPr/>
          </w:rPrChange>
        </w:rPr>
        <w:fldChar w:fldCharType="begin"/>
      </w:r>
      <w:r w:rsidR="003A609C" w:rsidRPr="008E1A76">
        <w:rPr>
          <w:color w:val="000000" w:themeColor="text1"/>
          <w:rPrChange w:id="1531" w:author="Natasha Hardy" w:date="2021-12-10T13:32:00Z">
            <w:rPr/>
          </w:rPrChange>
        </w:rPr>
        <w:instrText xml:space="preserve"> HYPERLINK "http://www.mobio.com" \h </w:instrText>
      </w:r>
      <w:r w:rsidR="003A609C" w:rsidRPr="008E1A76">
        <w:rPr>
          <w:color w:val="000000" w:themeColor="text1"/>
          <w:rPrChange w:id="1532" w:author="Natasha Hardy" w:date="2021-12-10T13:32:00Z">
            <w:rPr/>
          </w:rPrChange>
        </w:rPr>
        <w:fldChar w:fldCharType="separate"/>
      </w:r>
      <w:r w:rsidR="008445EE" w:rsidRPr="008E1A76">
        <w:rPr>
          <w:rFonts w:ascii="Times New Roman" w:eastAsia="Times New Roman" w:hAnsi="Times New Roman" w:cs="Times New Roman"/>
          <w:color w:val="000000" w:themeColor="text1"/>
          <w:u w:val="single"/>
          <w:rPrChange w:id="1533" w:author="Natasha Hardy" w:date="2021-12-10T13:32:00Z">
            <w:rPr>
              <w:rFonts w:ascii="Times New Roman" w:eastAsia="Times New Roman" w:hAnsi="Times New Roman" w:cs="Times New Roman"/>
              <w:color w:val="0563C1"/>
              <w:u w:val="single"/>
            </w:rPr>
          </w:rPrChange>
        </w:rPr>
        <w:t>www.mobio.com</w:t>
      </w:r>
      <w:r w:rsidR="003A609C" w:rsidRPr="008E1A76">
        <w:rPr>
          <w:rFonts w:ascii="Times New Roman" w:eastAsia="Times New Roman" w:hAnsi="Times New Roman" w:cs="Times New Roman"/>
          <w:color w:val="000000" w:themeColor="text1"/>
          <w:u w:val="single"/>
          <w:rPrChange w:id="1534" w:author="Natasha Hardy" w:date="2021-12-10T13:32:00Z">
            <w:rPr>
              <w:rFonts w:ascii="Times New Roman" w:eastAsia="Times New Roman" w:hAnsi="Times New Roman" w:cs="Times New Roman"/>
              <w:color w:val="0563C1"/>
              <w:u w:val="single"/>
            </w:rPr>
          </w:rPrChange>
        </w:rPr>
        <w:fldChar w:fldCharType="end"/>
      </w:r>
      <w:r w:rsidR="008445EE" w:rsidRPr="008E1A76">
        <w:rPr>
          <w:rFonts w:ascii="Times New Roman" w:eastAsia="Times New Roman" w:hAnsi="Times New Roman" w:cs="Times New Roman"/>
          <w:color w:val="000000" w:themeColor="text1"/>
          <w:rPrChange w:id="1535" w:author="Natasha Hardy" w:date="2021-12-10T13:32:00Z">
            <w:rPr>
              <w:rFonts w:ascii="Times New Roman" w:eastAsia="Times New Roman" w:hAnsi="Times New Roman" w:cs="Times New Roman"/>
              <w:color w:val="000000"/>
            </w:rPr>
          </w:rPrChange>
        </w:rPr>
        <w:t>) with modifications to the manufacturer’s instructions made in response to</w:t>
      </w:r>
      <w:r w:rsidR="008445EE" w:rsidRPr="008E1A76">
        <w:rPr>
          <w:rFonts w:ascii="Times New Roman" w:eastAsia="Times New Roman" w:hAnsi="Times New Roman" w:cs="Times New Roman"/>
          <w:color w:val="000000" w:themeColor="text1"/>
          <w:rPrChange w:id="1536" w:author="Natasha Hardy" w:date="2021-12-10T13:32:00Z">
            <w:rPr>
              <w:rFonts w:ascii="Times New Roman" w:eastAsia="Times New Roman" w:hAnsi="Times New Roman" w:cs="Times New Roman"/>
            </w:rPr>
          </w:rPrChange>
        </w:rPr>
        <w:t xml:space="preserve"> </w:t>
      </w:r>
      <w:r w:rsidR="008445EE" w:rsidRPr="008E1A76">
        <w:rPr>
          <w:rFonts w:ascii="Times New Roman" w:eastAsia="Times New Roman" w:hAnsi="Times New Roman" w:cs="Times New Roman"/>
          <w:color w:val="000000" w:themeColor="text1"/>
          <w:rPrChange w:id="1537" w:author="Natasha Hardy" w:date="2021-12-10T13:32:00Z">
            <w:rPr>
              <w:rFonts w:ascii="Times New Roman" w:eastAsia="Times New Roman" w:hAnsi="Times New Roman" w:cs="Times New Roman"/>
              <w:color w:val="000000"/>
            </w:rPr>
          </w:rPrChange>
        </w:rPr>
        <w:t xml:space="preserve">extraction </w:t>
      </w:r>
      <w:proofErr w:type="spellStart"/>
      <w:r w:rsidR="008445EE" w:rsidRPr="008E1A76">
        <w:rPr>
          <w:rFonts w:ascii="Times New Roman" w:eastAsia="Times New Roman" w:hAnsi="Times New Roman" w:cs="Times New Roman"/>
          <w:color w:val="000000" w:themeColor="text1"/>
          <w:rPrChange w:id="1538" w:author="Natasha Hardy" w:date="2021-12-10T13:32:00Z">
            <w:rPr>
              <w:rFonts w:ascii="Times New Roman" w:eastAsia="Times New Roman" w:hAnsi="Times New Roman" w:cs="Times New Roman"/>
              <w:color w:val="000000"/>
            </w:rPr>
          </w:rPrChange>
        </w:rPr>
        <w:t>optimisation</w:t>
      </w:r>
      <w:proofErr w:type="spellEnd"/>
      <w:r w:rsidR="008445EE" w:rsidRPr="008E1A76">
        <w:rPr>
          <w:rFonts w:ascii="Times New Roman" w:eastAsia="Times New Roman" w:hAnsi="Times New Roman" w:cs="Times New Roman"/>
          <w:color w:val="000000" w:themeColor="text1"/>
          <w:rPrChange w:id="1539" w:author="Natasha Hardy" w:date="2021-12-10T13:32:00Z">
            <w:rPr>
              <w:rFonts w:ascii="Times New Roman" w:eastAsia="Times New Roman" w:hAnsi="Times New Roman" w:cs="Times New Roman"/>
              <w:color w:val="000000"/>
            </w:rPr>
          </w:rPrChange>
        </w:rPr>
        <w:t xml:space="preserve"> (</w:t>
      </w:r>
      <w:r w:rsidR="0034344F" w:rsidRPr="008E1A76">
        <w:rPr>
          <w:rFonts w:ascii="Times New Roman" w:eastAsia="Times New Roman" w:hAnsi="Times New Roman" w:cs="Times New Roman"/>
          <w:color w:val="000000" w:themeColor="text1"/>
          <w:rPrChange w:id="1540" w:author="Natasha Hardy" w:date="2021-12-10T13:32:00Z">
            <w:rPr>
              <w:rFonts w:ascii="Times New Roman" w:eastAsia="Times New Roman" w:hAnsi="Times New Roman" w:cs="Times New Roman"/>
              <w:color w:val="000000"/>
            </w:rPr>
          </w:rPrChange>
        </w:rPr>
        <w:t>Appendix</w:t>
      </w:r>
      <w:r w:rsidR="008445EE" w:rsidRPr="008E1A76">
        <w:rPr>
          <w:rFonts w:ascii="Times New Roman" w:eastAsia="Times New Roman" w:hAnsi="Times New Roman" w:cs="Times New Roman"/>
          <w:color w:val="000000" w:themeColor="text1"/>
          <w:rPrChange w:id="1541" w:author="Natasha Hardy" w:date="2021-12-10T13:32:00Z">
            <w:rPr>
              <w:rFonts w:ascii="Times New Roman" w:eastAsia="Times New Roman" w:hAnsi="Times New Roman" w:cs="Times New Roman"/>
            </w:rPr>
          </w:rPrChange>
        </w:rPr>
        <w:t xml:space="preserve"> S1.3</w:t>
      </w:r>
      <w:r w:rsidR="008445EE" w:rsidRPr="008E1A76">
        <w:rPr>
          <w:rFonts w:ascii="Times New Roman" w:eastAsia="Times New Roman" w:hAnsi="Times New Roman" w:cs="Times New Roman"/>
          <w:color w:val="000000" w:themeColor="text1"/>
          <w:rPrChange w:id="1542" w:author="Natasha Hardy" w:date="2021-12-10T13:32:00Z">
            <w:rPr>
              <w:rFonts w:ascii="Times New Roman" w:eastAsia="Times New Roman" w:hAnsi="Times New Roman" w:cs="Times New Roman"/>
              <w:color w:val="000000"/>
            </w:rPr>
          </w:rPrChange>
        </w:rPr>
        <w:t xml:space="preserve">). DNA was eluted in 10 mM Tris buffer, </w:t>
      </w:r>
      <w:proofErr w:type="spellStart"/>
      <w:r w:rsidR="008445EE" w:rsidRPr="008E1A76">
        <w:rPr>
          <w:rFonts w:ascii="Times New Roman" w:eastAsia="Times New Roman" w:hAnsi="Times New Roman" w:cs="Times New Roman"/>
          <w:color w:val="000000" w:themeColor="text1"/>
          <w:rPrChange w:id="1543" w:author="Natasha Hardy" w:date="2021-12-10T13:32:00Z">
            <w:rPr>
              <w:rFonts w:ascii="Times New Roman" w:eastAsia="Times New Roman" w:hAnsi="Times New Roman" w:cs="Times New Roman"/>
              <w:color w:val="000000"/>
            </w:rPr>
          </w:rPrChange>
        </w:rPr>
        <w:t>MoBio</w:t>
      </w:r>
      <w:proofErr w:type="spellEnd"/>
      <w:r w:rsidR="008445EE" w:rsidRPr="008E1A76">
        <w:rPr>
          <w:rFonts w:ascii="Times New Roman" w:eastAsia="Times New Roman" w:hAnsi="Times New Roman" w:cs="Times New Roman"/>
          <w:color w:val="000000" w:themeColor="text1"/>
          <w:rPrChange w:id="1544" w:author="Natasha Hardy" w:date="2021-12-10T13:32:00Z">
            <w:rPr>
              <w:rFonts w:ascii="Times New Roman" w:eastAsia="Times New Roman" w:hAnsi="Times New Roman" w:cs="Times New Roman"/>
              <w:color w:val="000000"/>
            </w:rPr>
          </w:rPrChange>
        </w:rPr>
        <w:t xml:space="preserve"> </w:t>
      </w:r>
      <w:proofErr w:type="spellStart"/>
      <w:r w:rsidR="008445EE" w:rsidRPr="008E1A76">
        <w:rPr>
          <w:rFonts w:ascii="Times New Roman" w:eastAsia="Times New Roman" w:hAnsi="Times New Roman" w:cs="Times New Roman"/>
          <w:color w:val="000000" w:themeColor="text1"/>
          <w:rPrChange w:id="1545" w:author="Natasha Hardy" w:date="2021-12-10T13:32:00Z">
            <w:rPr>
              <w:rFonts w:ascii="Times New Roman" w:eastAsia="Times New Roman" w:hAnsi="Times New Roman" w:cs="Times New Roman"/>
              <w:color w:val="000000"/>
            </w:rPr>
          </w:rPrChange>
        </w:rPr>
        <w:t>PowerSoil</w:t>
      </w:r>
      <w:proofErr w:type="spellEnd"/>
      <w:r w:rsidR="008445EE" w:rsidRPr="008E1A76">
        <w:rPr>
          <w:rFonts w:ascii="Times New Roman" w:eastAsia="Times New Roman" w:hAnsi="Times New Roman" w:cs="Times New Roman"/>
          <w:color w:val="000000" w:themeColor="text1"/>
          <w:rPrChange w:id="1546" w:author="Natasha Hardy" w:date="2021-12-10T13:32:00Z">
            <w:rPr>
              <w:rFonts w:ascii="Times New Roman" w:eastAsia="Times New Roman" w:hAnsi="Times New Roman" w:cs="Times New Roman"/>
              <w:color w:val="000000"/>
            </w:rPr>
          </w:rPrChange>
        </w:rPr>
        <w:t>® C6 solution, (</w:t>
      </w:r>
      <w:r w:rsidR="003A609C" w:rsidRPr="008E1A76">
        <w:rPr>
          <w:color w:val="000000" w:themeColor="text1"/>
          <w:rPrChange w:id="1547" w:author="Natasha Hardy" w:date="2021-12-10T13:32:00Z">
            <w:rPr/>
          </w:rPrChange>
        </w:rPr>
        <w:fldChar w:fldCharType="begin"/>
      </w:r>
      <w:r w:rsidR="003A609C" w:rsidRPr="008E1A76">
        <w:rPr>
          <w:color w:val="000000" w:themeColor="text1"/>
          <w:rPrChange w:id="1548" w:author="Natasha Hardy" w:date="2021-12-10T13:32:00Z">
            <w:rPr/>
          </w:rPrChange>
        </w:rPr>
        <w:instrText xml:space="preserve"> HYPERLINK "http://www.mobio.com" \h </w:instrText>
      </w:r>
      <w:r w:rsidR="003A609C" w:rsidRPr="008E1A76">
        <w:rPr>
          <w:color w:val="000000" w:themeColor="text1"/>
          <w:rPrChange w:id="1549" w:author="Natasha Hardy" w:date="2021-12-10T13:32:00Z">
            <w:rPr/>
          </w:rPrChange>
        </w:rPr>
        <w:fldChar w:fldCharType="separate"/>
      </w:r>
      <w:r w:rsidR="008445EE" w:rsidRPr="008E1A76">
        <w:rPr>
          <w:rFonts w:ascii="Times New Roman" w:eastAsia="Times New Roman" w:hAnsi="Times New Roman" w:cs="Times New Roman"/>
          <w:color w:val="000000" w:themeColor="text1"/>
          <w:u w:val="single"/>
          <w:rPrChange w:id="1550" w:author="Natasha Hardy" w:date="2021-12-10T13:32:00Z">
            <w:rPr>
              <w:rFonts w:ascii="Times New Roman" w:eastAsia="Times New Roman" w:hAnsi="Times New Roman" w:cs="Times New Roman"/>
              <w:color w:val="0563C1"/>
              <w:u w:val="single"/>
            </w:rPr>
          </w:rPrChange>
        </w:rPr>
        <w:t>www.mobio.com</w:t>
      </w:r>
      <w:r w:rsidR="003A609C" w:rsidRPr="008E1A76">
        <w:rPr>
          <w:rFonts w:ascii="Times New Roman" w:eastAsia="Times New Roman" w:hAnsi="Times New Roman" w:cs="Times New Roman"/>
          <w:color w:val="000000" w:themeColor="text1"/>
          <w:u w:val="single"/>
          <w:rPrChange w:id="1551" w:author="Natasha Hardy" w:date="2021-12-10T13:32:00Z">
            <w:rPr>
              <w:rFonts w:ascii="Times New Roman" w:eastAsia="Times New Roman" w:hAnsi="Times New Roman" w:cs="Times New Roman"/>
              <w:color w:val="0563C1"/>
              <w:u w:val="single"/>
            </w:rPr>
          </w:rPrChange>
        </w:rPr>
        <w:fldChar w:fldCharType="end"/>
      </w:r>
      <w:r w:rsidR="008445EE" w:rsidRPr="008E1A76">
        <w:rPr>
          <w:rFonts w:ascii="Times New Roman" w:eastAsia="Times New Roman" w:hAnsi="Times New Roman" w:cs="Times New Roman"/>
          <w:color w:val="000000" w:themeColor="text1"/>
          <w:rPrChange w:id="1552" w:author="Natasha Hardy" w:date="2021-12-10T13:32:00Z">
            <w:rPr>
              <w:rFonts w:ascii="Times New Roman" w:eastAsia="Times New Roman" w:hAnsi="Times New Roman" w:cs="Times New Roman"/>
              <w:color w:val="000000"/>
            </w:rPr>
          </w:rPrChange>
        </w:rPr>
        <w:t xml:space="preserve">) and stored at -20˚C. Nuclear DNA for positive controls was extracted from </w:t>
      </w:r>
      <w:ins w:id="1553" w:author="Natasha Hardy" w:date="2021-12-09T15:45:00Z">
        <w:r w:rsidR="008D4EEA" w:rsidRPr="008E1A76">
          <w:rPr>
            <w:rFonts w:ascii="Times New Roman" w:eastAsia="Times New Roman" w:hAnsi="Times New Roman" w:cs="Times New Roman"/>
            <w:color w:val="000000" w:themeColor="text1"/>
            <w:rPrChange w:id="1554" w:author="Natasha Hardy" w:date="2021-12-10T13:32:00Z">
              <w:rPr>
                <w:rFonts w:ascii="Times New Roman" w:eastAsia="Times New Roman" w:hAnsi="Times New Roman" w:cs="Times New Roman"/>
                <w:color w:val="000000"/>
              </w:rPr>
            </w:rPrChange>
          </w:rPr>
          <w:t>muscle tissue (25</w:t>
        </w:r>
      </w:ins>
      <w:ins w:id="1555" w:author="Microsoft Office User" w:date="2021-12-10T09:44:00Z">
        <w:r w:rsidR="00F17902" w:rsidRPr="008E1A76">
          <w:rPr>
            <w:rFonts w:ascii="Times New Roman" w:eastAsia="Times New Roman" w:hAnsi="Times New Roman" w:cs="Times New Roman"/>
            <w:color w:val="000000" w:themeColor="text1"/>
            <w:rPrChange w:id="1556" w:author="Natasha Hardy" w:date="2021-12-10T13:32:00Z">
              <w:rPr>
                <w:rFonts w:ascii="Times New Roman" w:eastAsia="Times New Roman" w:hAnsi="Times New Roman" w:cs="Times New Roman"/>
                <w:color w:val="000000"/>
              </w:rPr>
            </w:rPrChange>
          </w:rPr>
          <w:t xml:space="preserve"> </w:t>
        </w:r>
      </w:ins>
      <w:ins w:id="1557" w:author="Natasha Hardy" w:date="2021-12-09T15:45:00Z">
        <w:r w:rsidR="008D4EEA" w:rsidRPr="008E1A76">
          <w:rPr>
            <w:rFonts w:ascii="Times New Roman" w:eastAsia="Times New Roman" w:hAnsi="Times New Roman" w:cs="Times New Roman"/>
            <w:color w:val="000000" w:themeColor="text1"/>
            <w:rPrChange w:id="1558" w:author="Natasha Hardy" w:date="2021-12-10T13:32:00Z">
              <w:rPr>
                <w:rFonts w:ascii="Times New Roman" w:eastAsia="Times New Roman" w:hAnsi="Times New Roman" w:cs="Times New Roman"/>
                <w:color w:val="000000"/>
              </w:rPr>
            </w:rPrChange>
          </w:rPr>
          <w:t xml:space="preserve">mg) of </w:t>
        </w:r>
      </w:ins>
      <w:r w:rsidR="008445EE" w:rsidRPr="008E1A76">
        <w:rPr>
          <w:rFonts w:ascii="Times New Roman" w:eastAsia="Times New Roman" w:hAnsi="Times New Roman" w:cs="Times New Roman"/>
          <w:color w:val="000000" w:themeColor="text1"/>
          <w:rPrChange w:id="1559" w:author="Natasha Hardy" w:date="2021-12-10T13:32:00Z">
            <w:rPr>
              <w:rFonts w:ascii="Times New Roman" w:eastAsia="Times New Roman" w:hAnsi="Times New Roman" w:cs="Times New Roman"/>
              <w:color w:val="000000"/>
            </w:rPr>
          </w:rPrChange>
        </w:rPr>
        <w:t>a domestic chicken (</w:t>
      </w:r>
      <w:r w:rsidR="008445EE" w:rsidRPr="008E1A76">
        <w:rPr>
          <w:rFonts w:ascii="Times New Roman" w:eastAsia="Times New Roman" w:hAnsi="Times New Roman" w:cs="Times New Roman"/>
          <w:i/>
          <w:color w:val="000000" w:themeColor="text1"/>
          <w:rPrChange w:id="1560" w:author="Natasha Hardy" w:date="2021-12-10T13:32:00Z">
            <w:rPr>
              <w:rFonts w:ascii="Times New Roman" w:eastAsia="Times New Roman" w:hAnsi="Times New Roman" w:cs="Times New Roman"/>
              <w:i/>
              <w:color w:val="000000"/>
            </w:rPr>
          </w:rPrChange>
        </w:rPr>
        <w:t xml:space="preserve">Gallus </w:t>
      </w:r>
      <w:proofErr w:type="spellStart"/>
      <w:r w:rsidR="008445EE" w:rsidRPr="008E1A76">
        <w:rPr>
          <w:rFonts w:ascii="Times New Roman" w:eastAsia="Times New Roman" w:hAnsi="Times New Roman" w:cs="Times New Roman"/>
          <w:i/>
          <w:color w:val="000000" w:themeColor="text1"/>
          <w:rPrChange w:id="1561" w:author="Natasha Hardy" w:date="2021-12-10T13:32:00Z">
            <w:rPr>
              <w:rFonts w:ascii="Times New Roman" w:eastAsia="Times New Roman" w:hAnsi="Times New Roman" w:cs="Times New Roman"/>
              <w:i/>
              <w:color w:val="000000"/>
            </w:rPr>
          </w:rPrChange>
        </w:rPr>
        <w:t>gallus</w:t>
      </w:r>
      <w:proofErr w:type="spellEnd"/>
      <w:r w:rsidR="008445EE" w:rsidRPr="008E1A76">
        <w:rPr>
          <w:rFonts w:ascii="Times New Roman" w:eastAsia="Times New Roman" w:hAnsi="Times New Roman" w:cs="Times New Roman"/>
          <w:i/>
          <w:color w:val="000000" w:themeColor="text1"/>
          <w:rPrChange w:id="1562" w:author="Natasha Hardy" w:date="2021-12-10T13:32:00Z">
            <w:rPr>
              <w:rFonts w:ascii="Times New Roman" w:eastAsia="Times New Roman" w:hAnsi="Times New Roman" w:cs="Times New Roman"/>
              <w:i/>
              <w:color w:val="000000"/>
            </w:rPr>
          </w:rPrChange>
        </w:rPr>
        <w:t xml:space="preserve"> </w:t>
      </w:r>
      <w:proofErr w:type="spellStart"/>
      <w:r w:rsidR="008445EE" w:rsidRPr="008E1A76">
        <w:rPr>
          <w:rFonts w:ascii="Times New Roman" w:eastAsia="Times New Roman" w:hAnsi="Times New Roman" w:cs="Times New Roman"/>
          <w:i/>
          <w:color w:val="000000" w:themeColor="text1"/>
          <w:rPrChange w:id="1563" w:author="Natasha Hardy" w:date="2021-12-10T13:32:00Z">
            <w:rPr>
              <w:rFonts w:ascii="Times New Roman" w:eastAsia="Times New Roman" w:hAnsi="Times New Roman" w:cs="Times New Roman"/>
              <w:i/>
              <w:color w:val="000000"/>
            </w:rPr>
          </w:rPrChange>
        </w:rPr>
        <w:t>domesticus</w:t>
      </w:r>
      <w:proofErr w:type="spellEnd"/>
      <w:r w:rsidR="008445EE" w:rsidRPr="008E1A76">
        <w:rPr>
          <w:rFonts w:ascii="Times New Roman" w:eastAsia="Times New Roman" w:hAnsi="Times New Roman" w:cs="Times New Roman"/>
          <w:color w:val="000000" w:themeColor="text1"/>
          <w:rPrChange w:id="1564" w:author="Natasha Hardy" w:date="2021-12-10T13:32:00Z">
            <w:rPr>
              <w:rFonts w:ascii="Times New Roman" w:eastAsia="Times New Roman" w:hAnsi="Times New Roman" w:cs="Times New Roman"/>
              <w:color w:val="000000"/>
            </w:rPr>
          </w:rPrChange>
        </w:rPr>
        <w:t>)</w:t>
      </w:r>
      <w:del w:id="1565" w:author="Rebecca McIntosh" w:date="2021-10-29T12:03:00Z">
        <w:r w:rsidR="008445EE" w:rsidRPr="008E1A76" w:rsidDel="007A0DB9">
          <w:rPr>
            <w:rFonts w:ascii="Times New Roman" w:eastAsia="Times New Roman" w:hAnsi="Times New Roman" w:cs="Times New Roman"/>
            <w:color w:val="000000" w:themeColor="text1"/>
            <w:rPrChange w:id="1566" w:author="Natasha Hardy" w:date="2021-12-10T13:32:00Z">
              <w:rPr>
                <w:rFonts w:ascii="Times New Roman" w:eastAsia="Times New Roman" w:hAnsi="Times New Roman" w:cs="Times New Roman"/>
                <w:color w:val="000000"/>
              </w:rPr>
            </w:rPrChange>
          </w:rPr>
          <w:delText>,</w:delText>
        </w:r>
      </w:del>
      <w:r w:rsidR="008445EE" w:rsidRPr="008E1A76">
        <w:rPr>
          <w:rFonts w:ascii="Times New Roman" w:eastAsia="Times New Roman" w:hAnsi="Times New Roman" w:cs="Times New Roman"/>
          <w:color w:val="000000" w:themeColor="text1"/>
          <w:rPrChange w:id="1567" w:author="Natasha Hardy" w:date="2021-12-10T13:32:00Z">
            <w:rPr>
              <w:rFonts w:ascii="Times New Roman" w:eastAsia="Times New Roman" w:hAnsi="Times New Roman" w:cs="Times New Roman"/>
              <w:color w:val="000000"/>
            </w:rPr>
          </w:rPrChange>
        </w:rPr>
        <w:t xml:space="preserve"> and a little penguin</w:t>
      </w:r>
      <w:del w:id="1568" w:author="Rebecca McIntosh" w:date="2021-10-28T11:06:00Z">
        <w:r w:rsidR="008445EE" w:rsidRPr="008E1A76" w:rsidDel="008A7A96">
          <w:rPr>
            <w:rFonts w:ascii="Times New Roman" w:eastAsia="Times New Roman" w:hAnsi="Times New Roman" w:cs="Times New Roman"/>
            <w:color w:val="000000" w:themeColor="text1"/>
            <w:rPrChange w:id="1569" w:author="Natasha Hardy" w:date="2021-12-10T13:32:00Z">
              <w:rPr>
                <w:rFonts w:ascii="Times New Roman" w:eastAsia="Times New Roman" w:hAnsi="Times New Roman" w:cs="Times New Roman"/>
                <w:color w:val="000000"/>
              </w:rPr>
            </w:rPrChange>
          </w:rPr>
          <w:delText>. DNA was extracted from</w:delText>
        </w:r>
      </w:del>
      <w:ins w:id="1570" w:author="Rebecca McIntosh" w:date="2021-10-28T11:06:00Z">
        <w:r w:rsidR="008A7A96" w:rsidRPr="008E1A76">
          <w:rPr>
            <w:rFonts w:ascii="Times New Roman" w:eastAsia="Times New Roman" w:hAnsi="Times New Roman" w:cs="Times New Roman"/>
            <w:color w:val="000000" w:themeColor="text1"/>
            <w:rPrChange w:id="1571" w:author="Natasha Hardy" w:date="2021-12-10T13:32:00Z">
              <w:rPr>
                <w:rFonts w:ascii="Times New Roman" w:eastAsia="Times New Roman" w:hAnsi="Times New Roman" w:cs="Times New Roman"/>
                <w:color w:val="000000"/>
              </w:rPr>
            </w:rPrChange>
          </w:rPr>
          <w:t xml:space="preserve"> using</w:t>
        </w:r>
      </w:ins>
      <w:r w:rsidR="008445EE" w:rsidRPr="008E1A76">
        <w:rPr>
          <w:rFonts w:ascii="Times New Roman" w:eastAsia="Times New Roman" w:hAnsi="Times New Roman" w:cs="Times New Roman"/>
          <w:color w:val="000000" w:themeColor="text1"/>
          <w:rPrChange w:id="1572" w:author="Natasha Hardy" w:date="2021-12-10T13:32:00Z">
            <w:rPr>
              <w:rFonts w:ascii="Times New Roman" w:eastAsia="Times New Roman" w:hAnsi="Times New Roman" w:cs="Times New Roman"/>
              <w:color w:val="000000"/>
            </w:rPr>
          </w:rPrChange>
        </w:rPr>
        <w:t xml:space="preserve"> </w:t>
      </w:r>
      <w:del w:id="1573" w:author="Natasha Hardy" w:date="2021-12-09T15:45:00Z">
        <w:r w:rsidR="008445EE" w:rsidRPr="008E1A76" w:rsidDel="008D4EEA">
          <w:rPr>
            <w:rFonts w:ascii="Times New Roman" w:eastAsia="Times New Roman" w:hAnsi="Times New Roman" w:cs="Times New Roman"/>
            <w:color w:val="000000" w:themeColor="text1"/>
            <w:rPrChange w:id="1574" w:author="Natasha Hardy" w:date="2021-12-10T13:32:00Z">
              <w:rPr>
                <w:rFonts w:ascii="Times New Roman" w:eastAsia="Times New Roman" w:hAnsi="Times New Roman" w:cs="Times New Roman"/>
                <w:color w:val="000000"/>
              </w:rPr>
            </w:rPrChange>
          </w:rPr>
          <w:delText xml:space="preserve">muscle tissue from the centre of the birds’ tissue matrix </w:delText>
        </w:r>
      </w:del>
      <w:del w:id="1575" w:author="Natasha Hardy" w:date="2021-11-11T11:18:00Z">
        <w:r w:rsidR="008445EE" w:rsidRPr="008E1A76" w:rsidDel="00156F8A">
          <w:rPr>
            <w:rFonts w:ascii="Times New Roman" w:eastAsia="Times New Roman" w:hAnsi="Times New Roman" w:cs="Times New Roman"/>
            <w:color w:val="000000" w:themeColor="text1"/>
            <w:rPrChange w:id="1576" w:author="Natasha Hardy" w:date="2021-12-10T13:32:00Z">
              <w:rPr>
                <w:rFonts w:ascii="Times New Roman" w:eastAsia="Times New Roman" w:hAnsi="Times New Roman" w:cs="Times New Roman"/>
                <w:color w:val="000000"/>
              </w:rPr>
            </w:rPrChange>
          </w:rPr>
          <w:delText xml:space="preserve">(25mg) </w:delText>
        </w:r>
      </w:del>
      <w:r w:rsidR="008445EE" w:rsidRPr="008E1A76">
        <w:rPr>
          <w:rFonts w:ascii="Times New Roman" w:eastAsia="Times New Roman" w:hAnsi="Times New Roman" w:cs="Times New Roman"/>
          <w:color w:val="000000" w:themeColor="text1"/>
          <w:rPrChange w:id="1577" w:author="Natasha Hardy" w:date="2021-12-10T13:32:00Z">
            <w:rPr>
              <w:rFonts w:ascii="Times New Roman" w:eastAsia="Times New Roman" w:hAnsi="Times New Roman" w:cs="Times New Roman"/>
              <w:color w:val="000000"/>
            </w:rPr>
          </w:rPrChange>
        </w:rPr>
        <w:t xml:space="preserve">with </w:t>
      </w:r>
      <w:proofErr w:type="spellStart"/>
      <w:r w:rsidR="008445EE" w:rsidRPr="008E1A76">
        <w:rPr>
          <w:rFonts w:ascii="Times New Roman" w:eastAsia="Times New Roman" w:hAnsi="Times New Roman" w:cs="Times New Roman"/>
          <w:color w:val="000000" w:themeColor="text1"/>
          <w:rPrChange w:id="1578" w:author="Natasha Hardy" w:date="2021-12-10T13:32:00Z">
            <w:rPr>
              <w:rFonts w:ascii="Times New Roman" w:eastAsia="Times New Roman" w:hAnsi="Times New Roman" w:cs="Times New Roman"/>
              <w:color w:val="000000"/>
            </w:rPr>
          </w:rPrChange>
        </w:rPr>
        <w:t>Bioline</w:t>
      </w:r>
      <w:proofErr w:type="spellEnd"/>
      <w:r w:rsidR="008445EE" w:rsidRPr="008E1A76">
        <w:rPr>
          <w:rFonts w:ascii="Times New Roman" w:eastAsia="Times New Roman" w:hAnsi="Times New Roman" w:cs="Times New Roman"/>
          <w:color w:val="000000" w:themeColor="text1"/>
          <w:rPrChange w:id="1579" w:author="Natasha Hardy" w:date="2021-12-10T13:32:00Z">
            <w:rPr>
              <w:rFonts w:ascii="Times New Roman" w:eastAsia="Times New Roman" w:hAnsi="Times New Roman" w:cs="Times New Roman"/>
              <w:color w:val="000000"/>
            </w:rPr>
          </w:rPrChange>
        </w:rPr>
        <w:t xml:space="preserve"> Isolate II Genomic DNA Kits (</w:t>
      </w:r>
      <w:r w:rsidR="00575AC8" w:rsidRPr="008E1A76">
        <w:rPr>
          <w:color w:val="000000" w:themeColor="text1"/>
          <w:rPrChange w:id="1580" w:author="Natasha Hardy" w:date="2021-12-10T13:32:00Z">
            <w:rPr/>
          </w:rPrChange>
        </w:rPr>
        <w:fldChar w:fldCharType="begin"/>
      </w:r>
      <w:r w:rsidR="00575AC8" w:rsidRPr="008E1A76">
        <w:rPr>
          <w:color w:val="000000" w:themeColor="text1"/>
          <w:rPrChange w:id="1581" w:author="Natasha Hardy" w:date="2021-12-10T13:32:00Z">
            <w:rPr/>
          </w:rPrChange>
        </w:rPr>
        <w:instrText xml:space="preserve"> HYPERLINK "https://www.bioline.com/us/" \h </w:instrText>
      </w:r>
      <w:r w:rsidR="00575AC8" w:rsidRPr="008E1A76">
        <w:rPr>
          <w:color w:val="000000" w:themeColor="text1"/>
          <w:rPrChange w:id="1582" w:author="Natasha Hardy" w:date="2021-12-10T13:32:00Z">
            <w:rPr/>
          </w:rPrChange>
        </w:rPr>
        <w:fldChar w:fldCharType="separate"/>
      </w:r>
      <w:del w:id="1583" w:author="Natasha Hardy" w:date="2021-11-12T16:39:00Z">
        <w:r w:rsidR="008445EE" w:rsidRPr="008E1A76" w:rsidDel="003F3FBC">
          <w:rPr>
            <w:rFonts w:ascii="Times New Roman" w:eastAsia="Times New Roman" w:hAnsi="Times New Roman" w:cs="Times New Roman"/>
            <w:color w:val="000000" w:themeColor="text1"/>
            <w:u w:val="single"/>
            <w:rPrChange w:id="1584" w:author="Natasha Hardy" w:date="2021-12-10T13:32:00Z">
              <w:rPr>
                <w:rFonts w:ascii="Times New Roman" w:eastAsia="Times New Roman" w:hAnsi="Times New Roman" w:cs="Times New Roman"/>
                <w:color w:val="0563C1"/>
                <w:u w:val="single"/>
              </w:rPr>
            </w:rPrChange>
          </w:rPr>
          <w:delText>https://</w:delText>
        </w:r>
      </w:del>
      <w:r w:rsidR="008445EE" w:rsidRPr="008E1A76">
        <w:rPr>
          <w:rFonts w:ascii="Times New Roman" w:eastAsia="Times New Roman" w:hAnsi="Times New Roman" w:cs="Times New Roman"/>
          <w:color w:val="000000" w:themeColor="text1"/>
          <w:u w:val="single"/>
          <w:rPrChange w:id="1585" w:author="Natasha Hardy" w:date="2021-12-10T13:32:00Z">
            <w:rPr>
              <w:rFonts w:ascii="Times New Roman" w:eastAsia="Times New Roman" w:hAnsi="Times New Roman" w:cs="Times New Roman"/>
              <w:color w:val="0563C1"/>
              <w:u w:val="single"/>
            </w:rPr>
          </w:rPrChange>
        </w:rPr>
        <w:t>www.bioline.com/us/</w:t>
      </w:r>
      <w:r w:rsidR="00575AC8" w:rsidRPr="008E1A76">
        <w:rPr>
          <w:rFonts w:ascii="Times New Roman" w:eastAsia="Times New Roman" w:hAnsi="Times New Roman" w:cs="Times New Roman"/>
          <w:color w:val="000000" w:themeColor="text1"/>
          <w:u w:val="single"/>
          <w:rPrChange w:id="1586" w:author="Natasha Hardy" w:date="2021-12-10T13:32:00Z">
            <w:rPr>
              <w:rFonts w:ascii="Times New Roman" w:eastAsia="Times New Roman" w:hAnsi="Times New Roman" w:cs="Times New Roman"/>
              <w:color w:val="0563C1"/>
              <w:u w:val="single"/>
            </w:rPr>
          </w:rPrChange>
        </w:rPr>
        <w:fldChar w:fldCharType="end"/>
      </w:r>
      <w:r w:rsidR="008445EE" w:rsidRPr="008E1A76">
        <w:rPr>
          <w:rFonts w:ascii="Times New Roman" w:eastAsia="Times New Roman" w:hAnsi="Times New Roman" w:cs="Times New Roman"/>
          <w:color w:val="000000" w:themeColor="text1"/>
          <w:rPrChange w:id="1587" w:author="Natasha Hardy" w:date="2021-12-10T13:32:00Z">
            <w:rPr>
              <w:rFonts w:ascii="Times New Roman" w:eastAsia="Times New Roman" w:hAnsi="Times New Roman" w:cs="Times New Roman"/>
              <w:color w:val="000000"/>
            </w:rPr>
          </w:rPrChange>
        </w:rPr>
        <w:t>) as per manufacturer instructions.</w:t>
      </w:r>
    </w:p>
    <w:p w14:paraId="7B88AD72" w14:textId="2B48DAC5" w:rsidR="00C65F08" w:rsidRPr="008E1A76" w:rsidRDefault="008445EE" w:rsidP="001553A7">
      <w:pPr>
        <w:pBdr>
          <w:top w:val="nil"/>
          <w:left w:val="nil"/>
          <w:bottom w:val="nil"/>
          <w:right w:val="nil"/>
          <w:between w:val="nil"/>
        </w:pBdr>
        <w:ind w:firstLine="720"/>
        <w:rPr>
          <w:color w:val="000000" w:themeColor="text1"/>
          <w:rPrChange w:id="1588" w:author="Natasha Hardy" w:date="2021-12-10T13:32:00Z">
            <w:rPr/>
          </w:rPrChange>
        </w:rPr>
      </w:pPr>
      <w:del w:id="1589" w:author="Natasha Hardy" w:date="2021-11-11T11:21:00Z">
        <w:r w:rsidRPr="008E1A76" w:rsidDel="00156F8A">
          <w:rPr>
            <w:rFonts w:ascii="Times New Roman" w:eastAsia="Times New Roman" w:hAnsi="Times New Roman" w:cs="Times New Roman"/>
            <w:color w:val="000000" w:themeColor="text1"/>
            <w:rPrChange w:id="1590" w:author="Natasha Hardy" w:date="2021-12-10T13:32:00Z">
              <w:rPr>
                <w:rFonts w:ascii="Times New Roman" w:eastAsia="Times New Roman" w:hAnsi="Times New Roman" w:cs="Times New Roman"/>
                <w:color w:val="000000"/>
              </w:rPr>
            </w:rPrChange>
          </w:rPr>
          <w:delText xml:space="preserve">A </w:delText>
        </w:r>
      </w:del>
      <w:ins w:id="1591" w:author="Natasha Hardy" w:date="2021-11-11T11:21:00Z">
        <w:r w:rsidR="00156F8A" w:rsidRPr="008E1A76">
          <w:rPr>
            <w:rFonts w:ascii="Times New Roman" w:eastAsia="Times New Roman" w:hAnsi="Times New Roman" w:cs="Times New Roman"/>
            <w:color w:val="000000" w:themeColor="text1"/>
            <w:rPrChange w:id="1592" w:author="Natasha Hardy" w:date="2021-12-10T13:32:00Z">
              <w:rPr>
                <w:rFonts w:ascii="Times New Roman" w:eastAsia="Times New Roman" w:hAnsi="Times New Roman" w:cs="Times New Roman"/>
                <w:color w:val="000000"/>
              </w:rPr>
            </w:rPrChange>
          </w:rPr>
          <w:t xml:space="preserve">In </w:t>
        </w:r>
      </w:ins>
      <w:r w:rsidRPr="008E1A76">
        <w:rPr>
          <w:rFonts w:ascii="Times New Roman" w:eastAsia="Times New Roman" w:hAnsi="Times New Roman" w:cs="Times New Roman"/>
          <w:color w:val="000000" w:themeColor="text1"/>
          <w:rPrChange w:id="1593" w:author="Natasha Hardy" w:date="2021-12-10T13:32:00Z">
            <w:rPr>
              <w:rFonts w:ascii="Times New Roman" w:eastAsia="Times New Roman" w:hAnsi="Times New Roman" w:cs="Times New Roman"/>
              <w:color w:val="000000"/>
            </w:rPr>
          </w:rPrChange>
        </w:rPr>
        <w:t>total</w:t>
      </w:r>
      <w:del w:id="1594" w:author="Natasha Hardy" w:date="2021-11-11T11:21:00Z">
        <w:r w:rsidRPr="008E1A76" w:rsidDel="00156F8A">
          <w:rPr>
            <w:rFonts w:ascii="Times New Roman" w:eastAsia="Times New Roman" w:hAnsi="Times New Roman" w:cs="Times New Roman"/>
            <w:color w:val="000000" w:themeColor="text1"/>
            <w:rPrChange w:id="1595" w:author="Natasha Hardy" w:date="2021-12-10T13:32:00Z">
              <w:rPr>
                <w:rFonts w:ascii="Times New Roman" w:eastAsia="Times New Roman" w:hAnsi="Times New Roman" w:cs="Times New Roman"/>
                <w:color w:val="000000"/>
              </w:rPr>
            </w:rPrChange>
          </w:rPr>
          <w:delText xml:space="preserve"> of</w:delText>
        </w:r>
      </w:del>
      <w:ins w:id="1596" w:author="Natasha Hardy" w:date="2021-11-11T11:21:00Z">
        <w:r w:rsidR="00156F8A" w:rsidRPr="008E1A76">
          <w:rPr>
            <w:rFonts w:ascii="Times New Roman" w:eastAsia="Times New Roman" w:hAnsi="Times New Roman" w:cs="Times New Roman"/>
            <w:color w:val="000000" w:themeColor="text1"/>
            <w:rPrChange w:id="1597" w:author="Natasha Hardy" w:date="2021-12-10T13:32:00Z">
              <w:rPr>
                <w:rFonts w:ascii="Times New Roman" w:eastAsia="Times New Roman" w:hAnsi="Times New Roman" w:cs="Times New Roman"/>
                <w:color w:val="000000"/>
              </w:rPr>
            </w:rPrChange>
          </w:rPr>
          <w:t>,</w:t>
        </w:r>
      </w:ins>
      <w:r w:rsidRPr="008E1A76">
        <w:rPr>
          <w:rFonts w:ascii="Times New Roman" w:eastAsia="Times New Roman" w:hAnsi="Times New Roman" w:cs="Times New Roman"/>
          <w:color w:val="000000" w:themeColor="text1"/>
          <w:rPrChange w:id="1598" w:author="Natasha Hardy" w:date="2021-12-10T13:32:00Z">
            <w:rPr>
              <w:rFonts w:ascii="Times New Roman" w:eastAsia="Times New Roman" w:hAnsi="Times New Roman" w:cs="Times New Roman"/>
              <w:color w:val="000000"/>
            </w:rPr>
          </w:rPrChange>
        </w:rPr>
        <w:t xml:space="preserve"> 99 </w:t>
      </w:r>
      <w:proofErr w:type="spellStart"/>
      <w:r w:rsidRPr="008E1A76">
        <w:rPr>
          <w:rFonts w:ascii="Times New Roman" w:eastAsia="Times New Roman" w:hAnsi="Times New Roman" w:cs="Times New Roman"/>
          <w:color w:val="000000" w:themeColor="text1"/>
          <w:rPrChange w:id="1599" w:author="Natasha Hardy" w:date="2021-12-10T13:32:00Z">
            <w:rPr>
              <w:rFonts w:ascii="Times New Roman" w:eastAsia="Times New Roman" w:hAnsi="Times New Roman" w:cs="Times New Roman"/>
              <w:color w:val="000000"/>
            </w:rPr>
          </w:rPrChange>
        </w:rPr>
        <w:t>faecal</w:t>
      </w:r>
      <w:proofErr w:type="spellEnd"/>
      <w:r w:rsidRPr="008E1A76">
        <w:rPr>
          <w:rFonts w:ascii="Times New Roman" w:eastAsia="Times New Roman" w:hAnsi="Times New Roman" w:cs="Times New Roman"/>
          <w:color w:val="000000" w:themeColor="text1"/>
          <w:rPrChange w:id="1600" w:author="Natasha Hardy" w:date="2021-12-10T13:32:00Z">
            <w:rPr>
              <w:rFonts w:ascii="Times New Roman" w:eastAsia="Times New Roman" w:hAnsi="Times New Roman" w:cs="Times New Roman"/>
              <w:color w:val="000000"/>
            </w:rPr>
          </w:rPrChange>
        </w:rPr>
        <w:t xml:space="preserve"> DNA sample extracts </w:t>
      </w:r>
      <w:ins w:id="1601" w:author="Natasha Hardy" w:date="2021-11-11T11:22:00Z">
        <w:r w:rsidR="001C5BFB" w:rsidRPr="008E1A76">
          <w:rPr>
            <w:rFonts w:ascii="Times New Roman" w:eastAsia="Times New Roman" w:hAnsi="Times New Roman" w:cs="Times New Roman"/>
            <w:color w:val="000000" w:themeColor="text1"/>
            <w:rPrChange w:id="1602" w:author="Natasha Hardy" w:date="2021-12-10T13:32:00Z">
              <w:rPr>
                <w:rFonts w:ascii="Times New Roman" w:eastAsia="Times New Roman" w:hAnsi="Times New Roman" w:cs="Times New Roman"/>
                <w:color w:val="000000"/>
              </w:rPr>
            </w:rPrChange>
          </w:rPr>
          <w:t xml:space="preserve">at two DNA concentrations </w:t>
        </w:r>
      </w:ins>
      <w:r w:rsidRPr="008E1A76">
        <w:rPr>
          <w:rFonts w:ascii="Times New Roman" w:eastAsia="Times New Roman" w:hAnsi="Times New Roman" w:cs="Times New Roman"/>
          <w:color w:val="000000" w:themeColor="text1"/>
          <w:rPrChange w:id="1603" w:author="Natasha Hardy" w:date="2021-12-10T13:32:00Z">
            <w:rPr>
              <w:rFonts w:ascii="Times New Roman" w:eastAsia="Times New Roman" w:hAnsi="Times New Roman" w:cs="Times New Roman"/>
              <w:color w:val="000000"/>
            </w:rPr>
          </w:rPrChange>
        </w:rPr>
        <w:t xml:space="preserve">(neat and 1:10 dilutions), as well as extraction blanks (n = 5), PCR blanks (n = </w:t>
      </w:r>
      <w:del w:id="1604" w:author="Natasha Hardy" w:date="2021-10-21T15:25:00Z">
        <w:r w:rsidRPr="008E1A76" w:rsidDel="00C316C1">
          <w:rPr>
            <w:color w:val="000000" w:themeColor="text1"/>
            <w:rPrChange w:id="1605" w:author="Natasha Hardy" w:date="2021-12-10T13:32:00Z">
              <w:rPr>
                <w:color w:val="000000"/>
              </w:rPr>
            </w:rPrChange>
          </w:rPr>
          <w:delText>2</w:delText>
        </w:r>
      </w:del>
      <w:ins w:id="1606" w:author="Natasha Hardy" w:date="2021-10-21T15:25:00Z">
        <w:r w:rsidR="00C316C1" w:rsidRPr="008E1A76">
          <w:rPr>
            <w:color w:val="000000" w:themeColor="text1"/>
            <w:rPrChange w:id="1607" w:author="Natasha Hardy" w:date="2021-12-10T13:32:00Z">
              <w:rPr>
                <w:color w:val="000000"/>
              </w:rPr>
            </w:rPrChange>
          </w:rPr>
          <w:t>4</w:t>
        </w:r>
      </w:ins>
      <w:r w:rsidRPr="008E1A76">
        <w:rPr>
          <w:rFonts w:ascii="Times New Roman" w:eastAsia="Times New Roman" w:hAnsi="Times New Roman" w:cs="Times New Roman"/>
          <w:color w:val="000000" w:themeColor="text1"/>
          <w:rPrChange w:id="1608" w:author="Natasha Hardy" w:date="2021-12-10T13:32:00Z">
            <w:rPr>
              <w:rFonts w:ascii="Times New Roman" w:eastAsia="Times New Roman" w:hAnsi="Times New Roman" w:cs="Times New Roman"/>
              <w:color w:val="000000"/>
            </w:rPr>
          </w:rPrChange>
        </w:rPr>
        <w:t>), and positive controls (n = 2) were screened in duplicates by diagnostic endpoint PCR (</w:t>
      </w:r>
      <w:proofErr w:type="spellStart"/>
      <w:r w:rsidRPr="008E1A76">
        <w:rPr>
          <w:rFonts w:ascii="Times New Roman" w:eastAsia="Times New Roman" w:hAnsi="Times New Roman" w:cs="Times New Roman"/>
          <w:color w:val="000000" w:themeColor="text1"/>
          <w:rPrChange w:id="1609" w:author="Natasha Hardy" w:date="2021-12-10T13:32:00Z">
            <w:rPr>
              <w:rFonts w:ascii="Times New Roman" w:eastAsia="Times New Roman" w:hAnsi="Times New Roman" w:cs="Times New Roman"/>
              <w:color w:val="000000"/>
            </w:rPr>
          </w:rPrChange>
        </w:rPr>
        <w:t>dPCR</w:t>
      </w:r>
      <w:proofErr w:type="spellEnd"/>
      <w:r w:rsidRPr="008E1A76">
        <w:rPr>
          <w:rFonts w:ascii="Times New Roman" w:eastAsia="Times New Roman" w:hAnsi="Times New Roman" w:cs="Times New Roman"/>
          <w:color w:val="000000" w:themeColor="text1"/>
          <w:rPrChange w:id="1610" w:author="Natasha Hardy" w:date="2021-12-10T13:32:00Z">
            <w:rPr>
              <w:rFonts w:ascii="Times New Roman" w:eastAsia="Times New Roman" w:hAnsi="Times New Roman" w:cs="Times New Roman"/>
              <w:color w:val="000000"/>
            </w:rPr>
          </w:rPrChange>
        </w:rPr>
        <w:t xml:space="preserve">) using the Bird12sa/h assay </w:t>
      </w:r>
      <w:r w:rsidRPr="008E1A76">
        <w:rPr>
          <w:color w:val="000000" w:themeColor="text1"/>
          <w:rPrChange w:id="1611" w:author="Natasha Hardy" w:date="2021-12-10T13:32:00Z">
            <w:rPr/>
          </w:rPrChange>
        </w:rPr>
        <w:t>(Cooper, 1994)</w:t>
      </w:r>
      <w:r w:rsidRPr="008E1A76">
        <w:rPr>
          <w:rFonts w:ascii="Times New Roman" w:eastAsia="Times New Roman" w:hAnsi="Times New Roman" w:cs="Times New Roman"/>
          <w:color w:val="000000" w:themeColor="text1"/>
          <w:rPrChange w:id="1612" w:author="Natasha Hardy" w:date="2021-12-10T13:32:00Z">
            <w:rPr>
              <w:rFonts w:ascii="Times New Roman" w:eastAsia="Times New Roman" w:hAnsi="Times New Roman" w:cs="Times New Roman"/>
              <w:color w:val="000000"/>
            </w:rPr>
          </w:rPrChange>
        </w:rPr>
        <w:t xml:space="preserve"> (T</w:t>
      </w:r>
      <w:r w:rsidRPr="008E1A76">
        <w:rPr>
          <w:color w:val="000000" w:themeColor="text1"/>
          <w:rPrChange w:id="1613" w:author="Natasha Hardy" w:date="2021-12-10T13:32:00Z">
            <w:rPr>
              <w:color w:val="000000"/>
            </w:rPr>
          </w:rPrChange>
        </w:rPr>
        <w:t xml:space="preserve">able S1 </w:t>
      </w:r>
      <w:ins w:id="1614" w:author="Natasha Hardy" w:date="2021-12-10T11:32:00Z">
        <w:r w:rsidR="001553A7" w:rsidRPr="008E1A76">
          <w:rPr>
            <w:color w:val="000000" w:themeColor="text1"/>
          </w:rPr>
          <w:t>&amp;</w:t>
        </w:r>
      </w:ins>
      <w:del w:id="1615" w:author="Natasha Hardy" w:date="2021-12-10T11:32:00Z">
        <w:r w:rsidRPr="008E1A76" w:rsidDel="001553A7">
          <w:rPr>
            <w:color w:val="000000" w:themeColor="text1"/>
            <w:rPrChange w:id="1616" w:author="Natasha Hardy" w:date="2021-12-10T13:32:00Z">
              <w:rPr>
                <w:color w:val="000000"/>
              </w:rPr>
            </w:rPrChange>
          </w:rPr>
          <w:delText>and</w:delText>
        </w:r>
      </w:del>
      <w:r w:rsidRPr="008E1A76">
        <w:rPr>
          <w:color w:val="000000" w:themeColor="text1"/>
          <w:rPrChange w:id="1617" w:author="Natasha Hardy" w:date="2021-12-10T13:32:00Z">
            <w:rPr>
              <w:color w:val="000000"/>
            </w:rPr>
          </w:rPrChange>
        </w:rPr>
        <w:t xml:space="preserve"> S2</w:t>
      </w:r>
      <w:r w:rsidR="0034344F" w:rsidRPr="008E1A76">
        <w:rPr>
          <w:color w:val="000000" w:themeColor="text1"/>
          <w:rPrChange w:id="1618" w:author="Natasha Hardy" w:date="2021-12-10T13:32:00Z">
            <w:rPr>
              <w:color w:val="000000"/>
            </w:rPr>
          </w:rPrChange>
        </w:rPr>
        <w:t>, Appendix S1</w:t>
      </w:r>
      <w:r w:rsidRPr="008E1A76">
        <w:rPr>
          <w:color w:val="000000" w:themeColor="text1"/>
          <w:rPrChange w:id="1619" w:author="Natasha Hardy" w:date="2021-12-10T13:32:00Z">
            <w:rPr>
              <w:color w:val="000000"/>
            </w:rPr>
          </w:rPrChange>
        </w:rPr>
        <w:t>)</w:t>
      </w:r>
      <w:r w:rsidRPr="008E1A76">
        <w:rPr>
          <w:rFonts w:ascii="Times New Roman" w:eastAsia="Times New Roman" w:hAnsi="Times New Roman" w:cs="Times New Roman"/>
          <w:color w:val="000000" w:themeColor="text1"/>
          <w:rPrChange w:id="1620" w:author="Natasha Hardy" w:date="2021-12-10T13:32:00Z">
            <w:rPr>
              <w:rFonts w:ascii="Times New Roman" w:eastAsia="Times New Roman" w:hAnsi="Times New Roman" w:cs="Times New Roman"/>
              <w:color w:val="000000"/>
            </w:rPr>
          </w:rPrChange>
        </w:rPr>
        <w:t xml:space="preserve">. </w:t>
      </w:r>
      <w:del w:id="1621" w:author="Natasha Hardy" w:date="2021-12-10T13:46:00Z">
        <w:r w:rsidRPr="008E1A76" w:rsidDel="000B2280">
          <w:rPr>
            <w:rFonts w:ascii="Times New Roman" w:eastAsia="Times New Roman" w:hAnsi="Times New Roman" w:cs="Times New Roman"/>
            <w:color w:val="000000" w:themeColor="text1"/>
            <w:rPrChange w:id="1622" w:author="Natasha Hardy" w:date="2021-12-10T13:32:00Z">
              <w:rPr>
                <w:rFonts w:ascii="Times New Roman" w:eastAsia="Times New Roman" w:hAnsi="Times New Roman" w:cs="Times New Roman"/>
                <w:color w:val="000000"/>
              </w:rPr>
            </w:rPrChange>
          </w:rPr>
          <w:delText xml:space="preserve">The </w:delText>
        </w:r>
      </w:del>
      <w:ins w:id="1623" w:author="Natasha Hardy" w:date="2021-12-10T13:46:00Z">
        <w:r w:rsidR="000B2280">
          <w:rPr>
            <w:rFonts w:ascii="Times New Roman" w:eastAsia="Times New Roman" w:hAnsi="Times New Roman" w:cs="Times New Roman"/>
            <w:color w:val="000000" w:themeColor="text1"/>
          </w:rPr>
          <w:t>Duplicate</w:t>
        </w:r>
        <w:r w:rsidR="000B2280" w:rsidRPr="008E1A76">
          <w:rPr>
            <w:rFonts w:ascii="Times New Roman" w:eastAsia="Times New Roman" w:hAnsi="Times New Roman" w:cs="Times New Roman"/>
            <w:color w:val="000000" w:themeColor="text1"/>
            <w:rPrChange w:id="1624" w:author="Natasha Hardy" w:date="2021-12-10T13:32:00Z">
              <w:rPr>
                <w:rFonts w:ascii="Times New Roman" w:eastAsia="Times New Roman" w:hAnsi="Times New Roman" w:cs="Times New Roman"/>
                <w:color w:val="000000"/>
              </w:rPr>
            </w:rPrChange>
          </w:rPr>
          <w:t xml:space="preserve"> </w:t>
        </w:r>
      </w:ins>
      <w:proofErr w:type="spellStart"/>
      <w:r w:rsidRPr="008E1A76">
        <w:rPr>
          <w:rFonts w:ascii="Times New Roman" w:eastAsia="Times New Roman" w:hAnsi="Times New Roman" w:cs="Times New Roman"/>
          <w:color w:val="000000" w:themeColor="text1"/>
          <w:rPrChange w:id="1625" w:author="Natasha Hardy" w:date="2021-12-10T13:32:00Z">
            <w:rPr>
              <w:rFonts w:ascii="Times New Roman" w:eastAsia="Times New Roman" w:hAnsi="Times New Roman" w:cs="Times New Roman"/>
              <w:color w:val="000000"/>
            </w:rPr>
          </w:rPrChange>
        </w:rPr>
        <w:t>dPCR</w:t>
      </w:r>
      <w:proofErr w:type="spellEnd"/>
      <w:r w:rsidRPr="008E1A76">
        <w:rPr>
          <w:rFonts w:ascii="Times New Roman" w:eastAsia="Times New Roman" w:hAnsi="Times New Roman" w:cs="Times New Roman"/>
          <w:color w:val="000000" w:themeColor="text1"/>
          <w:rPrChange w:id="1626" w:author="Natasha Hardy" w:date="2021-12-10T13:32:00Z">
            <w:rPr>
              <w:rFonts w:ascii="Times New Roman" w:eastAsia="Times New Roman" w:hAnsi="Times New Roman" w:cs="Times New Roman"/>
              <w:color w:val="000000"/>
            </w:rPr>
          </w:rPrChange>
        </w:rPr>
        <w:t xml:space="preserve"> </w:t>
      </w:r>
      <w:r w:rsidRPr="008E1A76">
        <w:rPr>
          <w:color w:val="000000" w:themeColor="text1"/>
          <w:rPrChange w:id="1627" w:author="Natasha Hardy" w:date="2021-12-10T13:32:00Z">
            <w:rPr>
              <w:color w:val="000000"/>
            </w:rPr>
          </w:rPrChange>
        </w:rPr>
        <w:t>products were run on 1.5% agarose gels to determine the presence/absence of amplified target bird DNA</w:t>
      </w:r>
      <w:ins w:id="1628" w:author="Natasha Hardy" w:date="2021-10-21T15:26:00Z">
        <w:r w:rsidR="00C316C1" w:rsidRPr="008E1A76">
          <w:rPr>
            <w:color w:val="000000" w:themeColor="text1"/>
            <w:rPrChange w:id="1629" w:author="Natasha Hardy" w:date="2021-12-10T13:32:00Z">
              <w:rPr>
                <w:color w:val="000000"/>
              </w:rPr>
            </w:rPrChange>
          </w:rPr>
          <w:t xml:space="preserve"> in each duplicate</w:t>
        </w:r>
      </w:ins>
      <w:r w:rsidRPr="008E1A76">
        <w:rPr>
          <w:color w:val="000000" w:themeColor="text1"/>
          <w:rPrChange w:id="1630" w:author="Natasha Hardy" w:date="2021-12-10T13:32:00Z">
            <w:rPr>
              <w:color w:val="000000"/>
            </w:rPr>
          </w:rPrChange>
        </w:rPr>
        <w:t>. A total of 32 samples showed target amplicons</w:t>
      </w:r>
      <w:ins w:id="1631" w:author="Natasha Hardy" w:date="2021-10-21T15:26:00Z">
        <w:r w:rsidR="00C316C1" w:rsidRPr="008E1A76">
          <w:rPr>
            <w:color w:val="000000" w:themeColor="text1"/>
            <w:rPrChange w:id="1632" w:author="Natasha Hardy" w:date="2021-12-10T13:32:00Z">
              <w:rPr>
                <w:color w:val="000000"/>
              </w:rPr>
            </w:rPrChange>
          </w:rPr>
          <w:t xml:space="preserve"> </w:t>
        </w:r>
      </w:ins>
      <w:ins w:id="1633" w:author="Natasha Hardy" w:date="2021-11-11T12:23:00Z">
        <w:r w:rsidR="007C0F27" w:rsidRPr="008E1A76">
          <w:rPr>
            <w:color w:val="000000" w:themeColor="text1"/>
            <w:rPrChange w:id="1634" w:author="Natasha Hardy" w:date="2021-12-10T13:32:00Z">
              <w:rPr>
                <w:color w:val="000000"/>
              </w:rPr>
            </w:rPrChange>
          </w:rPr>
          <w:t>i</w:t>
        </w:r>
      </w:ins>
      <w:ins w:id="1635" w:author="Natasha Hardy" w:date="2021-10-21T15:26:00Z">
        <w:r w:rsidR="00C316C1" w:rsidRPr="008E1A76">
          <w:rPr>
            <w:color w:val="000000" w:themeColor="text1"/>
            <w:rPrChange w:id="1636" w:author="Natasha Hardy" w:date="2021-12-10T13:32:00Z">
              <w:rPr>
                <w:color w:val="000000"/>
              </w:rPr>
            </w:rPrChange>
          </w:rPr>
          <w:t>n both or one duplicate</w:t>
        </w:r>
      </w:ins>
      <w:ins w:id="1637" w:author="Natasha Hardy" w:date="2021-10-21T15:28:00Z">
        <w:r w:rsidR="00C316C1" w:rsidRPr="008E1A76">
          <w:rPr>
            <w:color w:val="000000" w:themeColor="text1"/>
            <w:rPrChange w:id="1638" w:author="Natasha Hardy" w:date="2021-12-10T13:32:00Z">
              <w:rPr>
                <w:color w:val="000000"/>
              </w:rPr>
            </w:rPrChange>
          </w:rPr>
          <w:t xml:space="preserve">, </w:t>
        </w:r>
      </w:ins>
      <w:ins w:id="1639" w:author="Natasha Hardy" w:date="2021-11-29T18:10:00Z">
        <w:r w:rsidR="00687071" w:rsidRPr="008E1A76">
          <w:rPr>
            <w:color w:val="000000" w:themeColor="text1"/>
            <w:rPrChange w:id="1640" w:author="Natasha Hardy" w:date="2021-12-10T13:32:00Z">
              <w:rPr>
                <w:color w:val="000000"/>
              </w:rPr>
            </w:rPrChange>
          </w:rPr>
          <w:t>but not in</w:t>
        </w:r>
      </w:ins>
      <w:ins w:id="1641" w:author="Natasha Hardy" w:date="2021-10-21T15:28:00Z">
        <w:r w:rsidR="00C316C1" w:rsidRPr="008E1A76">
          <w:rPr>
            <w:color w:val="000000" w:themeColor="text1"/>
            <w:rPrChange w:id="1642" w:author="Natasha Hardy" w:date="2021-12-10T13:32:00Z">
              <w:rPr>
                <w:color w:val="000000"/>
              </w:rPr>
            </w:rPrChange>
          </w:rPr>
          <w:t xml:space="preserve"> the extraction </w:t>
        </w:r>
        <w:del w:id="1643" w:author="Microsoft Office User" w:date="2021-12-10T09:46:00Z">
          <w:r w:rsidR="00C316C1" w:rsidRPr="008E1A76" w:rsidDel="007E567C">
            <w:rPr>
              <w:color w:val="000000" w:themeColor="text1"/>
              <w:rPrChange w:id="1644" w:author="Natasha Hardy" w:date="2021-12-10T13:32:00Z">
                <w:rPr>
                  <w:color w:val="000000"/>
                </w:rPr>
              </w:rPrChange>
            </w:rPr>
            <w:delText xml:space="preserve">blanks </w:delText>
          </w:r>
        </w:del>
        <w:r w:rsidR="00C316C1" w:rsidRPr="008E1A76">
          <w:rPr>
            <w:color w:val="000000" w:themeColor="text1"/>
            <w:rPrChange w:id="1645" w:author="Natasha Hardy" w:date="2021-12-10T13:32:00Z">
              <w:rPr>
                <w:color w:val="000000"/>
              </w:rPr>
            </w:rPrChange>
          </w:rPr>
          <w:t xml:space="preserve">and PCR </w:t>
        </w:r>
        <w:del w:id="1646" w:author="Microsoft Office User" w:date="2021-12-10T09:46:00Z">
          <w:r w:rsidR="00C316C1" w:rsidRPr="008E1A76" w:rsidDel="007E567C">
            <w:rPr>
              <w:color w:val="000000" w:themeColor="text1"/>
              <w:rPrChange w:id="1647" w:author="Natasha Hardy" w:date="2021-12-10T13:32:00Z">
                <w:rPr>
                  <w:color w:val="000000"/>
                </w:rPr>
              </w:rPrChange>
            </w:rPr>
            <w:delText xml:space="preserve">blanks (negative </w:delText>
          </w:r>
        </w:del>
        <w:r w:rsidR="00C316C1" w:rsidRPr="008E1A76">
          <w:rPr>
            <w:color w:val="000000" w:themeColor="text1"/>
            <w:rPrChange w:id="1648" w:author="Natasha Hardy" w:date="2021-12-10T13:32:00Z">
              <w:rPr>
                <w:color w:val="000000"/>
              </w:rPr>
            </w:rPrChange>
          </w:rPr>
          <w:t>controls</w:t>
        </w:r>
        <w:del w:id="1649" w:author="Microsoft Office User" w:date="2021-12-10T09:46:00Z">
          <w:r w:rsidR="00C316C1" w:rsidRPr="008E1A76" w:rsidDel="007E567C">
            <w:rPr>
              <w:color w:val="000000" w:themeColor="text1"/>
              <w:rPrChange w:id="1650" w:author="Natasha Hardy" w:date="2021-12-10T13:32:00Z">
                <w:rPr>
                  <w:color w:val="000000"/>
                </w:rPr>
              </w:rPrChange>
            </w:rPr>
            <w:delText>)</w:delText>
          </w:r>
        </w:del>
      </w:ins>
      <w:ins w:id="1651" w:author="Natasha Hardy" w:date="2021-10-21T12:42:00Z">
        <w:r w:rsidR="00825B4C" w:rsidRPr="008E1A76">
          <w:rPr>
            <w:color w:val="000000" w:themeColor="text1"/>
            <w:rPrChange w:id="1652" w:author="Natasha Hardy" w:date="2021-12-10T13:32:00Z">
              <w:rPr>
                <w:color w:val="000000"/>
              </w:rPr>
            </w:rPrChange>
          </w:rPr>
          <w:t>.</w:t>
        </w:r>
      </w:ins>
      <w:ins w:id="1653" w:author="Natasha Hardy" w:date="2021-10-21T15:29:00Z">
        <w:r w:rsidR="00C316C1" w:rsidRPr="008E1A76">
          <w:rPr>
            <w:color w:val="000000" w:themeColor="text1"/>
            <w:rPrChange w:id="1654" w:author="Natasha Hardy" w:date="2021-12-10T13:32:00Z">
              <w:rPr>
                <w:color w:val="000000"/>
              </w:rPr>
            </w:rPrChange>
          </w:rPr>
          <w:t xml:space="preserve"> </w:t>
        </w:r>
        <w:del w:id="1655" w:author="Microsoft Office User" w:date="2021-12-10T09:49:00Z">
          <w:r w:rsidR="00C316C1" w:rsidRPr="008E1A76" w:rsidDel="007E567C">
            <w:rPr>
              <w:color w:val="000000" w:themeColor="text1"/>
              <w:rPrChange w:id="1656" w:author="Natasha Hardy" w:date="2021-12-10T13:32:00Z">
                <w:rPr>
                  <w:color w:val="000000"/>
                </w:rPr>
              </w:rPrChange>
            </w:rPr>
            <w:delText>We procee</w:delText>
          </w:r>
        </w:del>
      </w:ins>
      <w:ins w:id="1657" w:author="Natasha Hardy" w:date="2021-10-21T15:30:00Z">
        <w:del w:id="1658" w:author="Microsoft Office User" w:date="2021-12-10T09:49:00Z">
          <w:r w:rsidR="00C316C1" w:rsidRPr="008E1A76" w:rsidDel="007E567C">
            <w:rPr>
              <w:color w:val="000000" w:themeColor="text1"/>
              <w:rPrChange w:id="1659" w:author="Natasha Hardy" w:date="2021-12-10T13:32:00Z">
                <w:rPr>
                  <w:color w:val="000000"/>
                </w:rPr>
              </w:rPrChange>
            </w:rPr>
            <w:delText xml:space="preserve">ded </w:delText>
          </w:r>
        </w:del>
      </w:ins>
      <w:ins w:id="1660" w:author="Natasha Hardy" w:date="2021-10-21T15:31:00Z">
        <w:del w:id="1661" w:author="Microsoft Office User" w:date="2021-12-10T09:49:00Z">
          <w:r w:rsidR="00C316C1" w:rsidRPr="008E1A76" w:rsidDel="007E567C">
            <w:rPr>
              <w:color w:val="000000" w:themeColor="text1"/>
              <w:rPrChange w:id="1662" w:author="Natasha Hardy" w:date="2021-12-10T13:32:00Z">
                <w:rPr>
                  <w:color w:val="000000"/>
                </w:rPr>
              </w:rPrChange>
            </w:rPr>
            <w:delText>with sequencing using</w:delText>
          </w:r>
        </w:del>
      </w:ins>
      <w:ins w:id="1663" w:author="Natasha Hardy" w:date="2021-10-21T16:01:00Z">
        <w:del w:id="1664" w:author="Microsoft Office User" w:date="2021-12-10T09:49:00Z">
          <w:r w:rsidR="00432A9A" w:rsidRPr="008E1A76" w:rsidDel="007E567C">
            <w:rPr>
              <w:color w:val="000000" w:themeColor="text1"/>
              <w:rPrChange w:id="1665" w:author="Natasha Hardy" w:date="2021-12-10T13:32:00Z">
                <w:rPr>
                  <w:color w:val="000000"/>
                </w:rPr>
              </w:rPrChange>
            </w:rPr>
            <w:delText xml:space="preserve"> a single sample of</w:delText>
          </w:r>
        </w:del>
      </w:ins>
      <w:ins w:id="1666" w:author="Natasha Hardy" w:date="2021-10-21T15:30:00Z">
        <w:del w:id="1667" w:author="Microsoft Office User" w:date="2021-12-10T09:49:00Z">
          <w:r w:rsidR="00C316C1" w:rsidRPr="008E1A76" w:rsidDel="007E567C">
            <w:rPr>
              <w:color w:val="000000" w:themeColor="text1"/>
              <w:rPrChange w:id="1668" w:author="Natasha Hardy" w:date="2021-12-10T13:32:00Z">
                <w:rPr>
                  <w:color w:val="000000"/>
                </w:rPr>
              </w:rPrChange>
            </w:rPr>
            <w:delText xml:space="preserve"> DNA extract (</w:delText>
          </w:r>
        </w:del>
      </w:ins>
      <w:ins w:id="1669" w:author="Natasha Hardy" w:date="2021-11-11T11:25:00Z">
        <w:del w:id="1670" w:author="Microsoft Office User" w:date="2021-12-10T09:49:00Z">
          <w:r w:rsidR="001C5BFB" w:rsidRPr="008E1A76" w:rsidDel="007E567C">
            <w:rPr>
              <w:color w:val="000000" w:themeColor="text1"/>
              <w:rPrChange w:id="1671" w:author="Natasha Hardy" w:date="2021-12-10T13:32:00Z">
                <w:rPr>
                  <w:color w:val="000000"/>
                  <w:highlight w:val="yellow"/>
                </w:rPr>
              </w:rPrChange>
            </w:rPr>
            <w:delText>neat</w:delText>
          </w:r>
        </w:del>
      </w:ins>
      <w:ins w:id="1672" w:author="Natasha Hardy" w:date="2021-10-21T15:30:00Z">
        <w:del w:id="1673" w:author="Microsoft Office User" w:date="2021-12-10T09:49:00Z">
          <w:r w:rsidR="00C316C1" w:rsidRPr="008E1A76" w:rsidDel="007E567C">
            <w:rPr>
              <w:color w:val="000000" w:themeColor="text1"/>
              <w:rPrChange w:id="1674" w:author="Natasha Hardy" w:date="2021-12-10T13:32:00Z">
                <w:rPr>
                  <w:color w:val="000000"/>
                  <w:highlight w:val="yellow"/>
                </w:rPr>
              </w:rPrChange>
            </w:rPr>
            <w:delText xml:space="preserve"> concentration</w:delText>
          </w:r>
          <w:r w:rsidR="00C316C1" w:rsidRPr="008E1A76" w:rsidDel="007E567C">
            <w:rPr>
              <w:color w:val="000000" w:themeColor="text1"/>
              <w:rPrChange w:id="1675" w:author="Natasha Hardy" w:date="2021-12-10T13:32:00Z">
                <w:rPr>
                  <w:color w:val="000000"/>
                </w:rPr>
              </w:rPrChange>
            </w:rPr>
            <w:delText xml:space="preserve">) </w:delText>
          </w:r>
        </w:del>
      </w:ins>
      <w:ins w:id="1676" w:author="Natasha Hardy" w:date="2021-10-21T15:31:00Z">
        <w:del w:id="1677" w:author="Microsoft Office User" w:date="2021-12-10T09:49:00Z">
          <w:r w:rsidR="00C316C1" w:rsidRPr="008E1A76" w:rsidDel="007E567C">
            <w:rPr>
              <w:color w:val="000000" w:themeColor="text1"/>
              <w:rPrChange w:id="1678" w:author="Natasha Hardy" w:date="2021-12-10T13:32:00Z">
                <w:rPr>
                  <w:color w:val="000000"/>
                </w:rPr>
              </w:rPrChange>
            </w:rPr>
            <w:delText xml:space="preserve">for </w:delText>
          </w:r>
        </w:del>
      </w:ins>
      <w:ins w:id="1679" w:author="Microsoft Office User" w:date="2021-12-10T09:49:00Z">
        <w:r w:rsidR="007E567C" w:rsidRPr="008E1A76">
          <w:rPr>
            <w:color w:val="000000" w:themeColor="text1"/>
            <w:rPrChange w:id="1680" w:author="Natasha Hardy" w:date="2021-12-10T13:32:00Z">
              <w:rPr>
                <w:color w:val="000000"/>
              </w:rPr>
            </w:rPrChange>
          </w:rPr>
          <w:t xml:space="preserve">We sequenced </w:t>
        </w:r>
      </w:ins>
      <w:ins w:id="1681" w:author="Natasha Hardy" w:date="2021-10-21T16:01:00Z">
        <w:r w:rsidR="00432A9A" w:rsidRPr="008E1A76">
          <w:rPr>
            <w:color w:val="000000" w:themeColor="text1"/>
            <w:rPrChange w:id="1682" w:author="Natasha Hardy" w:date="2021-12-10T13:32:00Z">
              <w:rPr>
                <w:color w:val="000000"/>
              </w:rPr>
            </w:rPrChange>
          </w:rPr>
          <w:t xml:space="preserve">each of </w:t>
        </w:r>
      </w:ins>
      <w:ins w:id="1683" w:author="Natasha Hardy" w:date="2021-10-21T15:31:00Z">
        <w:r w:rsidR="00C316C1" w:rsidRPr="008E1A76">
          <w:rPr>
            <w:color w:val="000000" w:themeColor="text1"/>
            <w:rPrChange w:id="1684" w:author="Natasha Hardy" w:date="2021-12-10T13:32:00Z">
              <w:rPr>
                <w:color w:val="000000"/>
              </w:rPr>
            </w:rPrChange>
          </w:rPr>
          <w:t xml:space="preserve">the </w:t>
        </w:r>
      </w:ins>
      <w:ins w:id="1685" w:author="Natasha Hardy" w:date="2021-10-21T15:32:00Z">
        <w:r w:rsidR="00C316C1" w:rsidRPr="008E1A76">
          <w:rPr>
            <w:color w:val="000000" w:themeColor="text1"/>
            <w:rPrChange w:id="1686" w:author="Natasha Hardy" w:date="2021-12-10T13:32:00Z">
              <w:rPr>
                <w:color w:val="000000"/>
              </w:rPr>
            </w:rPrChange>
          </w:rPr>
          <w:t xml:space="preserve">32 samples that tested positive for birds, and </w:t>
        </w:r>
        <w:del w:id="1687" w:author="Microsoft Office User" w:date="2021-12-10T09:49:00Z">
          <w:r w:rsidR="00C316C1" w:rsidRPr="008E1A76" w:rsidDel="007E567C">
            <w:rPr>
              <w:color w:val="000000" w:themeColor="text1"/>
              <w:rPrChange w:id="1688" w:author="Natasha Hardy" w:date="2021-12-10T13:32:00Z">
                <w:rPr>
                  <w:color w:val="000000"/>
                </w:rPr>
              </w:rPrChange>
            </w:rPr>
            <w:delText>we include</w:delText>
          </w:r>
        </w:del>
      </w:ins>
      <w:ins w:id="1689" w:author="Rebecca McIntosh" w:date="2021-10-29T12:04:00Z">
        <w:del w:id="1690" w:author="Microsoft Office User" w:date="2021-12-10T09:49:00Z">
          <w:r w:rsidR="007A0DB9" w:rsidRPr="008E1A76" w:rsidDel="007E567C">
            <w:rPr>
              <w:color w:val="000000" w:themeColor="text1"/>
              <w:rPrChange w:id="1691" w:author="Natasha Hardy" w:date="2021-12-10T13:32:00Z">
                <w:rPr>
                  <w:color w:val="000000"/>
                </w:rPr>
              </w:rPrChange>
            </w:rPr>
            <w:delText>d</w:delText>
          </w:r>
        </w:del>
      </w:ins>
      <w:ins w:id="1692" w:author="Natasha Hardy" w:date="2021-10-21T15:32:00Z">
        <w:del w:id="1693" w:author="Microsoft Office User" w:date="2021-12-10T09:49:00Z">
          <w:r w:rsidR="00C316C1" w:rsidRPr="008E1A76" w:rsidDel="007E567C">
            <w:rPr>
              <w:color w:val="000000" w:themeColor="text1"/>
              <w:rPrChange w:id="1694" w:author="Natasha Hardy" w:date="2021-12-10T13:32:00Z">
                <w:rPr>
                  <w:color w:val="000000"/>
                </w:rPr>
              </w:rPrChange>
            </w:rPr>
            <w:delText xml:space="preserve"> </w:delText>
          </w:r>
        </w:del>
        <w:r w:rsidR="00C316C1" w:rsidRPr="008E1A76">
          <w:rPr>
            <w:color w:val="000000" w:themeColor="text1"/>
            <w:rPrChange w:id="1695" w:author="Natasha Hardy" w:date="2021-12-10T13:32:00Z">
              <w:rPr>
                <w:color w:val="000000"/>
              </w:rPr>
            </w:rPrChange>
          </w:rPr>
          <w:t>two extraction blanks and one positive control</w:t>
        </w:r>
      </w:ins>
      <w:ins w:id="1696" w:author="Natasha Hardy" w:date="2021-12-09T15:48:00Z">
        <w:r w:rsidR="008D4EEA" w:rsidRPr="008E1A76">
          <w:rPr>
            <w:color w:val="000000" w:themeColor="text1"/>
            <w:rPrChange w:id="1697" w:author="Natasha Hardy" w:date="2021-12-10T13:32:00Z">
              <w:rPr>
                <w:color w:val="000000"/>
              </w:rPr>
            </w:rPrChange>
          </w:rPr>
          <w:t xml:space="preserve"> (n = 35 samples for sequencing)</w:t>
        </w:r>
      </w:ins>
      <w:ins w:id="1698" w:author="Natasha Hardy" w:date="2021-10-21T15:32:00Z">
        <w:r w:rsidR="00C316C1" w:rsidRPr="008E1A76">
          <w:rPr>
            <w:color w:val="000000" w:themeColor="text1"/>
            <w:rPrChange w:id="1699" w:author="Natasha Hardy" w:date="2021-12-10T13:32:00Z">
              <w:rPr>
                <w:color w:val="000000"/>
              </w:rPr>
            </w:rPrChange>
          </w:rPr>
          <w:t xml:space="preserve">. </w:t>
        </w:r>
      </w:ins>
      <w:ins w:id="1700" w:author="Microsoft Office User" w:date="2021-12-10T09:53:00Z">
        <w:r w:rsidR="007E567C" w:rsidRPr="008E1A76">
          <w:rPr>
            <w:color w:val="000000" w:themeColor="text1"/>
            <w:rPrChange w:id="1701" w:author="Natasha Hardy" w:date="2021-12-10T13:32:00Z">
              <w:rPr>
                <w:color w:val="000000"/>
              </w:rPr>
            </w:rPrChange>
          </w:rPr>
          <w:t>A single-step fusion tagging PCR procedure was used to</w:t>
        </w:r>
      </w:ins>
      <w:ins w:id="1702" w:author="Microsoft Office User" w:date="2021-12-10T09:54:00Z">
        <w:r w:rsidR="007E567C" w:rsidRPr="008E1A76">
          <w:rPr>
            <w:color w:val="000000" w:themeColor="text1"/>
            <w:rPrChange w:id="1703" w:author="Natasha Hardy" w:date="2021-12-10T13:32:00Z">
              <w:rPr>
                <w:color w:val="000000"/>
              </w:rPr>
            </w:rPrChange>
          </w:rPr>
          <w:t xml:space="preserve"> attach and</w:t>
        </w:r>
      </w:ins>
      <w:ins w:id="1704" w:author="Microsoft Office User" w:date="2021-12-10T09:53:00Z">
        <w:r w:rsidR="007E567C" w:rsidRPr="008E1A76">
          <w:rPr>
            <w:color w:val="000000" w:themeColor="text1"/>
            <w:rPrChange w:id="1705" w:author="Natasha Hardy" w:date="2021-12-10T13:32:00Z">
              <w:rPr>
                <w:color w:val="000000"/>
              </w:rPr>
            </w:rPrChange>
          </w:rPr>
          <w:t xml:space="preserve"> </w:t>
        </w:r>
      </w:ins>
      <w:del w:id="1706" w:author="Natasha Hardy" w:date="2021-10-21T15:29:00Z">
        <w:r w:rsidRPr="008E1A76" w:rsidDel="00C316C1">
          <w:rPr>
            <w:color w:val="000000" w:themeColor="text1"/>
            <w:rPrChange w:id="1707" w:author="Natasha Hardy" w:date="2021-12-10T13:32:00Z">
              <w:rPr>
                <w:color w:val="000000"/>
              </w:rPr>
            </w:rPrChange>
          </w:rPr>
          <w:delText xml:space="preserve">. </w:delText>
        </w:r>
      </w:del>
      <w:del w:id="1708" w:author="Microsoft Office User" w:date="2021-12-10T09:53:00Z">
        <w:r w:rsidRPr="008E1A76" w:rsidDel="007E567C">
          <w:rPr>
            <w:color w:val="000000" w:themeColor="text1"/>
            <w:rPrChange w:id="1709" w:author="Natasha Hardy" w:date="2021-12-10T13:32:00Z">
              <w:rPr>
                <w:color w:val="000000"/>
              </w:rPr>
            </w:rPrChange>
          </w:rPr>
          <w:delText xml:space="preserve">Target samples and controls were </w:delText>
        </w:r>
      </w:del>
      <w:del w:id="1710" w:author="Microsoft Office User" w:date="2021-12-10T09:50:00Z">
        <w:r w:rsidRPr="008E1A76" w:rsidDel="007E567C">
          <w:rPr>
            <w:color w:val="000000" w:themeColor="text1"/>
            <w:rPrChange w:id="1711" w:author="Natasha Hardy" w:date="2021-12-10T13:32:00Z">
              <w:rPr>
                <w:color w:val="000000"/>
              </w:rPr>
            </w:rPrChange>
          </w:rPr>
          <w:delText xml:space="preserve">each </w:delText>
        </w:r>
      </w:del>
      <w:r w:rsidRPr="008E1A76">
        <w:rPr>
          <w:color w:val="000000" w:themeColor="text1"/>
          <w:rPrChange w:id="1712" w:author="Natasha Hardy" w:date="2021-12-10T13:32:00Z">
            <w:rPr>
              <w:color w:val="000000"/>
            </w:rPr>
          </w:rPrChange>
        </w:rPr>
        <w:t>assig</w:t>
      </w:r>
      <w:ins w:id="1713" w:author="Microsoft Office User" w:date="2021-12-10T09:53:00Z">
        <w:r w:rsidR="007E567C" w:rsidRPr="008E1A76">
          <w:rPr>
            <w:color w:val="000000" w:themeColor="text1"/>
            <w:rPrChange w:id="1714" w:author="Natasha Hardy" w:date="2021-12-10T13:32:00Z">
              <w:rPr>
                <w:color w:val="000000"/>
              </w:rPr>
            </w:rPrChange>
          </w:rPr>
          <w:t>n</w:t>
        </w:r>
      </w:ins>
      <w:del w:id="1715" w:author="Microsoft Office User" w:date="2021-12-10T09:53:00Z">
        <w:r w:rsidRPr="008E1A76" w:rsidDel="007E567C">
          <w:rPr>
            <w:color w:val="000000" w:themeColor="text1"/>
            <w:rPrChange w:id="1716" w:author="Natasha Hardy" w:date="2021-12-10T13:32:00Z">
              <w:rPr>
                <w:color w:val="000000"/>
              </w:rPr>
            </w:rPrChange>
          </w:rPr>
          <w:delText>ned</w:delText>
        </w:r>
      </w:del>
      <w:del w:id="1717" w:author="Microsoft Office User" w:date="2021-12-10T09:50:00Z">
        <w:r w:rsidRPr="008E1A76" w:rsidDel="007E567C">
          <w:rPr>
            <w:color w:val="000000" w:themeColor="text1"/>
            <w:rPrChange w:id="1718" w:author="Natasha Hardy" w:date="2021-12-10T13:32:00Z">
              <w:rPr>
                <w:color w:val="000000"/>
              </w:rPr>
            </w:rPrChange>
          </w:rPr>
          <w:delText xml:space="preserve"> a</w:delText>
        </w:r>
      </w:del>
      <w:r w:rsidRPr="008E1A76">
        <w:rPr>
          <w:color w:val="000000" w:themeColor="text1"/>
          <w:rPrChange w:id="1719" w:author="Natasha Hardy" w:date="2021-12-10T13:32:00Z">
            <w:rPr>
              <w:color w:val="000000"/>
            </w:rPr>
          </w:rPrChange>
        </w:rPr>
        <w:t xml:space="preserve"> unique MID (Multiplex </w:t>
      </w:r>
      <w:proofErr w:type="spellStart"/>
      <w:r w:rsidRPr="008E1A76">
        <w:rPr>
          <w:color w:val="000000" w:themeColor="text1"/>
          <w:rPrChange w:id="1720" w:author="Natasha Hardy" w:date="2021-12-10T13:32:00Z">
            <w:rPr>
              <w:color w:val="000000"/>
            </w:rPr>
          </w:rPrChange>
        </w:rPr>
        <w:t>IDentifier</w:t>
      </w:r>
      <w:proofErr w:type="spellEnd"/>
      <w:r w:rsidRPr="008E1A76">
        <w:rPr>
          <w:color w:val="000000" w:themeColor="text1"/>
          <w:rPrChange w:id="1721" w:author="Natasha Hardy" w:date="2021-12-10T13:32:00Z">
            <w:rPr>
              <w:color w:val="000000"/>
            </w:rPr>
          </w:rPrChange>
        </w:rPr>
        <w:t>) tag combination</w:t>
      </w:r>
      <w:ins w:id="1722" w:author="Microsoft Office User" w:date="2021-12-10T09:50:00Z">
        <w:r w:rsidR="007E567C" w:rsidRPr="008E1A76">
          <w:rPr>
            <w:color w:val="000000" w:themeColor="text1"/>
            <w:rPrChange w:id="1723" w:author="Natasha Hardy" w:date="2021-12-10T13:32:00Z">
              <w:rPr>
                <w:color w:val="000000"/>
              </w:rPr>
            </w:rPrChange>
          </w:rPr>
          <w:t>s</w:t>
        </w:r>
      </w:ins>
      <w:r w:rsidRPr="008E1A76">
        <w:rPr>
          <w:color w:val="000000" w:themeColor="text1"/>
          <w:rPrChange w:id="1724" w:author="Natasha Hardy" w:date="2021-12-10T13:32:00Z">
            <w:rPr>
              <w:color w:val="000000"/>
            </w:rPr>
          </w:rPrChange>
        </w:rPr>
        <w:t xml:space="preserve">, </w:t>
      </w:r>
      <w:del w:id="1725" w:author="Microsoft Office User" w:date="2021-12-10T09:54:00Z">
        <w:r w:rsidRPr="008E1A76" w:rsidDel="007E567C">
          <w:rPr>
            <w:color w:val="000000" w:themeColor="text1"/>
            <w:rPrChange w:id="1726" w:author="Natasha Hardy" w:date="2021-12-10T13:32:00Z">
              <w:rPr>
                <w:color w:val="000000"/>
              </w:rPr>
            </w:rPrChange>
          </w:rPr>
          <w:delText xml:space="preserve">combined with </w:delText>
        </w:r>
      </w:del>
      <w:r w:rsidRPr="008E1A76">
        <w:rPr>
          <w:color w:val="000000" w:themeColor="text1"/>
          <w:rPrChange w:id="1727" w:author="Natasha Hardy" w:date="2021-12-10T13:32:00Z">
            <w:rPr>
              <w:color w:val="000000"/>
            </w:rPr>
          </w:rPrChange>
        </w:rPr>
        <w:t>next generation sequencing (NGS) adaptors and the Bird12sa/h assay</w:t>
      </w:r>
      <w:del w:id="1728" w:author="Microsoft Office User" w:date="2021-12-10T09:54:00Z">
        <w:r w:rsidRPr="008E1A76" w:rsidDel="007E567C">
          <w:rPr>
            <w:color w:val="000000" w:themeColor="text1"/>
            <w:rPrChange w:id="1729" w:author="Natasha Hardy" w:date="2021-12-10T13:32:00Z">
              <w:rPr>
                <w:color w:val="000000"/>
              </w:rPr>
            </w:rPrChange>
          </w:rPr>
          <w:delText xml:space="preserve"> using a single-step fusion tagging PCR procedure</w:delText>
        </w:r>
      </w:del>
      <w:r w:rsidRPr="008E1A76">
        <w:rPr>
          <w:color w:val="000000" w:themeColor="text1"/>
          <w:rPrChange w:id="1730" w:author="Natasha Hardy" w:date="2021-12-10T13:32:00Z">
            <w:rPr/>
          </w:rPrChange>
        </w:rPr>
        <w:t>.</w:t>
      </w:r>
      <w:r w:rsidRPr="008E1A76">
        <w:rPr>
          <w:color w:val="000000" w:themeColor="text1"/>
          <w:rPrChange w:id="1731" w:author="Natasha Hardy" w:date="2021-12-10T13:32:00Z">
            <w:rPr>
              <w:color w:val="000000"/>
            </w:rPr>
          </w:rPrChange>
        </w:rPr>
        <w:t xml:space="preserve"> The sequencing workflow</w:t>
      </w:r>
      <w:del w:id="1732" w:author="Natasha Hardy" w:date="2021-11-11T12:28:00Z">
        <w:r w:rsidRPr="008E1A76" w:rsidDel="00960F72">
          <w:rPr>
            <w:color w:val="000000" w:themeColor="text1"/>
            <w:rPrChange w:id="1733" w:author="Natasha Hardy" w:date="2021-12-10T13:32:00Z">
              <w:rPr>
                <w:color w:val="000000"/>
              </w:rPr>
            </w:rPrChange>
          </w:rPr>
          <w:delText>, including</w:delText>
        </w:r>
      </w:del>
      <w:ins w:id="1734" w:author="Natasha Hardy" w:date="2021-11-11T12:28:00Z">
        <w:r w:rsidR="00960F72" w:rsidRPr="008E1A76">
          <w:rPr>
            <w:color w:val="000000" w:themeColor="text1"/>
            <w:rPrChange w:id="1735" w:author="Natasha Hardy" w:date="2021-12-10T13:32:00Z">
              <w:rPr>
                <w:color w:val="000000"/>
              </w:rPr>
            </w:rPrChange>
          </w:rPr>
          <w:t xml:space="preserve"> –</w:t>
        </w:r>
      </w:ins>
      <w:r w:rsidRPr="008E1A76">
        <w:rPr>
          <w:color w:val="000000" w:themeColor="text1"/>
          <w:rPrChange w:id="1736" w:author="Natasha Hardy" w:date="2021-12-10T13:32:00Z">
            <w:rPr>
              <w:color w:val="000000"/>
            </w:rPr>
          </w:rPrChange>
        </w:rPr>
        <w:t xml:space="preserve"> single-step fusion PCR (</w:t>
      </w:r>
      <w:r w:rsidR="0034344F" w:rsidRPr="008E1A76">
        <w:rPr>
          <w:color w:val="000000" w:themeColor="text1"/>
          <w:rPrChange w:id="1737" w:author="Natasha Hardy" w:date="2021-12-10T13:32:00Z">
            <w:rPr>
              <w:color w:val="000000"/>
            </w:rPr>
          </w:rPrChange>
        </w:rPr>
        <w:t>Appendix S1</w:t>
      </w:r>
      <w:r w:rsidRPr="008E1A76">
        <w:rPr>
          <w:color w:val="000000" w:themeColor="text1"/>
          <w:rPrChange w:id="1738" w:author="Natasha Hardy" w:date="2021-12-10T13:32:00Z">
            <w:rPr>
              <w:color w:val="000000"/>
            </w:rPr>
          </w:rPrChange>
        </w:rPr>
        <w:t xml:space="preserve">), library build, sequencing (150 bp paired-end Illumina </w:t>
      </w:r>
      <w:proofErr w:type="spellStart"/>
      <w:r w:rsidRPr="008E1A76">
        <w:rPr>
          <w:color w:val="000000" w:themeColor="text1"/>
          <w:rPrChange w:id="1739" w:author="Natasha Hardy" w:date="2021-12-10T13:32:00Z">
            <w:rPr>
              <w:color w:val="000000"/>
            </w:rPr>
          </w:rPrChange>
        </w:rPr>
        <w:t>Miseq</w:t>
      </w:r>
      <w:proofErr w:type="spellEnd"/>
      <w:r w:rsidRPr="008E1A76">
        <w:rPr>
          <w:color w:val="000000" w:themeColor="text1"/>
          <w:rPrChange w:id="1740" w:author="Natasha Hardy" w:date="2021-12-10T13:32:00Z">
            <w:rPr>
              <w:color w:val="000000"/>
            </w:rPr>
          </w:rPrChange>
        </w:rPr>
        <w:t>: v2 Nano 150 bp) and demultiplexing</w:t>
      </w:r>
      <w:del w:id="1741" w:author="Natasha Hardy" w:date="2021-11-11T12:28:00Z">
        <w:r w:rsidRPr="008E1A76" w:rsidDel="00960F72">
          <w:rPr>
            <w:color w:val="000000" w:themeColor="text1"/>
            <w:rPrChange w:id="1742" w:author="Natasha Hardy" w:date="2021-12-10T13:32:00Z">
              <w:rPr>
                <w:color w:val="000000"/>
              </w:rPr>
            </w:rPrChange>
          </w:rPr>
          <w:delText xml:space="preserve">, </w:delText>
        </w:r>
      </w:del>
      <w:ins w:id="1743" w:author="Natasha Hardy" w:date="2021-11-11T12:28:00Z">
        <w:r w:rsidR="00960F72" w:rsidRPr="008E1A76">
          <w:rPr>
            <w:color w:val="000000" w:themeColor="text1"/>
            <w:rPrChange w:id="1744" w:author="Natasha Hardy" w:date="2021-12-10T13:32:00Z">
              <w:rPr>
                <w:color w:val="000000"/>
              </w:rPr>
            </w:rPrChange>
          </w:rPr>
          <w:t xml:space="preserve"> – </w:t>
        </w:r>
      </w:ins>
      <w:r w:rsidRPr="008E1A76">
        <w:rPr>
          <w:color w:val="000000" w:themeColor="text1"/>
          <w:rPrChange w:id="1745" w:author="Natasha Hardy" w:date="2021-12-10T13:32:00Z">
            <w:rPr>
              <w:color w:val="000000"/>
            </w:rPr>
          </w:rPrChange>
        </w:rPr>
        <w:t xml:space="preserve">was performed by </w:t>
      </w:r>
      <w:del w:id="1746" w:author="Natasha Hardy" w:date="2021-11-11T11:33:00Z">
        <w:r w:rsidRPr="008E1A76" w:rsidDel="00BD11B3">
          <w:rPr>
            <w:color w:val="000000" w:themeColor="text1"/>
            <w:rPrChange w:id="1747" w:author="Natasha Hardy" w:date="2021-12-10T13:32:00Z">
              <w:rPr>
                <w:color w:val="000000"/>
              </w:rPr>
            </w:rPrChange>
          </w:rPr>
          <w:delText xml:space="preserve">the </w:delText>
        </w:r>
      </w:del>
      <w:proofErr w:type="spellStart"/>
      <w:r w:rsidRPr="008E1A76">
        <w:rPr>
          <w:color w:val="000000" w:themeColor="text1"/>
          <w:rPrChange w:id="1748" w:author="Natasha Hardy" w:date="2021-12-10T13:32:00Z">
            <w:rPr>
              <w:color w:val="000000"/>
            </w:rPr>
          </w:rPrChange>
        </w:rPr>
        <w:t>Ramaciotti</w:t>
      </w:r>
      <w:proofErr w:type="spellEnd"/>
      <w:r w:rsidRPr="008E1A76">
        <w:rPr>
          <w:color w:val="000000" w:themeColor="text1"/>
          <w:rPrChange w:id="1749" w:author="Natasha Hardy" w:date="2021-12-10T13:32:00Z">
            <w:rPr>
              <w:color w:val="000000"/>
            </w:rPr>
          </w:rPrChange>
        </w:rPr>
        <w:t xml:space="preserve"> Centre for Genomics</w:t>
      </w:r>
      <w:ins w:id="1750" w:author="Natasha Hardy" w:date="2021-11-11T12:28:00Z">
        <w:r w:rsidR="00960F72" w:rsidRPr="008E1A76">
          <w:rPr>
            <w:color w:val="000000" w:themeColor="text1"/>
            <w:rPrChange w:id="1751" w:author="Natasha Hardy" w:date="2021-12-10T13:32:00Z">
              <w:rPr>
                <w:color w:val="000000"/>
              </w:rPr>
            </w:rPrChange>
          </w:rPr>
          <w:t>,</w:t>
        </w:r>
      </w:ins>
      <w:r w:rsidRPr="008E1A76">
        <w:rPr>
          <w:color w:val="000000" w:themeColor="text1"/>
          <w:rPrChange w:id="1752" w:author="Natasha Hardy" w:date="2021-12-10T13:32:00Z">
            <w:rPr>
              <w:color w:val="000000"/>
            </w:rPr>
          </w:rPrChange>
        </w:rPr>
        <w:t xml:space="preserve"> </w:t>
      </w:r>
      <w:del w:id="1753" w:author="Natasha Hardy" w:date="2021-11-11T12:28:00Z">
        <w:r w:rsidRPr="008E1A76" w:rsidDel="00960F72">
          <w:rPr>
            <w:color w:val="000000" w:themeColor="text1"/>
            <w:rPrChange w:id="1754" w:author="Natasha Hardy" w:date="2021-12-10T13:32:00Z">
              <w:rPr>
                <w:color w:val="000000"/>
              </w:rPr>
            </w:rPrChange>
          </w:rPr>
          <w:delText>laborator</w:delText>
        </w:r>
      </w:del>
      <w:del w:id="1755" w:author="Natasha Hardy" w:date="2021-11-11T11:33:00Z">
        <w:r w:rsidRPr="008E1A76" w:rsidDel="00BD11B3">
          <w:rPr>
            <w:color w:val="000000" w:themeColor="text1"/>
            <w:rPrChange w:id="1756" w:author="Natasha Hardy" w:date="2021-12-10T13:32:00Z">
              <w:rPr>
                <w:color w:val="000000"/>
              </w:rPr>
            </w:rPrChange>
          </w:rPr>
          <w:delText>ies</w:delText>
        </w:r>
      </w:del>
      <w:del w:id="1757" w:author="Natasha Hardy" w:date="2021-11-11T12:28:00Z">
        <w:r w:rsidRPr="008E1A76" w:rsidDel="00960F72">
          <w:rPr>
            <w:color w:val="000000" w:themeColor="text1"/>
            <w:rPrChange w:id="1758" w:author="Natasha Hardy" w:date="2021-12-10T13:32:00Z">
              <w:rPr>
                <w:color w:val="000000"/>
              </w:rPr>
            </w:rPrChange>
          </w:rPr>
          <w:delText xml:space="preserve"> at the </w:delText>
        </w:r>
      </w:del>
      <w:r w:rsidRPr="008E1A76">
        <w:rPr>
          <w:color w:val="000000" w:themeColor="text1"/>
          <w:rPrChange w:id="1759" w:author="Natasha Hardy" w:date="2021-12-10T13:32:00Z">
            <w:rPr>
              <w:color w:val="000000"/>
            </w:rPr>
          </w:rPrChange>
        </w:rPr>
        <w:t>University of New South Wales.</w:t>
      </w:r>
    </w:p>
    <w:p w14:paraId="4572F7AF" w14:textId="69EFC39C" w:rsidR="00C65F08" w:rsidRPr="008E1A76" w:rsidDel="003F668B" w:rsidRDefault="008445EE" w:rsidP="001553A7">
      <w:pPr>
        <w:pBdr>
          <w:top w:val="nil"/>
          <w:left w:val="nil"/>
          <w:bottom w:val="nil"/>
          <w:right w:val="nil"/>
          <w:between w:val="nil"/>
        </w:pBdr>
        <w:ind w:firstLine="720"/>
        <w:rPr>
          <w:del w:id="1760" w:author="Natasha Hardy" w:date="2021-11-11T11:36:00Z"/>
          <w:color w:val="000000" w:themeColor="text1"/>
          <w:rPrChange w:id="1761" w:author="Natasha Hardy" w:date="2021-12-10T13:32:00Z">
            <w:rPr>
              <w:del w:id="1762" w:author="Natasha Hardy" w:date="2021-11-11T11:36:00Z"/>
            </w:rPr>
          </w:rPrChange>
        </w:rPr>
        <w:pPrChange w:id="1763" w:author="Natasha Hardy" w:date="2021-12-10T11:33:00Z">
          <w:pPr>
            <w:pBdr>
              <w:top w:val="nil"/>
              <w:left w:val="nil"/>
              <w:bottom w:val="nil"/>
              <w:right w:val="nil"/>
              <w:between w:val="nil"/>
            </w:pBdr>
            <w:ind w:firstLine="720"/>
          </w:pPr>
        </w:pPrChange>
      </w:pPr>
      <w:del w:id="1764" w:author="Natasha Hardy" w:date="2021-11-11T11:33:00Z">
        <w:r w:rsidRPr="008E1A76" w:rsidDel="003F668B">
          <w:rPr>
            <w:color w:val="000000" w:themeColor="text1"/>
            <w:rPrChange w:id="1765" w:author="Natasha Hardy" w:date="2021-12-10T13:32:00Z">
              <w:rPr/>
            </w:rPrChange>
          </w:rPr>
          <w:delText>Our b</w:delText>
        </w:r>
      </w:del>
      <w:ins w:id="1766" w:author="Microsoft Office User" w:date="2021-11-30T13:10:00Z">
        <w:del w:id="1767" w:author="Natasha Hardy" w:date="2021-12-09T15:51:00Z">
          <w:r w:rsidR="005E2A72" w:rsidRPr="008E1A76" w:rsidDel="008D4EEA">
            <w:rPr>
              <w:color w:val="000000" w:themeColor="text1"/>
              <w:rPrChange w:id="1768" w:author="Natasha Hardy" w:date="2021-12-10T13:32:00Z">
                <w:rPr>
                  <w:highlight w:val="yellow"/>
                </w:rPr>
              </w:rPrChange>
            </w:rPr>
            <w:delText>The b</w:delText>
          </w:r>
        </w:del>
      </w:ins>
      <w:ins w:id="1769" w:author="Natasha Hardy" w:date="2021-12-09T15:51:00Z">
        <w:r w:rsidR="008D4EEA" w:rsidRPr="008E1A76">
          <w:rPr>
            <w:color w:val="000000" w:themeColor="text1"/>
            <w:rPrChange w:id="1770" w:author="Natasha Hardy" w:date="2021-12-10T13:32:00Z">
              <w:rPr>
                <w:highlight w:val="yellow"/>
              </w:rPr>
            </w:rPrChange>
          </w:rPr>
          <w:t>B</w:t>
        </w:r>
      </w:ins>
      <w:ins w:id="1771" w:author="Natasha Hardy" w:date="2021-11-11T11:33:00Z">
        <w:del w:id="1772" w:author="Microsoft Office User" w:date="2021-11-30T13:10:00Z">
          <w:r w:rsidR="003F668B" w:rsidRPr="008E1A76" w:rsidDel="005E2A72">
            <w:rPr>
              <w:color w:val="000000" w:themeColor="text1"/>
              <w:rPrChange w:id="1773" w:author="Natasha Hardy" w:date="2021-12-10T13:32:00Z">
                <w:rPr/>
              </w:rPrChange>
            </w:rPr>
            <w:delText>B</w:delText>
          </w:r>
        </w:del>
      </w:ins>
      <w:r w:rsidRPr="008E1A76">
        <w:rPr>
          <w:color w:val="000000" w:themeColor="text1"/>
          <w:rPrChange w:id="1774" w:author="Natasha Hardy" w:date="2021-12-10T13:32:00Z">
            <w:rPr/>
          </w:rPrChange>
        </w:rPr>
        <w:t xml:space="preserve">ioinformatics and sequence quality filtering procedures are described </w:t>
      </w:r>
      <w:del w:id="1775" w:author="Microsoft Office User" w:date="2021-10-14T07:15:00Z">
        <w:r w:rsidRPr="008E1A76" w:rsidDel="00A7116A">
          <w:rPr>
            <w:color w:val="000000" w:themeColor="text1"/>
            <w:rPrChange w:id="1776" w:author="Natasha Hardy" w:date="2021-12-10T13:32:00Z">
              <w:rPr/>
            </w:rPrChange>
          </w:rPr>
          <w:delText xml:space="preserve">in reproducible detail </w:delText>
        </w:r>
      </w:del>
      <w:r w:rsidRPr="008E1A76">
        <w:rPr>
          <w:color w:val="000000" w:themeColor="text1"/>
          <w:rPrChange w:id="1777" w:author="Natasha Hardy" w:date="2021-12-10T13:32:00Z">
            <w:rPr/>
          </w:rPrChange>
        </w:rPr>
        <w:t xml:space="preserve">in </w:t>
      </w:r>
      <w:ins w:id="1778" w:author="Natasha Hardy" w:date="2021-10-21T16:05:00Z">
        <w:r w:rsidR="00432A9A" w:rsidRPr="008E1A76">
          <w:rPr>
            <w:color w:val="000000" w:themeColor="text1"/>
            <w:rPrChange w:id="1779" w:author="Natasha Hardy" w:date="2021-12-10T13:32:00Z">
              <w:rPr/>
            </w:rPrChange>
          </w:rPr>
          <w:t xml:space="preserve">reproducible detail in </w:t>
        </w:r>
      </w:ins>
      <w:r w:rsidR="0034344F" w:rsidRPr="008E1A76">
        <w:rPr>
          <w:color w:val="000000" w:themeColor="text1"/>
          <w:rPrChange w:id="1780" w:author="Natasha Hardy" w:date="2021-12-10T13:32:00Z">
            <w:rPr/>
          </w:rPrChange>
        </w:rPr>
        <w:t>Appendix</w:t>
      </w:r>
      <w:r w:rsidRPr="008E1A76">
        <w:rPr>
          <w:color w:val="000000" w:themeColor="text1"/>
          <w:rPrChange w:id="1781" w:author="Natasha Hardy" w:date="2021-12-10T13:32:00Z">
            <w:rPr/>
          </w:rPrChange>
        </w:rPr>
        <w:t xml:space="preserve"> S1.3. We use</w:t>
      </w:r>
      <w:ins w:id="1782" w:author="Microsoft Office User" w:date="2021-10-14T07:16:00Z">
        <w:r w:rsidR="00A7116A" w:rsidRPr="008E1A76">
          <w:rPr>
            <w:color w:val="000000" w:themeColor="text1"/>
            <w:rPrChange w:id="1783" w:author="Natasha Hardy" w:date="2021-12-10T13:32:00Z">
              <w:rPr/>
            </w:rPrChange>
          </w:rPr>
          <w:t>d</w:t>
        </w:r>
      </w:ins>
      <w:r w:rsidRPr="008E1A76">
        <w:rPr>
          <w:color w:val="000000" w:themeColor="text1"/>
          <w:rPrChange w:id="1784" w:author="Natasha Hardy" w:date="2021-12-10T13:32:00Z">
            <w:rPr/>
          </w:rPrChange>
        </w:rPr>
        <w:t xml:space="preserve"> </w:t>
      </w:r>
      <w:proofErr w:type="spellStart"/>
      <w:r w:rsidRPr="008E1A76">
        <w:rPr>
          <w:color w:val="000000" w:themeColor="text1"/>
          <w:rPrChange w:id="1785" w:author="Natasha Hardy" w:date="2021-12-10T13:32:00Z">
            <w:rPr/>
          </w:rPrChange>
        </w:rPr>
        <w:t>Geneious</w:t>
      </w:r>
      <w:proofErr w:type="spellEnd"/>
      <w:r w:rsidRPr="008E1A76">
        <w:rPr>
          <w:color w:val="000000" w:themeColor="text1"/>
          <w:rPrChange w:id="1786" w:author="Natasha Hardy" w:date="2021-12-10T13:32:00Z">
            <w:rPr/>
          </w:rPrChange>
        </w:rPr>
        <w:t xml:space="preserve"> R8.1.5 (Kearse et al., 2012) </w:t>
      </w:r>
      <w:del w:id="1787" w:author="Microsoft Office User" w:date="2021-10-14T07:14:00Z">
        <w:r w:rsidRPr="008E1A76" w:rsidDel="00A7116A">
          <w:rPr>
            <w:color w:val="000000" w:themeColor="text1"/>
            <w:rPrChange w:id="1788" w:author="Natasha Hardy" w:date="2021-12-10T13:32:00Z">
              <w:rPr/>
            </w:rPrChange>
          </w:rPr>
          <w:delText xml:space="preserve">for </w:delText>
        </w:r>
      </w:del>
      <w:ins w:id="1789" w:author="Microsoft Office User" w:date="2021-10-14T07:14:00Z">
        <w:r w:rsidR="00A7116A" w:rsidRPr="008E1A76">
          <w:rPr>
            <w:color w:val="000000" w:themeColor="text1"/>
            <w:rPrChange w:id="1790" w:author="Natasha Hardy" w:date="2021-12-10T13:32:00Z">
              <w:rPr/>
            </w:rPrChange>
          </w:rPr>
          <w:t xml:space="preserve">to </w:t>
        </w:r>
      </w:ins>
      <w:del w:id="1791" w:author="Natasha Hardy" w:date="2021-12-09T15:53:00Z">
        <w:r w:rsidRPr="008E1A76" w:rsidDel="008D4EEA">
          <w:rPr>
            <w:color w:val="000000" w:themeColor="text1"/>
            <w:rPrChange w:id="1792" w:author="Natasha Hardy" w:date="2021-12-10T13:32:00Z">
              <w:rPr/>
            </w:rPrChange>
          </w:rPr>
          <w:lastRenderedPageBreak/>
          <w:delText>process</w:delText>
        </w:r>
      </w:del>
      <w:ins w:id="1793" w:author="Microsoft Office User" w:date="2021-10-14T07:14:00Z">
        <w:del w:id="1794" w:author="Natasha Hardy" w:date="2021-12-09T15:53:00Z">
          <w:r w:rsidR="00A7116A" w:rsidRPr="008E1A76" w:rsidDel="008D4EEA">
            <w:rPr>
              <w:color w:val="000000" w:themeColor="text1"/>
              <w:rPrChange w:id="1795" w:author="Natasha Hardy" w:date="2021-12-10T13:32:00Z">
                <w:rPr/>
              </w:rPrChange>
            </w:rPr>
            <w:delText xml:space="preserve"> </w:delText>
          </w:r>
        </w:del>
      </w:ins>
      <w:ins w:id="1796" w:author="Natasha Hardy" w:date="2021-12-09T15:54:00Z">
        <w:r w:rsidR="00C95040" w:rsidRPr="008E1A76">
          <w:rPr>
            <w:color w:val="000000" w:themeColor="text1"/>
            <w:rPrChange w:id="1797" w:author="Natasha Hardy" w:date="2021-12-10T13:32:00Z">
              <w:rPr/>
            </w:rPrChange>
          </w:rPr>
          <w:t>merge</w:t>
        </w:r>
      </w:ins>
      <w:ins w:id="1798" w:author="Natasha Hardy" w:date="2021-12-09T15:53:00Z">
        <w:r w:rsidR="008D4EEA" w:rsidRPr="008E1A76">
          <w:rPr>
            <w:color w:val="000000" w:themeColor="text1"/>
            <w:rPrChange w:id="1799" w:author="Natasha Hardy" w:date="2021-12-10T13:32:00Z">
              <w:rPr>
                <w:highlight w:val="yellow"/>
              </w:rPr>
            </w:rPrChange>
          </w:rPr>
          <w:t xml:space="preserve"> </w:t>
        </w:r>
      </w:ins>
      <w:ins w:id="1800" w:author="Microsoft Office User" w:date="2021-10-14T07:14:00Z">
        <w:r w:rsidR="00A7116A" w:rsidRPr="008E1A76">
          <w:rPr>
            <w:color w:val="000000" w:themeColor="text1"/>
            <w:rPrChange w:id="1801" w:author="Natasha Hardy" w:date="2021-12-10T13:32:00Z">
              <w:rPr/>
            </w:rPrChange>
          </w:rPr>
          <w:t>the</w:t>
        </w:r>
      </w:ins>
      <w:del w:id="1802" w:author="Microsoft Office User" w:date="2021-10-14T07:14:00Z">
        <w:r w:rsidRPr="008E1A76" w:rsidDel="00A7116A">
          <w:rPr>
            <w:color w:val="000000" w:themeColor="text1"/>
            <w:rPrChange w:id="1803" w:author="Natasha Hardy" w:date="2021-12-10T13:32:00Z">
              <w:rPr/>
            </w:rPrChange>
          </w:rPr>
          <w:delText>ing</w:delText>
        </w:r>
      </w:del>
      <w:r w:rsidRPr="008E1A76">
        <w:rPr>
          <w:color w:val="000000" w:themeColor="text1"/>
          <w:rPrChange w:id="1804" w:author="Natasha Hardy" w:date="2021-12-10T13:32:00Z">
            <w:rPr/>
          </w:rPrChange>
        </w:rPr>
        <w:t xml:space="preserve"> paired-end sequences </w:t>
      </w:r>
      <w:ins w:id="1805" w:author="Natasha Hardy" w:date="2021-12-10T11:37:00Z">
        <w:r w:rsidR="001553A7" w:rsidRPr="008E1A76">
          <w:rPr>
            <w:color w:val="000000" w:themeColor="text1"/>
          </w:rPr>
          <w:t>(</w:t>
        </w:r>
      </w:ins>
      <w:ins w:id="1806" w:author="Natasha Hardy" w:date="2021-12-10T11:38:00Z">
        <w:r w:rsidR="001338CF" w:rsidRPr="008E1A76">
          <w:rPr>
            <w:color w:val="000000" w:themeColor="text1"/>
          </w:rPr>
          <w:t>2x ~</w:t>
        </w:r>
      </w:ins>
      <w:ins w:id="1807" w:author="Natasha Hardy" w:date="2021-12-10T11:37:00Z">
        <w:r w:rsidR="001553A7" w:rsidRPr="008E1A76">
          <w:rPr>
            <w:color w:val="000000" w:themeColor="text1"/>
          </w:rPr>
          <w:t>150 bp</w:t>
        </w:r>
      </w:ins>
      <w:ins w:id="1808" w:author="Natasha Hardy" w:date="2021-12-10T11:38:00Z">
        <w:r w:rsidR="001338CF" w:rsidRPr="008E1A76">
          <w:rPr>
            <w:color w:val="000000" w:themeColor="text1"/>
          </w:rPr>
          <w:t xml:space="preserve"> fragments</w:t>
        </w:r>
      </w:ins>
      <w:ins w:id="1809" w:author="Natasha Hardy" w:date="2021-12-10T11:37:00Z">
        <w:r w:rsidR="001553A7" w:rsidRPr="008E1A76">
          <w:rPr>
            <w:color w:val="000000" w:themeColor="text1"/>
          </w:rPr>
          <w:t xml:space="preserve">, with overlap of 70 bp) </w:t>
        </w:r>
      </w:ins>
      <w:r w:rsidRPr="008E1A76">
        <w:rPr>
          <w:color w:val="000000" w:themeColor="text1"/>
          <w:rPrChange w:id="1810" w:author="Natasha Hardy" w:date="2021-12-10T13:32:00Z">
            <w:rPr/>
          </w:rPrChange>
        </w:rPr>
        <w:t>and</w:t>
      </w:r>
      <w:ins w:id="1811" w:author="Microsoft Office User" w:date="2021-10-14T07:13:00Z">
        <w:r w:rsidR="00A7116A" w:rsidRPr="008E1A76">
          <w:rPr>
            <w:color w:val="000000" w:themeColor="text1"/>
            <w:rPrChange w:id="1812" w:author="Natasha Hardy" w:date="2021-12-10T13:32:00Z">
              <w:rPr/>
            </w:rPrChange>
          </w:rPr>
          <w:t xml:space="preserve"> </w:t>
        </w:r>
        <w:del w:id="1813" w:author="Natasha Hardy" w:date="2021-11-11T11:34:00Z">
          <w:r w:rsidR="00A7116A" w:rsidRPr="008E1A76" w:rsidDel="003F668B">
            <w:rPr>
              <w:color w:val="000000" w:themeColor="text1"/>
              <w:rPrChange w:id="1814" w:author="Natasha Hardy" w:date="2021-12-10T13:32:00Z">
                <w:rPr/>
              </w:rPrChange>
            </w:rPr>
            <w:delText xml:space="preserve">to </w:delText>
          </w:r>
        </w:del>
      </w:ins>
      <w:ins w:id="1815" w:author="Microsoft Office User" w:date="2021-10-14T07:16:00Z">
        <w:del w:id="1816" w:author="Natasha Hardy" w:date="2021-11-11T11:34:00Z">
          <w:r w:rsidR="00A7116A" w:rsidRPr="008E1A76" w:rsidDel="003F668B">
            <w:rPr>
              <w:color w:val="000000" w:themeColor="text1"/>
              <w:rPrChange w:id="1817" w:author="Natasha Hardy" w:date="2021-12-10T13:32:00Z">
                <w:rPr/>
              </w:rPrChange>
            </w:rPr>
            <w:delText>identify</w:delText>
          </w:r>
        </w:del>
      </w:ins>
      <w:ins w:id="1818" w:author="Natasha Hardy" w:date="2021-11-11T11:34:00Z">
        <w:r w:rsidR="003F668B" w:rsidRPr="008E1A76">
          <w:rPr>
            <w:color w:val="000000" w:themeColor="text1"/>
            <w:rPrChange w:id="1819" w:author="Natasha Hardy" w:date="2021-12-10T13:32:00Z">
              <w:rPr/>
            </w:rPrChange>
          </w:rPr>
          <w:t>retain</w:t>
        </w:r>
      </w:ins>
      <w:ins w:id="1820" w:author="Microsoft Office User" w:date="2021-10-14T07:14:00Z">
        <w:r w:rsidR="00A7116A" w:rsidRPr="008E1A76">
          <w:rPr>
            <w:color w:val="000000" w:themeColor="text1"/>
            <w:rPrChange w:id="1821" w:author="Natasha Hardy" w:date="2021-12-10T13:32:00Z">
              <w:rPr/>
            </w:rPrChange>
          </w:rPr>
          <w:t xml:space="preserve"> only those </w:t>
        </w:r>
        <w:del w:id="1822" w:author="Natasha Hardy" w:date="2021-12-09T15:52:00Z">
          <w:r w:rsidR="00A7116A" w:rsidRPr="008E1A76" w:rsidDel="008D4EEA">
            <w:rPr>
              <w:color w:val="000000" w:themeColor="text1"/>
              <w:rPrChange w:id="1823" w:author="Natasha Hardy" w:date="2021-12-10T13:32:00Z">
                <w:rPr/>
              </w:rPrChange>
            </w:rPr>
            <w:delText xml:space="preserve">sequences </w:delText>
          </w:r>
        </w:del>
        <w:r w:rsidR="00A7116A" w:rsidRPr="008E1A76">
          <w:rPr>
            <w:color w:val="000000" w:themeColor="text1"/>
            <w:rPrChange w:id="1824" w:author="Natasha Hardy" w:date="2021-12-10T13:32:00Z">
              <w:rPr/>
            </w:rPrChange>
          </w:rPr>
          <w:t xml:space="preserve">with </w:t>
        </w:r>
      </w:ins>
      <w:ins w:id="1825" w:author="Microsoft Office User" w:date="2021-10-14T07:15:00Z">
        <w:r w:rsidR="00A7116A" w:rsidRPr="008E1A76">
          <w:rPr>
            <w:color w:val="000000" w:themeColor="text1"/>
            <w:rPrChange w:id="1826" w:author="Natasha Hardy" w:date="2021-12-10T13:32:00Z">
              <w:rPr/>
            </w:rPrChange>
          </w:rPr>
          <w:t>exact</w:t>
        </w:r>
      </w:ins>
      <w:del w:id="1827" w:author="Microsoft Office User" w:date="2021-10-14T07:14:00Z">
        <w:r w:rsidRPr="008E1A76" w:rsidDel="00A7116A">
          <w:rPr>
            <w:color w:val="000000" w:themeColor="text1"/>
            <w:rPrChange w:id="1828" w:author="Natasha Hardy" w:date="2021-12-10T13:32:00Z">
              <w:rPr/>
            </w:rPrChange>
          </w:rPr>
          <w:delText xml:space="preserve"> </w:delText>
        </w:r>
      </w:del>
      <w:del w:id="1829" w:author="Microsoft Office User" w:date="2021-10-14T07:13:00Z">
        <w:r w:rsidRPr="008E1A76" w:rsidDel="00A7116A">
          <w:rPr>
            <w:color w:val="000000" w:themeColor="text1"/>
            <w:rPrChange w:id="1830" w:author="Natasha Hardy" w:date="2021-12-10T13:32:00Z">
              <w:rPr/>
            </w:rPrChange>
          </w:rPr>
          <w:delText xml:space="preserve">removing </w:delText>
        </w:r>
      </w:del>
      <w:ins w:id="1831" w:author="Microsoft Office User" w:date="2021-10-14T07:00:00Z">
        <w:r w:rsidR="001305FA" w:rsidRPr="008E1A76">
          <w:rPr>
            <w:color w:val="000000" w:themeColor="text1"/>
            <w:rPrChange w:id="1832" w:author="Natasha Hardy" w:date="2021-12-10T13:32:00Z">
              <w:rPr/>
            </w:rPrChange>
          </w:rPr>
          <w:t xml:space="preserve"> </w:t>
        </w:r>
        <w:del w:id="1833" w:author="Michael Bunce" w:date="2021-12-09T12:11:00Z">
          <w:r w:rsidR="001305FA" w:rsidRPr="008E1A76" w:rsidDel="003F1270">
            <w:rPr>
              <w:color w:val="000000" w:themeColor="text1"/>
              <w:rPrChange w:id="1834" w:author="Natasha Hardy" w:date="2021-12-10T13:32:00Z">
                <w:rPr/>
              </w:rPrChange>
            </w:rPr>
            <w:delText>matched</w:delText>
          </w:r>
        </w:del>
      </w:ins>
      <w:ins w:id="1835" w:author="Michael Bunce" w:date="2021-12-09T12:11:00Z">
        <w:r w:rsidR="003F1270" w:rsidRPr="008E1A76">
          <w:rPr>
            <w:color w:val="000000" w:themeColor="text1"/>
            <w:rPrChange w:id="1836" w:author="Natasha Hardy" w:date="2021-12-10T13:32:00Z">
              <w:rPr>
                <w:highlight w:val="yellow"/>
              </w:rPr>
            </w:rPrChange>
          </w:rPr>
          <w:t>flanking sequences</w:t>
        </w:r>
      </w:ins>
      <w:ins w:id="1837" w:author="Natasha Hardy" w:date="2021-12-09T15:53:00Z">
        <w:r w:rsidR="00C95040" w:rsidRPr="008E1A76">
          <w:rPr>
            <w:color w:val="000000" w:themeColor="text1"/>
            <w:rPrChange w:id="1838" w:author="Natasha Hardy" w:date="2021-12-10T13:32:00Z">
              <w:rPr>
                <w:highlight w:val="yellow"/>
              </w:rPr>
            </w:rPrChange>
          </w:rPr>
          <w:t xml:space="preserve"> </w:t>
        </w:r>
      </w:ins>
      <w:ins w:id="1839" w:author="Natasha Hardy" w:date="2021-12-09T15:54:00Z">
        <w:r w:rsidR="00C95040" w:rsidRPr="008E1A76">
          <w:rPr>
            <w:color w:val="000000" w:themeColor="text1"/>
            <w:rPrChange w:id="1840" w:author="Natasha Hardy" w:date="2021-12-10T13:32:00Z">
              <w:rPr>
                <w:highlight w:val="yellow"/>
              </w:rPr>
            </w:rPrChange>
          </w:rPr>
          <w:t xml:space="preserve">– </w:t>
        </w:r>
        <w:del w:id="1841" w:author="Microsoft Office User" w:date="2021-12-10T09:56:00Z">
          <w:r w:rsidR="00C95040" w:rsidRPr="008E1A76" w:rsidDel="004673C0">
            <w:rPr>
              <w:color w:val="000000" w:themeColor="text1"/>
              <w:rPrChange w:id="1842" w:author="Natasha Hardy" w:date="2021-12-10T13:32:00Z">
                <w:rPr/>
              </w:rPrChange>
            </w:rPr>
            <w:delText xml:space="preserve">with </w:delText>
          </w:r>
          <w:r w:rsidR="00C95040" w:rsidRPr="008E1A76" w:rsidDel="004673C0">
            <w:rPr>
              <w:color w:val="000000" w:themeColor="text1"/>
              <w:rPrChange w:id="1843" w:author="Natasha Hardy" w:date="2021-12-10T13:32:00Z">
                <w:rPr>
                  <w:highlight w:val="yellow"/>
                </w:rPr>
              </w:rPrChange>
            </w:rPr>
            <w:delText xml:space="preserve">matching </w:delText>
          </w:r>
        </w:del>
      </w:ins>
      <w:ins w:id="1844" w:author="Michael Bunce" w:date="2021-12-09T12:11:00Z">
        <w:del w:id="1845" w:author="Natasha Hardy" w:date="2021-12-09T15:53:00Z">
          <w:r w:rsidR="003F1270" w:rsidRPr="008E1A76" w:rsidDel="00C95040">
            <w:rPr>
              <w:color w:val="000000" w:themeColor="text1"/>
              <w:rPrChange w:id="1846" w:author="Natasha Hardy" w:date="2021-12-10T13:32:00Z">
                <w:rPr>
                  <w:highlight w:val="yellow"/>
                </w:rPr>
              </w:rPrChange>
            </w:rPr>
            <w:delText>;</w:delText>
          </w:r>
        </w:del>
      </w:ins>
      <w:ins w:id="1847" w:author="Microsoft Office User" w:date="2021-10-14T07:00:00Z">
        <w:del w:id="1848" w:author="Natasha Hardy" w:date="2021-12-09T15:53:00Z">
          <w:r w:rsidR="001305FA" w:rsidRPr="008E1A76" w:rsidDel="00C95040">
            <w:rPr>
              <w:color w:val="000000" w:themeColor="text1"/>
              <w:rPrChange w:id="1849" w:author="Natasha Hardy" w:date="2021-12-10T13:32:00Z">
                <w:rPr/>
              </w:rPrChange>
            </w:rPr>
            <w:delText xml:space="preserve"> </w:delText>
          </w:r>
        </w:del>
      </w:ins>
      <w:del w:id="1850" w:author="Microsoft Office User" w:date="2021-12-10T09:56:00Z">
        <w:r w:rsidRPr="008E1A76" w:rsidDel="004673C0">
          <w:rPr>
            <w:color w:val="000000" w:themeColor="text1"/>
            <w:rPrChange w:id="1851" w:author="Natasha Hardy" w:date="2021-12-10T13:32:00Z">
              <w:rPr/>
            </w:rPrChange>
          </w:rPr>
          <w:delText>geneti</w:delText>
        </w:r>
      </w:del>
      <w:del w:id="1852" w:author="Microsoft Office User" w:date="2021-12-10T09:57:00Z">
        <w:r w:rsidRPr="008E1A76" w:rsidDel="004673C0">
          <w:rPr>
            <w:color w:val="000000" w:themeColor="text1"/>
            <w:rPrChange w:id="1853" w:author="Natasha Hardy" w:date="2021-12-10T13:32:00Z">
              <w:rPr/>
            </w:rPrChange>
          </w:rPr>
          <w:delText>c</w:delText>
        </w:r>
      </w:del>
      <w:ins w:id="1854" w:author="Microsoft Office User" w:date="2021-12-10T09:56:00Z">
        <w:r w:rsidR="004673C0" w:rsidRPr="008E1A76">
          <w:rPr>
            <w:color w:val="000000" w:themeColor="text1"/>
            <w:rPrChange w:id="1855" w:author="Natasha Hardy" w:date="2021-12-10T13:32:00Z">
              <w:rPr/>
            </w:rPrChange>
          </w:rPr>
          <w:t>MID</w:t>
        </w:r>
      </w:ins>
      <w:r w:rsidRPr="008E1A76">
        <w:rPr>
          <w:color w:val="000000" w:themeColor="text1"/>
          <w:rPrChange w:id="1856" w:author="Natasha Hardy" w:date="2021-12-10T13:32:00Z">
            <w:rPr/>
          </w:rPrChange>
        </w:rPr>
        <w:t xml:space="preserve"> tag</w:t>
      </w:r>
      <w:ins w:id="1857" w:author="Microsoft Office User" w:date="2021-12-10T09:57:00Z">
        <w:r w:rsidR="004673C0" w:rsidRPr="008E1A76">
          <w:rPr>
            <w:color w:val="000000" w:themeColor="text1"/>
            <w:rPrChange w:id="1858" w:author="Natasha Hardy" w:date="2021-12-10T13:32:00Z">
              <w:rPr/>
            </w:rPrChange>
          </w:rPr>
          <w:t>s</w:t>
        </w:r>
      </w:ins>
      <w:ins w:id="1859" w:author="Michael Bunce" w:date="2021-12-09T12:11:00Z">
        <w:r w:rsidR="003F1270" w:rsidRPr="008E1A76">
          <w:rPr>
            <w:color w:val="000000" w:themeColor="text1"/>
            <w:rPrChange w:id="1860" w:author="Natasha Hardy" w:date="2021-12-10T13:32:00Z">
              <w:rPr>
                <w:highlight w:val="yellow"/>
              </w:rPr>
            </w:rPrChange>
          </w:rPr>
          <w:t>,</w:t>
        </w:r>
      </w:ins>
      <w:del w:id="1861" w:author="Michael Bunce" w:date="2021-12-09T12:11:00Z">
        <w:r w:rsidRPr="008E1A76" w:rsidDel="003F1270">
          <w:rPr>
            <w:color w:val="000000" w:themeColor="text1"/>
            <w:rPrChange w:id="1862" w:author="Natasha Hardy" w:date="2021-12-10T13:32:00Z">
              <w:rPr/>
            </w:rPrChange>
          </w:rPr>
          <w:delText>s and</w:delText>
        </w:r>
      </w:del>
      <w:r w:rsidRPr="008E1A76">
        <w:rPr>
          <w:color w:val="000000" w:themeColor="text1"/>
          <w:rPrChange w:id="1863" w:author="Natasha Hardy" w:date="2021-12-10T13:32:00Z">
            <w:rPr/>
          </w:rPrChange>
        </w:rPr>
        <w:t xml:space="preserve"> primers</w:t>
      </w:r>
      <w:ins w:id="1864" w:author="Michael Bunce" w:date="2021-12-09T12:11:00Z">
        <w:r w:rsidR="003F1270" w:rsidRPr="008E1A76">
          <w:rPr>
            <w:color w:val="000000" w:themeColor="text1"/>
            <w:rPrChange w:id="1865" w:author="Natasha Hardy" w:date="2021-12-10T13:32:00Z">
              <w:rPr>
                <w:highlight w:val="yellow"/>
              </w:rPr>
            </w:rPrChange>
          </w:rPr>
          <w:t xml:space="preserve"> a</w:t>
        </w:r>
      </w:ins>
      <w:ins w:id="1866" w:author="Michael Bunce" w:date="2021-12-09T12:12:00Z">
        <w:r w:rsidR="003F1270" w:rsidRPr="008E1A76">
          <w:rPr>
            <w:color w:val="000000" w:themeColor="text1"/>
            <w:rPrChange w:id="1867" w:author="Natasha Hardy" w:date="2021-12-10T13:32:00Z">
              <w:rPr>
                <w:highlight w:val="yellow"/>
              </w:rPr>
            </w:rPrChange>
          </w:rPr>
          <w:t>nd adapters</w:t>
        </w:r>
        <w:del w:id="1868" w:author="Natasha Hardy" w:date="2021-12-09T15:54:00Z">
          <w:r w:rsidR="003F1270" w:rsidRPr="008E1A76" w:rsidDel="00C95040">
            <w:rPr>
              <w:color w:val="000000" w:themeColor="text1"/>
              <w:rPrChange w:id="1869" w:author="Natasha Hardy" w:date="2021-12-10T13:32:00Z">
                <w:rPr>
                  <w:highlight w:val="yellow"/>
                </w:rPr>
              </w:rPrChange>
            </w:rPr>
            <w:delText xml:space="preserve"> were retained</w:delText>
          </w:r>
        </w:del>
      </w:ins>
      <w:ins w:id="1870" w:author="Microsoft Office User" w:date="2021-10-14T07:16:00Z">
        <w:del w:id="1871" w:author="Natasha Hardy" w:date="2021-12-09T15:54:00Z">
          <w:r w:rsidR="00A7116A" w:rsidRPr="008E1A76" w:rsidDel="00C95040">
            <w:rPr>
              <w:color w:val="000000" w:themeColor="text1"/>
              <w:rPrChange w:id="1872" w:author="Natasha Hardy" w:date="2021-12-10T13:32:00Z">
                <w:rPr/>
              </w:rPrChange>
            </w:rPr>
            <w:delText xml:space="preserve"> for each sample</w:delText>
          </w:r>
        </w:del>
      </w:ins>
      <w:r w:rsidRPr="008E1A76">
        <w:rPr>
          <w:color w:val="000000" w:themeColor="text1"/>
          <w:rPrChange w:id="1873" w:author="Natasha Hardy" w:date="2021-12-10T13:32:00Z">
            <w:rPr/>
          </w:rPrChange>
        </w:rPr>
        <w:t>.</w:t>
      </w:r>
      <w:ins w:id="1874" w:author="Microsoft Office User" w:date="2021-10-14T07:18:00Z">
        <w:r w:rsidR="00A7116A" w:rsidRPr="008E1A76">
          <w:rPr>
            <w:color w:val="000000" w:themeColor="text1"/>
            <w:rPrChange w:id="1875" w:author="Natasha Hardy" w:date="2021-12-10T13:32:00Z">
              <w:rPr/>
            </w:rPrChange>
          </w:rPr>
          <w:t xml:space="preserve"> </w:t>
        </w:r>
      </w:ins>
      <w:ins w:id="1876" w:author="Microsoft Office User" w:date="2021-12-10T09:57:00Z">
        <w:r w:rsidR="004673C0" w:rsidRPr="008E1A76">
          <w:rPr>
            <w:color w:val="000000" w:themeColor="text1"/>
            <w:rPrChange w:id="1877" w:author="Natasha Hardy" w:date="2021-12-10T13:32:00Z">
              <w:rPr/>
            </w:rPrChange>
          </w:rPr>
          <w:t>P</w:t>
        </w:r>
      </w:ins>
      <w:ins w:id="1878" w:author="Natasha Hardy" w:date="2021-12-09T15:53:00Z">
        <w:del w:id="1879" w:author="Microsoft Office User" w:date="2021-12-10T09:57:00Z">
          <w:r w:rsidR="008D4EEA" w:rsidRPr="008E1A76" w:rsidDel="004673C0">
            <w:rPr>
              <w:color w:val="000000" w:themeColor="text1"/>
              <w:rPrChange w:id="1880" w:author="Natasha Hardy" w:date="2021-12-10T13:32:00Z">
                <w:rPr>
                  <w:highlight w:val="yellow"/>
                </w:rPr>
              </w:rPrChange>
            </w:rPr>
            <w:delText>Genetic p</w:delText>
          </w:r>
        </w:del>
      </w:ins>
      <w:ins w:id="1881" w:author="Microsoft Office User" w:date="2021-10-14T07:18:00Z">
        <w:r w:rsidR="00A7116A" w:rsidRPr="008E1A76">
          <w:rPr>
            <w:color w:val="000000" w:themeColor="text1"/>
            <w:rPrChange w:id="1882" w:author="Natasha Hardy" w:date="2021-12-10T13:32:00Z">
              <w:rPr/>
            </w:rPrChange>
          </w:rPr>
          <w:t>rimers</w:t>
        </w:r>
      </w:ins>
      <w:ins w:id="1883" w:author="Natasha Hardy" w:date="2021-12-09T15:55:00Z">
        <w:r w:rsidR="00C95040" w:rsidRPr="008E1A76">
          <w:rPr>
            <w:color w:val="000000" w:themeColor="text1"/>
            <w:rPrChange w:id="1884" w:author="Natasha Hardy" w:date="2021-12-10T13:32:00Z">
              <w:rPr/>
            </w:rPrChange>
          </w:rPr>
          <w:t>, adapters</w:t>
        </w:r>
      </w:ins>
      <w:ins w:id="1885" w:author="Microsoft Office User" w:date="2021-10-14T07:18:00Z">
        <w:r w:rsidR="00A7116A" w:rsidRPr="008E1A76">
          <w:rPr>
            <w:color w:val="000000" w:themeColor="text1"/>
            <w:rPrChange w:id="1886" w:author="Natasha Hardy" w:date="2021-12-10T13:32:00Z">
              <w:rPr/>
            </w:rPrChange>
          </w:rPr>
          <w:t xml:space="preserve"> and tags wer</w:t>
        </w:r>
      </w:ins>
      <w:ins w:id="1887" w:author="Microsoft Office User" w:date="2021-12-10T09:59:00Z">
        <w:r w:rsidR="004673C0" w:rsidRPr="008E1A76">
          <w:rPr>
            <w:color w:val="000000" w:themeColor="text1"/>
            <w:rPrChange w:id="1888" w:author="Natasha Hardy" w:date="2021-12-10T13:32:00Z">
              <w:rPr/>
            </w:rPrChange>
          </w:rPr>
          <w:t>e</w:t>
        </w:r>
      </w:ins>
      <w:ins w:id="1889" w:author="Natasha Hardy" w:date="2021-12-09T15:53:00Z">
        <w:del w:id="1890" w:author="Microsoft Office User" w:date="2021-12-10T09:59:00Z">
          <w:r w:rsidR="008D4EEA" w:rsidRPr="008E1A76" w:rsidDel="004673C0">
            <w:rPr>
              <w:color w:val="000000" w:themeColor="text1"/>
              <w:rPrChange w:id="1891" w:author="Natasha Hardy" w:date="2021-12-10T13:32:00Z">
                <w:rPr>
                  <w:highlight w:val="yellow"/>
                </w:rPr>
              </w:rPrChange>
            </w:rPr>
            <w:delText xml:space="preserve"> then</w:delText>
          </w:r>
        </w:del>
      </w:ins>
      <w:ins w:id="1892" w:author="Microsoft Office User" w:date="2021-10-14T07:18:00Z">
        <w:r w:rsidR="00A7116A" w:rsidRPr="008E1A76">
          <w:rPr>
            <w:color w:val="000000" w:themeColor="text1"/>
            <w:rPrChange w:id="1893" w:author="Natasha Hardy" w:date="2021-12-10T13:32:00Z">
              <w:rPr/>
            </w:rPrChange>
          </w:rPr>
          <w:t xml:space="preserve"> removed </w:t>
        </w:r>
        <w:del w:id="1894" w:author="Natasha Hardy" w:date="2021-12-09T15:53:00Z">
          <w:r w:rsidR="00A7116A" w:rsidRPr="008E1A76" w:rsidDel="008D4EEA">
            <w:rPr>
              <w:color w:val="000000" w:themeColor="text1"/>
              <w:rPrChange w:id="1895" w:author="Natasha Hardy" w:date="2021-12-10T13:32:00Z">
                <w:rPr/>
              </w:rPrChange>
            </w:rPr>
            <w:delText>after this initial filtering step</w:delText>
          </w:r>
        </w:del>
      </w:ins>
      <w:ins w:id="1896" w:author="Microsoft Office User" w:date="2021-10-14T07:19:00Z">
        <w:del w:id="1897" w:author="Natasha Hardy" w:date="2021-12-09T15:53:00Z">
          <w:r w:rsidR="00A7116A" w:rsidRPr="008E1A76" w:rsidDel="008D4EEA">
            <w:rPr>
              <w:color w:val="000000" w:themeColor="text1"/>
              <w:rPrChange w:id="1898" w:author="Natasha Hardy" w:date="2021-12-10T13:32:00Z">
                <w:rPr/>
              </w:rPrChange>
            </w:rPr>
            <w:delText xml:space="preserve"> </w:delText>
          </w:r>
        </w:del>
        <w:r w:rsidR="00A7116A" w:rsidRPr="008E1A76">
          <w:rPr>
            <w:color w:val="000000" w:themeColor="text1"/>
            <w:rPrChange w:id="1899" w:author="Natasha Hardy" w:date="2021-12-10T13:32:00Z">
              <w:rPr/>
            </w:rPrChange>
          </w:rPr>
          <w:t>to leave the</w:t>
        </w:r>
      </w:ins>
      <w:ins w:id="1900" w:author="Natasha Hardy" w:date="2021-12-09T15:55:00Z">
        <w:r w:rsidR="00C95040" w:rsidRPr="008E1A76">
          <w:rPr>
            <w:color w:val="000000" w:themeColor="text1"/>
            <w:rPrChange w:id="1901" w:author="Natasha Hardy" w:date="2021-12-10T13:32:00Z">
              <w:rPr/>
            </w:rPrChange>
          </w:rPr>
          <w:t xml:space="preserve"> complete</w:t>
        </w:r>
      </w:ins>
      <w:ins w:id="1902" w:author="Microsoft Office User" w:date="2021-10-14T07:19:00Z">
        <w:r w:rsidR="00A7116A" w:rsidRPr="008E1A76">
          <w:rPr>
            <w:color w:val="000000" w:themeColor="text1"/>
            <w:rPrChange w:id="1903" w:author="Natasha Hardy" w:date="2021-12-10T13:32:00Z">
              <w:rPr/>
            </w:rPrChange>
          </w:rPr>
          <w:t xml:space="preserve"> target sequences</w:t>
        </w:r>
      </w:ins>
      <w:ins w:id="1904" w:author="Microsoft Office User" w:date="2021-11-30T13:12:00Z">
        <w:r w:rsidR="005E2A72" w:rsidRPr="008E1A76">
          <w:rPr>
            <w:color w:val="000000" w:themeColor="text1"/>
            <w:rPrChange w:id="1905" w:author="Natasha Hardy" w:date="2021-12-10T13:32:00Z">
              <w:rPr>
                <w:highlight w:val="yellow"/>
              </w:rPr>
            </w:rPrChange>
          </w:rPr>
          <w:t xml:space="preserve"> in </w:t>
        </w:r>
      </w:ins>
      <w:ins w:id="1906" w:author="Microsoft Office User" w:date="2021-11-30T13:13:00Z">
        <w:r w:rsidR="005E2A72" w:rsidRPr="008E1A76">
          <w:rPr>
            <w:color w:val="000000" w:themeColor="text1"/>
            <w:rPrChange w:id="1907" w:author="Natasha Hardy" w:date="2021-12-10T13:32:00Z">
              <w:rPr>
                <w:highlight w:val="yellow"/>
              </w:rPr>
            </w:rPrChange>
          </w:rPr>
          <w:t>each sample</w:t>
        </w:r>
      </w:ins>
      <w:ins w:id="1908" w:author="Microsoft Office User" w:date="2021-10-14T07:19:00Z">
        <w:r w:rsidR="00A7116A" w:rsidRPr="008E1A76">
          <w:rPr>
            <w:color w:val="000000" w:themeColor="text1"/>
            <w:rPrChange w:id="1909" w:author="Natasha Hardy" w:date="2021-12-10T13:32:00Z">
              <w:rPr/>
            </w:rPrChange>
          </w:rPr>
          <w:t>.</w:t>
        </w:r>
      </w:ins>
      <w:r w:rsidRPr="008E1A76">
        <w:rPr>
          <w:color w:val="000000" w:themeColor="text1"/>
          <w:rPrChange w:id="1910" w:author="Natasha Hardy" w:date="2021-12-10T13:32:00Z">
            <w:rPr/>
          </w:rPrChange>
        </w:rPr>
        <w:t xml:space="preserve"> T</w:t>
      </w:r>
      <w:ins w:id="1911" w:author="Microsoft Office User" w:date="2021-10-14T07:19:00Z">
        <w:r w:rsidR="00A7116A" w:rsidRPr="008E1A76">
          <w:rPr>
            <w:color w:val="000000" w:themeColor="text1"/>
            <w:rPrChange w:id="1912" w:author="Natasha Hardy" w:date="2021-12-10T13:32:00Z">
              <w:rPr/>
            </w:rPrChange>
          </w:rPr>
          <w:t xml:space="preserve">hese </w:t>
        </w:r>
      </w:ins>
      <w:del w:id="1913" w:author="Microsoft Office User" w:date="2021-11-30T13:13:00Z">
        <w:r w:rsidRPr="008E1A76" w:rsidDel="005E2A72">
          <w:rPr>
            <w:color w:val="000000" w:themeColor="text1"/>
            <w:rPrChange w:id="1914" w:author="Natasha Hardy" w:date="2021-12-10T13:32:00Z">
              <w:rPr/>
            </w:rPrChange>
          </w:rPr>
          <w:delText xml:space="preserve">arget sequences </w:delText>
        </w:r>
      </w:del>
      <w:r w:rsidRPr="008E1A76">
        <w:rPr>
          <w:color w:val="000000" w:themeColor="text1"/>
          <w:rPrChange w:id="1915" w:author="Natasha Hardy" w:date="2021-12-10T13:32:00Z">
            <w:rPr/>
          </w:rPrChange>
        </w:rPr>
        <w:t xml:space="preserve">were </w:t>
      </w:r>
      <w:ins w:id="1916" w:author="Natasha Hardy" w:date="2021-11-13T10:33:00Z">
        <w:r w:rsidR="00075E7C" w:rsidRPr="008E1A76">
          <w:rPr>
            <w:color w:val="000000" w:themeColor="text1"/>
            <w:rPrChange w:id="1917" w:author="Natasha Hardy" w:date="2021-12-10T13:32:00Z">
              <w:rPr/>
            </w:rPrChange>
          </w:rPr>
          <w:t xml:space="preserve">quality </w:t>
        </w:r>
        <w:del w:id="1918" w:author="Microsoft Office User" w:date="2021-11-30T13:11:00Z">
          <w:r w:rsidR="00075E7C" w:rsidRPr="008E1A76" w:rsidDel="005E2A72">
            <w:rPr>
              <w:color w:val="000000" w:themeColor="text1"/>
              <w:rPrChange w:id="1919" w:author="Natasha Hardy" w:date="2021-12-10T13:32:00Z">
                <w:rPr/>
              </w:rPrChange>
            </w:rPr>
            <w:delText>controlled</w:delText>
          </w:r>
        </w:del>
      </w:ins>
      <w:ins w:id="1920" w:author="Microsoft Office User" w:date="2021-11-30T13:11:00Z">
        <w:r w:rsidR="005E2A72" w:rsidRPr="008E1A76">
          <w:rPr>
            <w:color w:val="000000" w:themeColor="text1"/>
            <w:rPrChange w:id="1921" w:author="Natasha Hardy" w:date="2021-12-10T13:32:00Z">
              <w:rPr>
                <w:highlight w:val="yellow"/>
              </w:rPr>
            </w:rPrChange>
          </w:rPr>
          <w:t>filtered</w:t>
        </w:r>
      </w:ins>
      <w:ins w:id="1922" w:author="Natasha Hardy" w:date="2021-11-13T10:33:00Z">
        <w:r w:rsidR="00075E7C" w:rsidRPr="008E1A76">
          <w:rPr>
            <w:color w:val="000000" w:themeColor="text1"/>
            <w:rPrChange w:id="1923" w:author="Natasha Hardy" w:date="2021-12-10T13:32:00Z">
              <w:rPr/>
            </w:rPrChange>
          </w:rPr>
          <w:t xml:space="preserve"> and </w:t>
        </w:r>
      </w:ins>
      <w:r w:rsidRPr="008E1A76">
        <w:rPr>
          <w:color w:val="000000" w:themeColor="text1"/>
          <w:rPrChange w:id="1924" w:author="Natasha Hardy" w:date="2021-12-10T13:32:00Z">
            <w:rPr/>
          </w:rPrChange>
        </w:rPr>
        <w:t xml:space="preserve">clustered into molecular operational taxonomic units (OTUs) using </w:t>
      </w:r>
      <w:del w:id="1925" w:author="Natasha Hardy" w:date="2021-12-09T15:55:00Z">
        <w:r w:rsidRPr="008E1A76" w:rsidDel="00C95040">
          <w:rPr>
            <w:color w:val="000000" w:themeColor="text1"/>
            <w:rPrChange w:id="1926" w:author="Natasha Hardy" w:date="2021-12-10T13:32:00Z">
              <w:rPr/>
            </w:rPrChange>
          </w:rPr>
          <w:delText xml:space="preserve">the </w:delText>
        </w:r>
      </w:del>
      <w:r w:rsidRPr="008E1A76">
        <w:rPr>
          <w:i/>
          <w:color w:val="000000" w:themeColor="text1"/>
          <w:rPrChange w:id="1927" w:author="Natasha Hardy" w:date="2021-12-10T13:32:00Z">
            <w:rPr>
              <w:i/>
            </w:rPr>
          </w:rPrChange>
        </w:rPr>
        <w:t xml:space="preserve">UPARSE </w:t>
      </w:r>
      <w:r w:rsidRPr="008E1A76">
        <w:rPr>
          <w:color w:val="000000" w:themeColor="text1"/>
          <w:rPrChange w:id="1928" w:author="Natasha Hardy" w:date="2021-12-10T13:32:00Z">
            <w:rPr/>
          </w:rPrChange>
        </w:rPr>
        <w:t xml:space="preserve">algorithm and </w:t>
      </w:r>
      <w:del w:id="1929" w:author="Natasha Hardy" w:date="2021-12-09T15:56:00Z">
        <w:r w:rsidRPr="008E1A76" w:rsidDel="00C95040">
          <w:rPr>
            <w:color w:val="000000" w:themeColor="text1"/>
            <w:rPrChange w:id="1930" w:author="Natasha Hardy" w:date="2021-12-10T13:32:00Z">
              <w:rPr/>
            </w:rPrChange>
          </w:rPr>
          <w:delText xml:space="preserve">custom bioinformatics pipeline primarily </w:delText>
        </w:r>
      </w:del>
      <w:r w:rsidRPr="008E1A76">
        <w:rPr>
          <w:color w:val="000000" w:themeColor="text1"/>
          <w:rPrChange w:id="1931" w:author="Natasha Hardy" w:date="2021-12-10T13:32:00Z">
            <w:rPr/>
          </w:rPrChange>
        </w:rPr>
        <w:t xml:space="preserve">performed in </w:t>
      </w:r>
      <w:r w:rsidRPr="008E1A76">
        <w:rPr>
          <w:i/>
          <w:color w:val="000000" w:themeColor="text1"/>
          <w:rPrChange w:id="1932" w:author="Natasha Hardy" w:date="2021-12-10T13:32:00Z">
            <w:rPr>
              <w:i/>
            </w:rPr>
          </w:rPrChange>
        </w:rPr>
        <w:t>USEARCH</w:t>
      </w:r>
      <w:r w:rsidRPr="008E1A76">
        <w:rPr>
          <w:color w:val="000000" w:themeColor="text1"/>
          <w:rPrChange w:id="1933" w:author="Natasha Hardy" w:date="2021-12-10T13:32:00Z">
            <w:rPr/>
          </w:rPrChange>
        </w:rPr>
        <w:t xml:space="preserve"> (Edgar, 2010; Edgar &amp; </w:t>
      </w:r>
      <w:proofErr w:type="spellStart"/>
      <w:r w:rsidRPr="008E1A76">
        <w:rPr>
          <w:color w:val="000000" w:themeColor="text1"/>
          <w:rPrChange w:id="1934" w:author="Natasha Hardy" w:date="2021-12-10T13:32:00Z">
            <w:rPr/>
          </w:rPrChange>
        </w:rPr>
        <w:t>Flyvbjerg</w:t>
      </w:r>
      <w:proofErr w:type="spellEnd"/>
      <w:r w:rsidRPr="008E1A76">
        <w:rPr>
          <w:color w:val="000000" w:themeColor="text1"/>
          <w:rPrChange w:id="1935" w:author="Natasha Hardy" w:date="2021-12-10T13:32:00Z">
            <w:rPr/>
          </w:rPrChange>
        </w:rPr>
        <w:t xml:space="preserve">, 2015). </w:t>
      </w:r>
      <w:ins w:id="1936" w:author="Natasha Hardy" w:date="2021-11-13T10:33:00Z">
        <w:del w:id="1937" w:author="Microsoft Office User" w:date="2021-11-30T13:13:00Z">
          <w:r w:rsidR="00075E7C" w:rsidRPr="008E1A76" w:rsidDel="005E2A72">
            <w:rPr>
              <w:color w:val="000000" w:themeColor="text1"/>
              <w:rPrChange w:id="1938" w:author="Natasha Hardy" w:date="2021-12-10T13:32:00Z">
                <w:rPr/>
              </w:rPrChange>
            </w:rPr>
            <w:delText>Firstly, l</w:delText>
          </w:r>
        </w:del>
      </w:ins>
      <w:ins w:id="1939" w:author="Microsoft Office User" w:date="2021-11-30T13:13:00Z">
        <w:r w:rsidR="005E2A72" w:rsidRPr="008E1A76">
          <w:rPr>
            <w:color w:val="000000" w:themeColor="text1"/>
            <w:rPrChange w:id="1940" w:author="Natasha Hardy" w:date="2021-12-10T13:32:00Z">
              <w:rPr>
                <w:highlight w:val="yellow"/>
              </w:rPr>
            </w:rPrChange>
          </w:rPr>
          <w:t>L</w:t>
        </w:r>
      </w:ins>
    </w:p>
    <w:p w14:paraId="6694C56B" w14:textId="7D8EDA9B" w:rsidR="00C65F08" w:rsidRPr="008E1A76" w:rsidRDefault="008445EE" w:rsidP="001553A7">
      <w:pPr>
        <w:pBdr>
          <w:top w:val="nil"/>
          <w:left w:val="nil"/>
          <w:bottom w:val="nil"/>
          <w:right w:val="nil"/>
          <w:between w:val="nil"/>
        </w:pBdr>
        <w:ind w:firstLine="720"/>
        <w:rPr>
          <w:color w:val="000000" w:themeColor="text1"/>
          <w:rPrChange w:id="1941" w:author="Natasha Hardy" w:date="2021-12-10T13:32:00Z">
            <w:rPr>
              <w:color w:val="000000"/>
            </w:rPr>
          </w:rPrChange>
        </w:rPr>
      </w:pPr>
      <w:del w:id="1942" w:author="Natasha Hardy" w:date="2021-11-11T11:36:00Z">
        <w:r w:rsidRPr="008E1A76" w:rsidDel="003F668B">
          <w:rPr>
            <w:color w:val="000000" w:themeColor="text1"/>
            <w:rPrChange w:id="1943" w:author="Natasha Hardy" w:date="2021-12-10T13:32:00Z">
              <w:rPr/>
            </w:rPrChange>
          </w:rPr>
          <w:delText>Notably, through</w:delText>
        </w:r>
        <w:r w:rsidRPr="008E1A76" w:rsidDel="003F668B">
          <w:rPr>
            <w:color w:val="000000" w:themeColor="text1"/>
            <w:rPrChange w:id="1944" w:author="Natasha Hardy" w:date="2021-12-10T13:32:00Z">
              <w:rPr>
                <w:color w:val="000000"/>
              </w:rPr>
            </w:rPrChange>
          </w:rPr>
          <w:delText xml:space="preserve"> this bioinformatics pipeline, l</w:delText>
        </w:r>
      </w:del>
      <w:r w:rsidRPr="008E1A76">
        <w:rPr>
          <w:color w:val="000000" w:themeColor="text1"/>
          <w:rPrChange w:id="1945" w:author="Natasha Hardy" w:date="2021-12-10T13:32:00Z">
            <w:rPr>
              <w:color w:val="000000"/>
            </w:rPr>
          </w:rPrChange>
        </w:rPr>
        <w:t xml:space="preserve">ow abundance sequences </w:t>
      </w:r>
      <w:ins w:id="1946" w:author="Natasha Hardy" w:date="2021-11-11T11:49:00Z">
        <w:r w:rsidR="007C79B5" w:rsidRPr="008E1A76">
          <w:rPr>
            <w:color w:val="000000" w:themeColor="text1"/>
            <w:rPrChange w:id="1947" w:author="Natasha Hardy" w:date="2021-12-10T13:32:00Z">
              <w:rPr>
                <w:color w:val="000000"/>
              </w:rPr>
            </w:rPrChange>
          </w:rPr>
          <w:t>(</w:t>
        </w:r>
      </w:ins>
      <w:del w:id="1948" w:author="Rebecca McIntosh" w:date="2021-10-29T12:05:00Z">
        <w:r w:rsidRPr="008E1A76" w:rsidDel="007A0DB9">
          <w:rPr>
            <w:color w:val="000000" w:themeColor="text1"/>
            <w:rPrChange w:id="1949" w:author="Natasha Hardy" w:date="2021-12-10T13:32:00Z">
              <w:rPr>
                <w:color w:val="000000"/>
              </w:rPr>
            </w:rPrChange>
          </w:rPr>
          <w:delText xml:space="preserve">are </w:delText>
        </w:r>
      </w:del>
      <w:ins w:id="1950" w:author="Rebecca McIntosh" w:date="2021-10-29T12:05:00Z">
        <w:del w:id="1951" w:author="Natasha Hardy" w:date="2021-11-11T11:44:00Z">
          <w:r w:rsidR="007A0DB9" w:rsidRPr="008E1A76" w:rsidDel="00AD5916">
            <w:rPr>
              <w:color w:val="000000" w:themeColor="text1"/>
              <w:rPrChange w:id="1952" w:author="Natasha Hardy" w:date="2021-12-10T13:32:00Z">
                <w:rPr>
                  <w:color w:val="000000"/>
                </w:rPr>
              </w:rPrChange>
            </w:rPr>
            <w:delText xml:space="preserve">were </w:delText>
          </w:r>
        </w:del>
      </w:ins>
      <w:del w:id="1953" w:author="Natasha Hardy" w:date="2021-11-11T11:44:00Z">
        <w:r w:rsidRPr="008E1A76" w:rsidDel="00AD5916">
          <w:rPr>
            <w:color w:val="000000" w:themeColor="text1"/>
            <w:rPrChange w:id="1954" w:author="Natasha Hardy" w:date="2021-12-10T13:32:00Z">
              <w:rPr>
                <w:color w:val="000000"/>
              </w:rPr>
            </w:rPrChange>
          </w:rPr>
          <w:delText xml:space="preserve">discarded </w:delText>
        </w:r>
      </w:del>
      <w:r w:rsidRPr="008E1A76">
        <w:rPr>
          <w:color w:val="000000" w:themeColor="text1"/>
          <w:rPrChange w:id="1955" w:author="Natasha Hardy" w:date="2021-12-10T13:32:00Z">
            <w:rPr>
              <w:color w:val="000000"/>
            </w:rPr>
          </w:rPrChange>
        </w:rPr>
        <w:t xml:space="preserve">below </w:t>
      </w:r>
      <w:del w:id="1956" w:author="Natasha Hardy" w:date="2021-11-11T11:45:00Z">
        <w:r w:rsidRPr="008E1A76" w:rsidDel="00AD5916">
          <w:rPr>
            <w:color w:val="000000" w:themeColor="text1"/>
            <w:rPrChange w:id="1957" w:author="Natasha Hardy" w:date="2021-12-10T13:32:00Z">
              <w:rPr>
                <w:color w:val="000000"/>
              </w:rPr>
            </w:rPrChange>
          </w:rPr>
          <w:delText xml:space="preserve">expected </w:delText>
        </w:r>
      </w:del>
      <w:ins w:id="1958" w:author="Natasha Hardy" w:date="2021-11-11T11:45:00Z">
        <w:r w:rsidR="00AD5916" w:rsidRPr="008E1A76">
          <w:rPr>
            <w:color w:val="000000" w:themeColor="text1"/>
            <w:rPrChange w:id="1959" w:author="Natasha Hardy" w:date="2021-12-10T13:32:00Z">
              <w:rPr>
                <w:color w:val="000000"/>
              </w:rPr>
            </w:rPrChange>
          </w:rPr>
          <w:t xml:space="preserve">a </w:t>
        </w:r>
      </w:ins>
      <w:r w:rsidRPr="008E1A76">
        <w:rPr>
          <w:color w:val="000000" w:themeColor="text1"/>
          <w:rPrChange w:id="1960" w:author="Natasha Hardy" w:date="2021-12-10T13:32:00Z">
            <w:rPr>
              <w:color w:val="000000"/>
            </w:rPr>
          </w:rPrChange>
        </w:rPr>
        <w:t>th</w:t>
      </w:r>
      <w:r w:rsidRPr="008E1A76">
        <w:rPr>
          <w:color w:val="000000" w:themeColor="text1"/>
          <w:rPrChange w:id="1961" w:author="Natasha Hardy" w:date="2021-12-10T13:32:00Z">
            <w:rPr/>
          </w:rPrChange>
        </w:rPr>
        <w:t xml:space="preserve">reshold </w:t>
      </w:r>
      <w:ins w:id="1962" w:author="Natasha Hardy" w:date="2021-11-11T11:45:00Z">
        <w:r w:rsidR="00AD5916" w:rsidRPr="008E1A76">
          <w:rPr>
            <w:color w:val="000000" w:themeColor="text1"/>
            <w:rPrChange w:id="1963" w:author="Natasha Hardy" w:date="2021-12-10T13:32:00Z">
              <w:rPr/>
            </w:rPrChange>
          </w:rPr>
          <w:t>of 1%</w:t>
        </w:r>
      </w:ins>
      <w:del w:id="1964" w:author="Natasha Hardy" w:date="2021-11-11T11:45:00Z">
        <w:r w:rsidRPr="008E1A76" w:rsidDel="00AD5916">
          <w:rPr>
            <w:color w:val="000000" w:themeColor="text1"/>
            <w:rPrChange w:id="1965" w:author="Natasha Hardy" w:date="2021-12-10T13:32:00Z">
              <w:rPr/>
            </w:rPrChange>
          </w:rPr>
          <w:delText xml:space="preserve">abundances accounting for sequencing platform error </w:delText>
        </w:r>
        <w:r w:rsidRPr="008E1A76" w:rsidDel="00AD5916">
          <w:rPr>
            <w:color w:val="000000" w:themeColor="text1"/>
            <w:rPrChange w:id="1966" w:author="Natasha Hardy" w:date="2021-12-10T13:32:00Z">
              <w:rPr>
                <w:color w:val="000000"/>
              </w:rPr>
            </w:rPrChange>
          </w:rPr>
          <w:delText>(threshold value: &lt; 1%</w:delText>
        </w:r>
      </w:del>
      <w:r w:rsidRPr="008E1A76">
        <w:rPr>
          <w:color w:val="000000" w:themeColor="text1"/>
          <w:rPrChange w:id="1967" w:author="Natasha Hardy" w:date="2021-12-10T13:32:00Z">
            <w:rPr>
              <w:color w:val="000000"/>
            </w:rPr>
          </w:rPrChange>
        </w:rPr>
        <w:t xml:space="preserve"> of </w:t>
      </w:r>
      <w:ins w:id="1968" w:author="Natasha Hardy" w:date="2021-11-11T11:46:00Z">
        <w:r w:rsidR="00AD5916" w:rsidRPr="008E1A76">
          <w:rPr>
            <w:color w:val="000000" w:themeColor="text1"/>
            <w:rPrChange w:id="1969" w:author="Natasha Hardy" w:date="2021-12-10T13:32:00Z">
              <w:rPr>
                <w:color w:val="000000"/>
              </w:rPr>
            </w:rPrChange>
          </w:rPr>
          <w:t xml:space="preserve">the </w:t>
        </w:r>
      </w:ins>
      <w:r w:rsidRPr="008E1A76">
        <w:rPr>
          <w:color w:val="000000" w:themeColor="text1"/>
          <w:rPrChange w:id="1970" w:author="Natasha Hardy" w:date="2021-12-10T13:32:00Z">
            <w:rPr>
              <w:color w:val="000000"/>
            </w:rPr>
          </w:rPrChange>
        </w:rPr>
        <w:t xml:space="preserve">total </w:t>
      </w:r>
      <w:del w:id="1971" w:author="Natasha Hardy" w:date="2021-11-11T11:46:00Z">
        <w:r w:rsidRPr="008E1A76" w:rsidDel="00AD5916">
          <w:rPr>
            <w:color w:val="000000" w:themeColor="text1"/>
            <w:rPrChange w:id="1972" w:author="Natasha Hardy" w:date="2021-12-10T13:32:00Z">
              <w:rPr>
                <w:color w:val="000000"/>
              </w:rPr>
            </w:rPrChange>
          </w:rPr>
          <w:delText xml:space="preserve">number </w:delText>
        </w:r>
      </w:del>
      <w:ins w:id="1973" w:author="Natasha Hardy" w:date="2021-11-11T11:46:00Z">
        <w:r w:rsidR="00AD5916" w:rsidRPr="008E1A76">
          <w:rPr>
            <w:color w:val="000000" w:themeColor="text1"/>
            <w:rPrChange w:id="1974" w:author="Natasha Hardy" w:date="2021-12-10T13:32:00Z">
              <w:rPr>
                <w:color w:val="000000"/>
              </w:rPr>
            </w:rPrChange>
          </w:rPr>
          <w:t xml:space="preserve">abundance </w:t>
        </w:r>
      </w:ins>
      <w:r w:rsidRPr="008E1A76">
        <w:rPr>
          <w:color w:val="000000" w:themeColor="text1"/>
          <w:rPrChange w:id="1975" w:author="Natasha Hardy" w:date="2021-12-10T13:32:00Z">
            <w:rPr>
              <w:color w:val="000000"/>
            </w:rPr>
          </w:rPrChange>
        </w:rPr>
        <w:t xml:space="preserve">of </w:t>
      </w:r>
      <w:ins w:id="1976" w:author="Natasha Hardy" w:date="2021-12-09T15:56:00Z">
        <w:r w:rsidR="00C95040" w:rsidRPr="008E1A76">
          <w:rPr>
            <w:color w:val="000000" w:themeColor="text1"/>
            <w:rPrChange w:id="1977" w:author="Natasha Hardy" w:date="2021-12-10T13:32:00Z">
              <w:rPr>
                <w:color w:val="000000"/>
              </w:rPr>
            </w:rPrChange>
          </w:rPr>
          <w:t xml:space="preserve">all </w:t>
        </w:r>
      </w:ins>
      <w:r w:rsidRPr="008E1A76">
        <w:rPr>
          <w:color w:val="000000" w:themeColor="text1"/>
          <w:rPrChange w:id="1978" w:author="Natasha Hardy" w:date="2021-12-10T13:32:00Z">
            <w:rPr>
              <w:color w:val="000000"/>
            </w:rPr>
          </w:rPrChange>
        </w:rPr>
        <w:t>unique sequences</w:t>
      </w:r>
      <w:ins w:id="1979" w:author="Natasha Hardy" w:date="2021-11-11T11:49:00Z">
        <w:r w:rsidR="007C79B5" w:rsidRPr="008E1A76">
          <w:rPr>
            <w:color w:val="000000" w:themeColor="text1"/>
            <w:rPrChange w:id="1980" w:author="Natasha Hardy" w:date="2021-12-10T13:32:00Z">
              <w:rPr>
                <w:color w:val="000000"/>
              </w:rPr>
            </w:rPrChange>
          </w:rPr>
          <w:t xml:space="preserve">) were removed to </w:t>
        </w:r>
        <w:del w:id="1981" w:author="Microsoft Office User" w:date="2021-11-30T13:19:00Z">
          <w:r w:rsidR="007C79B5" w:rsidRPr="008E1A76" w:rsidDel="00B4084A">
            <w:rPr>
              <w:color w:val="000000" w:themeColor="text1"/>
              <w:rPrChange w:id="1982" w:author="Natasha Hardy" w:date="2021-12-10T13:32:00Z">
                <w:rPr>
                  <w:color w:val="000000"/>
                </w:rPr>
              </w:rPrChange>
            </w:rPr>
            <w:delText>mitigate</w:delText>
          </w:r>
        </w:del>
      </w:ins>
      <w:ins w:id="1983" w:author="Microsoft Office User" w:date="2021-11-30T13:19:00Z">
        <w:r w:rsidR="00B4084A" w:rsidRPr="008E1A76">
          <w:rPr>
            <w:color w:val="000000" w:themeColor="text1"/>
            <w:rPrChange w:id="1984" w:author="Natasha Hardy" w:date="2021-12-10T13:32:00Z">
              <w:rPr>
                <w:color w:val="000000"/>
                <w:highlight w:val="yellow"/>
              </w:rPr>
            </w:rPrChange>
          </w:rPr>
          <w:t>reduce the occurrence of</w:t>
        </w:r>
      </w:ins>
      <w:ins w:id="1985" w:author="Natasha Hardy" w:date="2021-11-11T11:49:00Z">
        <w:r w:rsidR="007C79B5" w:rsidRPr="008E1A76">
          <w:rPr>
            <w:color w:val="000000" w:themeColor="text1"/>
            <w:rPrChange w:id="1986" w:author="Natasha Hardy" w:date="2021-12-10T13:32:00Z">
              <w:rPr>
                <w:color w:val="000000"/>
              </w:rPr>
            </w:rPrChange>
          </w:rPr>
          <w:t xml:space="preserve"> sequencing </w:t>
        </w:r>
        <w:del w:id="1987" w:author="Microsoft Office User" w:date="2021-11-30T13:13:00Z">
          <w:r w:rsidR="007C79B5" w:rsidRPr="008E1A76" w:rsidDel="005E2A72">
            <w:rPr>
              <w:color w:val="000000" w:themeColor="text1"/>
              <w:rPrChange w:id="1988" w:author="Natasha Hardy" w:date="2021-12-10T13:32:00Z">
                <w:rPr>
                  <w:color w:val="000000"/>
                </w:rPr>
              </w:rPrChange>
            </w:rPr>
            <w:delText xml:space="preserve">platform </w:delText>
          </w:r>
        </w:del>
        <w:r w:rsidR="007C79B5" w:rsidRPr="008E1A76">
          <w:rPr>
            <w:color w:val="000000" w:themeColor="text1"/>
            <w:rPrChange w:id="1989" w:author="Natasha Hardy" w:date="2021-12-10T13:32:00Z">
              <w:rPr>
                <w:color w:val="000000"/>
              </w:rPr>
            </w:rPrChange>
          </w:rPr>
          <w:t>error and chimeras</w:t>
        </w:r>
      </w:ins>
      <w:del w:id="1990" w:author="Natasha Hardy" w:date="2021-11-11T11:46:00Z">
        <w:r w:rsidRPr="008E1A76" w:rsidDel="00AD5916">
          <w:rPr>
            <w:color w:val="000000" w:themeColor="text1"/>
            <w:rPrChange w:id="1991" w:author="Natasha Hardy" w:date="2021-12-10T13:32:00Z">
              <w:rPr>
                <w:color w:val="000000"/>
              </w:rPr>
            </w:rPrChange>
          </w:rPr>
          <w:delText>)</w:delText>
        </w:r>
      </w:del>
      <w:r w:rsidRPr="008E1A76">
        <w:rPr>
          <w:color w:val="000000" w:themeColor="text1"/>
          <w:rPrChange w:id="1992" w:author="Natasha Hardy" w:date="2021-12-10T13:32:00Z">
            <w:rPr>
              <w:color w:val="000000"/>
            </w:rPr>
          </w:rPrChange>
        </w:rPr>
        <w:t xml:space="preserve">, and </w:t>
      </w:r>
      <w:ins w:id="1993" w:author="Natasha Hardy" w:date="2021-11-13T10:35:00Z">
        <w:del w:id="1994" w:author="Microsoft Office User" w:date="2021-11-30T13:20:00Z">
          <w:r w:rsidR="00075E7C" w:rsidRPr="008E1A76" w:rsidDel="00B4084A">
            <w:rPr>
              <w:color w:val="000000" w:themeColor="text1"/>
              <w:rPrChange w:id="1995" w:author="Natasha Hardy" w:date="2021-12-10T13:32:00Z">
                <w:rPr>
                  <w:color w:val="000000"/>
                </w:rPr>
              </w:rPrChange>
            </w:rPr>
            <w:delText xml:space="preserve">secondly </w:delText>
          </w:r>
        </w:del>
      </w:ins>
      <w:r w:rsidRPr="008E1A76">
        <w:rPr>
          <w:color w:val="000000" w:themeColor="text1"/>
          <w:rPrChange w:id="1996" w:author="Natasha Hardy" w:date="2021-12-10T13:32:00Z">
            <w:rPr>
              <w:color w:val="000000"/>
            </w:rPr>
          </w:rPrChange>
        </w:rPr>
        <w:t xml:space="preserve">sequences </w:t>
      </w:r>
      <w:del w:id="1997" w:author="Rebecca McIntosh" w:date="2021-10-29T12:05:00Z">
        <w:r w:rsidRPr="008E1A76" w:rsidDel="007A0DB9">
          <w:rPr>
            <w:color w:val="000000" w:themeColor="text1"/>
            <w:rPrChange w:id="1998" w:author="Natasha Hardy" w:date="2021-12-10T13:32:00Z">
              <w:rPr>
                <w:color w:val="000000"/>
              </w:rPr>
            </w:rPrChange>
          </w:rPr>
          <w:delText xml:space="preserve">are </w:delText>
        </w:r>
      </w:del>
      <w:ins w:id="1999" w:author="Rebecca McIntosh" w:date="2021-10-29T12:05:00Z">
        <w:r w:rsidR="007A0DB9" w:rsidRPr="008E1A76">
          <w:rPr>
            <w:color w:val="000000" w:themeColor="text1"/>
            <w:rPrChange w:id="2000" w:author="Natasha Hardy" w:date="2021-12-10T13:32:00Z">
              <w:rPr>
                <w:color w:val="000000"/>
              </w:rPr>
            </w:rPrChange>
          </w:rPr>
          <w:t xml:space="preserve">were </w:t>
        </w:r>
      </w:ins>
      <w:ins w:id="2001" w:author="Microsoft Office User" w:date="2021-11-30T13:20:00Z">
        <w:r w:rsidR="00B4084A" w:rsidRPr="008E1A76">
          <w:rPr>
            <w:color w:val="000000" w:themeColor="text1"/>
            <w:rPrChange w:id="2002" w:author="Natasha Hardy" w:date="2021-12-10T13:32:00Z">
              <w:rPr>
                <w:color w:val="000000"/>
                <w:highlight w:val="yellow"/>
              </w:rPr>
            </w:rPrChange>
          </w:rPr>
          <w:t xml:space="preserve">then </w:t>
        </w:r>
      </w:ins>
      <w:r w:rsidRPr="008E1A76">
        <w:rPr>
          <w:color w:val="000000" w:themeColor="text1"/>
          <w:rPrChange w:id="2003" w:author="Natasha Hardy" w:date="2021-12-10T13:32:00Z">
            <w:rPr>
              <w:color w:val="000000"/>
            </w:rPr>
          </w:rPrChange>
        </w:rPr>
        <w:t>clustered using a 97% similarity criterion</w:t>
      </w:r>
      <w:r w:rsidR="00AD5916" w:rsidRPr="008E1A76">
        <w:rPr>
          <w:color w:val="000000" w:themeColor="text1"/>
          <w:rPrChange w:id="2004" w:author="Natasha Hardy" w:date="2021-12-10T13:32:00Z">
            <w:rPr>
              <w:color w:val="000000"/>
            </w:rPr>
          </w:rPrChange>
        </w:rPr>
        <w:t xml:space="preserve"> (similar to Berry et al., 2017)</w:t>
      </w:r>
      <w:r w:rsidRPr="008E1A76">
        <w:rPr>
          <w:color w:val="000000" w:themeColor="text1"/>
          <w:rPrChange w:id="2005" w:author="Natasha Hardy" w:date="2021-12-10T13:32:00Z">
            <w:rPr>
              <w:color w:val="000000"/>
            </w:rPr>
          </w:rPrChange>
        </w:rPr>
        <w:t xml:space="preserve">. </w:t>
      </w:r>
      <w:del w:id="2006" w:author="Natasha Hardy" w:date="2021-11-11T11:50:00Z">
        <w:r w:rsidRPr="008E1A76" w:rsidDel="007C79B5">
          <w:rPr>
            <w:color w:val="000000" w:themeColor="text1"/>
            <w:rPrChange w:id="2007" w:author="Natasha Hardy" w:date="2021-12-10T13:32:00Z">
              <w:rPr/>
            </w:rPrChange>
          </w:rPr>
          <w:delText>A</w:delText>
        </w:r>
        <w:r w:rsidRPr="008E1A76" w:rsidDel="007C79B5">
          <w:rPr>
            <w:color w:val="000000" w:themeColor="text1"/>
            <w:rPrChange w:id="2008" w:author="Natasha Hardy" w:date="2021-12-10T13:32:00Z">
              <w:rPr>
                <w:color w:val="000000"/>
              </w:rPr>
            </w:rPrChange>
          </w:rPr>
          <w:delText xml:space="preserve"> total of</w:delText>
        </w:r>
      </w:del>
      <w:ins w:id="2009" w:author="Natasha Hardy" w:date="2021-11-11T11:50:00Z">
        <w:r w:rsidR="007C79B5" w:rsidRPr="008E1A76">
          <w:rPr>
            <w:color w:val="000000" w:themeColor="text1"/>
            <w:rPrChange w:id="2010" w:author="Natasha Hardy" w:date="2021-12-10T13:32:00Z">
              <w:rPr/>
            </w:rPrChange>
          </w:rPr>
          <w:t>Thus</w:t>
        </w:r>
      </w:ins>
      <w:r w:rsidRPr="008E1A76">
        <w:rPr>
          <w:color w:val="000000" w:themeColor="text1"/>
          <w:rPrChange w:id="2011" w:author="Natasha Hardy" w:date="2021-12-10T13:32:00Z">
            <w:rPr>
              <w:color w:val="000000"/>
            </w:rPr>
          </w:rPrChange>
        </w:rPr>
        <w:t xml:space="preserve"> 7370 unique seabird DNA sequences</w:t>
      </w:r>
      <w:ins w:id="2012" w:author="Natasha Hardy" w:date="2021-11-11T11:55:00Z">
        <w:r w:rsidR="007C79B5" w:rsidRPr="008E1A76">
          <w:rPr>
            <w:color w:val="000000" w:themeColor="text1"/>
            <w:rPrChange w:id="2013" w:author="Natasha Hardy" w:date="2021-12-10T13:32:00Z">
              <w:rPr>
                <w:color w:val="000000"/>
              </w:rPr>
            </w:rPrChange>
          </w:rPr>
          <w:t>, representing a total of 64,700 disaggregated bird sequences,</w:t>
        </w:r>
      </w:ins>
      <w:r w:rsidRPr="008E1A76">
        <w:rPr>
          <w:color w:val="000000" w:themeColor="text1"/>
          <w:rPrChange w:id="2014" w:author="Natasha Hardy" w:date="2021-12-10T13:32:00Z">
            <w:rPr>
              <w:color w:val="000000"/>
            </w:rPr>
          </w:rPrChange>
        </w:rPr>
        <w:t xml:space="preserve"> were parsed </w:t>
      </w:r>
      <w:del w:id="2015" w:author="Natasha Hardy" w:date="2021-11-11T11:51:00Z">
        <w:r w:rsidRPr="008E1A76" w:rsidDel="007C79B5">
          <w:rPr>
            <w:color w:val="000000" w:themeColor="text1"/>
            <w:rPrChange w:id="2016" w:author="Natasha Hardy" w:date="2021-12-10T13:32:00Z">
              <w:rPr>
                <w:color w:val="000000"/>
              </w:rPr>
            </w:rPrChange>
          </w:rPr>
          <w:delText>to the</w:delText>
        </w:r>
      </w:del>
      <w:ins w:id="2017" w:author="Natasha Hardy" w:date="2021-11-11T11:51:00Z">
        <w:r w:rsidR="007C79B5" w:rsidRPr="008E1A76">
          <w:rPr>
            <w:color w:val="000000" w:themeColor="text1"/>
            <w:rPrChange w:id="2018" w:author="Natasha Hardy" w:date="2021-12-10T13:32:00Z">
              <w:rPr>
                <w:color w:val="000000"/>
              </w:rPr>
            </w:rPrChange>
          </w:rPr>
          <w:t>t</w:t>
        </w:r>
      </w:ins>
      <w:ins w:id="2019" w:author="Natasha Hardy" w:date="2021-12-09T15:56:00Z">
        <w:r w:rsidR="00C95040" w:rsidRPr="008E1A76">
          <w:rPr>
            <w:color w:val="000000" w:themeColor="text1"/>
            <w:rPrChange w:id="2020" w:author="Natasha Hardy" w:date="2021-12-10T13:32:00Z">
              <w:rPr>
                <w:color w:val="000000"/>
              </w:rPr>
            </w:rPrChange>
          </w:rPr>
          <w:t>o</w:t>
        </w:r>
      </w:ins>
      <w:r w:rsidRPr="008E1A76">
        <w:rPr>
          <w:color w:val="000000" w:themeColor="text1"/>
          <w:rPrChange w:id="2021" w:author="Natasha Hardy" w:date="2021-12-10T13:32:00Z">
            <w:rPr>
              <w:color w:val="000000"/>
            </w:rPr>
          </w:rPrChange>
        </w:rPr>
        <w:t xml:space="preserve"> standard sequence filtering and OTU clustering pipeline (with cluster size threshold value of 73)</w:t>
      </w:r>
      <w:del w:id="2022" w:author="Natasha Hardy" w:date="2021-11-11T11:55:00Z">
        <w:r w:rsidRPr="008E1A76" w:rsidDel="007C79B5">
          <w:rPr>
            <w:color w:val="000000" w:themeColor="text1"/>
            <w:rPrChange w:id="2023" w:author="Natasha Hardy" w:date="2021-12-10T13:32:00Z">
              <w:rPr>
                <w:color w:val="000000"/>
              </w:rPr>
            </w:rPrChange>
          </w:rPr>
          <w:delText>.</w:delText>
        </w:r>
      </w:del>
      <w:ins w:id="2024" w:author="Natasha Hardy" w:date="2021-11-11T11:55:00Z">
        <w:r w:rsidR="007C79B5" w:rsidRPr="008E1A76">
          <w:rPr>
            <w:color w:val="000000" w:themeColor="text1"/>
            <w:rPrChange w:id="2025" w:author="Natasha Hardy" w:date="2021-12-10T13:32:00Z">
              <w:rPr>
                <w:color w:val="000000"/>
              </w:rPr>
            </w:rPrChange>
          </w:rPr>
          <w:t xml:space="preserve">, </w:t>
        </w:r>
      </w:ins>
      <w:ins w:id="2026" w:author="Natasha Hardy" w:date="2021-12-10T13:47:00Z">
        <w:r w:rsidR="000B2280" w:rsidRPr="00A04AEF">
          <w:rPr>
            <w:color w:val="000000"/>
          </w:rPr>
          <w:t>resulting in 47,478 filtered sequences across 99 samples, and these were clustered to 5 OTUs.</w:t>
        </w:r>
      </w:ins>
      <w:ins w:id="2027" w:author="Microsoft Office User" w:date="2021-12-10T10:00:00Z">
        <w:del w:id="2028" w:author="Natasha Hardy" w:date="2021-12-10T13:47:00Z">
          <w:r w:rsidR="004673C0" w:rsidRPr="008E1A76" w:rsidDel="000B2280">
            <w:rPr>
              <w:color w:val="000000" w:themeColor="text1"/>
              <w:rPrChange w:id="2029" w:author="Natasha Hardy" w:date="2021-12-10T13:32:00Z">
                <w:rPr>
                  <w:color w:val="000000"/>
                </w:rPr>
              </w:rPrChange>
            </w:rPr>
            <w:delText xml:space="preserve"> 5 OTUs containi</w:delText>
          </w:r>
        </w:del>
      </w:ins>
      <w:ins w:id="2030" w:author="Microsoft Office User" w:date="2021-12-10T10:01:00Z">
        <w:del w:id="2031" w:author="Natasha Hardy" w:date="2021-12-10T13:47:00Z">
          <w:r w:rsidR="004673C0" w:rsidRPr="008E1A76" w:rsidDel="000B2280">
            <w:rPr>
              <w:color w:val="000000" w:themeColor="text1"/>
              <w:rPrChange w:id="2032" w:author="Natasha Hardy" w:date="2021-12-10T13:32:00Z">
                <w:rPr>
                  <w:color w:val="000000"/>
                </w:rPr>
              </w:rPrChange>
            </w:rPr>
            <w:delText xml:space="preserve">ng </w:delText>
          </w:r>
        </w:del>
      </w:ins>
      <w:del w:id="2033" w:author="Natasha Hardy" w:date="2021-12-10T11:25:00Z">
        <w:r w:rsidRPr="008E1A76" w:rsidDel="000B44A9">
          <w:rPr>
            <w:color w:val="000000" w:themeColor="text1"/>
            <w:rPrChange w:id="2034" w:author="Natasha Hardy" w:date="2021-12-10T13:32:00Z">
              <w:rPr>
                <w:color w:val="000000"/>
              </w:rPr>
            </w:rPrChange>
          </w:rPr>
          <w:delText xml:space="preserve"> </w:delText>
        </w:r>
      </w:del>
      <w:del w:id="2035" w:author="Natasha Hardy" w:date="2021-11-11T11:55:00Z">
        <w:r w:rsidRPr="008E1A76" w:rsidDel="007C79B5">
          <w:rPr>
            <w:color w:val="000000" w:themeColor="text1"/>
            <w:rPrChange w:id="2036" w:author="Natasha Hardy" w:date="2021-12-10T13:32:00Z">
              <w:rPr>
                <w:color w:val="000000"/>
              </w:rPr>
            </w:rPrChange>
          </w:rPr>
          <w:delText xml:space="preserve">Effectively, a total of 64,700 disaggregated bird sequences were then filtered down to </w:delText>
        </w:r>
      </w:del>
      <w:del w:id="2037" w:author="Natasha Hardy" w:date="2021-11-13T10:35:00Z">
        <w:r w:rsidRPr="008E1A76" w:rsidDel="00075E7C">
          <w:rPr>
            <w:color w:val="000000" w:themeColor="text1"/>
            <w:rPrChange w:id="2038" w:author="Natasha Hardy" w:date="2021-12-10T13:32:00Z">
              <w:rPr>
                <w:color w:val="000000"/>
              </w:rPr>
            </w:rPrChange>
          </w:rPr>
          <w:delText>35,424</w:delText>
        </w:r>
      </w:del>
      <w:del w:id="2039" w:author="Natasha Hardy" w:date="2021-12-10T13:47:00Z">
        <w:r w:rsidRPr="008E1A76" w:rsidDel="000B2280">
          <w:rPr>
            <w:color w:val="000000" w:themeColor="text1"/>
            <w:rPrChange w:id="2040" w:author="Natasha Hardy" w:date="2021-12-10T13:32:00Z">
              <w:rPr>
                <w:color w:val="000000"/>
              </w:rPr>
            </w:rPrChange>
          </w:rPr>
          <w:delText xml:space="preserve"> sequences across </w:delText>
        </w:r>
      </w:del>
      <w:del w:id="2041" w:author="Natasha Hardy" w:date="2021-12-09T15:56:00Z">
        <w:r w:rsidRPr="008E1A76" w:rsidDel="00C95040">
          <w:rPr>
            <w:color w:val="000000" w:themeColor="text1"/>
            <w:rPrChange w:id="2042" w:author="Natasha Hardy" w:date="2021-12-10T13:32:00Z">
              <w:rPr>
                <w:color w:val="000000"/>
              </w:rPr>
            </w:rPrChange>
          </w:rPr>
          <w:delText xml:space="preserve">all </w:delText>
        </w:r>
      </w:del>
      <w:del w:id="2043" w:author="Natasha Hardy" w:date="2021-12-10T13:47:00Z">
        <w:r w:rsidRPr="008E1A76" w:rsidDel="000B2280">
          <w:rPr>
            <w:color w:val="000000" w:themeColor="text1"/>
            <w:rPrChange w:id="2044" w:author="Natasha Hardy" w:date="2021-12-10T13:32:00Z">
              <w:rPr>
                <w:color w:val="000000"/>
              </w:rPr>
            </w:rPrChange>
          </w:rPr>
          <w:delText xml:space="preserve">99 samples </w:delText>
        </w:r>
      </w:del>
      <w:del w:id="2045" w:author="Natasha Hardy" w:date="2021-11-11T11:56:00Z">
        <w:r w:rsidRPr="008E1A76" w:rsidDel="007C79B5">
          <w:rPr>
            <w:color w:val="000000" w:themeColor="text1"/>
            <w:rPrChange w:id="2046" w:author="Natasha Hardy" w:date="2021-12-10T13:32:00Z">
              <w:rPr>
                <w:color w:val="000000"/>
              </w:rPr>
            </w:rPrChange>
          </w:rPr>
          <w:delText>and were subsequently assigned to f</w:delText>
        </w:r>
        <w:r w:rsidRPr="008E1A76" w:rsidDel="007C79B5">
          <w:rPr>
            <w:color w:val="000000" w:themeColor="text1"/>
            <w:rPrChange w:id="2047" w:author="Natasha Hardy" w:date="2021-12-10T13:32:00Z">
              <w:rPr/>
            </w:rPrChange>
          </w:rPr>
          <w:delText>ive</w:delText>
        </w:r>
        <w:r w:rsidRPr="008E1A76" w:rsidDel="007C79B5">
          <w:rPr>
            <w:color w:val="000000" w:themeColor="text1"/>
            <w:rPrChange w:id="2048" w:author="Natasha Hardy" w:date="2021-12-10T13:32:00Z">
              <w:rPr>
                <w:color w:val="000000"/>
              </w:rPr>
            </w:rPrChange>
          </w:rPr>
          <w:delText xml:space="preserve"> unique taxa</w:delText>
        </w:r>
      </w:del>
      <w:del w:id="2049" w:author="Natasha Hardy" w:date="2021-12-10T13:47:00Z">
        <w:r w:rsidRPr="008E1A76" w:rsidDel="000B2280">
          <w:rPr>
            <w:color w:val="000000" w:themeColor="text1"/>
            <w:rPrChange w:id="2050" w:author="Natasha Hardy" w:date="2021-12-10T13:32:00Z">
              <w:rPr>
                <w:color w:val="000000"/>
              </w:rPr>
            </w:rPrChange>
          </w:rPr>
          <w:delText>.</w:delText>
        </w:r>
      </w:del>
    </w:p>
    <w:p w14:paraId="746699B2" w14:textId="50E009CE" w:rsidR="00C65F08" w:rsidRPr="008E1A76" w:rsidRDefault="008445EE" w:rsidP="001553A7">
      <w:pPr>
        <w:pBdr>
          <w:top w:val="nil"/>
          <w:left w:val="nil"/>
          <w:bottom w:val="nil"/>
          <w:right w:val="nil"/>
          <w:between w:val="nil"/>
        </w:pBdr>
        <w:ind w:firstLine="720"/>
        <w:rPr>
          <w:color w:val="000000" w:themeColor="text1"/>
          <w:rPrChange w:id="2051" w:author="Natasha Hardy" w:date="2021-12-10T13:32:00Z">
            <w:rPr>
              <w:color w:val="000000"/>
            </w:rPr>
          </w:rPrChange>
        </w:rPr>
      </w:pPr>
      <w:r w:rsidRPr="008E1A76">
        <w:rPr>
          <w:color w:val="000000" w:themeColor="text1"/>
          <w:rPrChange w:id="2052" w:author="Natasha Hardy" w:date="2021-12-10T13:32:00Z">
            <w:rPr>
              <w:color w:val="000000"/>
            </w:rPr>
          </w:rPrChange>
        </w:rPr>
        <w:t xml:space="preserve">Consensus sequences for each OTU were queried against the National Center for Biotechnology Information’s (NCBI) GenBank nucleotide database using the algorithm </w:t>
      </w:r>
      <w:proofErr w:type="spellStart"/>
      <w:r w:rsidRPr="008E1A76">
        <w:rPr>
          <w:color w:val="000000" w:themeColor="text1"/>
          <w:rPrChange w:id="2053" w:author="Natasha Hardy" w:date="2021-12-10T13:32:00Z">
            <w:rPr>
              <w:color w:val="000000"/>
            </w:rPr>
          </w:rPrChange>
        </w:rPr>
        <w:t>BLASTn</w:t>
      </w:r>
      <w:proofErr w:type="spellEnd"/>
      <w:r w:rsidRPr="008E1A76">
        <w:rPr>
          <w:color w:val="000000" w:themeColor="text1"/>
          <w:rPrChange w:id="2054" w:author="Natasha Hardy" w:date="2021-12-10T13:32:00Z">
            <w:rPr>
              <w:color w:val="000000"/>
            </w:rPr>
          </w:rPrChange>
        </w:rPr>
        <w:t xml:space="preserve"> (Basic Local Alignment Search Tool</w:t>
      </w:r>
      <w:r w:rsidRPr="008E1A76">
        <w:rPr>
          <w:color w:val="000000" w:themeColor="text1"/>
          <w:rPrChange w:id="2055" w:author="Natasha Hardy" w:date="2021-12-10T13:32:00Z">
            <w:rPr/>
          </w:rPrChange>
        </w:rPr>
        <w:t>)</w:t>
      </w:r>
      <w:r w:rsidRPr="008E1A76">
        <w:rPr>
          <w:color w:val="000000" w:themeColor="text1"/>
          <w:rPrChange w:id="2056" w:author="Natasha Hardy" w:date="2021-12-10T13:32:00Z">
            <w:rPr>
              <w:color w:val="000000"/>
            </w:rPr>
          </w:rPrChange>
        </w:rPr>
        <w:t xml:space="preserve"> </w:t>
      </w:r>
      <w:r w:rsidRPr="008E1A76">
        <w:rPr>
          <w:color w:val="000000" w:themeColor="text1"/>
          <w:rPrChange w:id="2057" w:author="Natasha Hardy" w:date="2021-12-10T13:32:00Z">
            <w:rPr/>
          </w:rPrChange>
        </w:rPr>
        <w:t>(Benson et al., 2005)</w:t>
      </w:r>
      <w:r w:rsidRPr="008E1A76">
        <w:rPr>
          <w:color w:val="000000" w:themeColor="text1"/>
          <w:rPrChange w:id="2058" w:author="Natasha Hardy" w:date="2021-12-10T13:32:00Z">
            <w:rPr>
              <w:color w:val="000000"/>
            </w:rPr>
          </w:rPrChange>
        </w:rPr>
        <w:t xml:space="preserve">. The resulting ‘blasted’ sequences were </w:t>
      </w:r>
      <w:del w:id="2059" w:author="Natasha Hardy" w:date="2021-11-11T12:27:00Z">
        <w:r w:rsidRPr="008E1A76" w:rsidDel="00960F72">
          <w:rPr>
            <w:color w:val="000000" w:themeColor="text1"/>
            <w:rPrChange w:id="2060" w:author="Natasha Hardy" w:date="2021-12-10T13:32:00Z">
              <w:rPr>
                <w:color w:val="000000"/>
              </w:rPr>
            </w:rPrChange>
          </w:rPr>
          <w:delText xml:space="preserve">then </w:delText>
        </w:r>
      </w:del>
      <w:r w:rsidRPr="008E1A76">
        <w:rPr>
          <w:color w:val="000000" w:themeColor="text1"/>
          <w:rPrChange w:id="2061" w:author="Natasha Hardy" w:date="2021-12-10T13:32:00Z">
            <w:rPr>
              <w:color w:val="000000"/>
            </w:rPr>
          </w:rPrChange>
        </w:rPr>
        <w:t xml:space="preserve">assigned to taxa, following criteria and taxonomic reference databases outlined in Hardy et al. (2017) </w:t>
      </w:r>
      <w:del w:id="2062" w:author="Natasha Hardy" w:date="2021-11-11T11:57:00Z">
        <w:r w:rsidRPr="008E1A76" w:rsidDel="007B0D8A">
          <w:rPr>
            <w:color w:val="000000" w:themeColor="text1"/>
            <w:rPrChange w:id="2063" w:author="Natasha Hardy" w:date="2021-12-10T13:32:00Z">
              <w:rPr>
                <w:color w:val="000000"/>
              </w:rPr>
            </w:rPrChange>
          </w:rPr>
          <w:delText xml:space="preserve">and Deagle et al. (2009) </w:delText>
        </w:r>
      </w:del>
      <w:r w:rsidRPr="008E1A76">
        <w:rPr>
          <w:color w:val="000000" w:themeColor="text1"/>
          <w:rPrChange w:id="2064" w:author="Natasha Hardy" w:date="2021-12-10T13:32:00Z">
            <w:rPr>
              <w:color w:val="000000"/>
            </w:rPr>
          </w:rPrChange>
        </w:rPr>
        <w:t xml:space="preserve">and </w:t>
      </w:r>
      <w:r w:rsidR="0034344F" w:rsidRPr="008E1A76">
        <w:rPr>
          <w:color w:val="000000" w:themeColor="text1"/>
          <w:rPrChange w:id="2065" w:author="Natasha Hardy" w:date="2021-12-10T13:32:00Z">
            <w:rPr>
              <w:color w:val="000000"/>
            </w:rPr>
          </w:rPrChange>
        </w:rPr>
        <w:t>Appendix</w:t>
      </w:r>
      <w:r w:rsidRPr="008E1A76">
        <w:rPr>
          <w:color w:val="000000" w:themeColor="text1"/>
          <w:rPrChange w:id="2066" w:author="Natasha Hardy" w:date="2021-12-10T13:32:00Z">
            <w:rPr/>
          </w:rPrChange>
        </w:rPr>
        <w:t xml:space="preserve"> S1.3</w:t>
      </w:r>
      <w:ins w:id="2067" w:author="Natasha Hardy" w:date="2021-12-10T11:26:00Z">
        <w:r w:rsidR="000B44A9" w:rsidRPr="008E1A76">
          <w:rPr>
            <w:color w:val="000000" w:themeColor="text1"/>
          </w:rPr>
          <w:t xml:space="preserve"> (Table S</w:t>
        </w:r>
      </w:ins>
      <w:ins w:id="2068" w:author="Natasha Hardy" w:date="2021-12-10T11:40:00Z">
        <w:r w:rsidR="001338CF" w:rsidRPr="008E1A76">
          <w:rPr>
            <w:color w:val="000000" w:themeColor="text1"/>
          </w:rPr>
          <w:t>3</w:t>
        </w:r>
      </w:ins>
      <w:ins w:id="2069" w:author="Natasha Hardy" w:date="2021-12-10T11:26:00Z">
        <w:r w:rsidR="000B44A9" w:rsidRPr="008E1A76">
          <w:rPr>
            <w:color w:val="000000" w:themeColor="text1"/>
          </w:rPr>
          <w:t>)</w:t>
        </w:r>
      </w:ins>
      <w:r w:rsidRPr="008E1A76">
        <w:rPr>
          <w:color w:val="000000" w:themeColor="text1"/>
          <w:rPrChange w:id="2070" w:author="Natasha Hardy" w:date="2021-12-10T13:32:00Z">
            <w:rPr>
              <w:color w:val="000000"/>
            </w:rPr>
          </w:rPrChange>
        </w:rPr>
        <w:t>. The</w:t>
      </w:r>
      <w:ins w:id="2071" w:author="Natasha Hardy" w:date="2021-11-11T12:26:00Z">
        <w:r w:rsidR="00960F72" w:rsidRPr="008E1A76">
          <w:rPr>
            <w:color w:val="000000" w:themeColor="text1"/>
            <w:rPrChange w:id="2072" w:author="Natasha Hardy" w:date="2021-12-10T13:32:00Z">
              <w:rPr>
                <w:color w:val="000000"/>
              </w:rPr>
            </w:rPrChange>
          </w:rPr>
          <w:t>se</w:t>
        </w:r>
      </w:ins>
      <w:del w:id="2073" w:author="Natasha Hardy" w:date="2021-11-11T12:26:00Z">
        <w:r w:rsidRPr="008E1A76" w:rsidDel="00960F72">
          <w:rPr>
            <w:color w:val="000000" w:themeColor="text1"/>
            <w:rPrChange w:id="2074" w:author="Natasha Hardy" w:date="2021-12-10T13:32:00Z">
              <w:rPr>
                <w:color w:val="000000"/>
              </w:rPr>
            </w:rPrChange>
          </w:rPr>
          <w:delText xml:space="preserve"> objective of these </w:delText>
        </w:r>
      </w:del>
      <w:ins w:id="2075" w:author="Natasha Hardy" w:date="2021-11-11T12:26:00Z">
        <w:r w:rsidR="00960F72" w:rsidRPr="008E1A76">
          <w:rPr>
            <w:color w:val="000000" w:themeColor="text1"/>
            <w:rPrChange w:id="2076" w:author="Natasha Hardy" w:date="2021-12-10T13:32:00Z">
              <w:rPr>
                <w:color w:val="000000"/>
              </w:rPr>
            </w:rPrChange>
          </w:rPr>
          <w:t xml:space="preserve"> </w:t>
        </w:r>
      </w:ins>
      <w:r w:rsidRPr="008E1A76">
        <w:rPr>
          <w:color w:val="000000" w:themeColor="text1"/>
          <w:rPrChange w:id="2077" w:author="Natasha Hardy" w:date="2021-12-10T13:32:00Z">
            <w:rPr>
              <w:color w:val="000000"/>
            </w:rPr>
          </w:rPrChange>
        </w:rPr>
        <w:t>criteria</w:t>
      </w:r>
      <w:del w:id="2078" w:author="Natasha Hardy" w:date="2021-12-09T16:13:00Z">
        <w:r w:rsidRPr="008E1A76" w:rsidDel="0058544C">
          <w:rPr>
            <w:color w:val="000000" w:themeColor="text1"/>
            <w:rPrChange w:id="2079" w:author="Natasha Hardy" w:date="2021-12-10T13:32:00Z">
              <w:rPr>
                <w:color w:val="000000"/>
              </w:rPr>
            </w:rPrChange>
          </w:rPr>
          <w:delText xml:space="preserve"> </w:delText>
        </w:r>
      </w:del>
      <w:del w:id="2080" w:author="Natasha Hardy" w:date="2021-11-11T12:26:00Z">
        <w:r w:rsidRPr="008E1A76" w:rsidDel="00960F72">
          <w:rPr>
            <w:color w:val="000000" w:themeColor="text1"/>
            <w:rPrChange w:id="2081" w:author="Natasha Hardy" w:date="2021-12-10T13:32:00Z">
              <w:rPr>
                <w:color w:val="000000"/>
              </w:rPr>
            </w:rPrChange>
          </w:rPr>
          <w:delText xml:space="preserve">was to </w:delText>
        </w:r>
      </w:del>
      <w:del w:id="2082" w:author="Natasha Hardy" w:date="2021-12-09T16:13:00Z">
        <w:r w:rsidRPr="008E1A76" w:rsidDel="0058544C">
          <w:rPr>
            <w:color w:val="000000" w:themeColor="text1"/>
            <w:rPrChange w:id="2083" w:author="Natasha Hardy" w:date="2021-12-10T13:32:00Z">
              <w:rPr>
                <w:color w:val="000000"/>
              </w:rPr>
            </w:rPrChange>
          </w:rPr>
          <w:delText>ensure</w:delText>
        </w:r>
      </w:del>
      <w:r w:rsidRPr="008E1A76">
        <w:rPr>
          <w:color w:val="000000" w:themeColor="text1"/>
          <w:rPrChange w:id="2084" w:author="Natasha Hardy" w:date="2021-12-10T13:32:00Z">
            <w:rPr>
              <w:color w:val="000000"/>
            </w:rPr>
          </w:rPrChange>
        </w:rPr>
        <w:t xml:space="preserve"> </w:t>
      </w:r>
      <w:proofErr w:type="spellStart"/>
      <w:r w:rsidRPr="008E1A76">
        <w:rPr>
          <w:color w:val="000000" w:themeColor="text1"/>
          <w:rPrChange w:id="2085" w:author="Natasha Hardy" w:date="2021-12-10T13:32:00Z">
            <w:rPr>
              <w:color w:val="000000"/>
            </w:rPr>
          </w:rPrChange>
        </w:rPr>
        <w:t>maxi</w:t>
      </w:r>
      <w:ins w:id="2086" w:author="Natasha Hardy" w:date="2021-12-09T16:13:00Z">
        <w:r w:rsidR="0058544C" w:rsidRPr="008E1A76">
          <w:rPr>
            <w:color w:val="000000" w:themeColor="text1"/>
            <w:rPrChange w:id="2087" w:author="Natasha Hardy" w:date="2021-12-10T13:32:00Z">
              <w:rPr>
                <w:color w:val="000000"/>
              </w:rPr>
            </w:rPrChange>
          </w:rPr>
          <w:t>mised</w:t>
        </w:r>
      </w:ins>
      <w:proofErr w:type="spellEnd"/>
      <w:del w:id="2088" w:author="Natasha Hardy" w:date="2021-12-09T16:13:00Z">
        <w:r w:rsidRPr="008E1A76" w:rsidDel="0058544C">
          <w:rPr>
            <w:color w:val="000000" w:themeColor="text1"/>
            <w:rPrChange w:id="2089" w:author="Natasha Hardy" w:date="2021-12-10T13:32:00Z">
              <w:rPr>
                <w:color w:val="000000"/>
              </w:rPr>
            </w:rPrChange>
          </w:rPr>
          <w:delText>mum</w:delText>
        </w:r>
      </w:del>
      <w:r w:rsidRPr="008E1A76">
        <w:rPr>
          <w:color w:val="000000" w:themeColor="text1"/>
          <w:rPrChange w:id="2090" w:author="Natasha Hardy" w:date="2021-12-10T13:32:00Z">
            <w:rPr>
              <w:color w:val="000000"/>
            </w:rPr>
          </w:rPrChange>
        </w:rPr>
        <w:t xml:space="preserve"> confidence in making a taxonomic identification</w:t>
      </w:r>
      <w:del w:id="2091" w:author="Rebecca McIntosh" w:date="2021-10-29T12:06:00Z">
        <w:r w:rsidRPr="008E1A76" w:rsidDel="007A0DB9">
          <w:rPr>
            <w:color w:val="000000" w:themeColor="text1"/>
            <w:rPrChange w:id="2092" w:author="Natasha Hardy" w:date="2021-12-10T13:32:00Z">
              <w:rPr>
                <w:color w:val="000000"/>
              </w:rPr>
            </w:rPrChange>
          </w:rPr>
          <w:delText>, and</w:delText>
        </w:r>
      </w:del>
      <w:ins w:id="2093" w:author="Microsoft Office User" w:date="2021-11-30T13:42:00Z">
        <w:r w:rsidR="00B1310F" w:rsidRPr="008E1A76">
          <w:rPr>
            <w:color w:val="000000" w:themeColor="text1"/>
            <w:rPrChange w:id="2094" w:author="Natasha Hardy" w:date="2021-12-10T13:32:00Z">
              <w:rPr>
                <w:color w:val="000000"/>
              </w:rPr>
            </w:rPrChange>
          </w:rPr>
          <w:t xml:space="preserve"> and</w:t>
        </w:r>
        <w:del w:id="2095" w:author="Natasha Hardy" w:date="2021-12-09T16:14:00Z">
          <w:r w:rsidR="00B1310F" w:rsidRPr="008E1A76" w:rsidDel="0058544C">
            <w:rPr>
              <w:color w:val="000000" w:themeColor="text1"/>
              <w:rPrChange w:id="2096" w:author="Natasha Hardy" w:date="2021-12-10T13:32:00Z">
                <w:rPr>
                  <w:color w:val="000000"/>
                </w:rPr>
              </w:rPrChange>
            </w:rPr>
            <w:delText xml:space="preserve"> a</w:delText>
          </w:r>
        </w:del>
        <w:r w:rsidR="00B1310F" w:rsidRPr="008E1A76">
          <w:rPr>
            <w:color w:val="000000" w:themeColor="text1"/>
            <w:rPrChange w:id="2097" w:author="Natasha Hardy" w:date="2021-12-10T13:32:00Z">
              <w:rPr>
                <w:color w:val="000000"/>
              </w:rPr>
            </w:rPrChange>
          </w:rPr>
          <w:t xml:space="preserve"> </w:t>
        </w:r>
        <w:proofErr w:type="spellStart"/>
        <w:r w:rsidR="00B1310F" w:rsidRPr="008E1A76">
          <w:rPr>
            <w:color w:val="000000" w:themeColor="text1"/>
            <w:rPrChange w:id="2098" w:author="Natasha Hardy" w:date="2021-12-10T13:32:00Z">
              <w:rPr>
                <w:color w:val="000000"/>
              </w:rPr>
            </w:rPrChange>
          </w:rPr>
          <w:t>minim</w:t>
        </w:r>
      </w:ins>
      <w:ins w:id="2099" w:author="Natasha Hardy" w:date="2021-12-09T16:14:00Z">
        <w:r w:rsidR="0058544C" w:rsidRPr="008E1A76">
          <w:rPr>
            <w:color w:val="000000" w:themeColor="text1"/>
            <w:rPrChange w:id="2100" w:author="Natasha Hardy" w:date="2021-12-10T13:32:00Z">
              <w:rPr>
                <w:color w:val="000000"/>
              </w:rPr>
            </w:rPrChange>
          </w:rPr>
          <w:t>ised</w:t>
        </w:r>
      </w:ins>
      <w:proofErr w:type="spellEnd"/>
      <w:ins w:id="2101" w:author="Microsoft Office User" w:date="2021-11-30T13:42:00Z">
        <w:del w:id="2102" w:author="Natasha Hardy" w:date="2021-12-09T16:14:00Z">
          <w:r w:rsidR="00B1310F" w:rsidRPr="008E1A76" w:rsidDel="0058544C">
            <w:rPr>
              <w:color w:val="000000" w:themeColor="text1"/>
              <w:rPrChange w:id="2103" w:author="Natasha Hardy" w:date="2021-12-10T13:32:00Z">
                <w:rPr>
                  <w:color w:val="000000"/>
                </w:rPr>
              </w:rPrChange>
            </w:rPr>
            <w:delText>um</w:delText>
          </w:r>
        </w:del>
      </w:ins>
      <w:ins w:id="2104" w:author="Rebecca McIntosh" w:date="2021-10-29T12:06:00Z">
        <w:del w:id="2105" w:author="Microsoft Office User" w:date="2021-11-30T13:42:00Z">
          <w:r w:rsidR="007A0DB9" w:rsidRPr="008E1A76" w:rsidDel="00B1310F">
            <w:rPr>
              <w:color w:val="000000" w:themeColor="text1"/>
              <w:rPrChange w:id="2106" w:author="Natasha Hardy" w:date="2021-12-10T13:32:00Z">
                <w:rPr>
                  <w:color w:val="000000"/>
                </w:rPr>
              </w:rPrChange>
            </w:rPr>
            <w:delText>, while</w:delText>
          </w:r>
        </w:del>
      </w:ins>
      <w:del w:id="2107" w:author="Microsoft Office User" w:date="2021-11-30T13:42:00Z">
        <w:r w:rsidRPr="008E1A76" w:rsidDel="00B1310F">
          <w:rPr>
            <w:color w:val="000000" w:themeColor="text1"/>
            <w:rPrChange w:id="2108" w:author="Natasha Hardy" w:date="2021-12-10T13:32:00Z">
              <w:rPr>
                <w:color w:val="000000"/>
              </w:rPr>
            </w:rPrChange>
          </w:rPr>
          <w:delText xml:space="preserve"> minimise </w:delText>
        </w:r>
      </w:del>
      <w:ins w:id="2109" w:author="Rebecca McIntosh" w:date="2021-10-29T12:06:00Z">
        <w:del w:id="2110" w:author="Microsoft Office User" w:date="2021-11-30T13:42:00Z">
          <w:r w:rsidR="007A0DB9" w:rsidRPr="008E1A76" w:rsidDel="00B1310F">
            <w:rPr>
              <w:color w:val="000000" w:themeColor="text1"/>
              <w:rPrChange w:id="2111" w:author="Natasha Hardy" w:date="2021-12-10T13:32:00Z">
                <w:rPr>
                  <w:color w:val="000000"/>
                </w:rPr>
              </w:rPrChange>
            </w:rPr>
            <w:delText xml:space="preserve">minimising </w:delText>
          </w:r>
        </w:del>
      </w:ins>
      <w:del w:id="2112" w:author="Microsoft Office User" w:date="2021-11-30T13:43:00Z">
        <w:r w:rsidRPr="008E1A76" w:rsidDel="00B1310F">
          <w:rPr>
            <w:color w:val="000000" w:themeColor="text1"/>
            <w:rPrChange w:id="2113" w:author="Natasha Hardy" w:date="2021-12-10T13:32:00Z">
              <w:rPr>
                <w:color w:val="000000"/>
              </w:rPr>
            </w:rPrChange>
          </w:rPr>
          <w:delText>the</w:delText>
        </w:r>
      </w:del>
      <w:r w:rsidRPr="008E1A76">
        <w:rPr>
          <w:color w:val="000000" w:themeColor="text1"/>
          <w:rPrChange w:id="2114" w:author="Natasha Hardy" w:date="2021-12-10T13:32:00Z">
            <w:rPr>
              <w:color w:val="000000"/>
            </w:rPr>
          </w:rPrChange>
        </w:rPr>
        <w:t xml:space="preserve"> risk of false positives.</w:t>
      </w:r>
    </w:p>
    <w:p w14:paraId="1F233D39" w14:textId="77777777" w:rsidR="00C65F08" w:rsidRPr="008E1A76" w:rsidRDefault="00C65F08" w:rsidP="001553A7">
      <w:pPr>
        <w:pBdr>
          <w:top w:val="nil"/>
          <w:left w:val="nil"/>
          <w:bottom w:val="nil"/>
          <w:right w:val="nil"/>
          <w:between w:val="nil"/>
        </w:pBdr>
        <w:rPr>
          <w:color w:val="000000" w:themeColor="text1"/>
          <w:rPrChange w:id="2115" w:author="Natasha Hardy" w:date="2021-12-10T13:32:00Z">
            <w:rPr>
              <w:color w:val="000000"/>
            </w:rPr>
          </w:rPrChange>
        </w:rPr>
      </w:pPr>
    </w:p>
    <w:p w14:paraId="25F07B6A" w14:textId="1C4E9947" w:rsidR="00C65F08" w:rsidRPr="008E1A76" w:rsidRDefault="008445EE" w:rsidP="001553A7">
      <w:pPr>
        <w:pStyle w:val="Heading3"/>
        <w:rPr>
          <w:color w:val="000000" w:themeColor="text1"/>
          <w:rPrChange w:id="2116" w:author="Natasha Hardy" w:date="2021-12-10T13:32:00Z">
            <w:rPr/>
          </w:rPrChange>
        </w:rPr>
      </w:pPr>
      <w:bookmarkStart w:id="2117" w:name="_v905livazlun" w:colFirst="0" w:colLast="0"/>
      <w:bookmarkEnd w:id="2117"/>
      <w:r w:rsidRPr="008E1A76">
        <w:rPr>
          <w:color w:val="000000" w:themeColor="text1"/>
          <w:rPrChange w:id="2118" w:author="Natasha Hardy" w:date="2021-12-10T13:32:00Z">
            <w:rPr/>
          </w:rPrChange>
        </w:rPr>
        <w:t xml:space="preserve">Haplotype </w:t>
      </w:r>
      <w:ins w:id="2119" w:author="Natasha Hardy" w:date="2021-12-09T16:27:00Z">
        <w:r w:rsidR="001F6DBA" w:rsidRPr="008E1A76">
          <w:rPr>
            <w:color w:val="000000" w:themeColor="text1"/>
            <w:rPrChange w:id="2120" w:author="Natasha Hardy" w:date="2021-12-10T13:32:00Z">
              <w:rPr/>
            </w:rPrChange>
          </w:rPr>
          <w:t xml:space="preserve">polymorphism </w:t>
        </w:r>
      </w:ins>
      <w:r w:rsidRPr="008E1A76">
        <w:rPr>
          <w:color w:val="000000" w:themeColor="text1"/>
          <w:rPrChange w:id="2121" w:author="Natasha Hardy" w:date="2021-12-10T13:32:00Z">
            <w:rPr/>
          </w:rPrChange>
        </w:rPr>
        <w:t>analysis</w:t>
      </w:r>
      <w:del w:id="2122" w:author="Natasha Hardy" w:date="2021-12-09T16:27:00Z">
        <w:r w:rsidRPr="008E1A76" w:rsidDel="001F6DBA">
          <w:rPr>
            <w:color w:val="000000" w:themeColor="text1"/>
            <w:rPrChange w:id="2123" w:author="Natasha Hardy" w:date="2021-12-10T13:32:00Z">
              <w:rPr/>
            </w:rPrChange>
          </w:rPr>
          <w:delText xml:space="preserve"> and assessment of penguin abundance consumed</w:delText>
        </w:r>
      </w:del>
    </w:p>
    <w:p w14:paraId="15BB64D5" w14:textId="77777777" w:rsidR="00C65F08" w:rsidRPr="008E1A76" w:rsidRDefault="00C65F08" w:rsidP="001553A7">
      <w:pPr>
        <w:pBdr>
          <w:top w:val="nil"/>
          <w:left w:val="nil"/>
          <w:bottom w:val="nil"/>
          <w:right w:val="nil"/>
          <w:between w:val="nil"/>
        </w:pBdr>
        <w:rPr>
          <w:color w:val="000000" w:themeColor="text1"/>
          <w:rPrChange w:id="2124" w:author="Natasha Hardy" w:date="2021-12-10T13:32:00Z">
            <w:rPr>
              <w:color w:val="000000"/>
            </w:rPr>
          </w:rPrChange>
        </w:rPr>
      </w:pPr>
    </w:p>
    <w:p w14:paraId="0A809EBD" w14:textId="49C0F701" w:rsidR="007759ED" w:rsidRPr="008E1A76" w:rsidRDefault="00B323F6" w:rsidP="001553A7">
      <w:pPr>
        <w:pBdr>
          <w:top w:val="nil"/>
          <w:left w:val="nil"/>
          <w:bottom w:val="nil"/>
          <w:right w:val="nil"/>
          <w:between w:val="nil"/>
        </w:pBdr>
        <w:rPr>
          <w:ins w:id="2125" w:author="Microsoft Office User" w:date="2021-10-14T10:53:00Z"/>
          <w:color w:val="000000" w:themeColor="text1"/>
          <w:rPrChange w:id="2126" w:author="Natasha Hardy" w:date="2021-12-10T13:32:00Z">
            <w:rPr>
              <w:ins w:id="2127" w:author="Microsoft Office User" w:date="2021-10-14T10:53:00Z"/>
              <w:color w:val="000000"/>
            </w:rPr>
          </w:rPrChange>
        </w:rPr>
      </w:pPr>
      <w:ins w:id="2128" w:author="Natasha Hardy" w:date="2021-11-11T11:59:00Z">
        <w:del w:id="2129" w:author="Nathan Bott" w:date="2021-12-10T14:25:00Z">
          <w:r w:rsidRPr="008E1A76" w:rsidDel="00B21BCE">
            <w:rPr>
              <w:color w:val="000000" w:themeColor="text1"/>
              <w:rPrChange w:id="2130" w:author="Natasha Hardy" w:date="2021-12-10T13:32:00Z">
                <w:rPr>
                  <w:color w:val="000000"/>
                </w:rPr>
              </w:rPrChange>
            </w:rPr>
            <w:delText xml:space="preserve">Due to their high cultural and conservation value, </w:delText>
          </w:r>
        </w:del>
      </w:ins>
      <w:del w:id="2131" w:author="Natasha Hardy" w:date="2021-11-11T11:59:00Z">
        <w:r w:rsidR="008445EE" w:rsidRPr="008E1A76" w:rsidDel="00B323F6">
          <w:rPr>
            <w:color w:val="000000" w:themeColor="text1"/>
            <w:rPrChange w:id="2132" w:author="Natasha Hardy" w:date="2021-12-10T13:32:00Z">
              <w:rPr>
                <w:color w:val="000000"/>
              </w:rPr>
            </w:rPrChange>
          </w:rPr>
          <w:delText xml:space="preserve">We </w:delText>
        </w:r>
      </w:del>
      <w:ins w:id="2133" w:author="Nathan Bott" w:date="2021-12-10T14:25:00Z">
        <w:r w:rsidR="00B21BCE" w:rsidRPr="008E1A76">
          <w:rPr>
            <w:color w:val="000000" w:themeColor="text1"/>
            <w:rPrChange w:id="2134" w:author="Natasha Hardy" w:date="2021-12-10T13:32:00Z">
              <w:rPr>
                <w:color w:val="000000"/>
              </w:rPr>
            </w:rPrChange>
          </w:rPr>
          <w:t>W</w:t>
        </w:r>
      </w:ins>
      <w:ins w:id="2135" w:author="Natasha Hardy" w:date="2021-11-11T11:59:00Z">
        <w:del w:id="2136" w:author="Nathan Bott" w:date="2021-12-10T14:25:00Z">
          <w:r w:rsidRPr="008E1A76" w:rsidDel="00B21BCE">
            <w:rPr>
              <w:color w:val="000000" w:themeColor="text1"/>
              <w:rPrChange w:id="2137" w:author="Natasha Hardy" w:date="2021-12-10T13:32:00Z">
                <w:rPr>
                  <w:color w:val="000000"/>
                </w:rPr>
              </w:rPrChange>
            </w:rPr>
            <w:delText>w</w:delText>
          </w:r>
        </w:del>
        <w:r w:rsidRPr="008E1A76">
          <w:rPr>
            <w:color w:val="000000" w:themeColor="text1"/>
            <w:rPrChange w:id="2138" w:author="Natasha Hardy" w:date="2021-12-10T13:32:00Z">
              <w:rPr>
                <w:color w:val="000000"/>
              </w:rPr>
            </w:rPrChange>
          </w:rPr>
          <w:t xml:space="preserve">e </w:t>
        </w:r>
      </w:ins>
      <w:ins w:id="2139" w:author="Michael Bunce" w:date="2021-12-09T12:13:00Z">
        <w:r w:rsidR="003F1270" w:rsidRPr="008E1A76">
          <w:rPr>
            <w:color w:val="000000" w:themeColor="text1"/>
            <w:rPrChange w:id="2140" w:author="Natasha Hardy" w:date="2021-12-10T13:32:00Z">
              <w:rPr>
                <w:color w:val="000000"/>
              </w:rPr>
            </w:rPrChange>
          </w:rPr>
          <w:t xml:space="preserve">sought to </w:t>
        </w:r>
        <w:del w:id="2141" w:author="Natasha Hardy" w:date="2021-12-09T13:49:00Z">
          <w:r w:rsidR="003F1270" w:rsidRPr="008E1A76" w:rsidDel="009F111C">
            <w:rPr>
              <w:color w:val="000000" w:themeColor="text1"/>
              <w:rPrChange w:id="2142" w:author="Natasha Hardy" w:date="2021-12-10T13:32:00Z">
                <w:rPr>
                  <w:color w:val="000000"/>
                </w:rPr>
              </w:rPrChange>
            </w:rPr>
            <w:delText xml:space="preserve">to </w:delText>
          </w:r>
        </w:del>
      </w:ins>
      <w:del w:id="2143" w:author="Natasha Hardy" w:date="2021-11-11T11:59:00Z">
        <w:r w:rsidR="008445EE" w:rsidRPr="008E1A76" w:rsidDel="00B323F6">
          <w:rPr>
            <w:color w:val="000000" w:themeColor="text1"/>
            <w:rPrChange w:id="2144" w:author="Natasha Hardy" w:date="2021-12-10T13:32:00Z">
              <w:rPr>
                <w:color w:val="000000"/>
              </w:rPr>
            </w:rPrChange>
          </w:rPr>
          <w:delText>report on</w:delText>
        </w:r>
      </w:del>
      <w:ins w:id="2145" w:author="Natasha Hardy" w:date="2021-11-11T11:59:00Z">
        <w:del w:id="2146" w:author="Michael Bunce" w:date="2021-12-09T12:13:00Z">
          <w:r w:rsidRPr="008E1A76" w:rsidDel="003F1270">
            <w:rPr>
              <w:color w:val="000000" w:themeColor="text1"/>
              <w:rPrChange w:id="2147" w:author="Natasha Hardy" w:date="2021-12-10T13:32:00Z">
                <w:rPr>
                  <w:color w:val="000000"/>
                </w:rPr>
              </w:rPrChange>
            </w:rPr>
            <w:delText>identif</w:delText>
          </w:r>
        </w:del>
      </w:ins>
      <w:ins w:id="2148" w:author="Michael Bunce" w:date="2021-12-09T12:13:00Z">
        <w:r w:rsidR="003F1270" w:rsidRPr="008E1A76">
          <w:rPr>
            <w:color w:val="000000" w:themeColor="text1"/>
            <w:rPrChange w:id="2149" w:author="Natasha Hardy" w:date="2021-12-10T13:32:00Z">
              <w:rPr>
                <w:color w:val="000000"/>
              </w:rPr>
            </w:rPrChange>
          </w:rPr>
          <w:t>identify</w:t>
        </w:r>
      </w:ins>
      <w:ins w:id="2150" w:author="Microsoft Office User" w:date="2021-11-30T13:45:00Z">
        <w:del w:id="2151" w:author="Michael Bunce" w:date="2021-12-09T12:13:00Z">
          <w:r w:rsidR="006F337E" w:rsidRPr="008E1A76" w:rsidDel="003F1270">
            <w:rPr>
              <w:color w:val="000000" w:themeColor="text1"/>
              <w:rPrChange w:id="2152" w:author="Natasha Hardy" w:date="2021-12-10T13:32:00Z">
                <w:rPr>
                  <w:color w:val="000000"/>
                </w:rPr>
              </w:rPrChange>
            </w:rPr>
            <w:delText>ed</w:delText>
          </w:r>
        </w:del>
      </w:ins>
      <w:ins w:id="2153" w:author="Natasha Hardy" w:date="2021-11-11T11:59:00Z">
        <w:del w:id="2154" w:author="Microsoft Office User" w:date="2021-11-30T13:45:00Z">
          <w:r w:rsidRPr="008E1A76" w:rsidDel="006F337E">
            <w:rPr>
              <w:color w:val="000000" w:themeColor="text1"/>
              <w:rPrChange w:id="2155" w:author="Natasha Hardy" w:date="2021-12-10T13:32:00Z">
                <w:rPr>
                  <w:color w:val="000000"/>
                </w:rPr>
              </w:rPrChange>
            </w:rPr>
            <w:delText>y</w:delText>
          </w:r>
        </w:del>
      </w:ins>
      <w:del w:id="2156" w:author="Natasha Hardy" w:date="2021-12-09T16:18:00Z">
        <w:r w:rsidR="008445EE" w:rsidRPr="008E1A76" w:rsidDel="0058544C">
          <w:rPr>
            <w:color w:val="000000" w:themeColor="text1"/>
            <w:rPrChange w:id="2157" w:author="Natasha Hardy" w:date="2021-12-10T13:32:00Z">
              <w:rPr>
                <w:color w:val="000000"/>
              </w:rPr>
            </w:rPrChange>
          </w:rPr>
          <w:delText xml:space="preserve"> </w:delText>
        </w:r>
      </w:del>
      <w:ins w:id="2158" w:author="Michael Bunce" w:date="2021-12-09T12:13:00Z">
        <w:del w:id="2159" w:author="Natasha Hardy" w:date="2021-12-09T16:18:00Z">
          <w:r w:rsidR="003F1270" w:rsidRPr="008E1A76" w:rsidDel="0058544C">
            <w:rPr>
              <w:color w:val="000000" w:themeColor="text1"/>
              <w:rPrChange w:id="2160" w:author="Natasha Hardy" w:date="2021-12-10T13:32:00Z">
                <w:rPr>
                  <w:color w:val="000000"/>
                </w:rPr>
              </w:rPrChange>
            </w:rPr>
            <w:delText>the</w:delText>
          </w:r>
        </w:del>
      </w:ins>
      <w:ins w:id="2161" w:author="Natasha Hardy" w:date="2021-12-09T16:18:00Z">
        <w:r w:rsidR="0058544C" w:rsidRPr="008E1A76">
          <w:rPr>
            <w:color w:val="000000" w:themeColor="text1"/>
            <w:rPrChange w:id="2162" w:author="Natasha Hardy" w:date="2021-12-10T13:32:00Z">
              <w:rPr>
                <w:color w:val="000000"/>
              </w:rPr>
            </w:rPrChange>
          </w:rPr>
          <w:t xml:space="preserve"> a minimum</w:t>
        </w:r>
      </w:ins>
      <w:ins w:id="2163" w:author="Michael Bunce" w:date="2021-12-09T12:13:00Z">
        <w:r w:rsidR="003F1270" w:rsidRPr="008E1A76">
          <w:rPr>
            <w:color w:val="000000" w:themeColor="text1"/>
            <w:rPrChange w:id="2164" w:author="Natasha Hardy" w:date="2021-12-10T13:32:00Z">
              <w:rPr>
                <w:color w:val="000000"/>
              </w:rPr>
            </w:rPrChange>
          </w:rPr>
          <w:t xml:space="preserve"> number of </w:t>
        </w:r>
      </w:ins>
      <w:r w:rsidR="008445EE" w:rsidRPr="008E1A76">
        <w:rPr>
          <w:color w:val="000000" w:themeColor="text1"/>
          <w:rPrChange w:id="2165" w:author="Natasha Hardy" w:date="2021-12-10T13:32:00Z">
            <w:rPr>
              <w:color w:val="000000"/>
            </w:rPr>
          </w:rPrChange>
        </w:rPr>
        <w:t xml:space="preserve">individual little penguin </w:t>
      </w:r>
      <w:ins w:id="2166" w:author="Michael Bunce" w:date="2021-12-09T12:14:00Z">
        <w:r w:rsidR="003F1270" w:rsidRPr="008E1A76">
          <w:rPr>
            <w:color w:val="000000" w:themeColor="text1"/>
            <w:rPrChange w:id="2167" w:author="Natasha Hardy" w:date="2021-12-10T13:32:00Z">
              <w:rPr>
                <w:color w:val="000000"/>
              </w:rPr>
            </w:rPrChange>
          </w:rPr>
          <w:t xml:space="preserve">by exploring </w:t>
        </w:r>
      </w:ins>
      <w:proofErr w:type="spellStart"/>
      <w:r w:rsidR="008445EE" w:rsidRPr="008E1A76">
        <w:rPr>
          <w:color w:val="000000" w:themeColor="text1"/>
          <w:rPrChange w:id="2168" w:author="Natasha Hardy" w:date="2021-12-10T13:32:00Z">
            <w:rPr>
              <w:color w:val="000000"/>
            </w:rPr>
          </w:rPrChange>
        </w:rPr>
        <w:t>mtDNA</w:t>
      </w:r>
      <w:proofErr w:type="spellEnd"/>
      <w:r w:rsidR="008445EE" w:rsidRPr="008E1A76">
        <w:rPr>
          <w:color w:val="000000" w:themeColor="text1"/>
          <w:rPrChange w:id="2169" w:author="Natasha Hardy" w:date="2021-12-10T13:32:00Z">
            <w:rPr>
              <w:color w:val="000000"/>
            </w:rPr>
          </w:rPrChange>
        </w:rPr>
        <w:t xml:space="preserve"> haplotypes from </w:t>
      </w:r>
      <w:del w:id="2170" w:author="Natasha Hardy" w:date="2021-12-09T16:18:00Z">
        <w:r w:rsidR="008445EE" w:rsidRPr="008E1A76" w:rsidDel="0058544C">
          <w:rPr>
            <w:color w:val="000000" w:themeColor="text1"/>
            <w:rPrChange w:id="2171" w:author="Natasha Hardy" w:date="2021-12-10T13:32:00Z">
              <w:rPr>
                <w:color w:val="000000"/>
              </w:rPr>
            </w:rPrChange>
          </w:rPr>
          <w:delText>the</w:delText>
        </w:r>
        <w:r w:rsidR="008445EE" w:rsidRPr="008E1A76" w:rsidDel="0058544C">
          <w:rPr>
            <w:color w:val="000000" w:themeColor="text1"/>
            <w:rPrChange w:id="2172" w:author="Natasha Hardy" w:date="2021-12-10T13:32:00Z">
              <w:rPr/>
            </w:rPrChange>
          </w:rPr>
          <w:delText xml:space="preserve"> (</w:delText>
        </w:r>
      </w:del>
      <w:r w:rsidR="008445EE" w:rsidRPr="008E1A76">
        <w:rPr>
          <w:color w:val="000000" w:themeColor="text1"/>
          <w:rPrChange w:id="2173" w:author="Natasha Hardy" w:date="2021-12-10T13:32:00Z">
            <w:rPr/>
          </w:rPrChange>
        </w:rPr>
        <w:t>12S rRNA</w:t>
      </w:r>
      <w:del w:id="2174" w:author="Natasha Hardy" w:date="2021-12-09T16:19:00Z">
        <w:r w:rsidR="008445EE" w:rsidRPr="008E1A76" w:rsidDel="0058544C">
          <w:rPr>
            <w:color w:val="000000" w:themeColor="text1"/>
            <w:rPrChange w:id="2175" w:author="Natasha Hardy" w:date="2021-12-10T13:32:00Z">
              <w:rPr/>
            </w:rPrChange>
          </w:rPr>
          <w:delText>)</w:delText>
        </w:r>
      </w:del>
      <w:ins w:id="2176" w:author="Michael Bunce" w:date="2021-12-09T12:14:00Z">
        <w:del w:id="2177" w:author="Natasha Hardy" w:date="2021-12-09T16:19:00Z">
          <w:r w:rsidR="003F1270" w:rsidRPr="008E1A76" w:rsidDel="0058544C">
            <w:rPr>
              <w:color w:val="000000" w:themeColor="text1"/>
              <w:rPrChange w:id="2178" w:author="Natasha Hardy" w:date="2021-12-10T13:32:00Z">
                <w:rPr/>
              </w:rPrChange>
            </w:rPr>
            <w:delText xml:space="preserve">. </w:delText>
          </w:r>
        </w:del>
      </w:ins>
      <w:ins w:id="2179" w:author="Natasha Hardy" w:date="2021-12-09T16:19:00Z">
        <w:r w:rsidR="0058544C" w:rsidRPr="008E1A76">
          <w:rPr>
            <w:color w:val="000000" w:themeColor="text1"/>
            <w:rPrChange w:id="2180" w:author="Natasha Hardy" w:date="2021-12-10T13:32:00Z">
              <w:rPr/>
            </w:rPrChange>
          </w:rPr>
          <w:t xml:space="preserve"> sequences obtained. </w:t>
        </w:r>
      </w:ins>
      <w:ins w:id="2181" w:author="Michael Bunce" w:date="2021-12-09T12:14:00Z">
        <w:r w:rsidR="003F1270" w:rsidRPr="008E1A76">
          <w:rPr>
            <w:color w:val="000000" w:themeColor="text1"/>
            <w:rPrChange w:id="2182" w:author="Natasha Hardy" w:date="2021-12-10T13:32:00Z">
              <w:rPr/>
            </w:rPrChange>
          </w:rPr>
          <w:t xml:space="preserve">While </w:t>
        </w:r>
        <w:del w:id="2183" w:author="Natasha Hardy" w:date="2021-12-10T11:14:00Z">
          <w:r w:rsidR="003F1270" w:rsidRPr="008E1A76" w:rsidDel="003C6B2B">
            <w:rPr>
              <w:color w:val="000000" w:themeColor="text1"/>
              <w:rPrChange w:id="2184" w:author="Natasha Hardy" w:date="2021-12-10T13:32:00Z">
                <w:rPr/>
              </w:rPrChange>
            </w:rPr>
            <w:delText xml:space="preserve">highly </w:delText>
          </w:r>
        </w:del>
        <w:r w:rsidR="003F1270" w:rsidRPr="008E1A76">
          <w:rPr>
            <w:color w:val="000000" w:themeColor="text1"/>
            <w:rPrChange w:id="2185" w:author="Natasha Hardy" w:date="2021-12-10T13:32:00Z">
              <w:rPr/>
            </w:rPrChange>
          </w:rPr>
          <w:t>dependent on sequence fidelity</w:t>
        </w:r>
      </w:ins>
      <w:ins w:id="2186" w:author="Michael Bunce" w:date="2021-12-09T12:15:00Z">
        <w:r w:rsidR="003F1270" w:rsidRPr="008E1A76">
          <w:rPr>
            <w:color w:val="000000" w:themeColor="text1"/>
            <w:rPrChange w:id="2187" w:author="Natasha Hardy" w:date="2021-12-10T13:32:00Z">
              <w:rPr/>
            </w:rPrChange>
          </w:rPr>
          <w:t>, such approaches have been used to explore</w:t>
        </w:r>
      </w:ins>
      <w:ins w:id="2188" w:author="Michael Bunce" w:date="2021-12-09T12:16:00Z">
        <w:r w:rsidR="003F1270" w:rsidRPr="008E1A76">
          <w:rPr>
            <w:color w:val="000000" w:themeColor="text1"/>
            <w:rPrChange w:id="2189" w:author="Natasha Hardy" w:date="2021-12-10T13:32:00Z">
              <w:rPr/>
            </w:rPrChange>
          </w:rPr>
          <w:t xml:space="preserve"> </w:t>
        </w:r>
        <w:del w:id="2190" w:author="Natasha Hardy" w:date="2021-12-09T13:49:00Z">
          <w:r w:rsidR="003F1270" w:rsidRPr="008E1A76" w:rsidDel="009F111C">
            <w:rPr>
              <w:color w:val="000000" w:themeColor="text1"/>
              <w:rPrChange w:id="2191" w:author="Natasha Hardy" w:date="2021-12-10T13:32:00Z">
                <w:rPr/>
              </w:rPrChange>
            </w:rPr>
            <w:delText>intrspecific</w:delText>
          </w:r>
        </w:del>
      </w:ins>
      <w:ins w:id="2192" w:author="Natasha Hardy" w:date="2021-12-09T13:49:00Z">
        <w:r w:rsidR="009F111C" w:rsidRPr="008E1A76">
          <w:rPr>
            <w:color w:val="000000" w:themeColor="text1"/>
            <w:rPrChange w:id="2193" w:author="Natasha Hardy" w:date="2021-12-10T13:32:00Z">
              <w:rPr/>
            </w:rPrChange>
          </w:rPr>
          <w:t>intraspecific</w:t>
        </w:r>
      </w:ins>
      <w:ins w:id="2194" w:author="Michael Bunce" w:date="2021-12-09T12:16:00Z">
        <w:r w:rsidR="003F1270" w:rsidRPr="008E1A76">
          <w:rPr>
            <w:color w:val="000000" w:themeColor="text1"/>
            <w:rPrChange w:id="2195" w:author="Natasha Hardy" w:date="2021-12-10T13:32:00Z">
              <w:rPr/>
            </w:rPrChange>
          </w:rPr>
          <w:t xml:space="preserve"> diversity</w:t>
        </w:r>
      </w:ins>
      <w:ins w:id="2196" w:author="Natasha Hardy" w:date="2021-12-09T16:19:00Z">
        <w:r w:rsidR="0058544C" w:rsidRPr="008E1A76">
          <w:rPr>
            <w:color w:val="000000" w:themeColor="text1"/>
            <w:rPrChange w:id="2197" w:author="Natasha Hardy" w:date="2021-12-10T13:32:00Z">
              <w:rPr/>
            </w:rPrChange>
          </w:rPr>
          <w:t xml:space="preserve"> (similar to </w:t>
        </w:r>
        <w:proofErr w:type="spellStart"/>
        <w:r w:rsidR="0058544C" w:rsidRPr="008E1A76">
          <w:rPr>
            <w:color w:val="000000" w:themeColor="text1"/>
            <w:rPrChange w:id="2198" w:author="Natasha Hardy" w:date="2021-12-10T13:32:00Z">
              <w:rPr/>
            </w:rPrChange>
          </w:rPr>
          <w:t>Seersholm</w:t>
        </w:r>
        <w:proofErr w:type="spellEnd"/>
        <w:r w:rsidR="0058544C" w:rsidRPr="008E1A76">
          <w:rPr>
            <w:color w:val="000000" w:themeColor="text1"/>
            <w:rPrChange w:id="2199" w:author="Natasha Hardy" w:date="2021-12-10T13:32:00Z">
              <w:rPr/>
            </w:rPrChange>
          </w:rPr>
          <w:t xml:space="preserve"> et al., 2018)</w:t>
        </w:r>
      </w:ins>
      <w:ins w:id="2200" w:author="Michael Bunce" w:date="2021-12-09T12:15:00Z">
        <w:del w:id="2201" w:author="Natasha Hardy" w:date="2021-12-09T16:19:00Z">
          <w:r w:rsidR="003F1270" w:rsidRPr="008E1A76" w:rsidDel="0058544C">
            <w:rPr>
              <w:color w:val="000000" w:themeColor="text1"/>
              <w:rPrChange w:id="2202" w:author="Natasha Hardy" w:date="2021-12-10T13:32:00Z">
                <w:rPr/>
              </w:rPrChange>
            </w:rPr>
            <w:delText xml:space="preserve"> </w:delText>
          </w:r>
        </w:del>
      </w:ins>
      <w:ins w:id="2203" w:author="Michael Bunce" w:date="2021-12-09T12:14:00Z">
        <w:del w:id="2204" w:author="Natasha Hardy" w:date="2021-12-09T13:27:00Z">
          <w:r w:rsidR="003F1270" w:rsidRPr="008E1A76" w:rsidDel="00266487">
            <w:rPr>
              <w:color w:val="000000" w:themeColor="text1"/>
              <w:rPrChange w:id="2205" w:author="Natasha Hardy" w:date="2021-12-10T13:32:00Z">
                <w:rPr/>
              </w:rPrChange>
            </w:rPr>
            <w:delText xml:space="preserve"> </w:delText>
          </w:r>
        </w:del>
      </w:ins>
      <w:del w:id="2206" w:author="Natasha Hardy" w:date="2021-12-09T13:27:00Z">
        <w:r w:rsidR="008445EE" w:rsidRPr="008E1A76" w:rsidDel="00266487">
          <w:rPr>
            <w:color w:val="000000" w:themeColor="text1"/>
            <w:rPrChange w:id="2207" w:author="Natasha Hardy" w:date="2021-12-10T13:32:00Z">
              <w:rPr/>
            </w:rPrChange>
          </w:rPr>
          <w:delText xml:space="preserve"> </w:delText>
        </w:r>
      </w:del>
      <w:del w:id="2208" w:author="Natasha Hardy" w:date="2021-11-13T10:30:00Z">
        <w:r w:rsidR="008445EE" w:rsidRPr="008E1A76" w:rsidDel="00075E7C">
          <w:rPr>
            <w:color w:val="000000" w:themeColor="text1"/>
            <w:rPrChange w:id="2209" w:author="Natasha Hardy" w:date="2021-12-10T13:32:00Z">
              <w:rPr/>
            </w:rPrChange>
          </w:rPr>
          <w:delText>metabarcoding data</w:delText>
        </w:r>
      </w:del>
      <w:del w:id="2210" w:author="Natasha Hardy" w:date="2021-12-09T13:27:00Z">
        <w:r w:rsidR="008445EE" w:rsidRPr="008E1A76" w:rsidDel="00266487">
          <w:rPr>
            <w:color w:val="000000" w:themeColor="text1"/>
            <w:rPrChange w:id="2211" w:author="Natasha Hardy" w:date="2021-12-10T13:32:00Z">
              <w:rPr>
                <w:color w:val="000000"/>
              </w:rPr>
            </w:rPrChange>
          </w:rPr>
          <w:delText xml:space="preserve"> to assist in estimating</w:delText>
        </w:r>
      </w:del>
      <w:ins w:id="2212" w:author="Rebecca McIntosh" w:date="2021-10-29T12:06:00Z">
        <w:del w:id="2213" w:author="Natasha Hardy" w:date="2021-12-09T13:27:00Z">
          <w:r w:rsidR="006E305C" w:rsidRPr="008E1A76" w:rsidDel="00266487">
            <w:rPr>
              <w:color w:val="000000" w:themeColor="text1"/>
              <w:rPrChange w:id="2214" w:author="Natasha Hardy" w:date="2021-12-10T13:32:00Z">
                <w:rPr>
                  <w:color w:val="000000"/>
                </w:rPr>
              </w:rPrChange>
            </w:rPr>
            <w:delText>estimate</w:delText>
          </w:r>
        </w:del>
      </w:ins>
      <w:del w:id="2215" w:author="Natasha Hardy" w:date="2021-12-09T13:27:00Z">
        <w:r w:rsidR="008445EE" w:rsidRPr="008E1A76" w:rsidDel="00266487">
          <w:rPr>
            <w:color w:val="000000" w:themeColor="text1"/>
            <w:rPrChange w:id="2216" w:author="Natasha Hardy" w:date="2021-12-10T13:32:00Z">
              <w:rPr>
                <w:color w:val="000000"/>
              </w:rPr>
            </w:rPrChange>
          </w:rPr>
          <w:delText xml:space="preserve"> the minimum number of penguins that could have been consumed within samples assayed </w:delText>
        </w:r>
      </w:del>
      <w:del w:id="2217" w:author="Natasha Hardy" w:date="2021-12-09T16:19:00Z">
        <w:r w:rsidR="008445EE" w:rsidRPr="008E1A76" w:rsidDel="0058544C">
          <w:rPr>
            <w:color w:val="000000" w:themeColor="text1"/>
            <w:shd w:val="clear" w:color="auto" w:fill="DDDDDD"/>
            <w:rPrChange w:id="2218" w:author="Natasha Hardy" w:date="2021-12-10T13:32:00Z">
              <w:rPr>
                <w:shd w:val="clear" w:color="auto" w:fill="DDDDDD"/>
              </w:rPr>
            </w:rPrChange>
          </w:rPr>
          <w:delText xml:space="preserve">(similar to Seersholm et al., </w:delText>
        </w:r>
        <w:commentRangeStart w:id="2219"/>
        <w:r w:rsidR="008445EE" w:rsidRPr="008E1A76" w:rsidDel="0058544C">
          <w:rPr>
            <w:color w:val="000000" w:themeColor="text1"/>
            <w:shd w:val="clear" w:color="auto" w:fill="DDDDDD"/>
            <w:rPrChange w:id="2220" w:author="Natasha Hardy" w:date="2021-12-10T13:32:00Z">
              <w:rPr>
                <w:shd w:val="clear" w:color="auto" w:fill="DDDDDD"/>
              </w:rPr>
            </w:rPrChange>
          </w:rPr>
          <w:delText>2018</w:delText>
        </w:r>
        <w:commentRangeEnd w:id="2219"/>
        <w:r w:rsidR="003F1270" w:rsidRPr="008E1A76" w:rsidDel="0058544C">
          <w:rPr>
            <w:rStyle w:val="CommentReference"/>
            <w:color w:val="000000" w:themeColor="text1"/>
            <w:rPrChange w:id="2221" w:author="Natasha Hardy" w:date="2021-12-10T13:32:00Z">
              <w:rPr>
                <w:rStyle w:val="CommentReference"/>
              </w:rPr>
            </w:rPrChange>
          </w:rPr>
          <w:commentReference w:id="2219"/>
        </w:r>
        <w:r w:rsidR="008445EE" w:rsidRPr="008E1A76" w:rsidDel="0058544C">
          <w:rPr>
            <w:color w:val="000000" w:themeColor="text1"/>
            <w:shd w:val="clear" w:color="auto" w:fill="DDDDDD"/>
            <w:rPrChange w:id="2222" w:author="Natasha Hardy" w:date="2021-12-10T13:32:00Z">
              <w:rPr>
                <w:shd w:val="clear" w:color="auto" w:fill="DDDDDD"/>
              </w:rPr>
            </w:rPrChange>
          </w:rPr>
          <w:delText>)</w:delText>
        </w:r>
      </w:del>
      <w:r w:rsidR="008445EE" w:rsidRPr="008E1A76">
        <w:rPr>
          <w:color w:val="000000" w:themeColor="text1"/>
          <w:rPrChange w:id="2223" w:author="Natasha Hardy" w:date="2021-12-10T13:32:00Z">
            <w:rPr>
              <w:color w:val="000000"/>
            </w:rPr>
          </w:rPrChange>
        </w:rPr>
        <w:t xml:space="preserve">. </w:t>
      </w:r>
      <w:ins w:id="2224" w:author="Michael Bunce" w:date="2021-12-09T12:16:00Z">
        <w:del w:id="2225" w:author="Natasha Hardy" w:date="2021-12-09T13:49:00Z">
          <w:r w:rsidR="003F1270" w:rsidRPr="008E1A76" w:rsidDel="009F111C">
            <w:rPr>
              <w:color w:val="000000" w:themeColor="text1"/>
              <w:rPrChange w:id="2226" w:author="Natasha Hardy" w:date="2021-12-10T13:32:00Z">
                <w:rPr>
                  <w:color w:val="000000"/>
                </w:rPr>
              </w:rPrChange>
            </w:rPr>
            <w:delText>Acordinbgl</w:delText>
          </w:r>
        </w:del>
      </w:ins>
      <w:ins w:id="2227" w:author="Nathan Bott" w:date="2021-12-10T14:25:00Z">
        <w:r w:rsidR="00994BE4" w:rsidRPr="008E1A76">
          <w:rPr>
            <w:color w:val="000000" w:themeColor="text1"/>
            <w:rPrChange w:id="2228" w:author="Natasha Hardy" w:date="2021-12-10T13:32:00Z">
              <w:rPr>
                <w:color w:val="000000"/>
              </w:rPr>
            </w:rPrChange>
          </w:rPr>
          <w:t>W</w:t>
        </w:r>
      </w:ins>
      <w:ins w:id="2229" w:author="Michael Bunce" w:date="2021-12-09T12:16:00Z">
        <w:del w:id="2230" w:author="Natasha Hardy" w:date="2021-12-09T13:49:00Z">
          <w:r w:rsidR="003F1270" w:rsidRPr="008E1A76" w:rsidDel="009F111C">
            <w:rPr>
              <w:color w:val="000000" w:themeColor="text1"/>
              <w:rPrChange w:id="2231" w:author="Natasha Hardy" w:date="2021-12-10T13:32:00Z">
                <w:rPr>
                  <w:color w:val="000000"/>
                </w:rPr>
              </w:rPrChange>
            </w:rPr>
            <w:delText>y</w:delText>
          </w:r>
        </w:del>
      </w:ins>
      <w:ins w:id="2232" w:author="Natasha Hardy" w:date="2021-12-09T13:49:00Z">
        <w:del w:id="2233" w:author="Nathan Bott" w:date="2021-12-10T14:25:00Z">
          <w:r w:rsidR="009F111C" w:rsidRPr="008E1A76" w:rsidDel="00994BE4">
            <w:rPr>
              <w:color w:val="000000" w:themeColor="text1"/>
              <w:rPrChange w:id="2234" w:author="Natasha Hardy" w:date="2021-12-10T13:32:00Z">
                <w:rPr>
                  <w:color w:val="000000"/>
                </w:rPr>
              </w:rPrChange>
            </w:rPr>
            <w:delText>Accordingly</w:delText>
          </w:r>
        </w:del>
      </w:ins>
      <w:ins w:id="2235" w:author="Michael Bunce" w:date="2021-12-09T12:16:00Z">
        <w:del w:id="2236" w:author="Nathan Bott" w:date="2021-12-10T14:25:00Z">
          <w:r w:rsidR="003F1270" w:rsidRPr="008E1A76" w:rsidDel="00994BE4">
            <w:rPr>
              <w:color w:val="000000" w:themeColor="text1"/>
              <w:rPrChange w:id="2237" w:author="Natasha Hardy" w:date="2021-12-10T13:32:00Z">
                <w:rPr>
                  <w:color w:val="000000"/>
                </w:rPr>
              </w:rPrChange>
            </w:rPr>
            <w:delText>, w</w:delText>
          </w:r>
        </w:del>
      </w:ins>
      <w:ins w:id="2238" w:author="Natasha Hardy" w:date="2021-11-13T10:32:00Z">
        <w:del w:id="2239" w:author="Michael Bunce" w:date="2021-12-09T12:16:00Z">
          <w:r w:rsidR="00075E7C" w:rsidRPr="008E1A76" w:rsidDel="003F1270">
            <w:rPr>
              <w:color w:val="000000" w:themeColor="text1"/>
              <w:rPrChange w:id="2240" w:author="Natasha Hardy" w:date="2021-12-10T13:32:00Z">
                <w:rPr>
                  <w:color w:val="000000"/>
                </w:rPr>
              </w:rPrChange>
            </w:rPr>
            <w:delText>W</w:delText>
          </w:r>
        </w:del>
        <w:r w:rsidR="00075E7C" w:rsidRPr="008E1A76">
          <w:rPr>
            <w:color w:val="000000" w:themeColor="text1"/>
            <w:rPrChange w:id="2241" w:author="Natasha Hardy" w:date="2021-12-10T13:32:00Z">
              <w:rPr>
                <w:color w:val="000000"/>
              </w:rPr>
            </w:rPrChange>
          </w:rPr>
          <w:t xml:space="preserve">e imported </w:t>
        </w:r>
      </w:ins>
      <w:ins w:id="2242" w:author="Natasha Hardy" w:date="2021-11-13T10:33:00Z">
        <w:r w:rsidR="00075E7C" w:rsidRPr="008E1A76">
          <w:rPr>
            <w:color w:val="000000" w:themeColor="text1"/>
            <w:rPrChange w:id="2243" w:author="Natasha Hardy" w:date="2021-12-10T13:32:00Z">
              <w:rPr>
                <w:color w:val="000000"/>
              </w:rPr>
            </w:rPrChange>
          </w:rPr>
          <w:t xml:space="preserve">the </w:t>
        </w:r>
      </w:ins>
      <w:ins w:id="2244" w:author="Natasha Hardy" w:date="2021-12-09T16:19:00Z">
        <w:r w:rsidR="0058544C" w:rsidRPr="008E1A76">
          <w:rPr>
            <w:color w:val="000000" w:themeColor="text1"/>
            <w:rPrChange w:id="2245" w:author="Natasha Hardy" w:date="2021-12-10T13:32:00Z">
              <w:rPr>
                <w:color w:val="000000"/>
              </w:rPr>
            </w:rPrChange>
          </w:rPr>
          <w:t xml:space="preserve">quality-filtered </w:t>
        </w:r>
      </w:ins>
      <w:ins w:id="2246" w:author="Natasha Hardy" w:date="2021-11-13T10:36:00Z">
        <w:r w:rsidR="00075E7C" w:rsidRPr="008E1A76">
          <w:rPr>
            <w:color w:val="000000" w:themeColor="text1"/>
            <w:rPrChange w:id="2247" w:author="Natasha Hardy" w:date="2021-12-10T13:32:00Z">
              <w:rPr>
                <w:color w:val="000000"/>
              </w:rPr>
            </w:rPrChange>
          </w:rPr>
          <w:t xml:space="preserve">file containing 47,478 </w:t>
        </w:r>
      </w:ins>
      <w:ins w:id="2248" w:author="Michael Bunce" w:date="2021-12-09T12:17:00Z">
        <w:del w:id="2249" w:author="Natasha Hardy" w:date="2021-12-09T16:19:00Z">
          <w:r w:rsidR="003F1270" w:rsidRPr="008E1A76" w:rsidDel="0058544C">
            <w:rPr>
              <w:color w:val="000000" w:themeColor="text1"/>
              <w:rPrChange w:id="2250" w:author="Natasha Hardy" w:date="2021-12-10T13:32:00Z">
                <w:rPr>
                  <w:color w:val="000000"/>
                </w:rPr>
              </w:rPrChange>
            </w:rPr>
            <w:delText>(quality )</w:delText>
          </w:r>
        </w:del>
      </w:ins>
      <w:ins w:id="2251" w:author="Natasha Hardy" w:date="2021-11-13T10:36:00Z">
        <w:r w:rsidR="00075E7C" w:rsidRPr="008E1A76">
          <w:rPr>
            <w:color w:val="000000" w:themeColor="text1"/>
            <w:rPrChange w:id="2252" w:author="Natasha Hardy" w:date="2021-12-10T13:32:00Z">
              <w:rPr>
                <w:color w:val="000000"/>
              </w:rPr>
            </w:rPrChange>
          </w:rPr>
          <w:t>s</w:t>
        </w:r>
      </w:ins>
      <w:ins w:id="2253" w:author="Natasha Hardy" w:date="2021-11-13T10:37:00Z">
        <w:r w:rsidR="00075E7C" w:rsidRPr="008E1A76">
          <w:rPr>
            <w:color w:val="000000" w:themeColor="text1"/>
            <w:rPrChange w:id="2254" w:author="Natasha Hardy" w:date="2021-12-10T13:32:00Z">
              <w:rPr>
                <w:color w:val="000000"/>
              </w:rPr>
            </w:rPrChange>
          </w:rPr>
          <w:t>eabird DNA s</w:t>
        </w:r>
      </w:ins>
      <w:ins w:id="2255" w:author="Natasha Hardy" w:date="2021-11-13T10:36:00Z">
        <w:r w:rsidR="00075E7C" w:rsidRPr="008E1A76">
          <w:rPr>
            <w:color w:val="000000" w:themeColor="text1"/>
            <w:rPrChange w:id="2256" w:author="Natasha Hardy" w:date="2021-12-10T13:32:00Z">
              <w:rPr>
                <w:color w:val="000000"/>
              </w:rPr>
            </w:rPrChange>
          </w:rPr>
          <w:t>equences</w:t>
        </w:r>
      </w:ins>
      <w:ins w:id="2257" w:author="Natasha Hardy" w:date="2021-11-13T10:37:00Z">
        <w:r w:rsidR="00075E7C" w:rsidRPr="008E1A76">
          <w:rPr>
            <w:color w:val="000000" w:themeColor="text1"/>
            <w:rPrChange w:id="2258" w:author="Natasha Hardy" w:date="2021-12-10T13:32:00Z">
              <w:rPr>
                <w:color w:val="000000"/>
              </w:rPr>
            </w:rPrChange>
          </w:rPr>
          <w:t>,</w:t>
        </w:r>
      </w:ins>
      <w:ins w:id="2259" w:author="Natasha Hardy" w:date="2021-12-09T16:21:00Z">
        <w:r w:rsidR="0058544C" w:rsidRPr="008E1A76">
          <w:rPr>
            <w:color w:val="000000" w:themeColor="text1"/>
            <w:rPrChange w:id="2260" w:author="Natasha Hardy" w:date="2021-12-10T13:32:00Z">
              <w:rPr>
                <w:color w:val="000000"/>
              </w:rPr>
            </w:rPrChange>
          </w:rPr>
          <w:t xml:space="preserve"> </w:t>
        </w:r>
        <w:r w:rsidR="0058544C" w:rsidRPr="008E1A76">
          <w:rPr>
            <w:color w:val="000000" w:themeColor="text1"/>
            <w:rPrChange w:id="2261" w:author="Natasha Hardy" w:date="2021-12-10T13:32:00Z">
              <w:rPr>
                <w:color w:val="000000"/>
              </w:rPr>
            </w:rPrChange>
          </w:rPr>
          <w:lastRenderedPageBreak/>
          <w:t>produced just prior to O</w:t>
        </w:r>
      </w:ins>
      <w:ins w:id="2262" w:author="Nathan Bott" w:date="2021-12-10T14:25:00Z">
        <w:r w:rsidR="00994BE4" w:rsidRPr="008E1A76">
          <w:rPr>
            <w:color w:val="000000" w:themeColor="text1"/>
            <w:rPrChange w:id="2263" w:author="Natasha Hardy" w:date="2021-12-10T13:32:00Z">
              <w:rPr>
                <w:color w:val="000000"/>
              </w:rPr>
            </w:rPrChange>
          </w:rPr>
          <w:t>TU</w:t>
        </w:r>
      </w:ins>
      <w:ins w:id="2264" w:author="Natasha Hardy" w:date="2021-12-09T16:21:00Z">
        <w:del w:id="2265" w:author="Nathan Bott" w:date="2021-12-10T14:25:00Z">
          <w:r w:rsidR="0058544C" w:rsidRPr="008E1A76" w:rsidDel="00994BE4">
            <w:rPr>
              <w:color w:val="000000" w:themeColor="text1"/>
              <w:rPrChange w:id="2266" w:author="Natasha Hardy" w:date="2021-12-10T13:32:00Z">
                <w:rPr>
                  <w:color w:val="000000"/>
                </w:rPr>
              </w:rPrChange>
            </w:rPr>
            <w:delText>UT</w:delText>
          </w:r>
        </w:del>
        <w:r w:rsidR="0058544C" w:rsidRPr="008E1A76">
          <w:rPr>
            <w:color w:val="000000" w:themeColor="text1"/>
            <w:rPrChange w:id="2267" w:author="Natasha Hardy" w:date="2021-12-10T13:32:00Z">
              <w:rPr>
                <w:color w:val="000000"/>
              </w:rPr>
            </w:rPrChange>
          </w:rPr>
          <w:t xml:space="preserve"> clustering,</w:t>
        </w:r>
      </w:ins>
      <w:ins w:id="2268" w:author="Natasha Hardy" w:date="2021-11-13T10:37:00Z">
        <w:r w:rsidR="00075E7C" w:rsidRPr="008E1A76">
          <w:rPr>
            <w:color w:val="000000" w:themeColor="text1"/>
            <w:rPrChange w:id="2269" w:author="Natasha Hardy" w:date="2021-12-10T13:32:00Z">
              <w:rPr>
                <w:color w:val="000000"/>
              </w:rPr>
            </w:rPrChange>
          </w:rPr>
          <w:t xml:space="preserve"> </w:t>
        </w:r>
      </w:ins>
      <w:ins w:id="2270" w:author="Natasha Hardy" w:date="2021-12-09T16:21:00Z">
        <w:r w:rsidR="0058544C" w:rsidRPr="008E1A76">
          <w:rPr>
            <w:color w:val="000000" w:themeColor="text1"/>
            <w:rPrChange w:id="2271" w:author="Natasha Hardy" w:date="2021-12-10T13:32:00Z">
              <w:rPr>
                <w:color w:val="000000"/>
              </w:rPr>
            </w:rPrChange>
          </w:rPr>
          <w:t xml:space="preserve">we </w:t>
        </w:r>
      </w:ins>
      <w:ins w:id="2272" w:author="Natasha Hardy" w:date="2021-11-13T10:37:00Z">
        <w:r w:rsidR="00075E7C" w:rsidRPr="008E1A76">
          <w:rPr>
            <w:color w:val="000000" w:themeColor="text1"/>
            <w:rPrChange w:id="2273" w:author="Natasha Hardy" w:date="2021-12-10T13:32:00Z">
              <w:rPr>
                <w:color w:val="000000"/>
              </w:rPr>
            </w:rPrChange>
          </w:rPr>
          <w:t xml:space="preserve">disaggregated </w:t>
        </w:r>
      </w:ins>
      <w:ins w:id="2274" w:author="Natasha Hardy" w:date="2021-11-13T10:38:00Z">
        <w:r w:rsidR="00075E7C" w:rsidRPr="008E1A76">
          <w:rPr>
            <w:color w:val="000000" w:themeColor="text1"/>
            <w:rPrChange w:id="2275" w:author="Natasha Hardy" w:date="2021-12-10T13:32:00Z">
              <w:rPr>
                <w:color w:val="000000"/>
              </w:rPr>
            </w:rPrChange>
          </w:rPr>
          <w:t xml:space="preserve">and matched </w:t>
        </w:r>
      </w:ins>
      <w:ins w:id="2276" w:author="Natasha Hardy" w:date="2021-11-13T10:37:00Z">
        <w:r w:rsidR="00075E7C" w:rsidRPr="008E1A76">
          <w:rPr>
            <w:color w:val="000000" w:themeColor="text1"/>
            <w:rPrChange w:id="2277" w:author="Natasha Hardy" w:date="2021-12-10T13:32:00Z">
              <w:rPr>
                <w:color w:val="000000"/>
              </w:rPr>
            </w:rPrChange>
          </w:rPr>
          <w:t xml:space="preserve">these sequences </w:t>
        </w:r>
      </w:ins>
      <w:ins w:id="2278" w:author="Natasha Hardy" w:date="2021-11-13T10:38:00Z">
        <w:r w:rsidR="00075E7C" w:rsidRPr="008E1A76">
          <w:rPr>
            <w:color w:val="000000" w:themeColor="text1"/>
            <w:rPrChange w:id="2279" w:author="Natasha Hardy" w:date="2021-12-10T13:32:00Z">
              <w:rPr>
                <w:color w:val="000000"/>
              </w:rPr>
            </w:rPrChange>
          </w:rPr>
          <w:t>in relation to sample identifier</w:t>
        </w:r>
      </w:ins>
      <w:ins w:id="2280" w:author="Natasha Hardy" w:date="2021-11-13T10:39:00Z">
        <w:r w:rsidR="00075E7C" w:rsidRPr="008E1A76">
          <w:rPr>
            <w:color w:val="000000" w:themeColor="text1"/>
            <w:rPrChange w:id="2281" w:author="Natasha Hardy" w:date="2021-12-10T13:32:00Z">
              <w:rPr>
                <w:color w:val="000000"/>
              </w:rPr>
            </w:rPrChange>
          </w:rPr>
          <w:t xml:space="preserve"> and formed these into clusters of unique sequences in </w:t>
        </w:r>
        <w:proofErr w:type="spellStart"/>
        <w:r w:rsidR="00075E7C" w:rsidRPr="008E1A76">
          <w:rPr>
            <w:color w:val="000000" w:themeColor="text1"/>
            <w:rPrChange w:id="2282" w:author="Natasha Hardy" w:date="2021-12-10T13:32:00Z">
              <w:rPr>
                <w:color w:val="000000"/>
              </w:rPr>
            </w:rPrChange>
          </w:rPr>
          <w:t>Geneious</w:t>
        </w:r>
        <w:proofErr w:type="spellEnd"/>
        <w:r w:rsidR="00075E7C" w:rsidRPr="008E1A76">
          <w:rPr>
            <w:color w:val="000000" w:themeColor="text1"/>
            <w:rPrChange w:id="2283" w:author="Natasha Hardy" w:date="2021-12-10T13:32:00Z">
              <w:rPr>
                <w:color w:val="000000"/>
              </w:rPr>
            </w:rPrChange>
          </w:rPr>
          <w:t xml:space="preserve">. </w:t>
        </w:r>
      </w:ins>
      <w:ins w:id="2284" w:author="Microsoft Office User" w:date="2021-11-30T13:45:00Z">
        <w:r w:rsidR="006F337E" w:rsidRPr="008E1A76">
          <w:rPr>
            <w:color w:val="000000" w:themeColor="text1"/>
            <w:rPrChange w:id="2285" w:author="Natasha Hardy" w:date="2021-12-10T13:32:00Z">
              <w:rPr>
                <w:color w:val="000000"/>
                <w:highlight w:val="yellow"/>
              </w:rPr>
            </w:rPrChange>
          </w:rPr>
          <w:t xml:space="preserve">From the six samples </w:t>
        </w:r>
      </w:ins>
      <w:ins w:id="2286" w:author="Microsoft Office User" w:date="2021-11-30T13:46:00Z">
        <w:r w:rsidR="006F337E" w:rsidRPr="008E1A76">
          <w:rPr>
            <w:color w:val="000000" w:themeColor="text1"/>
            <w:rPrChange w:id="2287" w:author="Natasha Hardy" w:date="2021-12-10T13:32:00Z">
              <w:rPr>
                <w:color w:val="000000"/>
                <w:highlight w:val="yellow"/>
              </w:rPr>
            </w:rPrChange>
          </w:rPr>
          <w:t xml:space="preserve">that contained abundant penguin DNA </w:t>
        </w:r>
      </w:ins>
      <w:ins w:id="2288" w:author="Natasha Hardy" w:date="2021-11-13T10:39:00Z">
        <w:del w:id="2289" w:author="Microsoft Office User" w:date="2021-11-30T13:46:00Z">
          <w:r w:rsidR="00075E7C" w:rsidRPr="008E1A76" w:rsidDel="006F337E">
            <w:rPr>
              <w:color w:val="000000" w:themeColor="text1"/>
              <w:rPrChange w:id="2290" w:author="Natasha Hardy" w:date="2021-12-10T13:32:00Z">
                <w:rPr>
                  <w:color w:val="000000"/>
                </w:rPr>
              </w:rPrChange>
            </w:rPr>
            <w:delText xml:space="preserve">For each sample that contained </w:delText>
          </w:r>
        </w:del>
      </w:ins>
      <w:ins w:id="2291" w:author="Natasha Hardy" w:date="2021-11-13T10:40:00Z">
        <w:del w:id="2292" w:author="Microsoft Office User" w:date="2021-11-30T13:46:00Z">
          <w:r w:rsidR="00075E7C" w:rsidRPr="008E1A76" w:rsidDel="006F337E">
            <w:rPr>
              <w:color w:val="000000" w:themeColor="text1"/>
              <w:rPrChange w:id="2293" w:author="Natasha Hardy" w:date="2021-12-10T13:32:00Z">
                <w:rPr>
                  <w:color w:val="000000"/>
                </w:rPr>
              </w:rPrChange>
            </w:rPr>
            <w:delText xml:space="preserve">abundant </w:delText>
          </w:r>
        </w:del>
      </w:ins>
      <w:ins w:id="2294" w:author="Natasha Hardy" w:date="2021-11-13T10:39:00Z">
        <w:del w:id="2295" w:author="Microsoft Office User" w:date="2021-11-30T13:46:00Z">
          <w:r w:rsidR="00075E7C" w:rsidRPr="008E1A76" w:rsidDel="006F337E">
            <w:rPr>
              <w:color w:val="000000" w:themeColor="text1"/>
              <w:rPrChange w:id="2296" w:author="Natasha Hardy" w:date="2021-12-10T13:32:00Z">
                <w:rPr>
                  <w:color w:val="000000"/>
                </w:rPr>
              </w:rPrChange>
            </w:rPr>
            <w:delText>penguin DNA</w:delText>
          </w:r>
        </w:del>
      </w:ins>
      <w:ins w:id="2297" w:author="Microsoft Office User" w:date="2021-11-30T13:46:00Z">
        <w:r w:rsidR="006F337E" w:rsidRPr="008E1A76">
          <w:rPr>
            <w:color w:val="000000" w:themeColor="text1"/>
            <w:rPrChange w:id="2298" w:author="Natasha Hardy" w:date="2021-12-10T13:32:00Z">
              <w:rPr>
                <w:color w:val="000000"/>
                <w:highlight w:val="yellow"/>
              </w:rPr>
            </w:rPrChange>
          </w:rPr>
          <w:t>(</w:t>
        </w:r>
      </w:ins>
      <w:ins w:id="2299" w:author="Natasha Hardy" w:date="2021-11-13T10:39:00Z">
        <w:del w:id="2300" w:author="Microsoft Office User" w:date="2021-11-30T13:46:00Z">
          <w:r w:rsidR="00075E7C" w:rsidRPr="008E1A76" w:rsidDel="006F337E">
            <w:rPr>
              <w:color w:val="000000" w:themeColor="text1"/>
              <w:rPrChange w:id="2301" w:author="Natasha Hardy" w:date="2021-12-10T13:32:00Z">
                <w:rPr>
                  <w:color w:val="000000"/>
                </w:rPr>
              </w:rPrChange>
            </w:rPr>
            <w:delText xml:space="preserve"> </w:delText>
          </w:r>
        </w:del>
      </w:ins>
      <w:ins w:id="2302" w:author="Natasha Hardy" w:date="2021-11-13T10:40:00Z">
        <w:del w:id="2303" w:author="Microsoft Office User" w:date="2021-11-30T13:46:00Z">
          <w:r w:rsidR="00075E7C" w:rsidRPr="008E1A76" w:rsidDel="006F337E">
            <w:rPr>
              <w:color w:val="000000" w:themeColor="text1"/>
              <w:rPrChange w:id="2304" w:author="Natasha Hardy" w:date="2021-12-10T13:32:00Z">
                <w:rPr>
                  <w:color w:val="000000"/>
                </w:rPr>
              </w:rPrChange>
            </w:rPr>
            <w:delText>(n = 6</w:delText>
          </w:r>
        </w:del>
      </w:ins>
      <w:ins w:id="2305" w:author="Natasha Hardy" w:date="2021-11-13T10:44:00Z">
        <w:del w:id="2306" w:author="Microsoft Office User" w:date="2021-11-30T13:46:00Z">
          <w:r w:rsidR="00147A9E" w:rsidRPr="008E1A76" w:rsidDel="006F337E">
            <w:rPr>
              <w:color w:val="000000" w:themeColor="text1"/>
              <w:rPrChange w:id="2307" w:author="Natasha Hardy" w:date="2021-12-10T13:32:00Z">
                <w:rPr>
                  <w:color w:val="000000"/>
                  <w:highlight w:val="yellow"/>
                </w:rPr>
              </w:rPrChange>
            </w:rPr>
            <w:delText xml:space="preserve">, </w:delText>
          </w:r>
        </w:del>
        <w:r w:rsidR="00147A9E" w:rsidRPr="008E1A76">
          <w:rPr>
            <w:color w:val="000000" w:themeColor="text1"/>
            <w:rPrChange w:id="2308" w:author="Natasha Hardy" w:date="2021-12-10T13:32:00Z">
              <w:rPr>
                <w:color w:val="000000"/>
                <w:highlight w:val="yellow"/>
              </w:rPr>
            </w:rPrChange>
          </w:rPr>
          <w:t>Table</w:t>
        </w:r>
      </w:ins>
      <w:ins w:id="2309" w:author="Natasha Hardy" w:date="2021-11-13T10:45:00Z">
        <w:r w:rsidR="00147A9E" w:rsidRPr="008E1A76">
          <w:rPr>
            <w:color w:val="000000" w:themeColor="text1"/>
            <w:rPrChange w:id="2310" w:author="Natasha Hardy" w:date="2021-12-10T13:32:00Z">
              <w:rPr>
                <w:color w:val="000000"/>
                <w:highlight w:val="yellow"/>
              </w:rPr>
            </w:rPrChange>
          </w:rPr>
          <w:t xml:space="preserve"> S</w:t>
        </w:r>
      </w:ins>
      <w:ins w:id="2311" w:author="Natasha Hardy" w:date="2021-12-10T11:46:00Z">
        <w:r w:rsidR="00690646" w:rsidRPr="008E1A76">
          <w:rPr>
            <w:color w:val="000000" w:themeColor="text1"/>
          </w:rPr>
          <w:t>4</w:t>
        </w:r>
      </w:ins>
      <w:ins w:id="2312" w:author="Natasha Hardy" w:date="2021-11-13T10:40:00Z">
        <w:r w:rsidR="00075E7C" w:rsidRPr="008E1A76">
          <w:rPr>
            <w:color w:val="000000" w:themeColor="text1"/>
            <w:rPrChange w:id="2313" w:author="Natasha Hardy" w:date="2021-12-10T13:32:00Z">
              <w:rPr>
                <w:color w:val="000000"/>
              </w:rPr>
            </w:rPrChange>
          </w:rPr>
          <w:t xml:space="preserve">), </w:t>
        </w:r>
      </w:ins>
      <w:ins w:id="2314" w:author="Natasha Hardy" w:date="2021-11-13T10:41:00Z">
        <w:r w:rsidR="00147A9E" w:rsidRPr="008E1A76">
          <w:rPr>
            <w:color w:val="000000" w:themeColor="text1"/>
            <w:rPrChange w:id="2315" w:author="Natasha Hardy" w:date="2021-12-10T13:32:00Z">
              <w:rPr>
                <w:color w:val="000000"/>
              </w:rPr>
            </w:rPrChange>
          </w:rPr>
          <w:t xml:space="preserve">we selected </w:t>
        </w:r>
        <w:del w:id="2316" w:author="Microsoft Office User" w:date="2021-11-30T13:47:00Z">
          <w:r w:rsidR="00147A9E" w:rsidRPr="008E1A76" w:rsidDel="006F337E">
            <w:rPr>
              <w:color w:val="000000" w:themeColor="text1"/>
              <w:rPrChange w:id="2317" w:author="Natasha Hardy" w:date="2021-12-10T13:32:00Z">
                <w:rPr>
                  <w:color w:val="000000"/>
                </w:rPr>
              </w:rPrChange>
            </w:rPr>
            <w:delText xml:space="preserve">only </w:delText>
          </w:r>
        </w:del>
      </w:ins>
      <w:ins w:id="2318" w:author="Natasha Hardy" w:date="2021-11-29T18:20:00Z">
        <w:del w:id="2319" w:author="Microsoft Office User" w:date="2021-11-30T13:47:00Z">
          <w:r w:rsidR="00687071" w:rsidRPr="008E1A76" w:rsidDel="006F337E">
            <w:rPr>
              <w:color w:val="000000" w:themeColor="text1"/>
              <w:rPrChange w:id="2320" w:author="Natasha Hardy" w:date="2021-12-10T13:32:00Z">
                <w:rPr>
                  <w:color w:val="000000"/>
                  <w:highlight w:val="yellow"/>
                </w:rPr>
              </w:rPrChange>
            </w:rPr>
            <w:delText>9</w:delText>
          </w:r>
        </w:del>
      </w:ins>
      <w:ins w:id="2321" w:author="Microsoft Office User" w:date="2021-11-30T13:47:00Z">
        <w:r w:rsidR="006F337E" w:rsidRPr="008E1A76">
          <w:rPr>
            <w:color w:val="000000" w:themeColor="text1"/>
            <w:rPrChange w:id="2322" w:author="Natasha Hardy" w:date="2021-12-10T13:32:00Z">
              <w:rPr>
                <w:color w:val="000000"/>
                <w:highlight w:val="yellow"/>
              </w:rPr>
            </w:rPrChange>
          </w:rPr>
          <w:t>the nine most</w:t>
        </w:r>
      </w:ins>
      <w:ins w:id="2323" w:author="Natasha Hardy" w:date="2021-11-29T18:20:00Z">
        <w:r w:rsidR="00687071" w:rsidRPr="008E1A76">
          <w:rPr>
            <w:color w:val="000000" w:themeColor="text1"/>
            <w:rPrChange w:id="2324" w:author="Natasha Hardy" w:date="2021-12-10T13:32:00Z">
              <w:rPr>
                <w:color w:val="000000"/>
                <w:highlight w:val="yellow"/>
              </w:rPr>
            </w:rPrChange>
          </w:rPr>
          <w:t xml:space="preserve"> </w:t>
        </w:r>
      </w:ins>
      <w:ins w:id="2325" w:author="Natasha Hardy" w:date="2021-11-13T10:41:00Z">
        <w:r w:rsidR="00147A9E" w:rsidRPr="008E1A76">
          <w:rPr>
            <w:color w:val="000000" w:themeColor="text1"/>
            <w:rPrChange w:id="2326" w:author="Natasha Hardy" w:date="2021-12-10T13:32:00Z">
              <w:rPr>
                <w:color w:val="000000"/>
              </w:rPr>
            </w:rPrChange>
          </w:rPr>
          <w:t xml:space="preserve">abundant </w:t>
        </w:r>
      </w:ins>
      <w:ins w:id="2327" w:author="Natasha Hardy" w:date="2021-11-13T10:43:00Z">
        <w:r w:rsidR="00147A9E" w:rsidRPr="008E1A76">
          <w:rPr>
            <w:color w:val="000000" w:themeColor="text1"/>
            <w:rPrChange w:id="2328" w:author="Natasha Hardy" w:date="2021-12-10T13:32:00Z">
              <w:rPr>
                <w:color w:val="000000"/>
              </w:rPr>
            </w:rPrChange>
          </w:rPr>
          <w:t xml:space="preserve">unique </w:t>
        </w:r>
      </w:ins>
      <w:ins w:id="2329" w:author="Natasha Hardy" w:date="2021-11-13T10:41:00Z">
        <w:r w:rsidR="00147A9E" w:rsidRPr="008E1A76">
          <w:rPr>
            <w:color w:val="000000" w:themeColor="text1"/>
            <w:rPrChange w:id="2330" w:author="Natasha Hardy" w:date="2021-12-10T13:32:00Z">
              <w:rPr>
                <w:color w:val="000000"/>
              </w:rPr>
            </w:rPrChange>
          </w:rPr>
          <w:t>sequences</w:t>
        </w:r>
      </w:ins>
      <w:ins w:id="2331" w:author="Microsoft Office User" w:date="2021-11-30T13:47:00Z">
        <w:r w:rsidR="006F337E" w:rsidRPr="008E1A76">
          <w:rPr>
            <w:color w:val="000000" w:themeColor="text1"/>
            <w:rPrChange w:id="2332" w:author="Natasha Hardy" w:date="2021-12-10T13:32:00Z">
              <w:rPr>
                <w:color w:val="000000"/>
                <w:highlight w:val="yellow"/>
              </w:rPr>
            </w:rPrChange>
          </w:rPr>
          <w:t xml:space="preserve">. </w:t>
        </w:r>
      </w:ins>
      <w:ins w:id="2333" w:author="Microsoft Office User" w:date="2021-11-30T13:48:00Z">
        <w:r w:rsidR="006F337E" w:rsidRPr="008E1A76">
          <w:rPr>
            <w:color w:val="000000" w:themeColor="text1"/>
            <w:rPrChange w:id="2334" w:author="Natasha Hardy" w:date="2021-12-10T13:32:00Z">
              <w:rPr>
                <w:color w:val="000000"/>
                <w:highlight w:val="yellow"/>
              </w:rPr>
            </w:rPrChange>
          </w:rPr>
          <w:t>Each of these</w:t>
        </w:r>
      </w:ins>
      <w:ins w:id="2335" w:author="Natasha Hardy" w:date="2021-11-13T10:41:00Z">
        <w:r w:rsidR="00147A9E" w:rsidRPr="008E1A76">
          <w:rPr>
            <w:color w:val="000000" w:themeColor="text1"/>
            <w:rPrChange w:id="2336" w:author="Natasha Hardy" w:date="2021-12-10T13:32:00Z">
              <w:rPr>
                <w:color w:val="000000"/>
              </w:rPr>
            </w:rPrChange>
          </w:rPr>
          <w:t xml:space="preserve"> </w:t>
        </w:r>
      </w:ins>
      <w:ins w:id="2337" w:author="Natasha Hardy" w:date="2021-11-29T18:20:00Z">
        <w:r w:rsidR="00147EC2" w:rsidRPr="008E1A76">
          <w:rPr>
            <w:color w:val="000000" w:themeColor="text1"/>
            <w:rPrChange w:id="2338" w:author="Natasha Hardy" w:date="2021-12-10T13:32:00Z">
              <w:rPr>
                <w:color w:val="000000"/>
                <w:highlight w:val="yellow"/>
              </w:rPr>
            </w:rPrChange>
          </w:rPr>
          <w:t>repre</w:t>
        </w:r>
      </w:ins>
      <w:ins w:id="2339" w:author="Microsoft Office User" w:date="2021-11-30T13:48:00Z">
        <w:r w:rsidR="006F337E" w:rsidRPr="008E1A76">
          <w:rPr>
            <w:color w:val="000000" w:themeColor="text1"/>
            <w:rPrChange w:id="2340" w:author="Natasha Hardy" w:date="2021-12-10T13:32:00Z">
              <w:rPr>
                <w:color w:val="000000"/>
                <w:highlight w:val="yellow"/>
              </w:rPr>
            </w:rPrChange>
          </w:rPr>
          <w:t>sent</w:t>
        </w:r>
      </w:ins>
      <w:ins w:id="2341" w:author="Microsoft Office User" w:date="2021-11-30T13:50:00Z">
        <w:r w:rsidR="006F337E" w:rsidRPr="008E1A76">
          <w:rPr>
            <w:color w:val="000000" w:themeColor="text1"/>
            <w:rPrChange w:id="2342" w:author="Natasha Hardy" w:date="2021-12-10T13:32:00Z">
              <w:rPr>
                <w:color w:val="000000"/>
                <w:highlight w:val="yellow"/>
              </w:rPr>
            </w:rPrChange>
          </w:rPr>
          <w:t>s</w:t>
        </w:r>
      </w:ins>
      <w:ins w:id="2343" w:author="Natasha Hardy" w:date="2021-11-29T18:20:00Z">
        <w:del w:id="2344" w:author="Microsoft Office User" w:date="2021-11-30T13:48:00Z">
          <w:r w:rsidR="00147EC2" w:rsidRPr="008E1A76" w:rsidDel="006F337E">
            <w:rPr>
              <w:color w:val="000000" w:themeColor="text1"/>
              <w:rPrChange w:id="2345" w:author="Natasha Hardy" w:date="2021-12-10T13:32:00Z">
                <w:rPr>
                  <w:color w:val="000000"/>
                  <w:highlight w:val="yellow"/>
                </w:rPr>
              </w:rPrChange>
            </w:rPr>
            <w:delText>s</w:delText>
          </w:r>
        </w:del>
        <w:del w:id="2346" w:author="Microsoft Office User" w:date="2021-11-30T13:47:00Z">
          <w:r w:rsidR="00147EC2" w:rsidRPr="008E1A76" w:rsidDel="006F337E">
            <w:rPr>
              <w:color w:val="000000" w:themeColor="text1"/>
              <w:rPrChange w:id="2347" w:author="Natasha Hardy" w:date="2021-12-10T13:32:00Z">
                <w:rPr>
                  <w:color w:val="000000"/>
                  <w:highlight w:val="yellow"/>
                </w:rPr>
              </w:rPrChange>
            </w:rPr>
            <w:delText>enting each</w:delText>
          </w:r>
        </w:del>
        <w:r w:rsidR="00147EC2" w:rsidRPr="008E1A76">
          <w:rPr>
            <w:color w:val="000000" w:themeColor="text1"/>
            <w:rPrChange w:id="2348" w:author="Natasha Hardy" w:date="2021-12-10T13:32:00Z">
              <w:rPr>
                <w:color w:val="000000"/>
                <w:highlight w:val="yellow"/>
              </w:rPr>
            </w:rPrChange>
          </w:rPr>
          <w:t xml:space="preserve"> a sequence abundance</w:t>
        </w:r>
      </w:ins>
      <w:ins w:id="2349" w:author="Microsoft Office User" w:date="2021-11-30T13:49:00Z">
        <w:r w:rsidR="006F337E" w:rsidRPr="008E1A76">
          <w:rPr>
            <w:color w:val="000000" w:themeColor="text1"/>
            <w:rPrChange w:id="2350" w:author="Natasha Hardy" w:date="2021-12-10T13:32:00Z">
              <w:rPr>
                <w:color w:val="000000"/>
                <w:highlight w:val="yellow"/>
              </w:rPr>
            </w:rPrChange>
          </w:rPr>
          <w:t xml:space="preserve"> of</w:t>
        </w:r>
      </w:ins>
      <w:ins w:id="2351" w:author="Natasha Hardy" w:date="2021-11-29T18:19:00Z">
        <w:r w:rsidR="00687071" w:rsidRPr="008E1A76">
          <w:rPr>
            <w:color w:val="000000" w:themeColor="text1"/>
            <w:rPrChange w:id="2352" w:author="Natasha Hardy" w:date="2021-12-10T13:32:00Z">
              <w:rPr>
                <w:color w:val="000000"/>
                <w:highlight w:val="yellow"/>
              </w:rPr>
            </w:rPrChange>
          </w:rPr>
          <w:t xml:space="preserve"> </w:t>
        </w:r>
      </w:ins>
      <w:ins w:id="2353" w:author="Microsoft Office User" w:date="2021-11-30T13:50:00Z">
        <w:r w:rsidR="006F337E" w:rsidRPr="008E1A76">
          <w:rPr>
            <w:color w:val="000000" w:themeColor="text1"/>
            <w:rPrChange w:id="2354" w:author="Natasha Hardy" w:date="2021-12-10T13:32:00Z">
              <w:rPr>
                <w:color w:val="000000"/>
                <w:highlight w:val="yellow"/>
              </w:rPr>
            </w:rPrChange>
          </w:rPr>
          <w:t xml:space="preserve">greater than </w:t>
        </w:r>
      </w:ins>
      <w:ins w:id="2355" w:author="Natasha Hardy" w:date="2021-11-29T18:19:00Z">
        <w:del w:id="2356" w:author="Microsoft Office User" w:date="2021-11-30T13:49:00Z">
          <w:r w:rsidR="00687071" w:rsidRPr="008E1A76" w:rsidDel="006F337E">
            <w:rPr>
              <w:color w:val="000000" w:themeColor="text1"/>
              <w:rPrChange w:id="2357" w:author="Natasha Hardy" w:date="2021-12-10T13:32:00Z">
                <w:rPr>
                  <w:color w:val="000000"/>
                  <w:highlight w:val="yellow"/>
                </w:rPr>
              </w:rPrChange>
            </w:rPr>
            <w:delText xml:space="preserve">&gt; </w:delText>
          </w:r>
        </w:del>
      </w:ins>
      <w:ins w:id="2358" w:author="Microsoft Office User" w:date="2021-11-30T14:44:00Z">
        <w:r w:rsidR="00210E4F" w:rsidRPr="008E1A76">
          <w:rPr>
            <w:color w:val="000000" w:themeColor="text1"/>
            <w:rPrChange w:id="2359" w:author="Natasha Hardy" w:date="2021-12-10T13:32:00Z">
              <w:rPr>
                <w:color w:val="000000"/>
                <w:highlight w:val="yellow"/>
              </w:rPr>
            </w:rPrChange>
          </w:rPr>
          <w:t>7.5</w:t>
        </w:r>
      </w:ins>
      <w:ins w:id="2360" w:author="Natasha Hardy" w:date="2021-11-29T18:19:00Z">
        <w:del w:id="2361" w:author="Microsoft Office User" w:date="2021-11-30T14:44:00Z">
          <w:r w:rsidR="00687071" w:rsidRPr="008E1A76" w:rsidDel="00210E4F">
            <w:rPr>
              <w:color w:val="000000" w:themeColor="text1"/>
              <w:rPrChange w:id="2362" w:author="Natasha Hardy" w:date="2021-12-10T13:32:00Z">
                <w:rPr>
                  <w:color w:val="000000"/>
                  <w:highlight w:val="yellow"/>
                </w:rPr>
              </w:rPrChange>
            </w:rPr>
            <w:delText>1</w:delText>
          </w:r>
        </w:del>
        <w:r w:rsidR="00687071" w:rsidRPr="008E1A76">
          <w:rPr>
            <w:color w:val="000000" w:themeColor="text1"/>
            <w:rPrChange w:id="2363" w:author="Natasha Hardy" w:date="2021-12-10T13:32:00Z">
              <w:rPr>
                <w:color w:val="000000"/>
                <w:highlight w:val="yellow"/>
              </w:rPr>
            </w:rPrChange>
          </w:rPr>
          <w:t xml:space="preserve">% </w:t>
        </w:r>
      </w:ins>
      <w:ins w:id="2364" w:author="Microsoft Office User" w:date="2021-11-30T13:54:00Z">
        <w:r w:rsidR="006F337E" w:rsidRPr="008E1A76">
          <w:rPr>
            <w:color w:val="000000" w:themeColor="text1"/>
            <w:rPrChange w:id="2365" w:author="Natasha Hardy" w:date="2021-12-10T13:32:00Z">
              <w:rPr>
                <w:color w:val="000000"/>
                <w:highlight w:val="yellow"/>
              </w:rPr>
            </w:rPrChange>
          </w:rPr>
          <w:t xml:space="preserve">of </w:t>
        </w:r>
      </w:ins>
      <w:ins w:id="2366" w:author="Natasha Hardy" w:date="2021-11-29T18:19:00Z">
        <w:r w:rsidR="00687071" w:rsidRPr="008E1A76">
          <w:rPr>
            <w:color w:val="000000" w:themeColor="text1"/>
            <w:rPrChange w:id="2367" w:author="Natasha Hardy" w:date="2021-12-10T13:32:00Z">
              <w:rPr>
                <w:color w:val="000000"/>
                <w:highlight w:val="yellow"/>
              </w:rPr>
            </w:rPrChange>
          </w:rPr>
          <w:t xml:space="preserve">the </w:t>
        </w:r>
      </w:ins>
      <w:ins w:id="2368" w:author="Natasha Hardy" w:date="2021-11-29T18:21:00Z">
        <w:r w:rsidR="00147EC2" w:rsidRPr="008E1A76">
          <w:rPr>
            <w:color w:val="000000" w:themeColor="text1"/>
            <w:rPrChange w:id="2369" w:author="Natasha Hardy" w:date="2021-12-10T13:32:00Z">
              <w:rPr>
                <w:color w:val="000000"/>
                <w:highlight w:val="yellow"/>
              </w:rPr>
            </w:rPrChange>
          </w:rPr>
          <w:t>total</w:t>
        </w:r>
      </w:ins>
      <w:ins w:id="2370" w:author="Natasha Hardy" w:date="2021-11-29T18:19:00Z">
        <w:r w:rsidR="00687071" w:rsidRPr="008E1A76">
          <w:rPr>
            <w:color w:val="000000" w:themeColor="text1"/>
            <w:rPrChange w:id="2371" w:author="Natasha Hardy" w:date="2021-12-10T13:32:00Z">
              <w:rPr>
                <w:color w:val="000000"/>
                <w:highlight w:val="yellow"/>
              </w:rPr>
            </w:rPrChange>
          </w:rPr>
          <w:t xml:space="preserve"> </w:t>
        </w:r>
      </w:ins>
      <w:ins w:id="2372" w:author="Natasha Hardy" w:date="2021-11-29T18:21:00Z">
        <w:r w:rsidR="00147EC2" w:rsidRPr="008E1A76">
          <w:rPr>
            <w:color w:val="000000" w:themeColor="text1"/>
            <w:rPrChange w:id="2373" w:author="Natasha Hardy" w:date="2021-12-10T13:32:00Z">
              <w:rPr>
                <w:color w:val="000000"/>
                <w:highlight w:val="yellow"/>
              </w:rPr>
            </w:rPrChange>
          </w:rPr>
          <w:t xml:space="preserve">sequence </w:t>
        </w:r>
      </w:ins>
      <w:ins w:id="2374" w:author="Natasha Hardy" w:date="2021-11-29T18:19:00Z">
        <w:r w:rsidR="00687071" w:rsidRPr="008E1A76">
          <w:rPr>
            <w:color w:val="000000" w:themeColor="text1"/>
            <w:rPrChange w:id="2375" w:author="Natasha Hardy" w:date="2021-12-10T13:32:00Z">
              <w:rPr>
                <w:color w:val="000000"/>
                <w:highlight w:val="yellow"/>
              </w:rPr>
            </w:rPrChange>
          </w:rPr>
          <w:t>abundance</w:t>
        </w:r>
      </w:ins>
      <w:ins w:id="2376" w:author="Natasha Hardy" w:date="2021-11-29T18:21:00Z">
        <w:r w:rsidR="00147EC2" w:rsidRPr="008E1A76">
          <w:rPr>
            <w:color w:val="000000" w:themeColor="text1"/>
            <w:rPrChange w:id="2377" w:author="Natasha Hardy" w:date="2021-12-10T13:32:00Z">
              <w:rPr>
                <w:color w:val="000000"/>
                <w:highlight w:val="yellow"/>
              </w:rPr>
            </w:rPrChange>
          </w:rPr>
          <w:t xml:space="preserve"> of the sample </w:t>
        </w:r>
      </w:ins>
      <w:ins w:id="2378" w:author="Natasha Hardy" w:date="2021-11-13T10:43:00Z">
        <w:r w:rsidR="00147A9E" w:rsidRPr="008E1A76">
          <w:rPr>
            <w:color w:val="000000" w:themeColor="text1"/>
            <w:rPrChange w:id="2379" w:author="Natasha Hardy" w:date="2021-12-10T13:32:00Z">
              <w:rPr>
                <w:color w:val="000000"/>
              </w:rPr>
            </w:rPrChange>
          </w:rPr>
          <w:t>(Table S</w:t>
        </w:r>
      </w:ins>
      <w:ins w:id="2380" w:author="Natasha Hardy" w:date="2021-12-10T11:46:00Z">
        <w:r w:rsidR="00690646" w:rsidRPr="008E1A76">
          <w:rPr>
            <w:color w:val="000000" w:themeColor="text1"/>
          </w:rPr>
          <w:t>5</w:t>
        </w:r>
      </w:ins>
      <w:ins w:id="2381" w:author="Natasha Hardy" w:date="2021-11-13T10:43:00Z">
        <w:r w:rsidR="00147A9E" w:rsidRPr="008E1A76">
          <w:rPr>
            <w:color w:val="000000" w:themeColor="text1"/>
            <w:rPrChange w:id="2382" w:author="Natasha Hardy" w:date="2021-12-10T13:32:00Z">
              <w:rPr>
                <w:color w:val="000000"/>
              </w:rPr>
            </w:rPrChange>
          </w:rPr>
          <w:t>).</w:t>
        </w:r>
      </w:ins>
      <w:ins w:id="2383" w:author="Natasha Hardy" w:date="2021-11-13T10:45:00Z">
        <w:r w:rsidR="00147A9E" w:rsidRPr="008E1A76">
          <w:rPr>
            <w:color w:val="000000" w:themeColor="text1"/>
            <w:rPrChange w:id="2384" w:author="Natasha Hardy" w:date="2021-12-10T13:32:00Z">
              <w:rPr>
                <w:color w:val="000000"/>
              </w:rPr>
            </w:rPrChange>
          </w:rPr>
          <w:t xml:space="preserve"> </w:t>
        </w:r>
      </w:ins>
      <w:del w:id="2385" w:author="Natasha Hardy" w:date="2021-11-13T10:46:00Z">
        <w:r w:rsidR="008445EE" w:rsidRPr="008E1A76" w:rsidDel="00147A9E">
          <w:rPr>
            <w:color w:val="000000" w:themeColor="text1"/>
            <w:rPrChange w:id="2386" w:author="Natasha Hardy" w:date="2021-12-10T13:32:00Z">
              <w:rPr>
                <w:color w:val="000000"/>
              </w:rPr>
            </w:rPrChange>
          </w:rPr>
          <w:delText>For</w:delText>
        </w:r>
      </w:del>
      <w:del w:id="2387" w:author="Natasha Hardy" w:date="2021-11-13T11:30:00Z">
        <w:r w:rsidR="008445EE" w:rsidRPr="008E1A76" w:rsidDel="00DD4823">
          <w:rPr>
            <w:color w:val="000000" w:themeColor="text1"/>
            <w:rPrChange w:id="2388" w:author="Natasha Hardy" w:date="2021-12-10T13:32:00Z">
              <w:rPr>
                <w:color w:val="000000"/>
              </w:rPr>
            </w:rPrChange>
          </w:rPr>
          <w:delText xml:space="preserve"> </w:delText>
        </w:r>
      </w:del>
      <w:ins w:id="2389" w:author="Microsoft Office User" w:date="2021-10-14T07:08:00Z">
        <w:del w:id="2390" w:author="Natasha Hardy" w:date="2021-11-13T10:46:00Z">
          <w:r w:rsidR="001305FA" w:rsidRPr="008E1A76" w:rsidDel="00147A9E">
            <w:rPr>
              <w:color w:val="000000" w:themeColor="text1"/>
              <w:rPrChange w:id="2391" w:author="Natasha Hardy" w:date="2021-12-10T13:32:00Z">
                <w:rPr>
                  <w:color w:val="000000"/>
                </w:rPr>
              </w:rPrChange>
            </w:rPr>
            <w:delText xml:space="preserve">To enable effective </w:delText>
          </w:r>
        </w:del>
      </w:ins>
      <w:del w:id="2392" w:author="Natasha Hardy" w:date="2021-11-13T10:46:00Z">
        <w:r w:rsidR="008445EE" w:rsidRPr="008E1A76" w:rsidDel="00147A9E">
          <w:rPr>
            <w:color w:val="000000" w:themeColor="text1"/>
            <w:rPrChange w:id="2393" w:author="Natasha Hardy" w:date="2021-12-10T13:32:00Z">
              <w:rPr>
                <w:color w:val="000000"/>
              </w:rPr>
            </w:rPrChange>
          </w:rPr>
          <w:delText xml:space="preserve">haplotype analysis, we </w:delText>
        </w:r>
      </w:del>
      <w:ins w:id="2394" w:author="Microsoft Office User" w:date="2021-10-14T07:20:00Z">
        <w:del w:id="2395" w:author="Natasha Hardy" w:date="2021-11-13T10:46:00Z">
          <w:r w:rsidR="00A7116A" w:rsidRPr="008E1A76" w:rsidDel="00147A9E">
            <w:rPr>
              <w:color w:val="000000" w:themeColor="text1"/>
              <w:rPrChange w:id="2396" w:author="Natasha Hardy" w:date="2021-12-10T13:32:00Z">
                <w:rPr>
                  <w:color w:val="000000"/>
                </w:rPr>
              </w:rPrChange>
            </w:rPr>
            <w:delText xml:space="preserve">formed the </w:delText>
          </w:r>
        </w:del>
      </w:ins>
      <w:ins w:id="2397" w:author="Microsoft Office User" w:date="2021-10-14T07:22:00Z">
        <w:del w:id="2398" w:author="Natasha Hardy" w:date="2021-11-13T10:46:00Z">
          <w:r w:rsidR="00A00D76" w:rsidRPr="008E1A76" w:rsidDel="00147A9E">
            <w:rPr>
              <w:color w:val="000000" w:themeColor="text1"/>
              <w:rPrChange w:id="2399" w:author="Natasha Hardy" w:date="2021-12-10T13:32:00Z">
                <w:rPr>
                  <w:color w:val="000000"/>
                </w:rPr>
              </w:rPrChange>
            </w:rPr>
            <w:delText>quality filtered</w:delText>
          </w:r>
        </w:del>
      </w:ins>
      <w:ins w:id="2400" w:author="Microsoft Office User" w:date="2021-10-14T07:21:00Z">
        <w:del w:id="2401" w:author="Natasha Hardy" w:date="2021-11-13T10:46:00Z">
          <w:r w:rsidR="00A00D76" w:rsidRPr="008E1A76" w:rsidDel="00147A9E">
            <w:rPr>
              <w:color w:val="000000" w:themeColor="text1"/>
              <w:rPrChange w:id="2402" w:author="Natasha Hardy" w:date="2021-12-10T13:32:00Z">
                <w:rPr>
                  <w:color w:val="000000"/>
                </w:rPr>
              </w:rPrChange>
            </w:rPr>
            <w:delText xml:space="preserve"> sequences into clusters of</w:delText>
          </w:r>
        </w:del>
      </w:ins>
      <w:ins w:id="2403" w:author="Microsoft Office User" w:date="2021-10-14T07:04:00Z">
        <w:del w:id="2404" w:author="Natasha Hardy" w:date="2021-11-13T10:46:00Z">
          <w:r w:rsidR="001305FA" w:rsidRPr="008E1A76" w:rsidDel="00147A9E">
            <w:rPr>
              <w:color w:val="000000" w:themeColor="text1"/>
              <w:rPrChange w:id="2405" w:author="Natasha Hardy" w:date="2021-12-10T13:32:00Z">
                <w:rPr>
                  <w:color w:val="000000"/>
                </w:rPr>
              </w:rPrChange>
            </w:rPr>
            <w:delText xml:space="preserve"> unique sequence</w:delText>
          </w:r>
        </w:del>
      </w:ins>
      <w:ins w:id="2406" w:author="Microsoft Office User" w:date="2021-10-14T07:21:00Z">
        <w:del w:id="2407" w:author="Natasha Hardy" w:date="2021-11-13T10:46:00Z">
          <w:r w:rsidR="00A00D76" w:rsidRPr="008E1A76" w:rsidDel="00147A9E">
            <w:rPr>
              <w:color w:val="000000" w:themeColor="text1"/>
              <w:rPrChange w:id="2408" w:author="Natasha Hardy" w:date="2021-12-10T13:32:00Z">
                <w:rPr>
                  <w:color w:val="000000"/>
                </w:rPr>
              </w:rPrChange>
            </w:rPr>
            <w:delText>s</w:delText>
          </w:r>
        </w:del>
      </w:ins>
      <w:ins w:id="2409" w:author="Microsoft Office User" w:date="2021-10-14T07:04:00Z">
        <w:del w:id="2410" w:author="Natasha Hardy" w:date="2021-11-13T10:46:00Z">
          <w:r w:rsidR="001305FA" w:rsidRPr="008E1A76" w:rsidDel="00147A9E">
            <w:rPr>
              <w:color w:val="000000" w:themeColor="text1"/>
              <w:rPrChange w:id="2411" w:author="Natasha Hardy" w:date="2021-12-10T13:32:00Z">
                <w:rPr>
                  <w:color w:val="000000"/>
                </w:rPr>
              </w:rPrChange>
            </w:rPr>
            <w:delText xml:space="preserve"> </w:delText>
          </w:r>
        </w:del>
      </w:ins>
      <w:ins w:id="2412" w:author="Microsoft Office User" w:date="2021-10-14T07:12:00Z">
        <w:del w:id="2413" w:author="Natasha Hardy" w:date="2021-11-11T12:03:00Z">
          <w:r w:rsidR="00A7116A" w:rsidRPr="008E1A76" w:rsidDel="00B323F6">
            <w:rPr>
              <w:color w:val="000000" w:themeColor="text1"/>
              <w:rPrChange w:id="2414" w:author="Natasha Hardy" w:date="2021-12-10T13:32:00Z">
                <w:rPr>
                  <w:color w:val="000000"/>
                </w:rPr>
              </w:rPrChange>
            </w:rPr>
            <w:delText>instead of OTUs</w:delText>
          </w:r>
        </w:del>
      </w:ins>
      <w:ins w:id="2415" w:author="Microsoft Office User" w:date="2021-10-14T07:05:00Z">
        <w:del w:id="2416" w:author="Natasha Hardy" w:date="2021-11-11T12:03:00Z">
          <w:r w:rsidR="001305FA" w:rsidRPr="008E1A76" w:rsidDel="00B323F6">
            <w:rPr>
              <w:color w:val="000000" w:themeColor="text1"/>
              <w:rPrChange w:id="2417" w:author="Natasha Hardy" w:date="2021-12-10T13:32:00Z">
                <w:rPr>
                  <w:color w:val="000000"/>
                </w:rPr>
              </w:rPrChange>
            </w:rPr>
            <w:delText xml:space="preserve"> </w:delText>
          </w:r>
        </w:del>
        <w:del w:id="2418" w:author="Natasha Hardy" w:date="2021-11-13T10:46:00Z">
          <w:r w:rsidR="001305FA" w:rsidRPr="008E1A76" w:rsidDel="00147A9E">
            <w:rPr>
              <w:color w:val="000000" w:themeColor="text1"/>
              <w:rPrChange w:id="2419" w:author="Natasha Hardy" w:date="2021-12-10T13:32:00Z">
                <w:rPr>
                  <w:color w:val="000000"/>
                </w:rPr>
              </w:rPrChange>
            </w:rPr>
            <w:delText xml:space="preserve">and </w:delText>
          </w:r>
        </w:del>
      </w:ins>
      <w:del w:id="2420" w:author="Natasha Hardy" w:date="2021-11-13T10:46:00Z">
        <w:r w:rsidR="008445EE" w:rsidRPr="008E1A76" w:rsidDel="00147A9E">
          <w:rPr>
            <w:color w:val="000000" w:themeColor="text1"/>
            <w:rPrChange w:id="2421" w:author="Natasha Hardy" w:date="2021-12-10T13:32:00Z">
              <w:rPr>
                <w:color w:val="000000"/>
              </w:rPr>
            </w:rPrChange>
          </w:rPr>
          <w:delText xml:space="preserve">selected </w:delText>
        </w:r>
      </w:del>
      <w:ins w:id="2422" w:author="Microsoft Office User" w:date="2021-10-14T10:50:00Z">
        <w:del w:id="2423" w:author="Natasha Hardy" w:date="2021-11-13T10:46:00Z">
          <w:r w:rsidR="007759ED" w:rsidRPr="008E1A76" w:rsidDel="00147A9E">
            <w:rPr>
              <w:color w:val="000000" w:themeColor="text1"/>
              <w:rPrChange w:id="2424" w:author="Natasha Hardy" w:date="2021-12-10T13:32:00Z">
                <w:rPr>
                  <w:color w:val="000000"/>
                </w:rPr>
              </w:rPrChange>
            </w:rPr>
            <w:delText xml:space="preserve">only </w:delText>
          </w:r>
        </w:del>
      </w:ins>
      <w:del w:id="2425" w:author="Natasha Hardy" w:date="2021-11-13T10:46:00Z">
        <w:r w:rsidR="008445EE" w:rsidRPr="008E1A76" w:rsidDel="00147A9E">
          <w:rPr>
            <w:color w:val="000000" w:themeColor="text1"/>
            <w:rPrChange w:id="2426" w:author="Natasha Hardy" w:date="2021-12-10T13:32:00Z">
              <w:rPr>
                <w:color w:val="000000"/>
              </w:rPr>
            </w:rPrChange>
          </w:rPr>
          <w:delText xml:space="preserve">the </w:delText>
        </w:r>
        <w:commentRangeStart w:id="2427"/>
        <w:r w:rsidR="008445EE" w:rsidRPr="008E1A76" w:rsidDel="00147A9E">
          <w:rPr>
            <w:color w:val="000000" w:themeColor="text1"/>
            <w:rPrChange w:id="2428" w:author="Natasha Hardy" w:date="2021-12-10T13:32:00Z">
              <w:rPr>
                <w:color w:val="000000"/>
              </w:rPr>
            </w:rPrChange>
          </w:rPr>
          <w:delText>most abundant representative sequences</w:delText>
        </w:r>
        <w:commentRangeEnd w:id="2427"/>
        <w:r w:rsidR="001305FA" w:rsidRPr="008E1A76" w:rsidDel="00147A9E">
          <w:rPr>
            <w:rStyle w:val="CommentReference"/>
            <w:color w:val="000000" w:themeColor="text1"/>
            <w:rPrChange w:id="2429" w:author="Natasha Hardy" w:date="2021-12-10T13:32:00Z">
              <w:rPr>
                <w:rStyle w:val="CommentReference"/>
              </w:rPr>
            </w:rPrChange>
          </w:rPr>
          <w:commentReference w:id="2427"/>
        </w:r>
        <w:r w:rsidR="008445EE" w:rsidRPr="008E1A76" w:rsidDel="00147A9E">
          <w:rPr>
            <w:color w:val="000000" w:themeColor="text1"/>
            <w:rPrChange w:id="2430" w:author="Natasha Hardy" w:date="2021-12-10T13:32:00Z">
              <w:rPr>
                <w:color w:val="000000"/>
              </w:rPr>
            </w:rPrChange>
          </w:rPr>
          <w:delText xml:space="preserve"> from </w:delText>
        </w:r>
      </w:del>
      <w:commentRangeStart w:id="2431"/>
      <w:ins w:id="2432" w:author="Microsoft Office User" w:date="2021-10-14T10:50:00Z">
        <w:del w:id="2433" w:author="Natasha Hardy" w:date="2021-11-13T10:46:00Z">
          <w:r w:rsidR="007759ED" w:rsidRPr="008E1A76" w:rsidDel="00147A9E">
            <w:rPr>
              <w:color w:val="000000" w:themeColor="text1"/>
              <w:rPrChange w:id="2434" w:author="Natasha Hardy" w:date="2021-12-10T13:32:00Z">
                <w:rPr>
                  <w:color w:val="000000"/>
                </w:rPr>
              </w:rPrChange>
            </w:rPr>
            <w:delText xml:space="preserve">each of </w:delText>
          </w:r>
        </w:del>
      </w:ins>
      <w:del w:id="2435" w:author="Natasha Hardy" w:date="2021-11-13T10:46:00Z">
        <w:r w:rsidR="008445EE" w:rsidRPr="008E1A76" w:rsidDel="00147A9E">
          <w:rPr>
            <w:color w:val="000000" w:themeColor="text1"/>
            <w:rPrChange w:id="2436" w:author="Natasha Hardy" w:date="2021-12-10T13:32:00Z">
              <w:rPr>
                <w:color w:val="000000"/>
              </w:rPr>
            </w:rPrChange>
          </w:rPr>
          <w:delText xml:space="preserve">10 </w:delText>
        </w:r>
      </w:del>
      <w:ins w:id="2437" w:author="Microsoft Office User" w:date="2021-10-14T07:05:00Z">
        <w:del w:id="2438" w:author="Natasha Hardy" w:date="2021-11-13T10:46:00Z">
          <w:r w:rsidR="001305FA" w:rsidRPr="008E1A76" w:rsidDel="00147A9E">
            <w:rPr>
              <w:color w:val="000000" w:themeColor="text1"/>
              <w:rPrChange w:id="2439" w:author="Natasha Hardy" w:date="2021-12-10T13:32:00Z">
                <w:rPr>
                  <w:color w:val="000000"/>
                </w:rPr>
              </w:rPrChange>
            </w:rPr>
            <w:delText xml:space="preserve">the </w:delText>
          </w:r>
        </w:del>
      </w:ins>
      <w:ins w:id="2440" w:author="Microsoft Office User" w:date="2021-10-14T07:07:00Z">
        <w:del w:id="2441" w:author="Natasha Hardy" w:date="2021-11-13T10:46:00Z">
          <w:r w:rsidR="001305FA" w:rsidRPr="008E1A76" w:rsidDel="00147A9E">
            <w:rPr>
              <w:color w:val="000000" w:themeColor="text1"/>
              <w:rPrChange w:id="2442" w:author="Natasha Hardy" w:date="2021-12-10T13:32:00Z">
                <w:rPr>
                  <w:color w:val="000000"/>
                </w:rPr>
              </w:rPrChange>
            </w:rPr>
            <w:delText>10</w:delText>
          </w:r>
        </w:del>
      </w:ins>
      <w:ins w:id="2443" w:author="Microsoft Office User" w:date="2021-10-14T07:05:00Z">
        <w:del w:id="2444" w:author="Natasha Hardy" w:date="2021-11-13T10:46:00Z">
          <w:r w:rsidR="001305FA" w:rsidRPr="008E1A76" w:rsidDel="00147A9E">
            <w:rPr>
              <w:color w:val="000000" w:themeColor="text1"/>
              <w:rPrChange w:id="2445" w:author="Natasha Hardy" w:date="2021-12-10T13:32:00Z">
                <w:rPr>
                  <w:color w:val="000000"/>
                </w:rPr>
              </w:rPrChange>
            </w:rPr>
            <w:delText xml:space="preserve"> </w:delText>
          </w:r>
        </w:del>
      </w:ins>
      <w:commentRangeEnd w:id="2431"/>
      <w:del w:id="2446" w:author="Natasha Hardy" w:date="2021-11-13T10:46:00Z">
        <w:r w:rsidR="006E305C" w:rsidRPr="008E1A76" w:rsidDel="00147A9E">
          <w:rPr>
            <w:rStyle w:val="CommentReference"/>
            <w:color w:val="000000" w:themeColor="text1"/>
            <w:rPrChange w:id="2447" w:author="Natasha Hardy" w:date="2021-12-10T13:32:00Z">
              <w:rPr>
                <w:rStyle w:val="CommentReference"/>
              </w:rPr>
            </w:rPrChange>
          </w:rPr>
          <w:commentReference w:id="2431"/>
        </w:r>
        <w:r w:rsidR="008445EE" w:rsidRPr="008E1A76" w:rsidDel="00147A9E">
          <w:rPr>
            <w:color w:val="000000" w:themeColor="text1"/>
            <w:rPrChange w:id="2448" w:author="Natasha Hardy" w:date="2021-12-10T13:32:00Z">
              <w:rPr>
                <w:color w:val="000000"/>
              </w:rPr>
            </w:rPrChange>
          </w:rPr>
          <w:delText>samples that tested positive for penguins, excluding samples containing only trace amounts of DNA.</w:delText>
        </w:r>
      </w:del>
      <w:del w:id="2449" w:author="Natasha Hardy" w:date="2021-11-13T11:30:00Z">
        <w:r w:rsidR="008445EE" w:rsidRPr="008E1A76" w:rsidDel="00DD4823">
          <w:rPr>
            <w:color w:val="000000" w:themeColor="text1"/>
            <w:rPrChange w:id="2450" w:author="Natasha Hardy" w:date="2021-12-10T13:32:00Z">
              <w:rPr>
                <w:color w:val="000000"/>
              </w:rPr>
            </w:rPrChange>
          </w:rPr>
          <w:delText xml:space="preserve"> </w:delText>
        </w:r>
      </w:del>
      <w:ins w:id="2451" w:author="Microsoft Office User" w:date="2021-10-14T10:50:00Z">
        <w:r w:rsidR="007759ED" w:rsidRPr="008E1A76">
          <w:rPr>
            <w:color w:val="000000" w:themeColor="text1"/>
            <w:rPrChange w:id="2452" w:author="Natasha Hardy" w:date="2021-12-10T13:32:00Z">
              <w:rPr>
                <w:color w:val="000000"/>
              </w:rPr>
            </w:rPrChange>
          </w:rPr>
          <w:t xml:space="preserve">This process </w:t>
        </w:r>
      </w:ins>
      <w:ins w:id="2453" w:author="Natasha Hardy" w:date="2021-11-29T18:22:00Z">
        <w:r w:rsidR="00147EC2" w:rsidRPr="008E1A76">
          <w:rPr>
            <w:color w:val="000000" w:themeColor="text1"/>
            <w:rPrChange w:id="2454" w:author="Natasha Hardy" w:date="2021-12-10T13:32:00Z">
              <w:rPr>
                <w:color w:val="000000"/>
              </w:rPr>
            </w:rPrChange>
          </w:rPr>
          <w:t xml:space="preserve">was </w:t>
        </w:r>
        <w:del w:id="2455" w:author="Microsoft Office User" w:date="2021-11-30T13:51:00Z">
          <w:r w:rsidR="00147EC2" w:rsidRPr="008E1A76" w:rsidDel="006F337E">
            <w:rPr>
              <w:color w:val="000000" w:themeColor="text1"/>
              <w:rPrChange w:id="2456" w:author="Natasha Hardy" w:date="2021-12-10T13:32:00Z">
                <w:rPr>
                  <w:color w:val="000000"/>
                </w:rPr>
              </w:rPrChange>
            </w:rPr>
            <w:delText>conservating in</w:delText>
          </w:r>
        </w:del>
      </w:ins>
      <w:ins w:id="2457" w:author="Natasha Hardy" w:date="2021-11-11T12:09:00Z">
        <w:del w:id="2458" w:author="Microsoft Office User" w:date="2021-11-30T13:51:00Z">
          <w:r w:rsidRPr="008E1A76" w:rsidDel="006F337E">
            <w:rPr>
              <w:color w:val="000000" w:themeColor="text1"/>
              <w:rPrChange w:id="2459" w:author="Natasha Hardy" w:date="2021-12-10T13:32:00Z">
                <w:rPr>
                  <w:color w:val="000000"/>
                </w:rPr>
              </w:rPrChange>
            </w:rPr>
            <w:delText xml:space="preserve"> </w:delText>
          </w:r>
        </w:del>
      </w:ins>
      <w:ins w:id="2460" w:author="Natasha Hardy" w:date="2021-11-29T18:22:00Z">
        <w:del w:id="2461" w:author="Microsoft Office User" w:date="2021-11-30T13:51:00Z">
          <w:r w:rsidR="00147EC2" w:rsidRPr="008E1A76" w:rsidDel="006F337E">
            <w:rPr>
              <w:color w:val="000000" w:themeColor="text1"/>
              <w:rPrChange w:id="2462" w:author="Natasha Hardy" w:date="2021-12-10T13:32:00Z">
                <w:rPr>
                  <w:color w:val="000000"/>
                </w:rPr>
              </w:rPrChange>
            </w:rPr>
            <w:delText>ing</w:delText>
          </w:r>
        </w:del>
      </w:ins>
      <w:ins w:id="2463" w:author="Microsoft Office User" w:date="2021-11-30T13:51:00Z">
        <w:r w:rsidR="006F337E" w:rsidRPr="008E1A76">
          <w:rPr>
            <w:color w:val="000000" w:themeColor="text1"/>
            <w:rPrChange w:id="2464" w:author="Natasha Hardy" w:date="2021-12-10T13:32:00Z">
              <w:rPr>
                <w:color w:val="000000"/>
                <w:highlight w:val="yellow"/>
              </w:rPr>
            </w:rPrChange>
          </w:rPr>
          <w:t>used to exclude</w:t>
        </w:r>
      </w:ins>
      <w:ins w:id="2465" w:author="Microsoft Office User" w:date="2021-10-14T10:51:00Z">
        <w:r w:rsidR="007759ED" w:rsidRPr="008E1A76">
          <w:rPr>
            <w:color w:val="000000" w:themeColor="text1"/>
            <w:rPrChange w:id="2466" w:author="Natasha Hardy" w:date="2021-12-10T13:32:00Z">
              <w:rPr>
                <w:color w:val="000000"/>
              </w:rPr>
            </w:rPrChange>
          </w:rPr>
          <w:t xml:space="preserve"> </w:t>
        </w:r>
      </w:ins>
      <w:ins w:id="2467" w:author="Natasha Hardy" w:date="2021-12-09T16:23:00Z">
        <w:r w:rsidR="001F6DBA" w:rsidRPr="008E1A76">
          <w:rPr>
            <w:color w:val="000000" w:themeColor="text1"/>
            <w:rPrChange w:id="2468" w:author="Natasha Hardy" w:date="2021-12-10T13:32:00Z">
              <w:rPr>
                <w:color w:val="000000"/>
                <w:highlight w:val="yellow"/>
              </w:rPr>
            </w:rPrChange>
          </w:rPr>
          <w:t xml:space="preserve">beyond reasonable doubt, any further </w:t>
        </w:r>
      </w:ins>
      <w:ins w:id="2469" w:author="Microsoft Office User" w:date="2021-10-14T10:51:00Z">
        <w:del w:id="2470" w:author="Natasha Hardy" w:date="2021-11-29T18:13:00Z">
          <w:r w:rsidR="007759ED" w:rsidRPr="008E1A76" w:rsidDel="00687071">
            <w:rPr>
              <w:color w:val="000000" w:themeColor="text1"/>
              <w:rPrChange w:id="2471" w:author="Natasha Hardy" w:date="2021-12-10T13:32:00Z">
                <w:rPr>
                  <w:color w:val="000000"/>
                </w:rPr>
              </w:rPrChange>
            </w:rPr>
            <w:delText xml:space="preserve">thousands of </w:delText>
          </w:r>
        </w:del>
        <w:r w:rsidR="007759ED" w:rsidRPr="008E1A76">
          <w:rPr>
            <w:color w:val="000000" w:themeColor="text1"/>
            <w:rPrChange w:id="2472" w:author="Natasha Hardy" w:date="2021-12-10T13:32:00Z">
              <w:rPr>
                <w:color w:val="000000"/>
              </w:rPr>
            </w:rPrChange>
          </w:rPr>
          <w:t>sequences that could be at</w:t>
        </w:r>
      </w:ins>
      <w:ins w:id="2473" w:author="Microsoft Office User" w:date="2021-10-14T10:52:00Z">
        <w:r w:rsidR="007759ED" w:rsidRPr="008E1A76">
          <w:rPr>
            <w:color w:val="000000" w:themeColor="text1"/>
            <w:rPrChange w:id="2474" w:author="Natasha Hardy" w:date="2021-12-10T13:32:00Z">
              <w:rPr>
                <w:color w:val="000000"/>
              </w:rPr>
            </w:rPrChange>
          </w:rPr>
          <w:t xml:space="preserve">tributed to </w:t>
        </w:r>
      </w:ins>
      <w:ins w:id="2475" w:author="Microsoft Office User" w:date="2021-10-14T10:53:00Z">
        <w:r w:rsidR="007759ED" w:rsidRPr="008E1A76">
          <w:rPr>
            <w:color w:val="000000" w:themeColor="text1"/>
            <w:rPrChange w:id="2476" w:author="Natasha Hardy" w:date="2021-12-10T13:32:00Z">
              <w:rPr>
                <w:color w:val="000000"/>
              </w:rPr>
            </w:rPrChange>
          </w:rPr>
          <w:t>sequencing error</w:t>
        </w:r>
      </w:ins>
      <w:ins w:id="2477" w:author="Michael Bunce" w:date="2021-12-09T12:18:00Z">
        <w:r w:rsidR="00A604C1" w:rsidRPr="008E1A76">
          <w:rPr>
            <w:color w:val="000000" w:themeColor="text1"/>
            <w:rPrChange w:id="2478" w:author="Natasha Hardy" w:date="2021-12-10T13:32:00Z">
              <w:rPr>
                <w:color w:val="000000"/>
                <w:highlight w:val="yellow"/>
              </w:rPr>
            </w:rPrChange>
          </w:rPr>
          <w:t>.</w:t>
        </w:r>
      </w:ins>
      <w:ins w:id="2479" w:author="Microsoft Office User" w:date="2021-11-30T14:30:00Z">
        <w:del w:id="2480" w:author="Natasha Hardy" w:date="2021-12-09T16:23:00Z">
          <w:r w:rsidR="00D269B9" w:rsidRPr="008E1A76" w:rsidDel="001F6DBA">
            <w:rPr>
              <w:color w:val="000000" w:themeColor="text1"/>
              <w:rPrChange w:id="2481" w:author="Natasha Hardy" w:date="2021-12-10T13:32:00Z">
                <w:rPr>
                  <w:color w:val="000000"/>
                  <w:highlight w:val="yellow"/>
                </w:rPr>
              </w:rPrChange>
            </w:rPr>
            <w:delText xml:space="preserve"> (</w:delText>
          </w:r>
          <w:r w:rsidR="00D269B9" w:rsidRPr="008E1A76" w:rsidDel="001F6DBA">
            <w:rPr>
              <w:strike/>
              <w:color w:val="000000" w:themeColor="text1"/>
              <w:rPrChange w:id="2482" w:author="Natasha Hardy" w:date="2021-12-10T13:32:00Z">
                <w:rPr>
                  <w:color w:val="000000"/>
                  <w:highlight w:val="yellow"/>
                </w:rPr>
              </w:rPrChange>
            </w:rPr>
            <w:delText>’s</w:delText>
          </w:r>
        </w:del>
      </w:ins>
      <w:ins w:id="2483" w:author="Microsoft Office User" w:date="2021-11-30T14:36:00Z">
        <w:del w:id="2484" w:author="Natasha Hardy" w:date="2021-12-09T16:23:00Z">
          <w:r w:rsidR="00D269B9" w:rsidRPr="008E1A76" w:rsidDel="001F6DBA">
            <w:rPr>
              <w:strike/>
              <w:color w:val="000000" w:themeColor="text1"/>
              <w:rPrChange w:id="2485" w:author="Natasha Hardy" w:date="2021-12-10T13:32:00Z">
                <w:rPr>
                  <w:color w:val="000000"/>
                  <w:highlight w:val="yellow"/>
                </w:rPr>
              </w:rPrChange>
            </w:rPr>
            <w:delText xml:space="preserve"> in</w:delText>
          </w:r>
        </w:del>
      </w:ins>
      <w:ins w:id="2486" w:author="Microsoft Office User" w:date="2021-11-30T14:31:00Z">
        <w:del w:id="2487" w:author="Natasha Hardy" w:date="2021-12-09T16:23:00Z">
          <w:r w:rsidR="00D269B9" w:rsidRPr="008E1A76" w:rsidDel="001F6DBA">
            <w:rPr>
              <w:strike/>
              <w:color w:val="000000" w:themeColor="text1"/>
              <w:rPrChange w:id="2488" w:author="Natasha Hardy" w:date="2021-12-10T13:32:00Z">
                <w:rPr>
                  <w:color w:val="000000"/>
                  <w:highlight w:val="yellow"/>
                </w:rPr>
              </w:rPrChange>
            </w:rPr>
            <w:delText>a pattern of error t</w:delText>
          </w:r>
        </w:del>
      </w:ins>
      <w:ins w:id="2489" w:author="Microsoft Office User" w:date="2021-11-30T14:32:00Z">
        <w:del w:id="2490" w:author="Natasha Hardy" w:date="2021-12-09T16:23:00Z">
          <w:r w:rsidR="00D269B9" w:rsidRPr="008E1A76" w:rsidDel="001F6DBA">
            <w:rPr>
              <w:strike/>
              <w:color w:val="000000" w:themeColor="text1"/>
              <w:rPrChange w:id="2491" w:author="Natasha Hardy" w:date="2021-12-10T13:32:00Z">
                <w:rPr>
                  <w:color w:val="000000"/>
                  <w:highlight w:val="yellow"/>
                </w:rPr>
              </w:rPrChange>
            </w:rPr>
            <w:delText xml:space="preserve">hat shows </w:delText>
          </w:r>
        </w:del>
      </w:ins>
      <w:ins w:id="2492" w:author="Microsoft Office User" w:date="2021-11-30T14:34:00Z">
        <w:del w:id="2493" w:author="Natasha Hardy" w:date="2021-12-09T16:23:00Z">
          <w:r w:rsidR="00D269B9" w:rsidRPr="008E1A76" w:rsidDel="001F6DBA">
            <w:rPr>
              <w:strike/>
              <w:color w:val="000000" w:themeColor="text1"/>
              <w:rPrChange w:id="2494" w:author="Natasha Hardy" w:date="2021-12-10T13:32:00Z">
                <w:rPr>
                  <w:color w:val="000000"/>
                  <w:highlight w:val="yellow"/>
                </w:rPr>
              </w:rPrChange>
            </w:rPr>
            <w:delText xml:space="preserve">sequences with </w:delText>
          </w:r>
        </w:del>
      </w:ins>
      <w:ins w:id="2495" w:author="Microsoft Office User" w:date="2021-11-30T14:32:00Z">
        <w:del w:id="2496" w:author="Natasha Hardy" w:date="2021-12-09T16:23:00Z">
          <w:r w:rsidR="00D269B9" w:rsidRPr="008E1A76" w:rsidDel="001F6DBA">
            <w:rPr>
              <w:strike/>
              <w:color w:val="000000" w:themeColor="text1"/>
              <w:rPrChange w:id="2497" w:author="Natasha Hardy" w:date="2021-12-10T13:32:00Z">
                <w:rPr>
                  <w:color w:val="000000"/>
                  <w:highlight w:val="yellow"/>
                </w:rPr>
              </w:rPrChange>
            </w:rPr>
            <w:delText>a si</w:delText>
          </w:r>
        </w:del>
      </w:ins>
      <w:ins w:id="2498" w:author="Microsoft Office User" w:date="2021-11-30T14:34:00Z">
        <w:del w:id="2499" w:author="Natasha Hardy" w:date="2021-12-09T16:23:00Z">
          <w:r w:rsidR="00D269B9" w:rsidRPr="008E1A76" w:rsidDel="001F6DBA">
            <w:rPr>
              <w:strike/>
              <w:color w:val="000000" w:themeColor="text1"/>
              <w:rPrChange w:id="2500" w:author="Natasha Hardy" w:date="2021-12-10T13:32:00Z">
                <w:rPr>
                  <w:color w:val="000000"/>
                  <w:highlight w:val="yellow"/>
                </w:rPr>
              </w:rPrChange>
            </w:rPr>
            <w:delText>n</w:delText>
          </w:r>
        </w:del>
      </w:ins>
      <w:ins w:id="2501" w:author="Microsoft Office User" w:date="2021-11-30T14:32:00Z">
        <w:del w:id="2502" w:author="Natasha Hardy" w:date="2021-12-09T16:23:00Z">
          <w:r w:rsidR="00D269B9" w:rsidRPr="008E1A76" w:rsidDel="001F6DBA">
            <w:rPr>
              <w:strike/>
              <w:color w:val="000000" w:themeColor="text1"/>
              <w:rPrChange w:id="2503" w:author="Natasha Hardy" w:date="2021-12-10T13:32:00Z">
                <w:rPr>
                  <w:color w:val="000000"/>
                  <w:highlight w:val="yellow"/>
                </w:rPr>
              </w:rPrChange>
            </w:rPr>
            <w:delText xml:space="preserve">gle base pair change </w:delText>
          </w:r>
        </w:del>
      </w:ins>
      <w:ins w:id="2504" w:author="Microsoft Office User" w:date="2021-11-30T14:37:00Z">
        <w:del w:id="2505" w:author="Natasha Hardy" w:date="2021-12-09T16:23:00Z">
          <w:r w:rsidR="00D269B9" w:rsidRPr="008E1A76" w:rsidDel="001F6DBA">
            <w:rPr>
              <w:strike/>
              <w:color w:val="000000" w:themeColor="text1"/>
              <w:rPrChange w:id="2506" w:author="Natasha Hardy" w:date="2021-12-10T13:32:00Z">
                <w:rPr>
                  <w:color w:val="000000"/>
                  <w:highlight w:val="yellow"/>
                </w:rPr>
              </w:rPrChange>
            </w:rPr>
            <w:delText xml:space="preserve">at </w:delText>
          </w:r>
        </w:del>
      </w:ins>
      <w:ins w:id="2507" w:author="Microsoft Office User" w:date="2021-11-30T14:35:00Z">
        <w:del w:id="2508" w:author="Natasha Hardy" w:date="2021-12-09T16:23:00Z">
          <w:r w:rsidR="00D269B9" w:rsidRPr="008E1A76" w:rsidDel="001F6DBA">
            <w:rPr>
              <w:strike/>
              <w:color w:val="000000" w:themeColor="text1"/>
              <w:rPrChange w:id="2509" w:author="Natasha Hardy" w:date="2021-12-10T13:32:00Z">
                <w:rPr>
                  <w:color w:val="000000"/>
                  <w:highlight w:val="yellow"/>
                </w:rPr>
              </w:rPrChange>
            </w:rPr>
            <w:delText>an a</w:delText>
          </w:r>
        </w:del>
      </w:ins>
      <w:ins w:id="2510" w:author="Microsoft Office User" w:date="2021-11-30T14:33:00Z">
        <w:del w:id="2511" w:author="Natasha Hardy" w:date="2021-12-09T16:23:00Z">
          <w:r w:rsidR="00D269B9" w:rsidRPr="008E1A76" w:rsidDel="001F6DBA">
            <w:rPr>
              <w:strike/>
              <w:color w:val="000000" w:themeColor="text1"/>
              <w:rPrChange w:id="2512" w:author="Natasha Hardy" w:date="2021-12-10T13:32:00Z">
                <w:rPr>
                  <w:color w:val="000000"/>
                  <w:highlight w:val="yellow"/>
                </w:rPr>
              </w:rPrChange>
            </w:rPr>
            <w:delText xml:space="preserve">bundance </w:delText>
          </w:r>
        </w:del>
      </w:ins>
      <w:ins w:id="2513" w:author="Microsoft Office User" w:date="2021-11-30T14:35:00Z">
        <w:del w:id="2514" w:author="Natasha Hardy" w:date="2021-12-09T16:23:00Z">
          <w:r w:rsidR="00D269B9" w:rsidRPr="008E1A76" w:rsidDel="001F6DBA">
            <w:rPr>
              <w:strike/>
              <w:color w:val="000000" w:themeColor="text1"/>
              <w:rPrChange w:id="2515" w:author="Natasha Hardy" w:date="2021-12-10T13:32:00Z">
                <w:rPr>
                  <w:color w:val="000000"/>
                  <w:highlight w:val="yellow"/>
                </w:rPr>
              </w:rPrChange>
            </w:rPr>
            <w:delText>o</w:delText>
          </w:r>
        </w:del>
      </w:ins>
      <w:ins w:id="2516" w:author="Microsoft Office User" w:date="2021-11-30T14:36:00Z">
        <w:del w:id="2517" w:author="Natasha Hardy" w:date="2021-12-09T16:23:00Z">
          <w:r w:rsidR="00D269B9" w:rsidRPr="008E1A76" w:rsidDel="001F6DBA">
            <w:rPr>
              <w:strike/>
              <w:color w:val="000000" w:themeColor="text1"/>
              <w:rPrChange w:id="2518" w:author="Natasha Hardy" w:date="2021-12-10T13:32:00Z">
                <w:rPr>
                  <w:color w:val="000000"/>
                  <w:highlight w:val="yellow"/>
                </w:rPr>
              </w:rPrChange>
            </w:rPr>
            <w:delText>f</w:delText>
          </w:r>
        </w:del>
      </w:ins>
      <w:ins w:id="2519" w:author="Microsoft Office User" w:date="2021-11-30T14:35:00Z">
        <w:del w:id="2520" w:author="Natasha Hardy" w:date="2021-12-09T16:23:00Z">
          <w:r w:rsidR="00D269B9" w:rsidRPr="008E1A76" w:rsidDel="001F6DBA">
            <w:rPr>
              <w:strike/>
              <w:color w:val="000000" w:themeColor="text1"/>
              <w:rPrChange w:id="2521" w:author="Natasha Hardy" w:date="2021-12-10T13:32:00Z">
                <w:rPr>
                  <w:color w:val="000000"/>
                  <w:highlight w:val="yellow"/>
                </w:rPr>
              </w:rPrChange>
            </w:rPr>
            <w:delText xml:space="preserve">  a</w:delText>
          </w:r>
        </w:del>
      </w:ins>
      <w:ins w:id="2522" w:author="Microsoft Office User" w:date="2021-11-30T14:36:00Z">
        <w:del w:id="2523" w:author="Natasha Hardy" w:date="2021-12-09T16:23:00Z">
          <w:r w:rsidR="00D269B9" w:rsidRPr="008E1A76" w:rsidDel="001F6DBA">
            <w:rPr>
              <w:strike/>
              <w:color w:val="000000" w:themeColor="text1"/>
              <w:rPrChange w:id="2524" w:author="Natasha Hardy" w:date="2021-12-10T13:32:00Z">
                <w:rPr>
                  <w:color w:val="000000"/>
                  <w:highlight w:val="yellow"/>
                </w:rPr>
              </w:rPrChange>
            </w:rPr>
            <w:delText>round</w:delText>
          </w:r>
        </w:del>
      </w:ins>
      <w:ins w:id="2525" w:author="Microsoft Office User" w:date="2021-11-30T14:35:00Z">
        <w:del w:id="2526" w:author="Natasha Hardy" w:date="2021-12-09T16:23:00Z">
          <w:r w:rsidR="00D269B9" w:rsidRPr="008E1A76" w:rsidDel="001F6DBA">
            <w:rPr>
              <w:strike/>
              <w:color w:val="000000" w:themeColor="text1"/>
              <w:rPrChange w:id="2527" w:author="Natasha Hardy" w:date="2021-12-10T13:32:00Z">
                <w:rPr>
                  <w:color w:val="000000"/>
                  <w:highlight w:val="yellow"/>
                </w:rPr>
              </w:rPrChange>
            </w:rPr>
            <w:delText xml:space="preserve"> 1% of</w:delText>
          </w:r>
        </w:del>
      </w:ins>
      <w:ins w:id="2528" w:author="Microsoft Office User" w:date="2021-11-30T14:33:00Z">
        <w:del w:id="2529" w:author="Natasha Hardy" w:date="2021-12-09T16:23:00Z">
          <w:r w:rsidR="00D269B9" w:rsidRPr="008E1A76" w:rsidDel="001F6DBA">
            <w:rPr>
              <w:strike/>
              <w:color w:val="000000" w:themeColor="text1"/>
              <w:rPrChange w:id="2530" w:author="Natasha Hardy" w:date="2021-12-10T13:32:00Z">
                <w:rPr>
                  <w:color w:val="000000"/>
                  <w:highlight w:val="yellow"/>
                </w:rPr>
              </w:rPrChange>
            </w:rPr>
            <w:delText xml:space="preserve"> the parent sequence</w:delText>
          </w:r>
        </w:del>
      </w:ins>
      <w:ins w:id="2531" w:author="Microsoft Office User" w:date="2021-11-30T14:35:00Z">
        <w:del w:id="2532" w:author="Natasha Hardy" w:date="2021-12-09T16:23:00Z">
          <w:r w:rsidR="00D269B9" w:rsidRPr="008E1A76" w:rsidDel="001F6DBA">
            <w:rPr>
              <w:strike/>
              <w:color w:val="000000" w:themeColor="text1"/>
              <w:rPrChange w:id="2533" w:author="Natasha Hardy" w:date="2021-12-10T13:32:00Z">
                <w:rPr>
                  <w:color w:val="000000"/>
                  <w:highlight w:val="yellow"/>
                </w:rPr>
              </w:rPrChange>
            </w:rPr>
            <w:delText xml:space="preserve">; </w:delText>
          </w:r>
        </w:del>
      </w:ins>
      <w:ins w:id="2534" w:author="Microsoft Office User" w:date="2021-11-30T14:33:00Z">
        <w:del w:id="2535" w:author="Natasha Hardy" w:date="2021-12-09T16:23:00Z">
          <w:r w:rsidR="00D269B9" w:rsidRPr="008E1A76" w:rsidDel="001F6DBA">
            <w:rPr>
              <w:strike/>
              <w:color w:val="000000" w:themeColor="text1"/>
              <w:rPrChange w:id="2536" w:author="Natasha Hardy" w:date="2021-12-10T13:32:00Z">
                <w:rPr>
                  <w:color w:val="000000"/>
                  <w:highlight w:val="yellow"/>
                </w:rPr>
              </w:rPrChange>
            </w:rPr>
            <w:delText>Berry, T</w:delText>
          </w:r>
        </w:del>
      </w:ins>
      <w:ins w:id="2537" w:author="Microsoft Office User" w:date="2021-11-30T14:34:00Z">
        <w:del w:id="2538" w:author="Natasha Hardy" w:date="2021-12-09T16:23:00Z">
          <w:r w:rsidR="00D269B9" w:rsidRPr="008E1A76" w:rsidDel="001F6DBA">
            <w:rPr>
              <w:strike/>
              <w:color w:val="000000" w:themeColor="text1"/>
              <w:rPrChange w:id="2539" w:author="Natasha Hardy" w:date="2021-12-10T13:32:00Z">
                <w:rPr>
                  <w:color w:val="000000"/>
                  <w:highlight w:val="yellow"/>
                </w:rPr>
              </w:rPrChange>
            </w:rPr>
            <w:delText>. E., unpublished d</w:delText>
          </w:r>
        </w:del>
      </w:ins>
      <w:ins w:id="2540" w:author="Natasha Hardy" w:date="2021-11-29T18:24:00Z">
        <w:del w:id="2541" w:author="Microsoft Office User" w:date="2021-11-30T14:34:00Z">
          <w:r w:rsidR="00147EC2" w:rsidRPr="008E1A76" w:rsidDel="00D269B9">
            <w:rPr>
              <w:color w:val="000000" w:themeColor="text1"/>
              <w:rPrChange w:id="2542" w:author="Natasha Hardy" w:date="2021-12-10T13:32:00Z">
                <w:rPr>
                  <w:color w:val="000000"/>
                </w:rPr>
              </w:rPrChange>
            </w:rPr>
            <w:delText>(Tina – this</w:delText>
          </w:r>
        </w:del>
      </w:ins>
      <w:ins w:id="2543" w:author="Natasha Hardy" w:date="2021-11-29T18:25:00Z">
        <w:del w:id="2544" w:author="Microsoft Office User" w:date="2021-11-30T14:34:00Z">
          <w:r w:rsidR="00147EC2" w:rsidRPr="008E1A76" w:rsidDel="00D269B9">
            <w:rPr>
              <w:color w:val="000000" w:themeColor="text1"/>
              <w:rPrChange w:id="2545" w:author="Natasha Hardy" w:date="2021-12-10T13:32:00Z">
                <w:rPr>
                  <w:color w:val="000000"/>
                </w:rPr>
              </w:rPrChange>
            </w:rPr>
            <w:delText xml:space="preserve"> section</w:delText>
          </w:r>
        </w:del>
      </w:ins>
      <w:ins w:id="2546" w:author="Natasha Hardy" w:date="2021-11-29T18:24:00Z">
        <w:del w:id="2547" w:author="Microsoft Office User" w:date="2021-11-30T14:34:00Z">
          <w:r w:rsidR="00147EC2" w:rsidRPr="008E1A76" w:rsidDel="00D269B9">
            <w:rPr>
              <w:color w:val="000000" w:themeColor="text1"/>
              <w:rPrChange w:id="2548" w:author="Natasha Hardy" w:date="2021-12-10T13:32:00Z">
                <w:rPr>
                  <w:color w:val="000000"/>
                </w:rPr>
              </w:rPrChange>
            </w:rPr>
            <w:delText xml:space="preserve"> is a bit wordy as is).</w:delText>
          </w:r>
        </w:del>
      </w:ins>
    </w:p>
    <w:p w14:paraId="5117F241" w14:textId="2A91AAFC" w:rsidR="00C65F08" w:rsidRPr="008E1A76" w:rsidRDefault="008445EE" w:rsidP="001553A7">
      <w:pPr>
        <w:pBdr>
          <w:top w:val="nil"/>
          <w:left w:val="nil"/>
          <w:bottom w:val="nil"/>
          <w:right w:val="nil"/>
          <w:between w:val="nil"/>
        </w:pBdr>
        <w:ind w:firstLine="720"/>
        <w:rPr>
          <w:color w:val="000000" w:themeColor="text1"/>
          <w:rPrChange w:id="2549" w:author="Natasha Hardy" w:date="2021-12-10T13:32:00Z">
            <w:rPr>
              <w:color w:val="000000"/>
            </w:rPr>
          </w:rPrChange>
        </w:rPr>
        <w:pPrChange w:id="2550" w:author="Natasha Hardy" w:date="2021-12-10T11:33:00Z">
          <w:pPr>
            <w:pBdr>
              <w:top w:val="nil"/>
              <w:left w:val="nil"/>
              <w:bottom w:val="nil"/>
              <w:right w:val="nil"/>
              <w:between w:val="nil"/>
            </w:pBdr>
          </w:pPr>
        </w:pPrChange>
      </w:pPr>
      <w:r w:rsidRPr="008E1A76">
        <w:rPr>
          <w:color w:val="000000" w:themeColor="text1"/>
          <w:rPrChange w:id="2551" w:author="Natasha Hardy" w:date="2021-12-10T13:32:00Z">
            <w:rPr>
              <w:color w:val="000000"/>
            </w:rPr>
          </w:rPrChange>
        </w:rPr>
        <w:t xml:space="preserve">We produced a minimum spanning haplotype network using the software </w:t>
      </w:r>
      <w:proofErr w:type="spellStart"/>
      <w:r w:rsidRPr="008E1A76">
        <w:rPr>
          <w:i/>
          <w:color w:val="000000" w:themeColor="text1"/>
          <w:rPrChange w:id="2552" w:author="Natasha Hardy" w:date="2021-12-10T13:32:00Z">
            <w:rPr>
              <w:i/>
            </w:rPr>
          </w:rPrChange>
        </w:rPr>
        <w:t>PopART</w:t>
      </w:r>
      <w:proofErr w:type="spellEnd"/>
      <w:r w:rsidRPr="008E1A76">
        <w:rPr>
          <w:i/>
          <w:color w:val="000000" w:themeColor="text1"/>
          <w:rPrChange w:id="2553" w:author="Natasha Hardy" w:date="2021-12-10T13:32:00Z">
            <w:rPr>
              <w:i/>
            </w:rPr>
          </w:rPrChange>
        </w:rPr>
        <w:t xml:space="preserve"> </w:t>
      </w:r>
      <w:r w:rsidRPr="008E1A76">
        <w:rPr>
          <w:color w:val="000000" w:themeColor="text1"/>
          <w:rPrChange w:id="2554" w:author="Natasha Hardy" w:date="2021-12-10T13:32:00Z">
            <w:rPr/>
          </w:rPrChange>
        </w:rPr>
        <w:t xml:space="preserve">(Leigh &amp; Bryant, 2015) </w:t>
      </w:r>
      <w:r w:rsidRPr="008E1A76">
        <w:rPr>
          <w:color w:val="000000" w:themeColor="text1"/>
          <w:rPrChange w:id="2555" w:author="Natasha Hardy" w:date="2021-12-10T13:32:00Z">
            <w:rPr>
              <w:color w:val="000000"/>
            </w:rPr>
          </w:rPrChange>
        </w:rPr>
        <w:t xml:space="preserve">from an alignment of these </w:t>
      </w:r>
      <w:ins w:id="2556" w:author="Microsoft Office User" w:date="2021-10-14T07:07:00Z">
        <w:del w:id="2557" w:author="Natasha Hardy" w:date="2021-11-13T11:30:00Z">
          <w:r w:rsidR="001305FA" w:rsidRPr="008E1A76" w:rsidDel="00DD4823">
            <w:rPr>
              <w:color w:val="000000" w:themeColor="text1"/>
              <w:rPrChange w:id="2558" w:author="Natasha Hardy" w:date="2021-12-10T13:32:00Z">
                <w:rPr>
                  <w:color w:val="000000"/>
                </w:rPr>
              </w:rPrChange>
            </w:rPr>
            <w:delText>1</w:delText>
          </w:r>
        </w:del>
        <w:del w:id="2559" w:author="Natasha Hardy" w:date="2021-11-13T10:47:00Z">
          <w:r w:rsidR="001305FA" w:rsidRPr="008E1A76" w:rsidDel="00147A9E">
            <w:rPr>
              <w:color w:val="000000" w:themeColor="text1"/>
              <w:rPrChange w:id="2560" w:author="Natasha Hardy" w:date="2021-12-10T13:32:00Z">
                <w:rPr>
                  <w:color w:val="000000"/>
                </w:rPr>
              </w:rPrChange>
            </w:rPr>
            <w:delText>2</w:delText>
          </w:r>
        </w:del>
      </w:ins>
      <w:ins w:id="2561" w:author="Microsoft Office User" w:date="2021-11-30T14:20:00Z">
        <w:r w:rsidR="007D2416" w:rsidRPr="008E1A76">
          <w:rPr>
            <w:color w:val="000000" w:themeColor="text1"/>
            <w:rPrChange w:id="2562" w:author="Natasha Hardy" w:date="2021-12-10T13:32:00Z">
              <w:rPr>
                <w:color w:val="000000"/>
                <w:highlight w:val="yellow"/>
              </w:rPr>
            </w:rPrChange>
          </w:rPr>
          <w:t>nine</w:t>
        </w:r>
      </w:ins>
      <w:ins w:id="2563" w:author="Natasha Hardy" w:date="2021-11-13T11:30:00Z">
        <w:del w:id="2564" w:author="Microsoft Office User" w:date="2021-11-30T14:20:00Z">
          <w:r w:rsidR="00DD4823" w:rsidRPr="008E1A76" w:rsidDel="007D2416">
            <w:rPr>
              <w:color w:val="000000" w:themeColor="text1"/>
              <w:rPrChange w:id="2565" w:author="Natasha Hardy" w:date="2021-12-10T13:32:00Z">
                <w:rPr>
                  <w:color w:val="000000"/>
                  <w:highlight w:val="yellow"/>
                </w:rPr>
              </w:rPrChange>
            </w:rPr>
            <w:delText>9</w:delText>
          </w:r>
        </w:del>
      </w:ins>
      <w:ins w:id="2566" w:author="Microsoft Office User" w:date="2021-10-14T07:05:00Z">
        <w:r w:rsidR="001305FA" w:rsidRPr="008E1A76">
          <w:rPr>
            <w:color w:val="000000" w:themeColor="text1"/>
            <w:rPrChange w:id="2567" w:author="Natasha Hardy" w:date="2021-12-10T13:32:00Z">
              <w:rPr>
                <w:color w:val="000000"/>
              </w:rPr>
            </w:rPrChange>
          </w:rPr>
          <w:t xml:space="preserve"> </w:t>
        </w:r>
      </w:ins>
      <w:ins w:id="2568" w:author="Microsoft Office User" w:date="2021-10-14T07:06:00Z">
        <w:r w:rsidR="001305FA" w:rsidRPr="008E1A76">
          <w:rPr>
            <w:color w:val="000000" w:themeColor="text1"/>
            <w:rPrChange w:id="2569" w:author="Natasha Hardy" w:date="2021-12-10T13:32:00Z">
              <w:rPr>
                <w:color w:val="000000"/>
              </w:rPr>
            </w:rPrChange>
          </w:rPr>
          <w:t xml:space="preserve">penguin </w:t>
        </w:r>
      </w:ins>
      <w:r w:rsidRPr="008E1A76">
        <w:rPr>
          <w:color w:val="000000" w:themeColor="text1"/>
          <w:rPrChange w:id="2570" w:author="Natasha Hardy" w:date="2021-12-10T13:32:00Z">
            <w:rPr>
              <w:color w:val="000000"/>
            </w:rPr>
          </w:rPrChange>
        </w:rPr>
        <w:t>sequences</w:t>
      </w:r>
      <w:del w:id="2571" w:author="Microsoft Office User" w:date="2021-10-14T07:06:00Z">
        <w:r w:rsidRPr="008E1A76" w:rsidDel="001305FA">
          <w:rPr>
            <w:color w:val="000000" w:themeColor="text1"/>
            <w:rPrChange w:id="2572" w:author="Natasha Hardy" w:date="2021-12-10T13:32:00Z">
              <w:rPr>
                <w:color w:val="000000"/>
              </w:rPr>
            </w:rPrChange>
          </w:rPr>
          <w:delText xml:space="preserve"> (n = 12 sequences, from n = 10 samples)</w:delText>
        </w:r>
      </w:del>
      <w:ins w:id="2573" w:author="Natasha Hardy" w:date="2021-11-11T12:10:00Z">
        <w:r w:rsidR="0047137C" w:rsidRPr="008E1A76">
          <w:rPr>
            <w:color w:val="000000" w:themeColor="text1"/>
            <w:rPrChange w:id="2574" w:author="Natasha Hardy" w:date="2021-12-10T13:32:00Z">
              <w:rPr>
                <w:color w:val="000000"/>
              </w:rPr>
            </w:rPrChange>
          </w:rPr>
          <w:t xml:space="preserve"> to</w:t>
        </w:r>
      </w:ins>
      <w:del w:id="2575" w:author="Natasha Hardy" w:date="2021-11-11T12:10:00Z">
        <w:r w:rsidRPr="008E1A76" w:rsidDel="0047137C">
          <w:rPr>
            <w:color w:val="000000" w:themeColor="text1"/>
            <w:rPrChange w:id="2576" w:author="Natasha Hardy" w:date="2021-12-10T13:32:00Z">
              <w:rPr>
                <w:color w:val="000000"/>
              </w:rPr>
            </w:rPrChange>
          </w:rPr>
          <w:delText>.</w:delText>
        </w:r>
      </w:del>
      <w:r w:rsidRPr="008E1A76">
        <w:rPr>
          <w:color w:val="000000" w:themeColor="text1"/>
          <w:rPrChange w:id="2577" w:author="Natasha Hardy" w:date="2021-12-10T13:32:00Z">
            <w:rPr>
              <w:color w:val="000000"/>
            </w:rPr>
          </w:rPrChange>
        </w:rPr>
        <w:t xml:space="preserve"> </w:t>
      </w:r>
      <w:del w:id="2578" w:author="Natasha Hardy" w:date="2021-11-11T12:10:00Z">
        <w:r w:rsidRPr="008E1A76" w:rsidDel="0047137C">
          <w:rPr>
            <w:color w:val="000000" w:themeColor="text1"/>
            <w:rPrChange w:id="2579" w:author="Natasha Hardy" w:date="2021-12-10T13:32:00Z">
              <w:rPr>
                <w:color w:val="000000"/>
              </w:rPr>
            </w:rPrChange>
          </w:rPr>
          <w:delText xml:space="preserve">This enabled </w:delText>
        </w:r>
      </w:del>
      <w:proofErr w:type="spellStart"/>
      <w:r w:rsidRPr="008E1A76">
        <w:rPr>
          <w:color w:val="000000" w:themeColor="text1"/>
          <w:rPrChange w:id="2580" w:author="Natasha Hardy" w:date="2021-12-10T13:32:00Z">
            <w:rPr>
              <w:color w:val="000000"/>
            </w:rPr>
          </w:rPrChange>
        </w:rPr>
        <w:t>visuali</w:t>
      </w:r>
      <w:ins w:id="2581" w:author="Natasha Hardy" w:date="2021-11-11T12:10:00Z">
        <w:r w:rsidR="0047137C" w:rsidRPr="008E1A76">
          <w:rPr>
            <w:color w:val="000000" w:themeColor="text1"/>
            <w:rPrChange w:id="2582" w:author="Natasha Hardy" w:date="2021-12-10T13:32:00Z">
              <w:rPr>
                <w:color w:val="000000"/>
              </w:rPr>
            </w:rPrChange>
          </w:rPr>
          <w:t>se</w:t>
        </w:r>
      </w:ins>
      <w:proofErr w:type="spellEnd"/>
      <w:del w:id="2583" w:author="Natasha Hardy" w:date="2021-11-11T12:10:00Z">
        <w:r w:rsidRPr="008E1A76" w:rsidDel="0047137C">
          <w:rPr>
            <w:color w:val="000000" w:themeColor="text1"/>
            <w:rPrChange w:id="2584" w:author="Natasha Hardy" w:date="2021-12-10T13:32:00Z">
              <w:rPr>
                <w:color w:val="000000"/>
              </w:rPr>
            </w:rPrChange>
          </w:rPr>
          <w:delText>zation</w:delText>
        </w:r>
      </w:del>
      <w:r w:rsidRPr="008E1A76">
        <w:rPr>
          <w:color w:val="000000" w:themeColor="text1"/>
          <w:rPrChange w:id="2585" w:author="Natasha Hardy" w:date="2021-12-10T13:32:00Z">
            <w:rPr>
              <w:color w:val="000000"/>
            </w:rPr>
          </w:rPrChange>
        </w:rPr>
        <w:t xml:space="preserve"> </w:t>
      </w:r>
      <w:del w:id="2586" w:author="Natasha Hardy" w:date="2021-11-11T12:10:00Z">
        <w:r w:rsidRPr="008E1A76" w:rsidDel="0047137C">
          <w:rPr>
            <w:color w:val="000000" w:themeColor="text1"/>
            <w:rPrChange w:id="2587" w:author="Natasha Hardy" w:date="2021-12-10T13:32:00Z">
              <w:rPr>
                <w:color w:val="000000"/>
              </w:rPr>
            </w:rPrChange>
          </w:rPr>
          <w:delText xml:space="preserve">of the </w:delText>
        </w:r>
      </w:del>
      <w:r w:rsidRPr="008E1A76">
        <w:rPr>
          <w:color w:val="000000" w:themeColor="text1"/>
          <w:rPrChange w:id="2588" w:author="Natasha Hardy" w:date="2021-12-10T13:32:00Z">
            <w:rPr>
              <w:color w:val="000000"/>
            </w:rPr>
          </w:rPrChange>
        </w:rPr>
        <w:t xml:space="preserve">relationships between haplotypes consumed, </w:t>
      </w:r>
      <w:del w:id="2589" w:author="Natasha Hardy" w:date="2021-12-09T16:25:00Z">
        <w:r w:rsidRPr="008E1A76" w:rsidDel="001F6DBA">
          <w:rPr>
            <w:color w:val="000000" w:themeColor="text1"/>
            <w:rPrChange w:id="2590" w:author="Natasha Hardy" w:date="2021-12-10T13:32:00Z">
              <w:rPr>
                <w:color w:val="000000"/>
              </w:rPr>
            </w:rPrChange>
          </w:rPr>
          <w:delText xml:space="preserve">their abundances within </w:delText>
        </w:r>
      </w:del>
      <w:r w:rsidRPr="008E1A76">
        <w:rPr>
          <w:color w:val="000000" w:themeColor="text1"/>
          <w:rPrChange w:id="2591" w:author="Natasha Hardy" w:date="2021-12-10T13:32:00Z">
            <w:rPr>
              <w:color w:val="000000"/>
            </w:rPr>
          </w:rPrChange>
        </w:rPr>
        <w:t xml:space="preserve">and between samples </w:t>
      </w:r>
      <w:del w:id="2592" w:author="Natasha Hardy" w:date="2021-11-11T12:10:00Z">
        <w:r w:rsidRPr="008E1A76" w:rsidDel="0047137C">
          <w:rPr>
            <w:color w:val="000000" w:themeColor="text1"/>
            <w:rPrChange w:id="2593" w:author="Natasha Hardy" w:date="2021-12-10T13:32:00Z">
              <w:rPr>
                <w:color w:val="000000"/>
              </w:rPr>
            </w:rPrChange>
          </w:rPr>
          <w:delText xml:space="preserve">and </w:delText>
        </w:r>
      </w:del>
      <w:r w:rsidRPr="008E1A76">
        <w:rPr>
          <w:color w:val="000000" w:themeColor="text1"/>
          <w:rPrChange w:id="2594" w:author="Natasha Hardy" w:date="2021-12-10T13:32:00Z">
            <w:rPr>
              <w:color w:val="000000"/>
            </w:rPr>
          </w:rPrChange>
        </w:rPr>
        <w:t xml:space="preserve">from the different locations </w:t>
      </w:r>
      <w:del w:id="2595" w:author="Natasha Hardy" w:date="2021-11-11T12:11:00Z">
        <w:r w:rsidRPr="008E1A76" w:rsidDel="0047137C">
          <w:rPr>
            <w:color w:val="000000" w:themeColor="text1"/>
            <w:rPrChange w:id="2596" w:author="Natasha Hardy" w:date="2021-12-10T13:32:00Z">
              <w:rPr>
                <w:color w:val="000000"/>
              </w:rPr>
            </w:rPrChange>
          </w:rPr>
          <w:delText xml:space="preserve">where their predators’ scats were </w:delText>
        </w:r>
      </w:del>
      <w:r w:rsidRPr="008E1A76">
        <w:rPr>
          <w:color w:val="000000" w:themeColor="text1"/>
          <w:rPrChange w:id="2597" w:author="Natasha Hardy" w:date="2021-12-10T13:32:00Z">
            <w:rPr>
              <w:color w:val="000000"/>
            </w:rPr>
          </w:rPrChange>
        </w:rPr>
        <w:t xml:space="preserve">sampled. All </w:t>
      </w:r>
      <w:del w:id="2598" w:author="Rebecca McIntosh" w:date="2021-10-29T12:11:00Z">
        <w:r w:rsidRPr="008E1A76" w:rsidDel="006E305C">
          <w:rPr>
            <w:color w:val="000000" w:themeColor="text1"/>
            <w:rPrChange w:id="2599" w:author="Natasha Hardy" w:date="2021-12-10T13:32:00Z">
              <w:rPr>
                <w:color w:val="000000"/>
              </w:rPr>
            </w:rPrChange>
          </w:rPr>
          <w:delText xml:space="preserve">10 </w:delText>
        </w:r>
      </w:del>
      <w:r w:rsidRPr="008E1A76">
        <w:rPr>
          <w:color w:val="000000" w:themeColor="text1"/>
          <w:rPrChange w:id="2600" w:author="Natasha Hardy" w:date="2021-12-10T13:32:00Z">
            <w:rPr>
              <w:color w:val="000000"/>
            </w:rPr>
          </w:rPrChange>
        </w:rPr>
        <w:t xml:space="preserve">samples containing little penguin DNA </w:t>
      </w:r>
      <w:ins w:id="2601" w:author="Natasha Hardy" w:date="2021-11-11T12:11:00Z">
        <w:r w:rsidR="0047137C" w:rsidRPr="008E1A76">
          <w:rPr>
            <w:color w:val="000000" w:themeColor="text1"/>
            <w:rPrChange w:id="2602" w:author="Natasha Hardy" w:date="2021-12-10T13:32:00Z">
              <w:rPr>
                <w:color w:val="000000"/>
              </w:rPr>
            </w:rPrChange>
          </w:rPr>
          <w:t xml:space="preserve">(n = 10) </w:t>
        </w:r>
      </w:ins>
      <w:r w:rsidRPr="008E1A76">
        <w:rPr>
          <w:color w:val="000000" w:themeColor="text1"/>
          <w:rPrChange w:id="2603" w:author="Natasha Hardy" w:date="2021-12-10T13:32:00Z">
            <w:rPr>
              <w:color w:val="000000"/>
            </w:rPr>
          </w:rPrChange>
        </w:rPr>
        <w:t xml:space="preserve">were </w:t>
      </w:r>
      <w:del w:id="2604" w:author="Natasha Hardy" w:date="2021-11-11T12:12:00Z">
        <w:r w:rsidRPr="008E1A76" w:rsidDel="0047137C">
          <w:rPr>
            <w:color w:val="000000" w:themeColor="text1"/>
            <w:rPrChange w:id="2605" w:author="Natasha Hardy" w:date="2021-12-10T13:32:00Z">
              <w:rPr>
                <w:color w:val="000000"/>
              </w:rPr>
            </w:rPrChange>
          </w:rPr>
          <w:delText xml:space="preserve">subsequently </w:delText>
        </w:r>
      </w:del>
      <w:ins w:id="2606" w:author="Natasha Hardy" w:date="2021-11-11T12:12:00Z">
        <w:r w:rsidR="0047137C" w:rsidRPr="008E1A76">
          <w:rPr>
            <w:color w:val="000000" w:themeColor="text1"/>
            <w:rPrChange w:id="2607" w:author="Natasha Hardy" w:date="2021-12-10T13:32:00Z">
              <w:rPr>
                <w:color w:val="000000"/>
              </w:rPr>
            </w:rPrChange>
          </w:rPr>
          <w:t xml:space="preserve">then </w:t>
        </w:r>
      </w:ins>
      <w:r w:rsidRPr="008E1A76">
        <w:rPr>
          <w:color w:val="000000" w:themeColor="text1"/>
          <w:rPrChange w:id="2608" w:author="Natasha Hardy" w:date="2021-12-10T13:32:00Z">
            <w:rPr>
              <w:color w:val="000000"/>
            </w:rPr>
          </w:rPrChange>
        </w:rPr>
        <w:t>searched for the presence of</w:t>
      </w:r>
      <w:del w:id="2609" w:author="Natasha Hardy" w:date="2021-12-10T11:47:00Z">
        <w:r w:rsidRPr="008E1A76" w:rsidDel="00690646">
          <w:rPr>
            <w:color w:val="000000" w:themeColor="text1"/>
            <w:rPrChange w:id="2610" w:author="Natasha Hardy" w:date="2021-12-10T13:32:00Z">
              <w:rPr>
                <w:color w:val="000000"/>
              </w:rPr>
            </w:rPrChange>
          </w:rPr>
          <w:delText xml:space="preserve"> </w:delText>
        </w:r>
      </w:del>
      <w:del w:id="2611" w:author="Natasha Hardy" w:date="2021-11-11T12:12:00Z">
        <w:r w:rsidRPr="008E1A76" w:rsidDel="0047137C">
          <w:rPr>
            <w:color w:val="000000" w:themeColor="text1"/>
            <w:rPrChange w:id="2612" w:author="Natasha Hardy" w:date="2021-12-10T13:32:00Z">
              <w:rPr>
                <w:color w:val="000000"/>
              </w:rPr>
            </w:rPrChange>
          </w:rPr>
          <w:delText xml:space="preserve">dominant </w:delText>
        </w:r>
      </w:del>
      <w:del w:id="2613" w:author="Natasha Hardy" w:date="2021-12-09T16:26:00Z">
        <w:r w:rsidRPr="008E1A76" w:rsidDel="001F6DBA">
          <w:rPr>
            <w:color w:val="000000" w:themeColor="text1"/>
            <w:rPrChange w:id="2614" w:author="Natasha Hardy" w:date="2021-12-10T13:32:00Z">
              <w:rPr>
                <w:color w:val="000000"/>
              </w:rPr>
            </w:rPrChange>
          </w:rPr>
          <w:delText>haplotypes</w:delText>
        </w:r>
      </w:del>
      <w:r w:rsidRPr="008E1A76">
        <w:rPr>
          <w:color w:val="000000" w:themeColor="text1"/>
          <w:rPrChange w:id="2615" w:author="Natasha Hardy" w:date="2021-12-10T13:32:00Z">
            <w:rPr>
              <w:color w:val="000000"/>
            </w:rPr>
          </w:rPrChange>
        </w:rPr>
        <w:t xml:space="preserve"> identified</w:t>
      </w:r>
      <w:ins w:id="2616" w:author="Natasha Hardy" w:date="2021-12-09T16:26:00Z">
        <w:r w:rsidR="001F6DBA" w:rsidRPr="008E1A76">
          <w:rPr>
            <w:color w:val="000000" w:themeColor="text1"/>
            <w:rPrChange w:id="2617" w:author="Natasha Hardy" w:date="2021-12-10T13:32:00Z">
              <w:rPr>
                <w:color w:val="000000"/>
              </w:rPr>
            </w:rPrChange>
          </w:rPr>
          <w:t xml:space="preserve"> haplotypes</w:t>
        </w:r>
      </w:ins>
      <w:del w:id="2618" w:author="Natasha Hardy" w:date="2021-11-11T12:21:00Z">
        <w:r w:rsidRPr="008E1A76" w:rsidDel="007C0F27">
          <w:rPr>
            <w:color w:val="000000" w:themeColor="text1"/>
            <w:rPrChange w:id="2619" w:author="Natasha Hardy" w:date="2021-12-10T13:32:00Z">
              <w:rPr>
                <w:color w:val="000000"/>
              </w:rPr>
            </w:rPrChange>
          </w:rPr>
          <w:delText xml:space="preserve">, in order </w:delText>
        </w:r>
      </w:del>
      <w:del w:id="2620" w:author="Natasha Hardy" w:date="2021-11-11T12:14:00Z">
        <w:r w:rsidRPr="008E1A76" w:rsidDel="0047137C">
          <w:rPr>
            <w:color w:val="000000" w:themeColor="text1"/>
            <w:rPrChange w:id="2621" w:author="Natasha Hardy" w:date="2021-12-10T13:32:00Z">
              <w:rPr>
                <w:color w:val="000000"/>
              </w:rPr>
            </w:rPrChange>
          </w:rPr>
          <w:delText xml:space="preserve">to report on the genetic diversity consumed by long-nosed fur seals, </w:delText>
        </w:r>
      </w:del>
      <w:del w:id="2622" w:author="Natasha Hardy" w:date="2021-11-11T12:12:00Z">
        <w:r w:rsidRPr="008E1A76" w:rsidDel="0047137C">
          <w:rPr>
            <w:color w:val="000000" w:themeColor="text1"/>
            <w:rPrChange w:id="2623" w:author="Natasha Hardy" w:date="2021-12-10T13:32:00Z">
              <w:rPr>
                <w:color w:val="000000"/>
              </w:rPr>
            </w:rPrChange>
          </w:rPr>
          <w:delText xml:space="preserve">both </w:delText>
        </w:r>
      </w:del>
      <w:del w:id="2624" w:author="Natasha Hardy" w:date="2021-11-11T12:14:00Z">
        <w:r w:rsidRPr="008E1A76" w:rsidDel="0047137C">
          <w:rPr>
            <w:color w:val="000000" w:themeColor="text1"/>
            <w:rPrChange w:id="2625" w:author="Natasha Hardy" w:date="2021-12-10T13:32:00Z">
              <w:rPr>
                <w:color w:val="000000"/>
              </w:rPr>
            </w:rPrChange>
          </w:rPr>
          <w:delText>within and across samples</w:delText>
        </w:r>
        <w:r w:rsidRPr="008E1A76" w:rsidDel="0047137C">
          <w:rPr>
            <w:color w:val="000000" w:themeColor="text1"/>
            <w:rPrChange w:id="2626" w:author="Natasha Hardy" w:date="2021-12-10T13:32:00Z">
              <w:rPr/>
            </w:rPrChange>
          </w:rPr>
          <w:delText>.</w:delText>
        </w:r>
        <w:r w:rsidRPr="008E1A76" w:rsidDel="0047137C">
          <w:rPr>
            <w:color w:val="000000" w:themeColor="text1"/>
            <w:rPrChange w:id="2627" w:author="Natasha Hardy" w:date="2021-12-10T13:32:00Z">
              <w:rPr>
                <w:color w:val="000000"/>
              </w:rPr>
            </w:rPrChange>
          </w:rPr>
          <w:delText xml:space="preserve"> </w:delText>
        </w:r>
        <w:r w:rsidRPr="008E1A76" w:rsidDel="0047137C">
          <w:rPr>
            <w:color w:val="000000" w:themeColor="text1"/>
            <w:rPrChange w:id="2628" w:author="Natasha Hardy" w:date="2021-12-10T13:32:00Z">
              <w:rPr/>
            </w:rPrChange>
          </w:rPr>
          <w:delText>T</w:delText>
        </w:r>
        <w:r w:rsidRPr="008E1A76" w:rsidDel="0047137C">
          <w:rPr>
            <w:color w:val="000000" w:themeColor="text1"/>
            <w:rPrChange w:id="2629" w:author="Natasha Hardy" w:date="2021-12-10T13:32:00Z">
              <w:rPr>
                <w:color w:val="000000"/>
              </w:rPr>
            </w:rPrChange>
          </w:rPr>
          <w:delText xml:space="preserve">hus, </w:delText>
        </w:r>
      </w:del>
      <w:ins w:id="2630" w:author="Natasha Hardy" w:date="2021-11-11T12:21:00Z">
        <w:r w:rsidR="007C0F27" w:rsidRPr="008E1A76">
          <w:rPr>
            <w:color w:val="000000" w:themeColor="text1"/>
            <w:rPrChange w:id="2631" w:author="Natasha Hardy" w:date="2021-12-10T13:32:00Z">
              <w:rPr>
                <w:color w:val="000000"/>
              </w:rPr>
            </w:rPrChange>
          </w:rPr>
          <w:t>.</w:t>
        </w:r>
      </w:ins>
      <w:ins w:id="2632" w:author="Natasha Hardy" w:date="2021-11-11T12:14:00Z">
        <w:r w:rsidR="0047137C" w:rsidRPr="008E1A76">
          <w:rPr>
            <w:color w:val="000000" w:themeColor="text1"/>
            <w:rPrChange w:id="2633" w:author="Natasha Hardy" w:date="2021-12-10T13:32:00Z">
              <w:rPr>
                <w:color w:val="000000"/>
              </w:rPr>
            </w:rPrChange>
          </w:rPr>
          <w:t xml:space="preserve"> </w:t>
        </w:r>
      </w:ins>
      <w:del w:id="2634" w:author="Natasha Hardy" w:date="2021-11-11T12:21:00Z">
        <w:r w:rsidRPr="008E1A76" w:rsidDel="007C0F27">
          <w:rPr>
            <w:color w:val="000000" w:themeColor="text1"/>
            <w:rPrChange w:id="2635" w:author="Natasha Hardy" w:date="2021-12-10T13:32:00Z">
              <w:rPr>
                <w:color w:val="000000"/>
              </w:rPr>
            </w:rPrChange>
          </w:rPr>
          <w:delText xml:space="preserve">we </w:delText>
        </w:r>
      </w:del>
      <w:ins w:id="2636" w:author="Natasha Hardy" w:date="2021-11-11T12:21:00Z">
        <w:r w:rsidR="007C0F27" w:rsidRPr="008E1A76">
          <w:rPr>
            <w:color w:val="000000" w:themeColor="text1"/>
            <w:rPrChange w:id="2637" w:author="Natasha Hardy" w:date="2021-12-10T13:32:00Z">
              <w:rPr>
                <w:color w:val="000000"/>
              </w:rPr>
            </w:rPrChange>
          </w:rPr>
          <w:t xml:space="preserve">We </w:t>
        </w:r>
      </w:ins>
      <w:del w:id="2638" w:author="Natasha Hardy" w:date="2021-11-11T10:06:00Z">
        <w:r w:rsidRPr="008E1A76">
          <w:rPr>
            <w:color w:val="000000" w:themeColor="text1"/>
            <w:rPrChange w:id="2639" w:author="Natasha Hardy" w:date="2021-12-10T13:32:00Z">
              <w:rPr>
                <w:color w:val="000000"/>
              </w:rPr>
            </w:rPrChange>
          </w:rPr>
          <w:delText>estimate</w:delText>
        </w:r>
      </w:del>
      <w:ins w:id="2640" w:author="Natasha Hardy" w:date="2021-11-11T10:06:00Z">
        <w:r w:rsidRPr="008E1A76">
          <w:rPr>
            <w:color w:val="000000" w:themeColor="text1"/>
            <w:rPrChange w:id="2641" w:author="Natasha Hardy" w:date="2021-12-10T13:32:00Z">
              <w:rPr>
                <w:color w:val="000000"/>
              </w:rPr>
            </w:rPrChange>
          </w:rPr>
          <w:t>estimate</w:t>
        </w:r>
      </w:ins>
      <w:ins w:id="2642" w:author="Rebecca McIntosh" w:date="2021-10-28T11:13:00Z">
        <w:r w:rsidR="00C92A63" w:rsidRPr="008E1A76">
          <w:rPr>
            <w:color w:val="000000" w:themeColor="text1"/>
            <w:rPrChange w:id="2643" w:author="Natasha Hardy" w:date="2021-12-10T13:32:00Z">
              <w:rPr>
                <w:color w:val="000000"/>
              </w:rPr>
            </w:rPrChange>
          </w:rPr>
          <w:t>d</w:t>
        </w:r>
      </w:ins>
      <w:r w:rsidRPr="008E1A76">
        <w:rPr>
          <w:color w:val="000000" w:themeColor="text1"/>
          <w:rPrChange w:id="2644" w:author="Natasha Hardy" w:date="2021-12-10T13:32:00Z">
            <w:rPr>
              <w:color w:val="000000"/>
            </w:rPr>
          </w:rPrChange>
        </w:rPr>
        <w:t xml:space="preserve"> the number of penguins likely consumed based on</w:t>
      </w:r>
      <w:ins w:id="2645" w:author="Natasha Hardy" w:date="2021-12-10T11:47:00Z">
        <w:r w:rsidR="00690646" w:rsidRPr="000B2280">
          <w:rPr>
            <w:color w:val="000000" w:themeColor="text1"/>
          </w:rPr>
          <w:t xml:space="preserve"> the number of</w:t>
        </w:r>
      </w:ins>
      <w:r w:rsidRPr="008E1A76">
        <w:rPr>
          <w:color w:val="000000" w:themeColor="text1"/>
          <w:rPrChange w:id="2646" w:author="Natasha Hardy" w:date="2021-12-10T13:32:00Z">
            <w:rPr>
              <w:color w:val="000000"/>
            </w:rPr>
          </w:rPrChange>
        </w:rPr>
        <w:t xml:space="preserve"> </w:t>
      </w:r>
      <w:del w:id="2647" w:author="Natasha Hardy" w:date="2021-11-11T12:15:00Z">
        <w:r w:rsidRPr="008E1A76" w:rsidDel="0047137C">
          <w:rPr>
            <w:color w:val="000000" w:themeColor="text1"/>
            <w:rPrChange w:id="2648" w:author="Natasha Hardy" w:date="2021-12-10T13:32:00Z">
              <w:rPr>
                <w:color w:val="000000"/>
              </w:rPr>
            </w:rPrChange>
          </w:rPr>
          <w:delText>how many of the</w:delText>
        </w:r>
        <w:r w:rsidRPr="008E1A76" w:rsidDel="0047137C">
          <w:rPr>
            <w:color w:val="000000" w:themeColor="text1"/>
            <w:rPrChange w:id="2649" w:author="Natasha Hardy" w:date="2021-12-10T13:32:00Z">
              <w:rPr/>
            </w:rPrChange>
          </w:rPr>
          <w:delText xml:space="preserve"> </w:delText>
        </w:r>
      </w:del>
      <w:del w:id="2650" w:author="Natasha Hardy" w:date="2021-11-11T12:14:00Z">
        <w:r w:rsidRPr="008E1A76" w:rsidDel="0047137C">
          <w:rPr>
            <w:color w:val="000000" w:themeColor="text1"/>
            <w:rPrChange w:id="2651" w:author="Natasha Hardy" w:date="2021-12-10T13:32:00Z">
              <w:rPr/>
            </w:rPrChange>
          </w:rPr>
          <w:delText>identified penguin</w:delText>
        </w:r>
        <w:r w:rsidRPr="008E1A76" w:rsidDel="0047137C">
          <w:rPr>
            <w:color w:val="000000" w:themeColor="text1"/>
            <w:rPrChange w:id="2652" w:author="Natasha Hardy" w:date="2021-12-10T13:32:00Z">
              <w:rPr>
                <w:color w:val="000000"/>
              </w:rPr>
            </w:rPrChange>
          </w:rPr>
          <w:delText xml:space="preserve"> </w:delText>
        </w:r>
      </w:del>
      <w:r w:rsidRPr="008E1A76">
        <w:rPr>
          <w:color w:val="000000" w:themeColor="text1"/>
          <w:rPrChange w:id="2653" w:author="Natasha Hardy" w:date="2021-12-10T13:32:00Z">
            <w:rPr>
              <w:color w:val="000000"/>
            </w:rPr>
          </w:rPrChange>
        </w:rPr>
        <w:t>haplotype</w:t>
      </w:r>
      <w:ins w:id="2654" w:author="Natasha Hardy" w:date="2021-12-10T11:47:00Z">
        <w:r w:rsidR="00690646" w:rsidRPr="000B2280">
          <w:rPr>
            <w:color w:val="000000" w:themeColor="text1"/>
          </w:rPr>
          <w:t>s</w:t>
        </w:r>
      </w:ins>
      <w:del w:id="2655" w:author="Natasha Hardy" w:date="2021-11-11T12:15:00Z">
        <w:r w:rsidRPr="008E1A76" w:rsidDel="0047137C">
          <w:rPr>
            <w:color w:val="000000" w:themeColor="text1"/>
            <w:rPrChange w:id="2656" w:author="Natasha Hardy" w:date="2021-12-10T13:32:00Z">
              <w:rPr>
                <w:color w:val="000000"/>
              </w:rPr>
            </w:rPrChange>
          </w:rPr>
          <w:delText>s</w:delText>
        </w:r>
      </w:del>
      <w:r w:rsidRPr="008E1A76">
        <w:rPr>
          <w:color w:val="000000" w:themeColor="text1"/>
          <w:rPrChange w:id="2657" w:author="Natasha Hardy" w:date="2021-12-10T13:32:00Z">
            <w:rPr>
              <w:color w:val="000000"/>
            </w:rPr>
          </w:rPrChange>
        </w:rPr>
        <w:t xml:space="preserve"> </w:t>
      </w:r>
      <w:ins w:id="2658" w:author="Natasha Hardy" w:date="2021-11-11T12:15:00Z">
        <w:r w:rsidR="0047137C" w:rsidRPr="008E1A76">
          <w:rPr>
            <w:color w:val="000000" w:themeColor="text1"/>
            <w:rPrChange w:id="2659" w:author="Natasha Hardy" w:date="2021-12-10T13:32:00Z">
              <w:rPr>
                <w:color w:val="000000"/>
              </w:rPr>
            </w:rPrChange>
          </w:rPr>
          <w:t xml:space="preserve">within each </w:t>
        </w:r>
      </w:ins>
      <w:del w:id="2660" w:author="Natasha Hardy" w:date="2021-11-11T12:15:00Z">
        <w:r w:rsidRPr="008E1A76" w:rsidDel="0047137C">
          <w:rPr>
            <w:color w:val="000000" w:themeColor="text1"/>
            <w:rPrChange w:id="2661" w:author="Natasha Hardy" w:date="2021-12-10T13:32:00Z">
              <w:rPr>
                <w:color w:val="000000"/>
              </w:rPr>
            </w:rPrChange>
          </w:rPr>
          <w:delText xml:space="preserve">were </w:delText>
        </w:r>
        <w:r w:rsidRPr="008E1A76" w:rsidDel="0047137C">
          <w:rPr>
            <w:color w:val="000000" w:themeColor="text1"/>
            <w:rPrChange w:id="2662" w:author="Natasha Hardy" w:date="2021-12-10T13:32:00Z">
              <w:rPr/>
            </w:rPrChange>
          </w:rPr>
          <w:delText>then</w:delText>
        </w:r>
        <w:r w:rsidRPr="008E1A76" w:rsidDel="0047137C">
          <w:rPr>
            <w:color w:val="000000" w:themeColor="text1"/>
            <w:rPrChange w:id="2663" w:author="Natasha Hardy" w:date="2021-12-10T13:32:00Z">
              <w:rPr>
                <w:color w:val="000000"/>
              </w:rPr>
            </w:rPrChange>
          </w:rPr>
          <w:delText xml:space="preserve"> found in </w:delText>
        </w:r>
        <w:r w:rsidRPr="008E1A76" w:rsidDel="0047137C">
          <w:rPr>
            <w:color w:val="000000" w:themeColor="text1"/>
            <w:rPrChange w:id="2664" w:author="Natasha Hardy" w:date="2021-12-10T13:32:00Z">
              <w:rPr/>
            </w:rPrChange>
          </w:rPr>
          <w:delText xml:space="preserve">each of the 10 scat </w:delText>
        </w:r>
      </w:del>
      <w:r w:rsidRPr="008E1A76">
        <w:rPr>
          <w:color w:val="000000" w:themeColor="text1"/>
          <w:rPrChange w:id="2665" w:author="Natasha Hardy" w:date="2021-12-10T13:32:00Z">
            <w:rPr/>
          </w:rPrChange>
        </w:rPr>
        <w:t>sample</w:t>
      </w:r>
      <w:del w:id="2666" w:author="Natasha Hardy" w:date="2021-11-11T12:15:00Z">
        <w:r w:rsidRPr="008E1A76" w:rsidDel="0047137C">
          <w:rPr>
            <w:color w:val="000000" w:themeColor="text1"/>
            <w:rPrChange w:id="2667" w:author="Natasha Hardy" w:date="2021-12-10T13:32:00Z">
              <w:rPr/>
            </w:rPrChange>
          </w:rPr>
          <w:delText>s that were positive for penguin DNA</w:delText>
        </w:r>
      </w:del>
      <w:del w:id="2668" w:author="Rebecca McIntosh" w:date="2021-10-29T12:12:00Z">
        <w:r w:rsidRPr="008E1A76" w:rsidDel="006E305C">
          <w:rPr>
            <w:color w:val="000000" w:themeColor="text1"/>
            <w:rPrChange w:id="2669" w:author="Natasha Hardy" w:date="2021-12-10T13:32:00Z">
              <w:rPr/>
            </w:rPrChange>
          </w:rPr>
          <w:delText xml:space="preserve">, </w:delText>
        </w:r>
        <w:commentRangeStart w:id="2670"/>
        <w:r w:rsidRPr="008E1A76" w:rsidDel="006E305C">
          <w:rPr>
            <w:color w:val="000000" w:themeColor="text1"/>
            <w:rPrChange w:id="2671" w:author="Natasha Hardy" w:date="2021-12-10T13:32:00Z">
              <w:rPr/>
            </w:rPrChange>
          </w:rPr>
          <w:delText>across geographically and temporally separated samples</w:delText>
        </w:r>
      </w:del>
      <w:commentRangeEnd w:id="2670"/>
      <w:r w:rsidR="006E305C" w:rsidRPr="008E1A76">
        <w:rPr>
          <w:rStyle w:val="CommentReference"/>
          <w:color w:val="000000" w:themeColor="text1"/>
          <w:rPrChange w:id="2672" w:author="Natasha Hardy" w:date="2021-12-10T13:32:00Z">
            <w:rPr>
              <w:rStyle w:val="CommentReference"/>
            </w:rPr>
          </w:rPrChange>
        </w:rPr>
        <w:commentReference w:id="2670"/>
      </w:r>
      <w:r w:rsidRPr="008E1A76">
        <w:rPr>
          <w:color w:val="000000" w:themeColor="text1"/>
          <w:rPrChange w:id="2673" w:author="Natasha Hardy" w:date="2021-12-10T13:32:00Z">
            <w:rPr>
              <w:color w:val="000000"/>
            </w:rPr>
          </w:rPrChange>
        </w:rPr>
        <w:t xml:space="preserve">. </w:t>
      </w:r>
      <w:del w:id="2674" w:author="Natasha Hardy" w:date="2021-12-10T11:14:00Z">
        <w:r w:rsidRPr="008E1A76" w:rsidDel="003C6B2B">
          <w:rPr>
            <w:color w:val="000000" w:themeColor="text1"/>
            <w:rPrChange w:id="2675" w:author="Natasha Hardy" w:date="2021-12-10T13:32:00Z">
              <w:rPr>
                <w:color w:val="000000"/>
              </w:rPr>
            </w:rPrChange>
          </w:rPr>
          <w:delText>Logi</w:delText>
        </w:r>
        <w:r w:rsidRPr="008E1A76" w:rsidDel="003C6B2B">
          <w:rPr>
            <w:color w:val="000000" w:themeColor="text1"/>
            <w:rPrChange w:id="2676" w:author="Natasha Hardy" w:date="2021-12-10T13:32:00Z">
              <w:rPr/>
            </w:rPrChange>
          </w:rPr>
          <w:delText xml:space="preserve">cally, two distinct mtDNA haplotypes (12s rRNA) found within a sample </w:delText>
        </w:r>
      </w:del>
      <w:del w:id="2677" w:author="Natasha Hardy" w:date="2021-11-11T10:06:00Z">
        <w:r w:rsidRPr="008E1A76">
          <w:rPr>
            <w:color w:val="000000" w:themeColor="text1"/>
            <w:rPrChange w:id="2678" w:author="Natasha Hardy" w:date="2021-12-10T13:32:00Z">
              <w:rPr/>
            </w:rPrChange>
          </w:rPr>
          <w:delText>correspond</w:delText>
        </w:r>
      </w:del>
      <w:ins w:id="2679" w:author="Rebecca McIntosh" w:date="2021-10-28T11:13:00Z">
        <w:del w:id="2680" w:author="Natasha Hardy" w:date="2021-12-10T11:14:00Z">
          <w:r w:rsidR="00C92A63" w:rsidRPr="008E1A76" w:rsidDel="003C6B2B">
            <w:rPr>
              <w:color w:val="000000" w:themeColor="text1"/>
              <w:rPrChange w:id="2681" w:author="Natasha Hardy" w:date="2021-12-10T13:32:00Z">
                <w:rPr/>
              </w:rPrChange>
            </w:rPr>
            <w:delText>ed</w:delText>
          </w:r>
        </w:del>
      </w:ins>
      <w:del w:id="2682" w:author="Natasha Hardy" w:date="2021-12-10T11:14:00Z">
        <w:r w:rsidRPr="008E1A76" w:rsidDel="003C6B2B">
          <w:rPr>
            <w:color w:val="000000" w:themeColor="text1"/>
            <w:rPrChange w:id="2683" w:author="Natasha Hardy" w:date="2021-12-10T13:32:00Z">
              <w:rPr/>
            </w:rPrChange>
          </w:rPr>
          <w:delText xml:space="preserve"> to two distinct birds consumed. </w:delText>
        </w:r>
      </w:del>
      <w:r w:rsidRPr="008E1A76">
        <w:rPr>
          <w:color w:val="000000" w:themeColor="text1"/>
          <w:rPrChange w:id="2684" w:author="Natasha Hardy" w:date="2021-12-10T13:32:00Z">
            <w:rPr/>
          </w:rPrChange>
        </w:rPr>
        <w:t xml:space="preserve">Additionally, as samples were collected across multiple days from each location and sampling time, we </w:t>
      </w:r>
      <w:del w:id="2685" w:author="Natasha Hardy" w:date="2021-11-11T10:06:00Z">
        <w:r w:rsidRPr="008E1A76">
          <w:rPr>
            <w:color w:val="000000" w:themeColor="text1"/>
            <w:rPrChange w:id="2686" w:author="Natasha Hardy" w:date="2021-12-10T13:32:00Z">
              <w:rPr/>
            </w:rPrChange>
          </w:rPr>
          <w:delText>treat</w:delText>
        </w:r>
      </w:del>
      <w:ins w:id="2687" w:author="Natasha Hardy" w:date="2021-11-11T10:06:00Z">
        <w:r w:rsidRPr="008E1A76">
          <w:rPr>
            <w:color w:val="000000" w:themeColor="text1"/>
            <w:rPrChange w:id="2688" w:author="Natasha Hardy" w:date="2021-12-10T13:32:00Z">
              <w:rPr/>
            </w:rPrChange>
          </w:rPr>
          <w:t>treat</w:t>
        </w:r>
      </w:ins>
      <w:ins w:id="2689" w:author="Rebecca McIntosh" w:date="2021-10-28T11:13:00Z">
        <w:r w:rsidR="00C92A63" w:rsidRPr="008E1A76">
          <w:rPr>
            <w:color w:val="000000" w:themeColor="text1"/>
            <w:rPrChange w:id="2690" w:author="Natasha Hardy" w:date="2021-12-10T13:32:00Z">
              <w:rPr/>
            </w:rPrChange>
          </w:rPr>
          <w:t>ed</w:t>
        </w:r>
      </w:ins>
      <w:r w:rsidRPr="008E1A76">
        <w:rPr>
          <w:color w:val="000000" w:themeColor="text1"/>
          <w:rPrChange w:id="2691" w:author="Natasha Hardy" w:date="2021-12-10T13:32:00Z">
            <w:rPr/>
          </w:rPrChange>
        </w:rPr>
        <w:t xml:space="preserve"> each sample </w:t>
      </w:r>
      <w:del w:id="2692" w:author="Natasha Hardy" w:date="2021-12-10T11:47:00Z">
        <w:r w:rsidRPr="008E1A76" w:rsidDel="00690646">
          <w:rPr>
            <w:color w:val="000000" w:themeColor="text1"/>
            <w:rPrChange w:id="2693" w:author="Natasha Hardy" w:date="2021-12-10T13:32:00Z">
              <w:rPr/>
            </w:rPrChange>
          </w:rPr>
          <w:delText>to be</w:delText>
        </w:r>
      </w:del>
      <w:ins w:id="2694" w:author="Natasha Hardy" w:date="2021-12-10T11:47:00Z">
        <w:r w:rsidR="00690646" w:rsidRPr="000B2280">
          <w:rPr>
            <w:color w:val="000000" w:themeColor="text1"/>
          </w:rPr>
          <w:t>as</w:t>
        </w:r>
      </w:ins>
      <w:r w:rsidRPr="008E1A76">
        <w:rPr>
          <w:color w:val="000000" w:themeColor="text1"/>
          <w:rPrChange w:id="2695" w:author="Natasha Hardy" w:date="2021-12-10T13:32:00Z">
            <w:rPr/>
          </w:rPrChange>
        </w:rPr>
        <w:t xml:space="preserve"> from distinct predators</w:t>
      </w:r>
      <w:ins w:id="2696" w:author="Natasha Hardy" w:date="2021-12-10T10:09:00Z">
        <w:r w:rsidR="007172FD" w:rsidRPr="008E1A76">
          <w:rPr>
            <w:color w:val="000000" w:themeColor="text1"/>
            <w:rPrChange w:id="2697" w:author="Natasha Hardy" w:date="2021-12-10T13:32:00Z">
              <w:rPr/>
            </w:rPrChange>
          </w:rPr>
          <w:t xml:space="preserve"> or predation events</w:t>
        </w:r>
      </w:ins>
      <w:r w:rsidRPr="008E1A76">
        <w:rPr>
          <w:color w:val="000000" w:themeColor="text1"/>
          <w:rPrChange w:id="2698" w:author="Natasha Hardy" w:date="2021-12-10T13:32:00Z">
            <w:rPr/>
          </w:rPrChange>
        </w:rPr>
        <w:t>.</w:t>
      </w:r>
    </w:p>
    <w:p w14:paraId="1EB58E44" w14:textId="77777777" w:rsidR="00C65F08" w:rsidRPr="008E1A76" w:rsidRDefault="00C65F08" w:rsidP="001553A7">
      <w:pPr>
        <w:pBdr>
          <w:top w:val="nil"/>
          <w:left w:val="nil"/>
          <w:bottom w:val="nil"/>
          <w:right w:val="nil"/>
          <w:between w:val="nil"/>
        </w:pBdr>
        <w:rPr>
          <w:color w:val="000000" w:themeColor="text1"/>
          <w:rPrChange w:id="2699" w:author="Natasha Hardy" w:date="2021-12-10T13:32:00Z">
            <w:rPr>
              <w:color w:val="000000"/>
            </w:rPr>
          </w:rPrChange>
        </w:rPr>
      </w:pPr>
    </w:p>
    <w:p w14:paraId="361F9AB3" w14:textId="5C18656E" w:rsidR="00C65F08" w:rsidRPr="008E1A76" w:rsidRDefault="008445EE" w:rsidP="001553A7">
      <w:pPr>
        <w:pStyle w:val="Heading3"/>
        <w:spacing w:before="240" w:after="240"/>
        <w:rPr>
          <w:color w:val="000000" w:themeColor="text1"/>
          <w:rPrChange w:id="2700" w:author="Natasha Hardy" w:date="2021-12-10T13:32:00Z">
            <w:rPr/>
          </w:rPrChange>
        </w:rPr>
      </w:pPr>
      <w:bookmarkStart w:id="2701" w:name="_4d34og8" w:colFirst="0" w:colLast="0"/>
      <w:bookmarkEnd w:id="2701"/>
      <w:r w:rsidRPr="008E1A76">
        <w:rPr>
          <w:color w:val="000000" w:themeColor="text1"/>
          <w:rPrChange w:id="2702" w:author="Natasha Hardy" w:date="2021-12-10T13:32:00Z">
            <w:rPr/>
          </w:rPrChange>
        </w:rPr>
        <w:t>Statistical analyses</w:t>
      </w:r>
    </w:p>
    <w:p w14:paraId="757E9041" w14:textId="77777777" w:rsidR="00C65F08" w:rsidRPr="008E1A76" w:rsidRDefault="00C65F08" w:rsidP="001553A7">
      <w:pPr>
        <w:pBdr>
          <w:top w:val="nil"/>
          <w:left w:val="nil"/>
          <w:bottom w:val="nil"/>
          <w:right w:val="nil"/>
          <w:between w:val="nil"/>
        </w:pBdr>
        <w:rPr>
          <w:color w:val="000000" w:themeColor="text1"/>
          <w:rPrChange w:id="2703" w:author="Natasha Hardy" w:date="2021-12-10T13:32:00Z">
            <w:rPr>
              <w:color w:val="000000"/>
            </w:rPr>
          </w:rPrChange>
        </w:rPr>
      </w:pPr>
    </w:p>
    <w:p w14:paraId="6F888692" w14:textId="40E463DA" w:rsidR="00C65F08" w:rsidRPr="008E1A76" w:rsidRDefault="008445EE" w:rsidP="001553A7">
      <w:pPr>
        <w:pBdr>
          <w:top w:val="nil"/>
          <w:left w:val="nil"/>
          <w:bottom w:val="nil"/>
          <w:right w:val="nil"/>
          <w:between w:val="nil"/>
        </w:pBdr>
        <w:rPr>
          <w:color w:val="000000" w:themeColor="text1"/>
          <w:rPrChange w:id="2704" w:author="Natasha Hardy" w:date="2021-12-10T13:32:00Z">
            <w:rPr>
              <w:color w:val="000000"/>
            </w:rPr>
          </w:rPrChange>
        </w:rPr>
      </w:pPr>
      <w:del w:id="2705" w:author="Natasha Hardy" w:date="2021-11-11T12:16:00Z">
        <w:r w:rsidRPr="008E1A76" w:rsidDel="0047137C">
          <w:rPr>
            <w:color w:val="000000" w:themeColor="text1"/>
            <w:rPrChange w:id="2706" w:author="Natasha Hardy" w:date="2021-12-10T13:32:00Z">
              <w:rPr>
                <w:color w:val="000000"/>
              </w:rPr>
            </w:rPrChange>
          </w:rPr>
          <w:delText xml:space="preserve">To compare the detection of seabirds and specifically little penguins using different dietary analysis techniques, whilst </w:delText>
        </w:r>
      </w:del>
      <w:ins w:id="2707" w:author="Natasha Hardy" w:date="2021-11-11T12:16:00Z">
        <w:r w:rsidR="0047137C" w:rsidRPr="008E1A76">
          <w:rPr>
            <w:color w:val="000000" w:themeColor="text1"/>
            <w:rPrChange w:id="2708" w:author="Natasha Hardy" w:date="2021-12-10T13:32:00Z">
              <w:rPr>
                <w:color w:val="000000"/>
              </w:rPr>
            </w:rPrChange>
          </w:rPr>
          <w:t xml:space="preserve">To </w:t>
        </w:r>
      </w:ins>
      <w:r w:rsidRPr="008E1A76">
        <w:rPr>
          <w:color w:val="000000" w:themeColor="text1"/>
          <w:rPrChange w:id="2709" w:author="Natasha Hardy" w:date="2021-12-10T13:32:00Z">
            <w:rPr>
              <w:color w:val="000000"/>
            </w:rPr>
          </w:rPrChange>
        </w:rPr>
        <w:t>account</w:t>
      </w:r>
      <w:del w:id="2710" w:author="Natasha Hardy" w:date="2021-11-11T12:16:00Z">
        <w:r w:rsidRPr="008E1A76" w:rsidDel="0047137C">
          <w:rPr>
            <w:color w:val="000000" w:themeColor="text1"/>
            <w:rPrChange w:id="2711" w:author="Natasha Hardy" w:date="2021-12-10T13:32:00Z">
              <w:rPr>
                <w:color w:val="000000"/>
              </w:rPr>
            </w:rPrChange>
          </w:rPr>
          <w:delText>ing</w:delText>
        </w:r>
      </w:del>
      <w:r w:rsidRPr="008E1A76">
        <w:rPr>
          <w:color w:val="000000" w:themeColor="text1"/>
          <w:rPrChange w:id="2712" w:author="Natasha Hardy" w:date="2021-12-10T13:32:00Z">
            <w:rPr>
              <w:color w:val="000000"/>
            </w:rPr>
          </w:rPrChange>
        </w:rPr>
        <w:t xml:space="preserve"> for different sampling times and locations, samples were assigned</w:t>
      </w:r>
      <w:ins w:id="2713" w:author="Rebecca McIntosh" w:date="2021-10-29T12:13:00Z">
        <w:r w:rsidR="00292F25" w:rsidRPr="008E1A76">
          <w:rPr>
            <w:color w:val="000000" w:themeColor="text1"/>
            <w:rPrChange w:id="2714" w:author="Natasha Hardy" w:date="2021-12-10T13:32:00Z">
              <w:rPr>
                <w:color w:val="000000"/>
              </w:rPr>
            </w:rPrChange>
          </w:rPr>
          <w:t xml:space="preserve"> one of</w:t>
        </w:r>
      </w:ins>
      <w:ins w:id="2715" w:author="Natasha Hardy" w:date="2021-11-11T10:06:00Z">
        <w:r w:rsidRPr="008E1A76">
          <w:rPr>
            <w:color w:val="000000" w:themeColor="text1"/>
            <w:rPrChange w:id="2716" w:author="Natasha Hardy" w:date="2021-12-10T13:32:00Z">
              <w:rPr>
                <w:color w:val="000000"/>
              </w:rPr>
            </w:rPrChange>
          </w:rPr>
          <w:t xml:space="preserve"> </w:t>
        </w:r>
      </w:ins>
      <w:r w:rsidR="00644E4A" w:rsidRPr="008E1A76">
        <w:rPr>
          <w:color w:val="000000" w:themeColor="text1"/>
          <w:rPrChange w:id="2717" w:author="Natasha Hardy" w:date="2021-12-10T13:32:00Z">
            <w:rPr>
              <w:color w:val="000000"/>
            </w:rPr>
          </w:rPrChange>
        </w:rPr>
        <w:t>seven</w:t>
      </w:r>
      <w:r w:rsidRPr="008E1A76">
        <w:rPr>
          <w:color w:val="000000" w:themeColor="text1"/>
          <w:rPrChange w:id="2718" w:author="Natasha Hardy" w:date="2021-12-10T13:32:00Z">
            <w:rPr>
              <w:color w:val="000000"/>
            </w:rPr>
          </w:rPrChange>
        </w:rPr>
        <w:t xml:space="preserve"> unique grouping factor</w:t>
      </w:r>
      <w:r w:rsidR="00644E4A" w:rsidRPr="008E1A76">
        <w:rPr>
          <w:color w:val="000000" w:themeColor="text1"/>
          <w:rPrChange w:id="2719" w:author="Natasha Hardy" w:date="2021-12-10T13:32:00Z">
            <w:rPr>
              <w:color w:val="000000"/>
            </w:rPr>
          </w:rPrChange>
        </w:rPr>
        <w:t>s</w:t>
      </w:r>
      <w:r w:rsidRPr="008E1A76">
        <w:rPr>
          <w:color w:val="000000" w:themeColor="text1"/>
          <w:rPrChange w:id="2720" w:author="Natasha Hardy" w:date="2021-12-10T13:32:00Z">
            <w:rPr>
              <w:color w:val="000000"/>
            </w:rPr>
          </w:rPrChange>
        </w:rPr>
        <w:t xml:space="preserve"> that combined location and time (</w:t>
      </w:r>
      <w:proofErr w:type="gramStart"/>
      <w:r w:rsidRPr="008E1A76">
        <w:rPr>
          <w:color w:val="000000" w:themeColor="text1"/>
          <w:rPrChange w:id="2721" w:author="Natasha Hardy" w:date="2021-12-10T13:32:00Z">
            <w:rPr>
              <w:color w:val="000000"/>
            </w:rPr>
          </w:rPrChange>
        </w:rPr>
        <w:t>e.g.</w:t>
      </w:r>
      <w:proofErr w:type="gramEnd"/>
      <w:r w:rsidRPr="008E1A76">
        <w:rPr>
          <w:color w:val="000000" w:themeColor="text1"/>
          <w:rPrChange w:id="2722" w:author="Natasha Hardy" w:date="2021-12-10T13:32:00Z">
            <w:rPr>
              <w:color w:val="000000"/>
            </w:rPr>
          </w:rPrChange>
        </w:rPr>
        <w:t xml:space="preserve"> </w:t>
      </w:r>
      <w:proofErr w:type="spellStart"/>
      <w:r w:rsidRPr="008E1A76">
        <w:rPr>
          <w:color w:val="000000" w:themeColor="text1"/>
          <w:rPrChange w:id="2723" w:author="Natasha Hardy" w:date="2021-12-10T13:32:00Z">
            <w:rPr>
              <w:color w:val="000000"/>
            </w:rPr>
          </w:rPrChange>
        </w:rPr>
        <w:t>Barunguba</w:t>
      </w:r>
      <w:proofErr w:type="spellEnd"/>
      <w:r w:rsidRPr="008E1A76">
        <w:rPr>
          <w:color w:val="000000" w:themeColor="text1"/>
          <w:rPrChange w:id="2724" w:author="Natasha Hardy" w:date="2021-12-10T13:32:00Z">
            <w:rPr>
              <w:color w:val="000000"/>
            </w:rPr>
          </w:rPrChange>
        </w:rPr>
        <w:t xml:space="preserve">, January 2017). The single scat sample collected from </w:t>
      </w:r>
      <w:proofErr w:type="spellStart"/>
      <w:r w:rsidRPr="008E1A76">
        <w:rPr>
          <w:color w:val="000000" w:themeColor="text1"/>
          <w:rPrChange w:id="2725" w:author="Natasha Hardy" w:date="2021-12-10T13:32:00Z">
            <w:rPr>
              <w:color w:val="000000"/>
            </w:rPr>
          </w:rPrChange>
        </w:rPr>
        <w:t>Deen</w:t>
      </w:r>
      <w:proofErr w:type="spellEnd"/>
      <w:r w:rsidRPr="008E1A76">
        <w:rPr>
          <w:color w:val="000000" w:themeColor="text1"/>
          <w:rPrChange w:id="2726" w:author="Natasha Hardy" w:date="2021-12-10T13:32:00Z">
            <w:rPr>
              <w:color w:val="000000"/>
            </w:rPr>
          </w:rPrChange>
        </w:rPr>
        <w:t xml:space="preserve"> Maar Island was not included in statistical tests</w:t>
      </w:r>
      <w:del w:id="2727" w:author="Rebecca McIntosh" w:date="2021-10-28T11:14:00Z">
        <w:r w:rsidRPr="008E1A76" w:rsidDel="00824E2B">
          <w:rPr>
            <w:color w:val="000000" w:themeColor="text1"/>
            <w:rPrChange w:id="2728" w:author="Natasha Hardy" w:date="2021-12-10T13:32:00Z">
              <w:rPr>
                <w:color w:val="000000"/>
              </w:rPr>
            </w:rPrChange>
          </w:rPr>
          <w:delText xml:space="preserve"> (n = 1)</w:delText>
        </w:r>
      </w:del>
      <w:r w:rsidRPr="008E1A76">
        <w:rPr>
          <w:color w:val="000000" w:themeColor="text1"/>
          <w:rPrChange w:id="2729" w:author="Natasha Hardy" w:date="2021-12-10T13:32:00Z">
            <w:rPr>
              <w:color w:val="000000"/>
            </w:rPr>
          </w:rPrChange>
        </w:rPr>
        <w:t xml:space="preserve">, but </w:t>
      </w:r>
      <w:del w:id="2730" w:author="Rebecca McIntosh" w:date="2021-10-29T12:13:00Z">
        <w:r w:rsidRPr="008E1A76" w:rsidDel="00292F25">
          <w:rPr>
            <w:color w:val="000000" w:themeColor="text1"/>
            <w:rPrChange w:id="2731" w:author="Natasha Hardy" w:date="2021-12-10T13:32:00Z">
              <w:rPr>
                <w:color w:val="000000"/>
              </w:rPr>
            </w:rPrChange>
          </w:rPr>
          <w:delText>seabird remains</w:delText>
        </w:r>
      </w:del>
      <w:ins w:id="2732" w:author="Rebecca McIntosh" w:date="2021-10-29T12:13:00Z">
        <w:r w:rsidR="00292F25" w:rsidRPr="008E1A76">
          <w:rPr>
            <w:color w:val="000000" w:themeColor="text1"/>
            <w:rPrChange w:id="2733" w:author="Natasha Hardy" w:date="2021-12-10T13:32:00Z">
              <w:rPr>
                <w:color w:val="000000"/>
              </w:rPr>
            </w:rPrChange>
          </w:rPr>
          <w:t>results</w:t>
        </w:r>
      </w:ins>
      <w:r w:rsidRPr="008E1A76">
        <w:rPr>
          <w:color w:val="000000" w:themeColor="text1"/>
          <w:rPrChange w:id="2734" w:author="Natasha Hardy" w:date="2021-12-10T13:32:00Z">
            <w:rPr>
              <w:color w:val="000000"/>
            </w:rPr>
          </w:rPrChange>
        </w:rPr>
        <w:t xml:space="preserve"> were reported for future comparisons.</w:t>
      </w:r>
      <w:r w:rsidR="00644E4A" w:rsidRPr="008E1A76">
        <w:rPr>
          <w:color w:val="000000" w:themeColor="text1"/>
          <w:rPrChange w:id="2735" w:author="Natasha Hardy" w:date="2021-12-10T13:32:00Z">
            <w:rPr>
              <w:color w:val="000000"/>
            </w:rPr>
          </w:rPrChange>
        </w:rPr>
        <w:t xml:space="preserve"> </w:t>
      </w:r>
      <w:ins w:id="2736" w:author="Natasha Hardy" w:date="2021-11-11T12:17:00Z">
        <w:r w:rsidR="0047137C" w:rsidRPr="008E1A76">
          <w:rPr>
            <w:color w:val="000000" w:themeColor="text1"/>
            <w:rPrChange w:id="2737" w:author="Natasha Hardy" w:date="2021-12-10T13:32:00Z">
              <w:rPr>
                <w:color w:val="000000"/>
              </w:rPr>
            </w:rPrChange>
          </w:rPr>
          <w:t>T</w:t>
        </w:r>
      </w:ins>
      <w:ins w:id="2738" w:author="Natasha Hardy" w:date="2021-11-11T12:16:00Z">
        <w:r w:rsidR="0047137C" w:rsidRPr="008E1A76">
          <w:rPr>
            <w:color w:val="000000" w:themeColor="text1"/>
            <w:rPrChange w:id="2739" w:author="Natasha Hardy" w:date="2021-12-10T13:32:00Z">
              <w:rPr>
                <w:color w:val="000000"/>
              </w:rPr>
            </w:rPrChange>
          </w:rPr>
          <w:t>he overall detection rates of seabirds and specifically little penguins using different dietary analysis techniques</w:t>
        </w:r>
      </w:ins>
      <w:ins w:id="2740" w:author="Natasha Hardy" w:date="2021-11-11T12:18:00Z">
        <w:r w:rsidR="0047137C" w:rsidRPr="008E1A76">
          <w:rPr>
            <w:color w:val="000000" w:themeColor="text1"/>
            <w:rPrChange w:id="2741" w:author="Natasha Hardy" w:date="2021-12-10T13:32:00Z">
              <w:rPr>
                <w:color w:val="000000"/>
              </w:rPr>
            </w:rPrChange>
          </w:rPr>
          <w:t xml:space="preserve"> (</w:t>
        </w:r>
      </w:ins>
      <w:ins w:id="2742" w:author="Natasha Hardy" w:date="2021-12-09T15:44:00Z">
        <w:r w:rsidR="008D4EEA" w:rsidRPr="008E1A76">
          <w:rPr>
            <w:color w:val="000000" w:themeColor="text1"/>
            <w:rPrChange w:id="2743" w:author="Natasha Hardy" w:date="2021-12-10T13:32:00Z">
              <w:rPr>
                <w:color w:val="000000"/>
              </w:rPr>
            </w:rPrChange>
          </w:rPr>
          <w:t>hard-part</w:t>
        </w:r>
      </w:ins>
      <w:ins w:id="2744" w:author="Natasha Hardy" w:date="2021-11-11T12:18:00Z">
        <w:r w:rsidR="0047137C" w:rsidRPr="008E1A76">
          <w:rPr>
            <w:color w:val="000000" w:themeColor="text1"/>
            <w:rPrChange w:id="2745" w:author="Natasha Hardy" w:date="2021-12-10T13:32:00Z">
              <w:rPr>
                <w:color w:val="000000"/>
              </w:rPr>
            </w:rPrChange>
          </w:rPr>
          <w:t xml:space="preserve"> vs. DNA; Table S</w:t>
        </w:r>
      </w:ins>
      <w:ins w:id="2746" w:author="Natasha Hardy" w:date="2021-12-10T11:47:00Z">
        <w:r w:rsidR="00EA5CFE" w:rsidRPr="000B2280">
          <w:rPr>
            <w:color w:val="000000" w:themeColor="text1"/>
          </w:rPr>
          <w:t>6</w:t>
        </w:r>
      </w:ins>
      <w:ins w:id="2747" w:author="Natasha Hardy" w:date="2021-11-11T12:18:00Z">
        <w:r w:rsidR="0047137C" w:rsidRPr="008E1A76">
          <w:rPr>
            <w:color w:val="000000" w:themeColor="text1"/>
            <w:rPrChange w:id="2748" w:author="Natasha Hardy" w:date="2021-12-10T13:32:00Z">
              <w:rPr>
                <w:color w:val="000000"/>
              </w:rPr>
            </w:rPrChange>
          </w:rPr>
          <w:t xml:space="preserve">, Appendix </w:t>
        </w:r>
        <w:r w:rsidR="0047137C" w:rsidRPr="008E1A76">
          <w:rPr>
            <w:color w:val="000000" w:themeColor="text1"/>
            <w:rPrChange w:id="2749" w:author="Natasha Hardy" w:date="2021-12-10T13:32:00Z">
              <w:rPr/>
            </w:rPrChange>
          </w:rPr>
          <w:t>S2</w:t>
        </w:r>
        <w:r w:rsidR="0047137C" w:rsidRPr="008E1A76">
          <w:rPr>
            <w:color w:val="000000" w:themeColor="text1"/>
            <w:rPrChange w:id="2750" w:author="Natasha Hardy" w:date="2021-12-10T13:32:00Z">
              <w:rPr>
                <w:color w:val="000000"/>
              </w:rPr>
            </w:rPrChange>
          </w:rPr>
          <w:t>)</w:t>
        </w:r>
      </w:ins>
      <w:ins w:id="2751" w:author="Natasha Hardy" w:date="2021-11-11T12:16:00Z">
        <w:r w:rsidR="0047137C" w:rsidRPr="008E1A76">
          <w:rPr>
            <w:color w:val="000000" w:themeColor="text1"/>
            <w:rPrChange w:id="2752" w:author="Natasha Hardy" w:date="2021-12-10T13:32:00Z">
              <w:rPr>
                <w:color w:val="000000"/>
              </w:rPr>
            </w:rPrChange>
          </w:rPr>
          <w:t xml:space="preserve"> </w:t>
        </w:r>
      </w:ins>
      <w:del w:id="2753" w:author="Natasha Hardy" w:date="2021-11-11T12:17:00Z">
        <w:r w:rsidRPr="008E1A76" w:rsidDel="0047137C">
          <w:rPr>
            <w:color w:val="000000" w:themeColor="text1"/>
            <w:rPrChange w:id="2754" w:author="Natasha Hardy" w:date="2021-12-10T13:32:00Z">
              <w:rPr>
                <w:color w:val="000000"/>
              </w:rPr>
            </w:rPrChange>
          </w:rPr>
          <w:delText xml:space="preserve">Two </w:delText>
        </w:r>
      </w:del>
      <w:ins w:id="2755" w:author="Natasha Hardy" w:date="2021-11-11T12:17:00Z">
        <w:r w:rsidR="0047137C" w:rsidRPr="008E1A76">
          <w:rPr>
            <w:color w:val="000000" w:themeColor="text1"/>
            <w:rPrChange w:id="2756" w:author="Natasha Hardy" w:date="2021-12-10T13:32:00Z">
              <w:rPr>
                <w:color w:val="000000"/>
              </w:rPr>
            </w:rPrChange>
          </w:rPr>
          <w:t xml:space="preserve">were </w:t>
        </w:r>
      </w:ins>
      <w:ins w:id="2757" w:author="Natasha Hardy" w:date="2021-11-11T12:18:00Z">
        <w:r w:rsidR="0047137C" w:rsidRPr="008E1A76">
          <w:rPr>
            <w:color w:val="000000" w:themeColor="text1"/>
            <w:rPrChange w:id="2758" w:author="Natasha Hardy" w:date="2021-12-10T13:32:00Z">
              <w:rPr>
                <w:color w:val="000000"/>
              </w:rPr>
            </w:rPrChange>
          </w:rPr>
          <w:t>examined</w:t>
        </w:r>
      </w:ins>
      <w:ins w:id="2759" w:author="Natasha Hardy" w:date="2021-11-11T12:17:00Z">
        <w:r w:rsidR="0047137C" w:rsidRPr="008E1A76">
          <w:rPr>
            <w:color w:val="000000" w:themeColor="text1"/>
            <w:rPrChange w:id="2760" w:author="Natasha Hardy" w:date="2021-12-10T13:32:00Z">
              <w:rPr>
                <w:color w:val="000000"/>
              </w:rPr>
            </w:rPrChange>
          </w:rPr>
          <w:t xml:space="preserve"> using two </w:t>
        </w:r>
      </w:ins>
      <w:proofErr w:type="spellStart"/>
      <w:r w:rsidRPr="008E1A76">
        <w:rPr>
          <w:color w:val="000000" w:themeColor="text1"/>
          <w:rPrChange w:id="2761" w:author="Natasha Hardy" w:date="2021-12-10T13:32:00Z">
            <w:rPr>
              <w:color w:val="000000"/>
            </w:rPr>
          </w:rPrChange>
        </w:rPr>
        <w:t>generalised</w:t>
      </w:r>
      <w:proofErr w:type="spellEnd"/>
      <w:r w:rsidRPr="008E1A76">
        <w:rPr>
          <w:color w:val="000000" w:themeColor="text1"/>
          <w:rPrChange w:id="2762" w:author="Natasha Hardy" w:date="2021-12-10T13:32:00Z">
            <w:rPr>
              <w:color w:val="000000"/>
            </w:rPr>
          </w:rPrChange>
        </w:rPr>
        <w:t xml:space="preserve"> linear models (GLMs)</w:t>
      </w:r>
      <w:ins w:id="2763" w:author="Natasha Hardy" w:date="2021-11-11T12:18:00Z">
        <w:r w:rsidR="0047137C" w:rsidRPr="008E1A76">
          <w:rPr>
            <w:color w:val="000000" w:themeColor="text1"/>
            <w:rPrChange w:id="2764" w:author="Natasha Hardy" w:date="2021-12-10T13:32:00Z">
              <w:rPr>
                <w:color w:val="000000"/>
              </w:rPr>
            </w:rPrChange>
          </w:rPr>
          <w:t>,</w:t>
        </w:r>
      </w:ins>
      <w:r w:rsidRPr="008E1A76">
        <w:rPr>
          <w:color w:val="000000" w:themeColor="text1"/>
          <w:rPrChange w:id="2765" w:author="Natasha Hardy" w:date="2021-12-10T13:32:00Z">
            <w:rPr>
              <w:color w:val="000000"/>
            </w:rPr>
          </w:rPrChange>
        </w:rPr>
        <w:t xml:space="preserve"> </w:t>
      </w:r>
      <w:del w:id="2766" w:author="Natasha Hardy" w:date="2021-11-11T12:18:00Z">
        <w:r w:rsidRPr="008E1A76" w:rsidDel="0047137C">
          <w:rPr>
            <w:color w:val="000000" w:themeColor="text1"/>
            <w:rPrChange w:id="2767" w:author="Natasha Hardy" w:date="2021-12-10T13:32:00Z">
              <w:rPr>
                <w:color w:val="000000"/>
              </w:rPr>
            </w:rPrChange>
          </w:rPr>
          <w:lastRenderedPageBreak/>
          <w:delText xml:space="preserve">were </w:delText>
        </w:r>
      </w:del>
      <w:r w:rsidRPr="008E1A76">
        <w:rPr>
          <w:color w:val="000000" w:themeColor="text1"/>
          <w:rPrChange w:id="2768" w:author="Natasha Hardy" w:date="2021-12-10T13:32:00Z">
            <w:rPr>
              <w:color w:val="000000"/>
            </w:rPr>
          </w:rPrChange>
        </w:rPr>
        <w:t>constructed in the</w:t>
      </w:r>
      <w:del w:id="2769" w:author="Natasha Hardy" w:date="2021-11-11T12:20:00Z">
        <w:r w:rsidRPr="008E1A76" w:rsidDel="007C0F27">
          <w:rPr>
            <w:color w:val="000000" w:themeColor="text1"/>
            <w:rPrChange w:id="2770" w:author="Natasha Hardy" w:date="2021-12-10T13:32:00Z">
              <w:rPr>
                <w:color w:val="000000"/>
              </w:rPr>
            </w:rPrChange>
          </w:rPr>
          <w:delText xml:space="preserve"> base</w:delText>
        </w:r>
      </w:del>
      <w:r w:rsidRPr="008E1A76">
        <w:rPr>
          <w:color w:val="000000" w:themeColor="text1"/>
          <w:rPrChange w:id="2771" w:author="Natasha Hardy" w:date="2021-12-10T13:32:00Z">
            <w:rPr>
              <w:color w:val="000000"/>
            </w:rPr>
          </w:rPrChange>
        </w:rPr>
        <w:t xml:space="preserve"> </w:t>
      </w:r>
      <w:r w:rsidRPr="008E1A76">
        <w:rPr>
          <w:i/>
          <w:color w:val="000000" w:themeColor="text1"/>
          <w:rPrChange w:id="2772" w:author="Natasha Hardy" w:date="2021-12-10T13:32:00Z">
            <w:rPr>
              <w:i/>
              <w:color w:val="000000"/>
            </w:rPr>
          </w:rPrChange>
        </w:rPr>
        <w:t>stats</w:t>
      </w:r>
      <w:r w:rsidRPr="008E1A76">
        <w:rPr>
          <w:color w:val="000000" w:themeColor="text1"/>
          <w:rPrChange w:id="2773" w:author="Natasha Hardy" w:date="2021-12-10T13:32:00Z">
            <w:rPr>
              <w:color w:val="000000"/>
            </w:rPr>
          </w:rPrChange>
        </w:rPr>
        <w:t xml:space="preserve"> package in R version </w:t>
      </w:r>
      <w:r w:rsidRPr="008E1A76">
        <w:rPr>
          <w:color w:val="000000" w:themeColor="text1"/>
          <w:rPrChange w:id="2774" w:author="Natasha Hardy" w:date="2021-12-10T13:32:00Z">
            <w:rPr/>
          </w:rPrChange>
        </w:rPr>
        <w:t>4.0.3</w:t>
      </w:r>
      <w:r w:rsidRPr="008E1A76">
        <w:rPr>
          <w:color w:val="000000" w:themeColor="text1"/>
          <w:rPrChange w:id="2775" w:author="Natasha Hardy" w:date="2021-12-10T13:32:00Z">
            <w:rPr>
              <w:color w:val="000000"/>
            </w:rPr>
          </w:rPrChange>
        </w:rPr>
        <w:t xml:space="preserve"> </w:t>
      </w:r>
      <w:r w:rsidRPr="008E1A76">
        <w:rPr>
          <w:color w:val="000000" w:themeColor="text1"/>
          <w:rPrChange w:id="2776" w:author="Natasha Hardy" w:date="2021-12-10T13:32:00Z">
            <w:rPr/>
          </w:rPrChange>
        </w:rPr>
        <w:t>(R Core Team, 2020)</w:t>
      </w:r>
      <w:del w:id="2777" w:author="Natasha Hardy" w:date="2021-11-11T12:18:00Z">
        <w:r w:rsidRPr="008E1A76" w:rsidDel="0047137C">
          <w:rPr>
            <w:color w:val="000000" w:themeColor="text1"/>
            <w:rPrChange w:id="2778" w:author="Natasha Hardy" w:date="2021-12-10T13:32:00Z">
              <w:rPr/>
            </w:rPrChange>
          </w:rPr>
          <w:delText xml:space="preserve"> </w:delText>
        </w:r>
        <w:r w:rsidRPr="008E1A76" w:rsidDel="0047137C">
          <w:rPr>
            <w:color w:val="000000" w:themeColor="text1"/>
            <w:rPrChange w:id="2779" w:author="Natasha Hardy" w:date="2021-12-10T13:32:00Z">
              <w:rPr>
                <w:color w:val="000000"/>
              </w:rPr>
            </w:rPrChange>
          </w:rPr>
          <w:delText>to examine the detection of both seabirds and penguins, in relation to the methods of dietary analysis</w:delText>
        </w:r>
      </w:del>
      <w:del w:id="2780" w:author="Natasha Hardy" w:date="2021-11-11T12:17:00Z">
        <w:r w:rsidRPr="008E1A76" w:rsidDel="0047137C">
          <w:rPr>
            <w:color w:val="000000" w:themeColor="text1"/>
            <w:rPrChange w:id="2781" w:author="Natasha Hardy" w:date="2021-12-10T13:32:00Z">
              <w:rPr>
                <w:color w:val="000000"/>
              </w:rPr>
            </w:rPrChange>
          </w:rPr>
          <w:delText xml:space="preserve"> (hard part vs. DNA; Table </w:delText>
        </w:r>
        <w:r w:rsidR="00E478AB" w:rsidRPr="008E1A76" w:rsidDel="0047137C">
          <w:rPr>
            <w:color w:val="000000" w:themeColor="text1"/>
            <w:rPrChange w:id="2782" w:author="Natasha Hardy" w:date="2021-12-10T13:32:00Z">
              <w:rPr>
                <w:color w:val="000000"/>
              </w:rPr>
            </w:rPrChange>
          </w:rPr>
          <w:delText xml:space="preserve">S3, </w:delText>
        </w:r>
        <w:r w:rsidR="0034344F" w:rsidRPr="008E1A76" w:rsidDel="0047137C">
          <w:rPr>
            <w:color w:val="000000" w:themeColor="text1"/>
            <w:rPrChange w:id="2783" w:author="Natasha Hardy" w:date="2021-12-10T13:32:00Z">
              <w:rPr>
                <w:color w:val="000000"/>
              </w:rPr>
            </w:rPrChange>
          </w:rPr>
          <w:delText>Appendix</w:delText>
        </w:r>
        <w:r w:rsidR="00E478AB" w:rsidRPr="008E1A76" w:rsidDel="0047137C">
          <w:rPr>
            <w:color w:val="000000" w:themeColor="text1"/>
            <w:rPrChange w:id="2784" w:author="Natasha Hardy" w:date="2021-12-10T13:32:00Z">
              <w:rPr>
                <w:color w:val="000000"/>
              </w:rPr>
            </w:rPrChange>
          </w:rPr>
          <w:delText xml:space="preserve"> </w:delText>
        </w:r>
        <w:r w:rsidR="00E478AB" w:rsidRPr="008E1A76" w:rsidDel="0047137C">
          <w:rPr>
            <w:color w:val="000000" w:themeColor="text1"/>
            <w:rPrChange w:id="2785" w:author="Natasha Hardy" w:date="2021-12-10T13:32:00Z">
              <w:rPr/>
            </w:rPrChange>
          </w:rPr>
          <w:delText>S2</w:delText>
        </w:r>
        <w:r w:rsidRPr="008E1A76" w:rsidDel="0047137C">
          <w:rPr>
            <w:color w:val="000000" w:themeColor="text1"/>
            <w:rPrChange w:id="2786" w:author="Natasha Hardy" w:date="2021-12-10T13:32:00Z">
              <w:rPr>
                <w:color w:val="000000"/>
              </w:rPr>
            </w:rPrChange>
          </w:rPr>
          <w:delText>)</w:delText>
        </w:r>
      </w:del>
      <w:r w:rsidRPr="008E1A76">
        <w:rPr>
          <w:color w:val="000000" w:themeColor="text1"/>
          <w:rPrChange w:id="2787" w:author="Natasha Hardy" w:date="2021-12-10T13:32:00Z">
            <w:rPr>
              <w:color w:val="000000"/>
            </w:rPr>
          </w:rPrChange>
        </w:rPr>
        <w:t xml:space="preserve">. </w:t>
      </w:r>
      <w:del w:id="2788" w:author="Natasha Hardy" w:date="2021-11-11T12:20:00Z">
        <w:r w:rsidRPr="008E1A76" w:rsidDel="007C0F27">
          <w:rPr>
            <w:color w:val="000000" w:themeColor="text1"/>
            <w:rPrChange w:id="2789" w:author="Natasha Hardy" w:date="2021-12-10T13:32:00Z">
              <w:rPr>
                <w:color w:val="000000"/>
              </w:rPr>
            </w:rPrChange>
          </w:rPr>
          <w:delText xml:space="preserve">The </w:delText>
        </w:r>
      </w:del>
      <w:ins w:id="2790" w:author="Natasha Hardy" w:date="2021-11-11T12:20:00Z">
        <w:r w:rsidR="007C0F27" w:rsidRPr="008E1A76">
          <w:rPr>
            <w:color w:val="000000" w:themeColor="text1"/>
            <w:rPrChange w:id="2791" w:author="Natasha Hardy" w:date="2021-12-10T13:32:00Z">
              <w:rPr>
                <w:color w:val="000000"/>
              </w:rPr>
            </w:rPrChange>
          </w:rPr>
          <w:t xml:space="preserve">A </w:t>
        </w:r>
      </w:ins>
      <w:r w:rsidRPr="008E1A76">
        <w:rPr>
          <w:color w:val="000000" w:themeColor="text1"/>
          <w:rPrChange w:id="2792" w:author="Natasha Hardy" w:date="2021-12-10T13:32:00Z">
            <w:rPr>
              <w:color w:val="000000"/>
            </w:rPr>
          </w:rPrChange>
        </w:rPr>
        <w:t xml:space="preserve">binomial </w:t>
      </w:r>
      <w:ins w:id="2793" w:author="Natasha Hardy" w:date="2021-11-11T12:20:00Z">
        <w:r w:rsidR="007C0F27" w:rsidRPr="008E1A76">
          <w:rPr>
            <w:color w:val="000000" w:themeColor="text1"/>
            <w:rPrChange w:id="2794" w:author="Natasha Hardy" w:date="2021-12-10T13:32:00Z">
              <w:rPr>
                <w:color w:val="000000"/>
              </w:rPr>
            </w:rPrChange>
          </w:rPr>
          <w:t xml:space="preserve">error </w:t>
        </w:r>
      </w:ins>
      <w:r w:rsidRPr="008E1A76">
        <w:rPr>
          <w:color w:val="000000" w:themeColor="text1"/>
          <w:rPrChange w:id="2795" w:author="Natasha Hardy" w:date="2021-12-10T13:32:00Z">
            <w:rPr>
              <w:color w:val="000000"/>
            </w:rPr>
          </w:rPrChange>
        </w:rPr>
        <w:t xml:space="preserve">distribution for presence-absence data was used and </w:t>
      </w:r>
      <w:del w:id="2796" w:author="Natasha Hardy" w:date="2021-11-11T12:20:00Z">
        <w:r w:rsidRPr="008E1A76" w:rsidDel="007C0F27">
          <w:rPr>
            <w:color w:val="000000" w:themeColor="text1"/>
            <w:rPrChange w:id="2797" w:author="Natasha Hardy" w:date="2021-12-10T13:32:00Z">
              <w:rPr>
                <w:color w:val="000000"/>
              </w:rPr>
            </w:rPrChange>
          </w:rPr>
          <w:delText xml:space="preserve">an </w:delText>
        </w:r>
      </w:del>
      <w:r w:rsidRPr="008E1A76">
        <w:rPr>
          <w:color w:val="000000" w:themeColor="text1"/>
          <w:rPrChange w:id="2798" w:author="Natasha Hardy" w:date="2021-12-10T13:32:00Z">
            <w:rPr>
              <w:color w:val="000000"/>
            </w:rPr>
          </w:rPrChange>
        </w:rPr>
        <w:t xml:space="preserve">additive term included to </w:t>
      </w:r>
      <w:del w:id="2799" w:author="Natasha Hardy" w:date="2021-11-11T12:21:00Z">
        <w:r w:rsidRPr="008E1A76" w:rsidDel="007C0F27">
          <w:rPr>
            <w:color w:val="000000" w:themeColor="text1"/>
            <w:rPrChange w:id="2800" w:author="Natasha Hardy" w:date="2021-12-10T13:32:00Z">
              <w:rPr>
                <w:color w:val="000000"/>
              </w:rPr>
            </w:rPrChange>
          </w:rPr>
          <w:delText>examine the effect of</w:delText>
        </w:r>
      </w:del>
      <w:ins w:id="2801" w:author="Natasha Hardy" w:date="2021-11-11T12:21:00Z">
        <w:r w:rsidR="007C0F27" w:rsidRPr="008E1A76">
          <w:rPr>
            <w:color w:val="000000" w:themeColor="text1"/>
            <w:rPrChange w:id="2802" w:author="Natasha Hardy" w:date="2021-12-10T13:32:00Z">
              <w:rPr>
                <w:color w:val="000000"/>
              </w:rPr>
            </w:rPrChange>
          </w:rPr>
          <w:t>account for</w:t>
        </w:r>
      </w:ins>
      <w:r w:rsidRPr="008E1A76">
        <w:rPr>
          <w:color w:val="000000" w:themeColor="text1"/>
          <w:rPrChange w:id="2803" w:author="Natasha Hardy" w:date="2021-12-10T13:32:00Z">
            <w:rPr>
              <w:color w:val="000000"/>
            </w:rPr>
          </w:rPrChange>
        </w:rPr>
        <w:t xml:space="preserve"> </w:t>
      </w:r>
      <w:r w:rsidR="009943B4" w:rsidRPr="008E1A76">
        <w:rPr>
          <w:color w:val="000000" w:themeColor="text1"/>
          <w:rPrChange w:id="2804" w:author="Natasha Hardy" w:date="2021-12-10T13:32:00Z">
            <w:rPr>
              <w:color w:val="000000"/>
            </w:rPr>
          </w:rPrChange>
        </w:rPr>
        <w:t>long-nosed fur seal</w:t>
      </w:r>
      <w:r w:rsidRPr="008E1A76">
        <w:rPr>
          <w:color w:val="000000" w:themeColor="text1"/>
          <w:rPrChange w:id="2805" w:author="Natasha Hardy" w:date="2021-12-10T13:32:00Z">
            <w:rPr>
              <w:color w:val="000000"/>
            </w:rPr>
          </w:rPrChange>
        </w:rPr>
        <w:t xml:space="preserve"> </w:t>
      </w:r>
      <w:del w:id="2806" w:author="Rebecca McIntosh" w:date="2021-10-29T12:14:00Z">
        <w:r w:rsidRPr="008E1A76" w:rsidDel="00292F25">
          <w:rPr>
            <w:color w:val="000000" w:themeColor="text1"/>
            <w:rPrChange w:id="2807" w:author="Natasha Hardy" w:date="2021-12-10T13:32:00Z">
              <w:rPr>
                <w:color w:val="000000"/>
              </w:rPr>
            </w:rPrChange>
          </w:rPr>
          <w:delText xml:space="preserve">sampling </w:delText>
        </w:r>
      </w:del>
      <w:r w:rsidRPr="008E1A76">
        <w:rPr>
          <w:color w:val="000000" w:themeColor="text1"/>
          <w:rPrChange w:id="2808" w:author="Natasha Hardy" w:date="2021-12-10T13:32:00Z">
            <w:rPr>
              <w:color w:val="000000"/>
            </w:rPr>
          </w:rPrChange>
        </w:rPr>
        <w:t>group (location and time). Model fit was assessed using deviance explained and variable significance</w:t>
      </w:r>
      <w:ins w:id="2809" w:author="Natasha Hardy" w:date="2021-11-11T12:19:00Z">
        <w:r w:rsidR="0047137C" w:rsidRPr="008E1A76">
          <w:rPr>
            <w:color w:val="000000" w:themeColor="text1"/>
            <w:rPrChange w:id="2810" w:author="Natasha Hardy" w:date="2021-12-10T13:32:00Z">
              <w:rPr>
                <w:color w:val="000000"/>
              </w:rPr>
            </w:rPrChange>
          </w:rPr>
          <w:t xml:space="preserve"> (p &lt; 0.05)</w:t>
        </w:r>
      </w:ins>
      <w:r w:rsidRPr="008E1A76">
        <w:rPr>
          <w:color w:val="000000" w:themeColor="text1"/>
          <w:rPrChange w:id="2811" w:author="Natasha Hardy" w:date="2021-12-10T13:32:00Z">
            <w:rPr>
              <w:color w:val="000000"/>
            </w:rPr>
          </w:rPrChange>
        </w:rPr>
        <w:t>.</w:t>
      </w:r>
    </w:p>
    <w:p w14:paraId="639F8E44" w14:textId="77777777" w:rsidR="00C65F08" w:rsidRPr="008E1A76" w:rsidRDefault="00C65F08" w:rsidP="001553A7">
      <w:pPr>
        <w:pBdr>
          <w:top w:val="nil"/>
          <w:left w:val="nil"/>
          <w:bottom w:val="nil"/>
          <w:right w:val="nil"/>
          <w:between w:val="nil"/>
        </w:pBdr>
        <w:spacing w:before="240" w:after="240"/>
        <w:rPr>
          <w:color w:val="000000" w:themeColor="text1"/>
          <w:rPrChange w:id="2812" w:author="Natasha Hardy" w:date="2021-12-10T13:32:00Z">
            <w:rPr/>
          </w:rPrChange>
        </w:rPr>
      </w:pPr>
    </w:p>
    <w:p w14:paraId="7B21B106" w14:textId="42009F41" w:rsidR="00C65F08" w:rsidRPr="008E1A76" w:rsidRDefault="008445EE" w:rsidP="001553A7">
      <w:pPr>
        <w:pStyle w:val="Heading2"/>
        <w:rPr>
          <w:color w:val="000000" w:themeColor="text1"/>
          <w:rPrChange w:id="2813" w:author="Natasha Hardy" w:date="2021-12-10T13:32:00Z">
            <w:rPr/>
          </w:rPrChange>
        </w:rPr>
      </w:pPr>
      <w:bookmarkStart w:id="2814" w:name="_2s8eyo1" w:colFirst="0" w:colLast="0"/>
      <w:bookmarkEnd w:id="2814"/>
      <w:r w:rsidRPr="008E1A76">
        <w:rPr>
          <w:color w:val="000000" w:themeColor="text1"/>
          <w:rPrChange w:id="2815" w:author="Natasha Hardy" w:date="2021-12-10T13:32:00Z">
            <w:rPr/>
          </w:rPrChange>
        </w:rPr>
        <w:t>Results</w:t>
      </w:r>
      <w:ins w:id="2816" w:author="Rebecca McIntosh" w:date="2021-10-28T12:22:00Z">
        <w:del w:id="2817" w:author="Natasha Hardy" w:date="2021-11-11T14:52:00Z">
          <w:r w:rsidR="00515F6D" w:rsidRPr="008E1A76" w:rsidDel="007769CD">
            <w:rPr>
              <w:color w:val="000000" w:themeColor="text1"/>
              <w:rPrChange w:id="2818" w:author="Natasha Hardy" w:date="2021-12-10T13:32:00Z">
                <w:rPr/>
              </w:rPrChange>
            </w:rPr>
            <w:delText xml:space="preserve">  </w:delText>
          </w:r>
        </w:del>
        <w:del w:id="2819" w:author="Natasha Hardy" w:date="2021-11-11T15:39:00Z">
          <w:r w:rsidR="00515F6D" w:rsidRPr="008E1A76" w:rsidDel="00AA6F46">
            <w:rPr>
              <w:color w:val="000000" w:themeColor="text1"/>
              <w:rPrChange w:id="2820" w:author="Natasha Hardy" w:date="2021-12-10T13:32:00Z">
                <w:rPr/>
              </w:rPrChange>
            </w:rPr>
            <w:delText>10</w:delText>
          </w:r>
        </w:del>
      </w:ins>
      <w:ins w:id="2821" w:author="Rebecca McIntosh" w:date="2021-10-29T12:44:00Z">
        <w:del w:id="2822" w:author="Natasha Hardy" w:date="2021-11-11T15:39:00Z">
          <w:r w:rsidR="00C854ED" w:rsidRPr="008E1A76" w:rsidDel="00AA6F46">
            <w:rPr>
              <w:color w:val="000000" w:themeColor="text1"/>
              <w:rPrChange w:id="2823" w:author="Natasha Hardy" w:date="2021-12-10T13:32:00Z">
                <w:rPr/>
              </w:rPrChange>
            </w:rPr>
            <w:delText>27</w:delText>
          </w:r>
        </w:del>
      </w:ins>
      <w:ins w:id="2824" w:author="Rebecca McIntosh" w:date="2021-10-28T12:22:00Z">
        <w:del w:id="2825" w:author="Natasha Hardy" w:date="2021-11-11T15:40:00Z">
          <w:r w:rsidR="00515F6D" w:rsidRPr="008E1A76" w:rsidDel="00AA6F46">
            <w:rPr>
              <w:color w:val="000000" w:themeColor="text1"/>
              <w:rPrChange w:id="2826" w:author="Natasha Hardy" w:date="2021-12-10T13:32:00Z">
                <w:rPr/>
              </w:rPrChange>
            </w:rPr>
            <w:delText xml:space="preserve"> words</w:delText>
          </w:r>
        </w:del>
      </w:ins>
    </w:p>
    <w:p w14:paraId="2F6DA2AB" w14:textId="77777777" w:rsidR="00C65F08" w:rsidRPr="008E1A76" w:rsidRDefault="00C65F08" w:rsidP="001553A7">
      <w:pPr>
        <w:pBdr>
          <w:top w:val="nil"/>
          <w:left w:val="nil"/>
          <w:bottom w:val="nil"/>
          <w:right w:val="nil"/>
          <w:between w:val="nil"/>
        </w:pBdr>
        <w:rPr>
          <w:color w:val="000000" w:themeColor="text1"/>
          <w:rPrChange w:id="2827" w:author="Natasha Hardy" w:date="2021-12-10T13:32:00Z">
            <w:rPr/>
          </w:rPrChange>
        </w:rPr>
      </w:pPr>
      <w:bookmarkStart w:id="2828" w:name="_17dp8vu" w:colFirst="0" w:colLast="0"/>
      <w:bookmarkStart w:id="2829" w:name="_pulcaftvq75r" w:colFirst="0" w:colLast="0"/>
      <w:bookmarkEnd w:id="2828"/>
      <w:bookmarkEnd w:id="2829"/>
    </w:p>
    <w:p w14:paraId="1C063624" w14:textId="0F9059F2" w:rsidR="00C65F08" w:rsidRPr="008E1A76" w:rsidRDefault="008445EE" w:rsidP="001553A7">
      <w:pPr>
        <w:pBdr>
          <w:top w:val="nil"/>
          <w:left w:val="nil"/>
          <w:bottom w:val="nil"/>
          <w:right w:val="nil"/>
          <w:between w:val="nil"/>
        </w:pBdr>
        <w:rPr>
          <w:color w:val="000000" w:themeColor="text1"/>
          <w:rPrChange w:id="2830" w:author="Natasha Hardy" w:date="2021-12-10T13:32:00Z">
            <w:rPr>
              <w:color w:val="000000"/>
            </w:rPr>
          </w:rPrChange>
        </w:rPr>
      </w:pPr>
      <w:r w:rsidRPr="008E1A76">
        <w:rPr>
          <w:color w:val="000000" w:themeColor="text1"/>
          <w:rPrChange w:id="2831" w:author="Natasha Hardy" w:date="2021-12-10T13:32:00Z">
            <w:rPr/>
          </w:rPrChange>
        </w:rPr>
        <w:t>Overall</w:t>
      </w:r>
      <w:r w:rsidRPr="008E1A76">
        <w:rPr>
          <w:color w:val="000000" w:themeColor="text1"/>
          <w:rPrChange w:id="2832" w:author="Natasha Hardy" w:date="2021-12-10T13:32:00Z">
            <w:rPr>
              <w:color w:val="000000"/>
            </w:rPr>
          </w:rPrChange>
        </w:rPr>
        <w:t xml:space="preserve">, the detection rates of seabirds were statistically similar </w:t>
      </w:r>
      <w:del w:id="2833" w:author="Rebecca McIntosh" w:date="2021-10-29T12:15:00Z">
        <w:r w:rsidRPr="008E1A76" w:rsidDel="00DB228B">
          <w:rPr>
            <w:color w:val="000000" w:themeColor="text1"/>
            <w:rPrChange w:id="2834" w:author="Natasha Hardy" w:date="2021-12-10T13:32:00Z">
              <w:rPr>
                <w:color w:val="000000"/>
              </w:rPr>
            </w:rPrChange>
          </w:rPr>
          <w:delText>using both</w:delText>
        </w:r>
      </w:del>
      <w:ins w:id="2835" w:author="Rebecca McIntosh" w:date="2021-10-29T12:15:00Z">
        <w:r w:rsidR="00DB228B" w:rsidRPr="008E1A76">
          <w:rPr>
            <w:color w:val="000000" w:themeColor="text1"/>
            <w:rPrChange w:id="2836" w:author="Natasha Hardy" w:date="2021-12-10T13:32:00Z">
              <w:rPr>
                <w:color w:val="000000"/>
              </w:rPr>
            </w:rPrChange>
          </w:rPr>
          <w:t>for each</w:t>
        </w:r>
      </w:ins>
      <w:r w:rsidRPr="008E1A76">
        <w:rPr>
          <w:color w:val="000000" w:themeColor="text1"/>
          <w:rPrChange w:id="2837" w:author="Natasha Hardy" w:date="2021-12-10T13:32:00Z">
            <w:rPr>
              <w:color w:val="000000"/>
            </w:rPr>
          </w:rPrChange>
        </w:rPr>
        <w:t xml:space="preserve"> </w:t>
      </w:r>
      <w:r w:rsidR="00E478AB" w:rsidRPr="008E1A76">
        <w:rPr>
          <w:color w:val="000000" w:themeColor="text1"/>
          <w:rPrChange w:id="2838" w:author="Natasha Hardy" w:date="2021-12-10T13:32:00Z">
            <w:rPr>
              <w:color w:val="000000"/>
            </w:rPr>
          </w:rPrChange>
        </w:rPr>
        <w:t>method</w:t>
      </w:r>
      <w:del w:id="2839" w:author="Rebecca McIntosh" w:date="2021-10-29T12:15:00Z">
        <w:r w:rsidR="00E478AB" w:rsidRPr="008E1A76" w:rsidDel="00DB228B">
          <w:rPr>
            <w:color w:val="000000" w:themeColor="text1"/>
            <w:rPrChange w:id="2840" w:author="Natasha Hardy" w:date="2021-12-10T13:32:00Z">
              <w:rPr>
                <w:color w:val="000000"/>
              </w:rPr>
            </w:rPrChange>
          </w:rPr>
          <w:delText>s</w:delText>
        </w:r>
      </w:del>
      <w:del w:id="2841" w:author="Microsoft Office User" w:date="2021-12-10T10:09:00Z">
        <w:r w:rsidR="00E478AB" w:rsidRPr="008E1A76" w:rsidDel="008D19BA">
          <w:rPr>
            <w:color w:val="000000" w:themeColor="text1"/>
            <w:rPrChange w:id="2842" w:author="Natasha Hardy" w:date="2021-12-10T13:32:00Z">
              <w:rPr>
                <w:color w:val="000000"/>
              </w:rPr>
            </w:rPrChange>
          </w:rPr>
          <w:delText xml:space="preserve">, </w:delText>
        </w:r>
        <w:r w:rsidRPr="008E1A76" w:rsidDel="008D19BA">
          <w:rPr>
            <w:color w:val="000000" w:themeColor="text1"/>
            <w:rPrChange w:id="2843" w:author="Natasha Hardy" w:date="2021-12-10T13:32:00Z">
              <w:rPr>
                <w:color w:val="000000"/>
              </w:rPr>
            </w:rPrChange>
          </w:rPr>
          <w:delText>the morphological identification of prey hard part</w:delText>
        </w:r>
      </w:del>
      <w:ins w:id="2844" w:author="Natasha Hardy" w:date="2021-12-09T15:44:00Z">
        <w:del w:id="2845" w:author="Microsoft Office User" w:date="2021-12-10T10:09:00Z">
          <w:r w:rsidR="008D4EEA" w:rsidRPr="008E1A76" w:rsidDel="008D19BA">
            <w:rPr>
              <w:color w:val="000000" w:themeColor="text1"/>
              <w:rPrChange w:id="2846" w:author="Natasha Hardy" w:date="2021-12-10T13:32:00Z">
                <w:rPr>
                  <w:color w:val="000000"/>
                </w:rPr>
              </w:rPrChange>
            </w:rPr>
            <w:delText>hard-part</w:delText>
          </w:r>
        </w:del>
      </w:ins>
      <w:del w:id="2847" w:author="Microsoft Office User" w:date="2021-12-10T10:09:00Z">
        <w:r w:rsidRPr="008E1A76" w:rsidDel="008D19BA">
          <w:rPr>
            <w:color w:val="000000" w:themeColor="text1"/>
            <w:rPrChange w:id="2848" w:author="Natasha Hardy" w:date="2021-12-10T13:32:00Z">
              <w:rPr>
                <w:color w:val="000000"/>
              </w:rPr>
            </w:rPrChange>
          </w:rPr>
          <w:delText>s and the DNA metabarcoding technique</w:delText>
        </w:r>
        <w:r w:rsidR="00E478AB" w:rsidRPr="008E1A76" w:rsidDel="008D19BA">
          <w:rPr>
            <w:color w:val="000000" w:themeColor="text1"/>
            <w:rPrChange w:id="2849" w:author="Natasha Hardy" w:date="2021-12-10T13:32:00Z">
              <w:rPr>
                <w:color w:val="000000"/>
              </w:rPr>
            </w:rPrChange>
          </w:rPr>
          <w:delText>,</w:delText>
        </w:r>
        <w:r w:rsidRPr="008E1A76" w:rsidDel="008D19BA">
          <w:rPr>
            <w:color w:val="000000" w:themeColor="text1"/>
            <w:rPrChange w:id="2850" w:author="Natasha Hardy" w:date="2021-12-10T13:32:00Z">
              <w:rPr>
                <w:color w:val="000000"/>
              </w:rPr>
            </w:rPrChange>
          </w:rPr>
          <w:delText xml:space="preserve"> for </w:delText>
        </w:r>
      </w:del>
      <w:ins w:id="2851" w:author="Rebecca McIntosh" w:date="2021-10-29T12:15:00Z">
        <w:del w:id="2852" w:author="Microsoft Office User" w:date="2021-12-10T10:09:00Z">
          <w:r w:rsidR="00DB228B" w:rsidRPr="008E1A76" w:rsidDel="008D19BA">
            <w:rPr>
              <w:color w:val="000000" w:themeColor="text1"/>
              <w:rPrChange w:id="2853" w:author="Natasha Hardy" w:date="2021-12-10T13:32:00Z">
                <w:rPr>
                  <w:color w:val="000000"/>
                </w:rPr>
              </w:rPrChange>
            </w:rPr>
            <w:delText>examinin</w:delText>
          </w:r>
        </w:del>
      </w:ins>
      <w:ins w:id="2854" w:author="Rebecca McIntosh" w:date="2021-10-29T12:16:00Z">
        <w:del w:id="2855" w:author="Microsoft Office User" w:date="2021-12-10T10:09:00Z">
          <w:r w:rsidR="00DB228B" w:rsidRPr="008E1A76" w:rsidDel="008D19BA">
            <w:rPr>
              <w:color w:val="000000" w:themeColor="text1"/>
              <w:rPrChange w:id="2856" w:author="Natasha Hardy" w:date="2021-12-10T13:32:00Z">
                <w:rPr>
                  <w:color w:val="000000"/>
                </w:rPr>
              </w:rPrChange>
            </w:rPr>
            <w:delText>g</w:delText>
          </w:r>
        </w:del>
      </w:ins>
      <w:ins w:id="2857" w:author="Rebecca McIntosh" w:date="2021-10-29T12:15:00Z">
        <w:del w:id="2858" w:author="Microsoft Office User" w:date="2021-12-10T10:09:00Z">
          <w:r w:rsidR="00DB228B" w:rsidRPr="008E1A76" w:rsidDel="008D19BA">
            <w:rPr>
              <w:color w:val="000000" w:themeColor="text1"/>
              <w:rPrChange w:id="2859" w:author="Natasha Hardy" w:date="2021-12-10T13:32:00Z">
                <w:rPr>
                  <w:color w:val="000000"/>
                </w:rPr>
              </w:rPrChange>
            </w:rPr>
            <w:delText xml:space="preserve"> </w:delText>
          </w:r>
        </w:del>
      </w:ins>
      <w:del w:id="2860" w:author="Microsoft Office User" w:date="2021-12-10T10:09:00Z">
        <w:r w:rsidRPr="008E1A76" w:rsidDel="008D19BA">
          <w:rPr>
            <w:color w:val="000000" w:themeColor="text1"/>
            <w:rPrChange w:id="2861" w:author="Natasha Hardy" w:date="2021-12-10T13:32:00Z">
              <w:rPr>
                <w:color w:val="000000"/>
              </w:rPr>
            </w:rPrChange>
          </w:rPr>
          <w:delText>predator diet analysis from scat samples (n = 99;</w:delText>
        </w:r>
      </w:del>
      <w:r w:rsidRPr="008E1A76">
        <w:rPr>
          <w:color w:val="000000" w:themeColor="text1"/>
          <w:rPrChange w:id="2862" w:author="Natasha Hardy" w:date="2021-12-10T13:32:00Z">
            <w:rPr>
              <w:color w:val="000000"/>
            </w:rPr>
          </w:rPrChange>
        </w:rPr>
        <w:t xml:space="preserve"> </w:t>
      </w:r>
      <w:ins w:id="2863" w:author="Microsoft Office User" w:date="2021-12-10T10:09:00Z">
        <w:r w:rsidR="008D19BA" w:rsidRPr="008E1A76">
          <w:rPr>
            <w:color w:val="000000" w:themeColor="text1"/>
            <w:rPrChange w:id="2864" w:author="Natasha Hardy" w:date="2021-12-10T13:32:00Z">
              <w:rPr>
                <w:color w:val="000000"/>
              </w:rPr>
            </w:rPrChange>
          </w:rPr>
          <w:t>(</w:t>
        </w:r>
      </w:ins>
      <w:r w:rsidRPr="008E1A76">
        <w:rPr>
          <w:color w:val="000000" w:themeColor="text1"/>
          <w:rPrChange w:id="2865" w:author="Natasha Hardy" w:date="2021-12-10T13:32:00Z">
            <w:rPr>
              <w:color w:val="000000"/>
            </w:rPr>
          </w:rPrChange>
        </w:rPr>
        <w:t>Fig. 3</w:t>
      </w:r>
      <w:del w:id="2866" w:author="Natasha Hardy" w:date="2021-11-13T11:49:00Z">
        <w:r w:rsidR="00E478AB" w:rsidRPr="008E1A76" w:rsidDel="00491733">
          <w:rPr>
            <w:color w:val="000000" w:themeColor="text1"/>
            <w:rPrChange w:id="2867" w:author="Natasha Hardy" w:date="2021-12-10T13:32:00Z">
              <w:rPr>
                <w:color w:val="000000"/>
              </w:rPr>
            </w:rPrChange>
          </w:rPr>
          <w:delText xml:space="preserve"> </w:delText>
        </w:r>
        <w:r w:rsidR="0086178D" w:rsidRPr="008E1A76" w:rsidDel="00491733">
          <w:rPr>
            <w:color w:val="000000" w:themeColor="text1"/>
            <w:rPrChange w:id="2868" w:author="Natasha Hardy" w:date="2021-12-10T13:32:00Z">
              <w:rPr>
                <w:color w:val="000000"/>
              </w:rPr>
            </w:rPrChange>
          </w:rPr>
          <w:delText>&amp;</w:delText>
        </w:r>
        <w:r w:rsidR="00E478AB" w:rsidRPr="008E1A76" w:rsidDel="00491733">
          <w:rPr>
            <w:color w:val="000000" w:themeColor="text1"/>
            <w:rPrChange w:id="2869" w:author="Natasha Hardy" w:date="2021-12-10T13:32:00Z">
              <w:rPr>
                <w:color w:val="000000"/>
              </w:rPr>
            </w:rPrChange>
          </w:rPr>
          <w:delText xml:space="preserve"> S1</w:delText>
        </w:r>
      </w:del>
      <w:r w:rsidRPr="008E1A76">
        <w:rPr>
          <w:color w:val="000000" w:themeColor="text1"/>
          <w:rPrChange w:id="2870" w:author="Natasha Hardy" w:date="2021-12-10T13:32:00Z">
            <w:rPr>
              <w:color w:val="000000"/>
            </w:rPr>
          </w:rPrChange>
        </w:rPr>
        <w:t xml:space="preserve">, Table </w:t>
      </w:r>
      <w:r w:rsidR="00E478AB" w:rsidRPr="008E1A76">
        <w:rPr>
          <w:color w:val="000000" w:themeColor="text1"/>
          <w:rPrChange w:id="2871" w:author="Natasha Hardy" w:date="2021-12-10T13:32:00Z">
            <w:rPr>
              <w:color w:val="000000"/>
            </w:rPr>
          </w:rPrChange>
        </w:rPr>
        <w:t>S3</w:t>
      </w:r>
      <w:r w:rsidRPr="008E1A76">
        <w:rPr>
          <w:color w:val="000000" w:themeColor="text1"/>
          <w:rPrChange w:id="2872" w:author="Natasha Hardy" w:date="2021-12-10T13:32:00Z">
            <w:rPr>
              <w:color w:val="000000"/>
            </w:rPr>
          </w:rPrChange>
        </w:rPr>
        <w:t>). However, DNA metabarcoding offered additional information: (</w:t>
      </w:r>
      <w:proofErr w:type="spellStart"/>
      <w:r w:rsidRPr="008E1A76">
        <w:rPr>
          <w:color w:val="000000" w:themeColor="text1"/>
          <w:rPrChange w:id="2873" w:author="Natasha Hardy" w:date="2021-12-10T13:32:00Z">
            <w:rPr>
              <w:color w:val="000000"/>
            </w:rPr>
          </w:rPrChange>
        </w:rPr>
        <w:t>i</w:t>
      </w:r>
      <w:proofErr w:type="spellEnd"/>
      <w:r w:rsidRPr="008E1A76">
        <w:rPr>
          <w:color w:val="000000" w:themeColor="text1"/>
          <w:rPrChange w:id="2874" w:author="Natasha Hardy" w:date="2021-12-10T13:32:00Z">
            <w:rPr>
              <w:color w:val="000000"/>
            </w:rPr>
          </w:rPrChange>
        </w:rPr>
        <w:t xml:space="preserve">) absolute and relative abundance information for amounts of DNA recovered (Fig. </w:t>
      </w:r>
      <w:ins w:id="2875" w:author="Natasha Hardy" w:date="2021-11-13T11:49:00Z">
        <w:r w:rsidR="00491733" w:rsidRPr="008E1A76">
          <w:rPr>
            <w:color w:val="000000" w:themeColor="text1"/>
            <w:rPrChange w:id="2876" w:author="Natasha Hardy" w:date="2021-12-10T13:32:00Z">
              <w:rPr>
                <w:color w:val="000000"/>
              </w:rPr>
            </w:rPrChange>
          </w:rPr>
          <w:t xml:space="preserve">S1 &amp; </w:t>
        </w:r>
      </w:ins>
      <w:r w:rsidR="00E478AB" w:rsidRPr="008E1A76">
        <w:rPr>
          <w:color w:val="000000" w:themeColor="text1"/>
          <w:rPrChange w:id="2877" w:author="Natasha Hardy" w:date="2021-12-10T13:32:00Z">
            <w:rPr>
              <w:color w:val="000000"/>
            </w:rPr>
          </w:rPrChange>
        </w:rPr>
        <w:t>S2</w:t>
      </w:r>
      <w:del w:id="2878" w:author="Natasha Hardy" w:date="2021-11-13T11:49:00Z">
        <w:r w:rsidRPr="008E1A76" w:rsidDel="00491733">
          <w:rPr>
            <w:color w:val="000000" w:themeColor="text1"/>
            <w:rPrChange w:id="2879" w:author="Natasha Hardy" w:date="2021-12-10T13:32:00Z">
              <w:rPr>
                <w:color w:val="000000"/>
              </w:rPr>
            </w:rPrChange>
          </w:rPr>
          <w:delText xml:space="preserve"> </w:delText>
        </w:r>
        <w:r w:rsidR="0086178D" w:rsidRPr="008E1A76" w:rsidDel="00491733">
          <w:rPr>
            <w:color w:val="000000" w:themeColor="text1"/>
            <w:rPrChange w:id="2880" w:author="Natasha Hardy" w:date="2021-12-10T13:32:00Z">
              <w:rPr>
                <w:color w:val="000000"/>
              </w:rPr>
            </w:rPrChange>
          </w:rPr>
          <w:delText>&amp;</w:delText>
        </w:r>
        <w:r w:rsidRPr="008E1A76" w:rsidDel="00491733">
          <w:rPr>
            <w:color w:val="000000" w:themeColor="text1"/>
            <w:rPrChange w:id="2881" w:author="Natasha Hardy" w:date="2021-12-10T13:32:00Z">
              <w:rPr>
                <w:color w:val="000000"/>
              </w:rPr>
            </w:rPrChange>
          </w:rPr>
          <w:delText xml:space="preserve"> S</w:delText>
        </w:r>
        <w:r w:rsidR="00E478AB" w:rsidRPr="008E1A76" w:rsidDel="00491733">
          <w:rPr>
            <w:color w:val="000000" w:themeColor="text1"/>
            <w:rPrChange w:id="2882" w:author="Natasha Hardy" w:date="2021-12-10T13:32:00Z">
              <w:rPr>
                <w:color w:val="000000"/>
              </w:rPr>
            </w:rPrChange>
          </w:rPr>
          <w:delText>3</w:delText>
        </w:r>
      </w:del>
      <w:r w:rsidR="00E478AB" w:rsidRPr="008E1A76">
        <w:rPr>
          <w:color w:val="000000" w:themeColor="text1"/>
          <w:rPrChange w:id="2883" w:author="Natasha Hardy" w:date="2021-12-10T13:32:00Z">
            <w:rPr>
              <w:color w:val="000000"/>
            </w:rPr>
          </w:rPrChange>
        </w:rPr>
        <w:t xml:space="preserve">, Table </w:t>
      </w:r>
      <w:del w:id="2884" w:author="Natasha Hardy" w:date="2021-12-10T11:48:00Z">
        <w:r w:rsidR="00E478AB" w:rsidRPr="008E1A76" w:rsidDel="00EA5CFE">
          <w:rPr>
            <w:color w:val="000000" w:themeColor="text1"/>
            <w:rPrChange w:id="2885" w:author="Natasha Hardy" w:date="2021-12-10T13:32:00Z">
              <w:rPr>
                <w:color w:val="000000"/>
              </w:rPr>
            </w:rPrChange>
          </w:rPr>
          <w:delText>S5</w:delText>
        </w:r>
      </w:del>
      <w:ins w:id="2886" w:author="Natasha Hardy" w:date="2021-12-10T11:48:00Z">
        <w:r w:rsidR="00EA5CFE" w:rsidRPr="008E1A76">
          <w:rPr>
            <w:color w:val="000000" w:themeColor="text1"/>
            <w:rPrChange w:id="2887" w:author="Natasha Hardy" w:date="2021-12-10T13:32:00Z">
              <w:rPr>
                <w:color w:val="000000"/>
              </w:rPr>
            </w:rPrChange>
          </w:rPr>
          <w:t>S</w:t>
        </w:r>
        <w:r w:rsidR="00EA5CFE" w:rsidRPr="000B2280">
          <w:rPr>
            <w:color w:val="000000" w:themeColor="text1"/>
          </w:rPr>
          <w:t>4</w:t>
        </w:r>
      </w:ins>
      <w:r w:rsidRPr="008E1A76">
        <w:rPr>
          <w:color w:val="000000" w:themeColor="text1"/>
          <w:rPrChange w:id="2888" w:author="Natasha Hardy" w:date="2021-12-10T13:32:00Z">
            <w:rPr>
              <w:color w:val="000000"/>
            </w:rPr>
          </w:rPrChange>
        </w:rPr>
        <w:t>), (ii) improved sensitivity in detecting multiple prey taxa within a single</w:t>
      </w:r>
      <w:r w:rsidRPr="008E1A76">
        <w:rPr>
          <w:color w:val="000000" w:themeColor="text1"/>
          <w:rPrChange w:id="2889" w:author="Natasha Hardy" w:date="2021-12-10T13:32:00Z">
            <w:rPr/>
          </w:rPrChange>
        </w:rPr>
        <w:t xml:space="preserve"> scat</w:t>
      </w:r>
      <w:r w:rsidRPr="008E1A76">
        <w:rPr>
          <w:color w:val="000000" w:themeColor="text1"/>
          <w:rPrChange w:id="2890" w:author="Natasha Hardy" w:date="2021-12-10T13:32:00Z">
            <w:rPr>
              <w:color w:val="000000"/>
            </w:rPr>
          </w:rPrChange>
        </w:rPr>
        <w:t xml:space="preserve"> </w:t>
      </w:r>
      <w:del w:id="2891" w:author="Microsoft Office User" w:date="2021-12-10T10:10:00Z">
        <w:r w:rsidRPr="008E1A76" w:rsidDel="008D19BA">
          <w:rPr>
            <w:color w:val="000000" w:themeColor="text1"/>
            <w:rPrChange w:id="2892" w:author="Natasha Hardy" w:date="2021-12-10T13:32:00Z">
              <w:rPr>
                <w:color w:val="000000"/>
              </w:rPr>
            </w:rPrChange>
          </w:rPr>
          <w:delText xml:space="preserve">sample </w:delText>
        </w:r>
      </w:del>
      <w:r w:rsidRPr="008E1A76">
        <w:rPr>
          <w:color w:val="000000" w:themeColor="text1"/>
          <w:rPrChange w:id="2893" w:author="Natasha Hardy" w:date="2021-12-10T13:32:00Z">
            <w:rPr>
              <w:color w:val="000000"/>
            </w:rPr>
          </w:rPrChange>
        </w:rPr>
        <w:t xml:space="preserve">(Fig. </w:t>
      </w:r>
      <w:r w:rsidR="00E478AB" w:rsidRPr="008E1A76">
        <w:rPr>
          <w:color w:val="000000" w:themeColor="text1"/>
          <w:rPrChange w:id="2894" w:author="Natasha Hardy" w:date="2021-12-10T13:32:00Z">
            <w:rPr>
              <w:color w:val="000000"/>
            </w:rPr>
          </w:rPrChange>
        </w:rPr>
        <w:t>4</w:t>
      </w:r>
      <w:r w:rsidRPr="008E1A76">
        <w:rPr>
          <w:color w:val="000000" w:themeColor="text1"/>
          <w:rPrChange w:id="2895" w:author="Natasha Hardy" w:date="2021-12-10T13:32:00Z">
            <w:rPr>
              <w:color w:val="000000"/>
            </w:rPr>
          </w:rPrChange>
        </w:rPr>
        <w:t xml:space="preserve">), and (iii) </w:t>
      </w:r>
      <w:del w:id="2896" w:author="Natasha Hardy" w:date="2021-12-09T16:30:00Z">
        <w:r w:rsidRPr="008E1A76" w:rsidDel="003E3158">
          <w:rPr>
            <w:color w:val="000000" w:themeColor="text1"/>
            <w:rPrChange w:id="2897" w:author="Natasha Hardy" w:date="2021-12-10T13:32:00Z">
              <w:rPr>
                <w:color w:val="000000"/>
              </w:rPr>
            </w:rPrChange>
          </w:rPr>
          <w:delText>identification of genetic diversity</w:delText>
        </w:r>
      </w:del>
      <w:ins w:id="2898" w:author="Michael Bunce" w:date="2021-12-09T12:21:00Z">
        <w:del w:id="2899" w:author="Natasha Hardy" w:date="2021-12-09T16:30:00Z">
          <w:r w:rsidR="00A604C1" w:rsidRPr="008E1A76" w:rsidDel="003E3158">
            <w:rPr>
              <w:color w:val="000000" w:themeColor="text1"/>
              <w:rPrChange w:id="2900" w:author="Natasha Hardy" w:date="2021-12-10T13:32:00Z">
                <w:rPr>
                  <w:color w:val="000000"/>
                </w:rPr>
              </w:rPrChange>
            </w:rPr>
            <w:delText>haplotypes</w:delText>
          </w:r>
        </w:del>
      </w:ins>
      <w:ins w:id="2901" w:author="Natasha Hardy" w:date="2021-12-09T16:30:00Z">
        <w:r w:rsidR="003E3158" w:rsidRPr="008E1A76">
          <w:rPr>
            <w:color w:val="000000" w:themeColor="text1"/>
            <w:rPrChange w:id="2902" w:author="Natasha Hardy" w:date="2021-12-10T13:32:00Z">
              <w:rPr>
                <w:color w:val="000000"/>
              </w:rPr>
            </w:rPrChange>
          </w:rPr>
          <w:t>exploration of little penguin 12</w:t>
        </w:r>
      </w:ins>
      <w:ins w:id="2903" w:author="Nathan Bott" w:date="2021-12-10T14:16:00Z">
        <w:r w:rsidR="009B0EE3" w:rsidRPr="008E1A76">
          <w:rPr>
            <w:color w:val="000000" w:themeColor="text1"/>
            <w:rPrChange w:id="2904" w:author="Natasha Hardy" w:date="2021-12-10T13:32:00Z">
              <w:rPr>
                <w:color w:val="000000"/>
              </w:rPr>
            </w:rPrChange>
          </w:rPr>
          <w:t>S</w:t>
        </w:r>
      </w:ins>
      <w:ins w:id="2905" w:author="Natasha Hardy" w:date="2021-12-09T16:30:00Z">
        <w:del w:id="2906" w:author="Nathan Bott" w:date="2021-12-10T14:16:00Z">
          <w:r w:rsidR="003E3158" w:rsidRPr="008E1A76" w:rsidDel="009B0EE3">
            <w:rPr>
              <w:color w:val="000000" w:themeColor="text1"/>
              <w:rPrChange w:id="2907" w:author="Natasha Hardy" w:date="2021-12-10T13:32:00Z">
                <w:rPr>
                  <w:color w:val="000000"/>
                </w:rPr>
              </w:rPrChange>
            </w:rPr>
            <w:delText>s</w:delText>
          </w:r>
        </w:del>
        <w:r w:rsidR="003E3158" w:rsidRPr="008E1A76">
          <w:rPr>
            <w:color w:val="000000" w:themeColor="text1"/>
            <w:rPrChange w:id="2908" w:author="Natasha Hardy" w:date="2021-12-10T13:32:00Z">
              <w:rPr>
                <w:color w:val="000000"/>
              </w:rPr>
            </w:rPrChange>
          </w:rPr>
          <w:t xml:space="preserve"> rRN</w:t>
        </w:r>
      </w:ins>
      <w:ins w:id="2909" w:author="Natasha Hardy" w:date="2021-12-09T16:31:00Z">
        <w:r w:rsidR="003E3158" w:rsidRPr="008E1A76">
          <w:rPr>
            <w:color w:val="000000" w:themeColor="text1"/>
            <w:rPrChange w:id="2910" w:author="Natasha Hardy" w:date="2021-12-10T13:32:00Z">
              <w:rPr>
                <w:color w:val="000000"/>
              </w:rPr>
            </w:rPrChange>
          </w:rPr>
          <w:t>A genetic diversity</w:t>
        </w:r>
      </w:ins>
      <w:r w:rsidRPr="008E1A76">
        <w:rPr>
          <w:color w:val="000000" w:themeColor="text1"/>
          <w:rPrChange w:id="2911" w:author="Natasha Hardy" w:date="2021-12-10T13:32:00Z">
            <w:rPr>
              <w:color w:val="000000"/>
            </w:rPr>
          </w:rPrChange>
        </w:rPr>
        <w:t xml:space="preserve"> enabl</w:t>
      </w:r>
      <w:ins w:id="2912" w:author="Michael Bunce" w:date="2021-12-09T12:21:00Z">
        <w:r w:rsidR="00A604C1" w:rsidRPr="008E1A76">
          <w:rPr>
            <w:color w:val="000000" w:themeColor="text1"/>
            <w:rPrChange w:id="2913" w:author="Natasha Hardy" w:date="2021-12-10T13:32:00Z">
              <w:rPr>
                <w:color w:val="000000"/>
              </w:rPr>
            </w:rPrChange>
          </w:rPr>
          <w:t xml:space="preserve">ed </w:t>
        </w:r>
      </w:ins>
      <w:ins w:id="2914" w:author="Natasha Hardy" w:date="2021-12-09T16:31:00Z">
        <w:r w:rsidR="003E3158" w:rsidRPr="008E1A76">
          <w:rPr>
            <w:color w:val="000000" w:themeColor="text1"/>
            <w:rPrChange w:id="2915" w:author="Natasha Hardy" w:date="2021-12-10T13:32:00Z">
              <w:rPr>
                <w:color w:val="000000"/>
              </w:rPr>
            </w:rPrChange>
          </w:rPr>
          <w:t xml:space="preserve">the estimation </w:t>
        </w:r>
      </w:ins>
      <w:ins w:id="2916" w:author="Michael Bunce" w:date="2021-12-09T12:21:00Z">
        <w:r w:rsidR="00A604C1" w:rsidRPr="008E1A76">
          <w:rPr>
            <w:color w:val="000000" w:themeColor="text1"/>
            <w:rPrChange w:id="2917" w:author="Natasha Hardy" w:date="2021-12-10T13:32:00Z">
              <w:rPr>
                <w:color w:val="000000"/>
              </w:rPr>
            </w:rPrChange>
          </w:rPr>
          <w:t xml:space="preserve">a minimum number of </w:t>
        </w:r>
      </w:ins>
      <w:del w:id="2918" w:author="Michael Bunce" w:date="2021-12-09T12:21:00Z">
        <w:r w:rsidRPr="008E1A76" w:rsidDel="00A604C1">
          <w:rPr>
            <w:color w:val="000000" w:themeColor="text1"/>
            <w:rPrChange w:id="2919" w:author="Natasha Hardy" w:date="2021-12-10T13:32:00Z">
              <w:rPr>
                <w:color w:val="000000"/>
              </w:rPr>
            </w:rPrChange>
          </w:rPr>
          <w:delText>i</w:delText>
        </w:r>
      </w:del>
      <w:del w:id="2920" w:author="Michael Bunce" w:date="2021-12-09T12:20:00Z">
        <w:r w:rsidRPr="008E1A76" w:rsidDel="00A604C1">
          <w:rPr>
            <w:color w:val="000000" w:themeColor="text1"/>
            <w:rPrChange w:id="2921" w:author="Natasha Hardy" w:date="2021-12-10T13:32:00Z">
              <w:rPr>
                <w:color w:val="000000"/>
              </w:rPr>
            </w:rPrChange>
          </w:rPr>
          <w:delText>ng</w:delText>
        </w:r>
      </w:del>
      <w:del w:id="2922" w:author="Natasha Hardy" w:date="2021-12-09T16:30:00Z">
        <w:r w:rsidRPr="008E1A76" w:rsidDel="003E3158">
          <w:rPr>
            <w:color w:val="000000" w:themeColor="text1"/>
            <w:rPrChange w:id="2923" w:author="Natasha Hardy" w:date="2021-12-10T13:32:00Z">
              <w:rPr>
                <w:color w:val="000000"/>
              </w:rPr>
            </w:rPrChange>
          </w:rPr>
          <w:delText xml:space="preserve"> </w:delText>
        </w:r>
      </w:del>
      <w:del w:id="2924" w:author="Michael Bunce" w:date="2021-12-09T12:21:00Z">
        <w:r w:rsidRPr="008E1A76" w:rsidDel="00A604C1">
          <w:rPr>
            <w:color w:val="000000" w:themeColor="text1"/>
            <w:rPrChange w:id="2925" w:author="Natasha Hardy" w:date="2021-12-10T13:32:00Z">
              <w:rPr>
                <w:color w:val="000000"/>
              </w:rPr>
            </w:rPrChange>
          </w:rPr>
          <w:delText>estimation of</w:delText>
        </w:r>
      </w:del>
      <w:ins w:id="2926" w:author="Michael Bunce" w:date="2021-12-09T12:21:00Z">
        <w:r w:rsidR="00A604C1" w:rsidRPr="008E1A76">
          <w:rPr>
            <w:color w:val="000000" w:themeColor="text1"/>
            <w:rPrChange w:id="2927" w:author="Natasha Hardy" w:date="2021-12-10T13:32:00Z">
              <w:rPr>
                <w:color w:val="000000"/>
              </w:rPr>
            </w:rPrChange>
          </w:rPr>
          <w:t>predated</w:t>
        </w:r>
      </w:ins>
      <w:r w:rsidRPr="008E1A76">
        <w:rPr>
          <w:color w:val="000000" w:themeColor="text1"/>
          <w:rPrChange w:id="2928" w:author="Natasha Hardy" w:date="2021-12-10T13:32:00Z">
            <w:rPr>
              <w:color w:val="000000"/>
            </w:rPr>
          </w:rPrChange>
        </w:rPr>
        <w:t xml:space="preserve"> penguin</w:t>
      </w:r>
      <w:ins w:id="2929" w:author="Michael Bunce" w:date="2021-12-09T12:21:00Z">
        <w:r w:rsidR="00A604C1" w:rsidRPr="008E1A76">
          <w:rPr>
            <w:color w:val="000000" w:themeColor="text1"/>
            <w:rPrChange w:id="2930" w:author="Natasha Hardy" w:date="2021-12-10T13:32:00Z">
              <w:rPr>
                <w:color w:val="000000"/>
              </w:rPr>
            </w:rPrChange>
          </w:rPr>
          <w:t>s to the be estimated</w:t>
        </w:r>
      </w:ins>
      <w:r w:rsidRPr="008E1A76">
        <w:rPr>
          <w:color w:val="000000" w:themeColor="text1"/>
          <w:rPrChange w:id="2931" w:author="Natasha Hardy" w:date="2021-12-10T13:32:00Z">
            <w:rPr>
              <w:color w:val="000000"/>
            </w:rPr>
          </w:rPrChange>
        </w:rPr>
        <w:t xml:space="preserve"> </w:t>
      </w:r>
      <w:del w:id="2932" w:author="Michael Bunce" w:date="2021-12-09T12:21:00Z">
        <w:r w:rsidRPr="008E1A76" w:rsidDel="00A604C1">
          <w:rPr>
            <w:color w:val="000000" w:themeColor="text1"/>
            <w:rPrChange w:id="2933" w:author="Natasha Hardy" w:date="2021-12-10T13:32:00Z">
              <w:rPr>
                <w:color w:val="000000"/>
              </w:rPr>
            </w:rPrChange>
          </w:rPr>
          <w:delText xml:space="preserve">abundances consumed </w:delText>
        </w:r>
      </w:del>
      <w:r w:rsidRPr="008E1A76">
        <w:rPr>
          <w:color w:val="000000" w:themeColor="text1"/>
          <w:rPrChange w:id="2934" w:author="Natasha Hardy" w:date="2021-12-10T13:32:00Z">
            <w:rPr>
              <w:color w:val="000000"/>
            </w:rPr>
          </w:rPrChange>
        </w:rPr>
        <w:t xml:space="preserve">(Fig. </w:t>
      </w:r>
      <w:r w:rsidR="00E478AB" w:rsidRPr="008E1A76">
        <w:rPr>
          <w:color w:val="000000" w:themeColor="text1"/>
          <w:rPrChange w:id="2935" w:author="Natasha Hardy" w:date="2021-12-10T13:32:00Z">
            <w:rPr>
              <w:color w:val="000000"/>
            </w:rPr>
          </w:rPrChange>
        </w:rPr>
        <w:t>5</w:t>
      </w:r>
      <w:ins w:id="2936" w:author="Natasha Hardy" w:date="2021-12-10T11:48:00Z">
        <w:r w:rsidR="00EA5CFE" w:rsidRPr="000B2280">
          <w:rPr>
            <w:color w:val="000000" w:themeColor="text1"/>
          </w:rPr>
          <w:t>, Table S5</w:t>
        </w:r>
      </w:ins>
      <w:r w:rsidRPr="008E1A76">
        <w:rPr>
          <w:color w:val="000000" w:themeColor="text1"/>
          <w:rPrChange w:id="2937" w:author="Natasha Hardy" w:date="2021-12-10T13:32:00Z">
            <w:rPr>
              <w:color w:val="000000"/>
            </w:rPr>
          </w:rPrChange>
        </w:rPr>
        <w:t xml:space="preserve">). </w:t>
      </w:r>
    </w:p>
    <w:p w14:paraId="3557C983" w14:textId="77777777" w:rsidR="00C65F08" w:rsidRPr="008E1A76" w:rsidRDefault="00C65F08" w:rsidP="001553A7">
      <w:pPr>
        <w:pBdr>
          <w:top w:val="nil"/>
          <w:left w:val="nil"/>
          <w:bottom w:val="nil"/>
          <w:right w:val="nil"/>
          <w:between w:val="nil"/>
        </w:pBdr>
        <w:rPr>
          <w:color w:val="000000" w:themeColor="text1"/>
          <w:rPrChange w:id="2938" w:author="Natasha Hardy" w:date="2021-12-10T13:32:00Z">
            <w:rPr>
              <w:color w:val="000000"/>
            </w:rPr>
          </w:rPrChange>
        </w:rPr>
      </w:pPr>
    </w:p>
    <w:p w14:paraId="03DA768B" w14:textId="1DC41A46" w:rsidR="00C65F08" w:rsidRPr="008E1A76" w:rsidRDefault="008445EE" w:rsidP="001553A7">
      <w:pPr>
        <w:pStyle w:val="Heading3"/>
        <w:rPr>
          <w:color w:val="000000" w:themeColor="text1"/>
          <w:rPrChange w:id="2939" w:author="Natasha Hardy" w:date="2021-12-10T13:32:00Z">
            <w:rPr/>
          </w:rPrChange>
        </w:rPr>
      </w:pPr>
      <w:bookmarkStart w:id="2940" w:name="_3rdcrjn" w:colFirst="0" w:colLast="0"/>
      <w:bookmarkEnd w:id="2940"/>
      <w:r w:rsidRPr="008E1A76">
        <w:rPr>
          <w:color w:val="000000" w:themeColor="text1"/>
          <w:rPrChange w:id="2941" w:author="Natasha Hardy" w:date="2021-12-10T13:32:00Z">
            <w:rPr/>
          </w:rPrChange>
        </w:rPr>
        <w:t xml:space="preserve">Comparing </w:t>
      </w:r>
      <w:del w:id="2942" w:author="Natasha Hardy" w:date="2021-11-11T14:55:00Z">
        <w:r w:rsidRPr="008E1A76" w:rsidDel="007769CD">
          <w:rPr>
            <w:color w:val="000000" w:themeColor="text1"/>
            <w:rPrChange w:id="2943" w:author="Natasha Hardy" w:date="2021-12-10T13:32:00Z">
              <w:rPr/>
            </w:rPrChange>
          </w:rPr>
          <w:delText xml:space="preserve">seabird detections using </w:delText>
        </w:r>
      </w:del>
      <w:r w:rsidRPr="008E1A76">
        <w:rPr>
          <w:color w:val="000000" w:themeColor="text1"/>
          <w:rPrChange w:id="2944" w:author="Natasha Hardy" w:date="2021-12-10T13:32:00Z">
            <w:rPr/>
          </w:rPrChange>
        </w:rPr>
        <w:t xml:space="preserve">diagnostic </w:t>
      </w:r>
      <w:del w:id="2945" w:author="Natasha Hardy" w:date="2021-12-09T15:44:00Z">
        <w:r w:rsidRPr="008E1A76" w:rsidDel="008D4EEA">
          <w:rPr>
            <w:color w:val="000000" w:themeColor="text1"/>
            <w:rPrChange w:id="2946" w:author="Natasha Hardy" w:date="2021-12-10T13:32:00Z">
              <w:rPr/>
            </w:rPrChange>
          </w:rPr>
          <w:delText>hard part</w:delText>
        </w:r>
      </w:del>
      <w:ins w:id="2947" w:author="Natasha Hardy" w:date="2021-12-09T15:44:00Z">
        <w:r w:rsidR="008D4EEA" w:rsidRPr="008E1A76">
          <w:rPr>
            <w:color w:val="000000" w:themeColor="text1"/>
            <w:rPrChange w:id="2948" w:author="Natasha Hardy" w:date="2021-12-10T13:32:00Z">
              <w:rPr/>
            </w:rPrChange>
          </w:rPr>
          <w:t>hard-part</w:t>
        </w:r>
      </w:ins>
      <w:r w:rsidRPr="008E1A76">
        <w:rPr>
          <w:color w:val="000000" w:themeColor="text1"/>
          <w:rPrChange w:id="2949" w:author="Natasha Hardy" w:date="2021-12-10T13:32:00Z">
            <w:rPr/>
          </w:rPrChange>
        </w:rPr>
        <w:t xml:space="preserve"> and genetic </w:t>
      </w:r>
      <w:del w:id="2950" w:author="Natasha Hardy" w:date="2021-11-11T14:55:00Z">
        <w:r w:rsidRPr="008E1A76" w:rsidDel="007769CD">
          <w:rPr>
            <w:color w:val="000000" w:themeColor="text1"/>
            <w:rPrChange w:id="2951" w:author="Natasha Hardy" w:date="2021-12-10T13:32:00Z">
              <w:rPr/>
            </w:rPrChange>
          </w:rPr>
          <w:delText xml:space="preserve">analyses </w:delText>
        </w:r>
      </w:del>
      <w:ins w:id="2952" w:author="Natasha Hardy" w:date="2021-11-11T14:55:00Z">
        <w:r w:rsidR="007769CD" w:rsidRPr="008E1A76">
          <w:rPr>
            <w:color w:val="000000" w:themeColor="text1"/>
            <w:rPrChange w:id="2953" w:author="Natasha Hardy" w:date="2021-12-10T13:32:00Z">
              <w:rPr/>
            </w:rPrChange>
          </w:rPr>
          <w:t>assays</w:t>
        </w:r>
      </w:ins>
    </w:p>
    <w:p w14:paraId="6F025EB4" w14:textId="77777777" w:rsidR="00C65F08" w:rsidRPr="008E1A76" w:rsidRDefault="00C65F08" w:rsidP="001553A7">
      <w:pPr>
        <w:pBdr>
          <w:top w:val="nil"/>
          <w:left w:val="nil"/>
          <w:bottom w:val="nil"/>
          <w:right w:val="nil"/>
          <w:between w:val="nil"/>
        </w:pBdr>
        <w:rPr>
          <w:color w:val="000000" w:themeColor="text1"/>
          <w:rPrChange w:id="2954" w:author="Natasha Hardy" w:date="2021-12-10T13:32:00Z">
            <w:rPr>
              <w:color w:val="000000"/>
            </w:rPr>
          </w:rPrChange>
        </w:rPr>
      </w:pPr>
    </w:p>
    <w:p w14:paraId="48F7FFAC" w14:textId="1F1066E5" w:rsidR="00C65F08" w:rsidRPr="008E1A76" w:rsidRDefault="008445EE" w:rsidP="001553A7">
      <w:pPr>
        <w:pBdr>
          <w:top w:val="nil"/>
          <w:left w:val="nil"/>
          <w:bottom w:val="nil"/>
          <w:right w:val="nil"/>
          <w:between w:val="nil"/>
        </w:pBdr>
        <w:rPr>
          <w:ins w:id="2955" w:author="Natasha Hardy" w:date="2021-11-11T15:45:00Z"/>
          <w:color w:val="000000" w:themeColor="text1"/>
          <w:rPrChange w:id="2956" w:author="Natasha Hardy" w:date="2021-12-10T13:32:00Z">
            <w:rPr>
              <w:ins w:id="2957" w:author="Natasha Hardy" w:date="2021-11-11T15:45:00Z"/>
              <w:color w:val="000000"/>
            </w:rPr>
          </w:rPrChange>
        </w:rPr>
      </w:pPr>
      <w:r w:rsidRPr="008E1A76">
        <w:rPr>
          <w:color w:val="000000" w:themeColor="text1"/>
          <w:rPrChange w:id="2958" w:author="Natasha Hardy" w:date="2021-12-10T13:32:00Z">
            <w:rPr>
              <w:color w:val="000000"/>
            </w:rPr>
          </w:rPrChange>
        </w:rPr>
        <w:t xml:space="preserve">Seabirds were detected in 29.3% (n = 29) of samples using diagnostic hard-parts, and 21.2% (n = 21) of samples </w:t>
      </w:r>
      <w:r w:rsidRPr="008E1A76">
        <w:rPr>
          <w:color w:val="000000" w:themeColor="text1"/>
          <w:rPrChange w:id="2959" w:author="Natasha Hardy" w:date="2021-12-10T13:32:00Z">
            <w:rPr/>
          </w:rPrChange>
        </w:rPr>
        <w:t>using DNA</w:t>
      </w:r>
      <w:ins w:id="2960" w:author="Rebecca McIntosh" w:date="2021-10-29T12:17:00Z">
        <w:r w:rsidR="0034436C" w:rsidRPr="008E1A76">
          <w:rPr>
            <w:color w:val="000000" w:themeColor="text1"/>
            <w:rPrChange w:id="2961" w:author="Natasha Hardy" w:date="2021-12-10T13:32:00Z">
              <w:rPr>
                <w:color w:val="000000"/>
              </w:rPr>
            </w:rPrChange>
          </w:rPr>
          <w:t xml:space="preserve"> metabarcoding</w:t>
        </w:r>
      </w:ins>
      <w:ins w:id="2962" w:author="Natasha Hardy" w:date="2021-11-11T10:06:00Z">
        <w:r w:rsidRPr="008E1A76">
          <w:rPr>
            <w:color w:val="000000" w:themeColor="text1"/>
            <w:rPrChange w:id="2963" w:author="Natasha Hardy" w:date="2021-12-10T13:32:00Z">
              <w:rPr>
                <w:color w:val="000000"/>
              </w:rPr>
            </w:rPrChange>
          </w:rPr>
          <w:t xml:space="preserve"> </w:t>
        </w:r>
      </w:ins>
      <w:r w:rsidRPr="008E1A76">
        <w:rPr>
          <w:color w:val="000000" w:themeColor="text1"/>
          <w:rPrChange w:id="2964" w:author="Natasha Hardy" w:date="2021-12-10T13:32:00Z">
            <w:rPr>
              <w:color w:val="000000"/>
            </w:rPr>
          </w:rPrChange>
        </w:rPr>
        <w:t xml:space="preserve">(Fig. 3a). </w:t>
      </w:r>
      <w:ins w:id="2965" w:author="Natasha Hardy" w:date="2021-12-10T09:36:00Z">
        <w:r w:rsidR="00A402B9" w:rsidRPr="008E1A76">
          <w:rPr>
            <w:color w:val="000000" w:themeColor="text1"/>
            <w:rPrChange w:id="2966" w:author="Natasha Hardy" w:date="2021-12-10T13:32:00Z">
              <w:rPr>
                <w:color w:val="000000"/>
              </w:rPr>
            </w:rPrChange>
          </w:rPr>
          <w:t xml:space="preserve">Most of these </w:t>
        </w:r>
      </w:ins>
      <w:ins w:id="2967" w:author="Natasha Hardy" w:date="2021-12-10T09:37:00Z">
        <w:r w:rsidR="00A402B9" w:rsidRPr="008E1A76">
          <w:rPr>
            <w:color w:val="000000" w:themeColor="text1"/>
            <w:rPrChange w:id="2968" w:author="Natasha Hardy" w:date="2021-12-10T13:32:00Z">
              <w:rPr>
                <w:color w:val="000000"/>
              </w:rPr>
            </w:rPrChange>
          </w:rPr>
          <w:t>detections were</w:t>
        </w:r>
      </w:ins>
      <w:ins w:id="2969" w:author="Natasha Hardy" w:date="2021-12-10T09:36:00Z">
        <w:r w:rsidR="00A402B9" w:rsidRPr="008E1A76">
          <w:rPr>
            <w:color w:val="000000" w:themeColor="text1"/>
            <w:rPrChange w:id="2970" w:author="Natasha Hardy" w:date="2021-12-10T13:32:00Z">
              <w:rPr>
                <w:color w:val="000000"/>
              </w:rPr>
            </w:rPrChange>
          </w:rPr>
          <w:t xml:space="preserve"> </w:t>
        </w:r>
      </w:ins>
      <w:ins w:id="2971" w:author="Natasha Hardy" w:date="2021-12-10T09:35:00Z">
        <w:r w:rsidR="00A402B9" w:rsidRPr="008E1A76">
          <w:rPr>
            <w:color w:val="000000" w:themeColor="text1"/>
            <w:rPrChange w:id="2972" w:author="Natasha Hardy" w:date="2021-12-10T13:32:00Z">
              <w:rPr>
                <w:color w:val="000000"/>
              </w:rPr>
            </w:rPrChange>
          </w:rPr>
          <w:t>little penguins</w:t>
        </w:r>
      </w:ins>
      <w:ins w:id="2973" w:author="Natasha Hardy" w:date="2021-12-10T09:36:00Z">
        <w:r w:rsidR="00A402B9" w:rsidRPr="008E1A76">
          <w:rPr>
            <w:color w:val="000000" w:themeColor="text1"/>
            <w:rPrChange w:id="2974" w:author="Natasha Hardy" w:date="2021-12-10T13:32:00Z">
              <w:rPr>
                <w:color w:val="000000"/>
              </w:rPr>
            </w:rPrChange>
          </w:rPr>
          <w:t>,</w:t>
        </w:r>
      </w:ins>
      <w:ins w:id="2975" w:author="Natasha Hardy" w:date="2021-12-10T09:35:00Z">
        <w:r w:rsidR="00A402B9" w:rsidRPr="008E1A76">
          <w:rPr>
            <w:color w:val="000000" w:themeColor="text1"/>
            <w:rPrChange w:id="2976" w:author="Natasha Hardy" w:date="2021-12-10T13:32:00Z">
              <w:rPr>
                <w:color w:val="000000"/>
              </w:rPr>
            </w:rPrChange>
          </w:rPr>
          <w:t xml:space="preserve"> detected in </w:t>
        </w:r>
        <w:r w:rsidR="00A402B9" w:rsidRPr="008E1A76">
          <w:rPr>
            <w:color w:val="000000" w:themeColor="text1"/>
            <w:rPrChange w:id="2977" w:author="Natasha Hardy" w:date="2021-12-10T13:32:00Z">
              <w:rPr>
                <w:color w:val="000000"/>
              </w:rPr>
            </w:rPrChange>
          </w:rPr>
          <w:t xml:space="preserve">25.3% (n = 25) of samples </w:t>
        </w:r>
      </w:ins>
      <w:ins w:id="2978" w:author="Natasha Hardy" w:date="2021-12-10T09:36:00Z">
        <w:r w:rsidR="00A402B9" w:rsidRPr="008E1A76">
          <w:rPr>
            <w:color w:val="000000" w:themeColor="text1"/>
            <w:rPrChange w:id="2979" w:author="Natasha Hardy" w:date="2021-12-10T13:32:00Z">
              <w:rPr>
                <w:color w:val="000000"/>
              </w:rPr>
            </w:rPrChange>
          </w:rPr>
          <w:t>with</w:t>
        </w:r>
      </w:ins>
      <w:ins w:id="2980" w:author="Natasha Hardy" w:date="2021-12-10T09:35:00Z">
        <w:r w:rsidR="00A402B9" w:rsidRPr="008E1A76">
          <w:rPr>
            <w:color w:val="000000" w:themeColor="text1"/>
            <w:rPrChange w:id="2981" w:author="Natasha Hardy" w:date="2021-12-10T13:32:00Z">
              <w:rPr>
                <w:color w:val="000000"/>
              </w:rPr>
            </w:rPrChange>
          </w:rPr>
          <w:t xml:space="preserve"> hard-parts</w:t>
        </w:r>
        <w:r w:rsidR="00A402B9" w:rsidRPr="008E1A76">
          <w:rPr>
            <w:color w:val="000000" w:themeColor="text1"/>
            <w:rPrChange w:id="2982" w:author="Natasha Hardy" w:date="2021-12-10T13:32:00Z">
              <w:rPr>
                <w:color w:val="000000"/>
              </w:rPr>
            </w:rPrChange>
          </w:rPr>
          <w:t xml:space="preserve"> </w:t>
        </w:r>
        <w:r w:rsidR="00A402B9" w:rsidRPr="008E1A76">
          <w:rPr>
            <w:color w:val="000000" w:themeColor="text1"/>
            <w:rPrChange w:id="2983" w:author="Natasha Hardy" w:date="2021-12-10T13:32:00Z">
              <w:rPr>
                <w:color w:val="000000"/>
              </w:rPr>
            </w:rPrChange>
          </w:rPr>
          <w:t xml:space="preserve">and </w:t>
        </w:r>
        <w:r w:rsidR="00A402B9" w:rsidRPr="008E1A76">
          <w:rPr>
            <w:color w:val="000000" w:themeColor="text1"/>
            <w:rPrChange w:id="2984" w:author="Natasha Hardy" w:date="2021-12-10T13:32:00Z">
              <w:rPr/>
            </w:rPrChange>
          </w:rPr>
          <w:t>10.1</w:t>
        </w:r>
        <w:r w:rsidR="00A402B9" w:rsidRPr="008E1A76">
          <w:rPr>
            <w:color w:val="000000" w:themeColor="text1"/>
            <w:rPrChange w:id="2985" w:author="Natasha Hardy" w:date="2021-12-10T13:32:00Z">
              <w:rPr>
                <w:color w:val="000000"/>
              </w:rPr>
            </w:rPrChange>
          </w:rPr>
          <w:t xml:space="preserve">% (n = 10) of samples </w:t>
        </w:r>
      </w:ins>
      <w:ins w:id="2986" w:author="Natasha Hardy" w:date="2021-12-10T09:36:00Z">
        <w:r w:rsidR="00A402B9" w:rsidRPr="008E1A76">
          <w:rPr>
            <w:color w:val="000000" w:themeColor="text1"/>
            <w:rPrChange w:id="2987" w:author="Natasha Hardy" w:date="2021-12-10T13:32:00Z">
              <w:rPr/>
            </w:rPrChange>
          </w:rPr>
          <w:t>with</w:t>
        </w:r>
      </w:ins>
      <w:ins w:id="2988" w:author="Natasha Hardy" w:date="2021-12-10T09:35:00Z">
        <w:r w:rsidR="00A402B9" w:rsidRPr="008E1A76">
          <w:rPr>
            <w:color w:val="000000" w:themeColor="text1"/>
            <w:rPrChange w:id="2989" w:author="Natasha Hardy" w:date="2021-12-10T13:32:00Z">
              <w:rPr/>
            </w:rPrChange>
          </w:rPr>
          <w:t xml:space="preserve"> DNA</w:t>
        </w:r>
        <w:r w:rsidR="00A402B9" w:rsidRPr="008E1A76">
          <w:rPr>
            <w:color w:val="000000" w:themeColor="text1"/>
            <w:rPrChange w:id="2990" w:author="Natasha Hardy" w:date="2021-12-10T13:32:00Z">
              <w:rPr>
                <w:color w:val="000000"/>
              </w:rPr>
            </w:rPrChange>
          </w:rPr>
          <w:t xml:space="preserve"> (Fig. 3</w:t>
        </w:r>
        <w:r w:rsidR="00A402B9" w:rsidRPr="008E1A76">
          <w:rPr>
            <w:color w:val="000000" w:themeColor="text1"/>
            <w:rPrChange w:id="2991" w:author="Natasha Hardy" w:date="2021-12-10T13:32:00Z">
              <w:rPr>
                <w:color w:val="000000"/>
              </w:rPr>
            </w:rPrChange>
          </w:rPr>
          <w:t>b</w:t>
        </w:r>
        <w:r w:rsidR="00A402B9" w:rsidRPr="008E1A76">
          <w:rPr>
            <w:color w:val="000000" w:themeColor="text1"/>
            <w:rPrChange w:id="2992" w:author="Natasha Hardy" w:date="2021-12-10T13:32:00Z">
              <w:rPr>
                <w:color w:val="000000"/>
              </w:rPr>
            </w:rPrChange>
          </w:rPr>
          <w:t>)</w:t>
        </w:r>
        <w:r w:rsidR="00A402B9" w:rsidRPr="008E1A76">
          <w:rPr>
            <w:color w:val="000000" w:themeColor="text1"/>
            <w:rPrChange w:id="2993" w:author="Natasha Hardy" w:date="2021-12-10T13:32:00Z">
              <w:rPr>
                <w:color w:val="000000"/>
              </w:rPr>
            </w:rPrChange>
          </w:rPr>
          <w:t>.</w:t>
        </w:r>
      </w:ins>
      <w:ins w:id="2994" w:author="Natasha Hardy" w:date="2021-12-10T09:37:00Z">
        <w:r w:rsidR="00A402B9" w:rsidRPr="008E1A76">
          <w:rPr>
            <w:color w:val="000000" w:themeColor="text1"/>
            <w:rPrChange w:id="2995" w:author="Natasha Hardy" w:date="2021-12-10T13:32:00Z">
              <w:rPr>
                <w:color w:val="000000"/>
              </w:rPr>
            </w:rPrChange>
          </w:rPr>
          <w:t xml:space="preserve"> Of these positive detections</w:t>
        </w:r>
      </w:ins>
      <w:ins w:id="2996" w:author="Natasha Hardy" w:date="2021-12-10T09:38:00Z">
        <w:r w:rsidR="00A402B9" w:rsidRPr="008E1A76">
          <w:rPr>
            <w:color w:val="000000" w:themeColor="text1"/>
            <w:rPrChange w:id="2997" w:author="Natasha Hardy" w:date="2021-12-10T13:32:00Z">
              <w:rPr>
                <w:color w:val="000000"/>
              </w:rPr>
            </w:rPrChange>
          </w:rPr>
          <w:t xml:space="preserve"> </w:t>
        </w:r>
        <w:r w:rsidR="00A402B9" w:rsidRPr="008E1A76">
          <w:rPr>
            <w:color w:val="000000" w:themeColor="text1"/>
            <w:rPrChange w:id="2998" w:author="Natasha Hardy" w:date="2021-12-10T13:32:00Z">
              <w:rPr>
                <w:color w:val="000000"/>
              </w:rPr>
            </w:rPrChange>
          </w:rPr>
          <w:t>obtained after quality control and filtering</w:t>
        </w:r>
      </w:ins>
      <w:ins w:id="2999" w:author="Natasha Hardy" w:date="2021-12-10T09:37:00Z">
        <w:r w:rsidR="00A402B9" w:rsidRPr="008E1A76">
          <w:rPr>
            <w:color w:val="000000" w:themeColor="text1"/>
            <w:rPrChange w:id="3000" w:author="Natasha Hardy" w:date="2021-12-10T13:32:00Z">
              <w:rPr>
                <w:color w:val="000000"/>
              </w:rPr>
            </w:rPrChange>
          </w:rPr>
          <w:t>, t</w:t>
        </w:r>
      </w:ins>
      <w:del w:id="3001" w:author="Natasha Hardy" w:date="2021-12-10T09:37:00Z">
        <w:r w:rsidRPr="008E1A76" w:rsidDel="00A402B9">
          <w:rPr>
            <w:color w:val="000000" w:themeColor="text1"/>
            <w:rPrChange w:id="3002" w:author="Natasha Hardy" w:date="2021-12-10T13:32:00Z">
              <w:rPr>
                <w:color w:val="000000"/>
              </w:rPr>
            </w:rPrChange>
          </w:rPr>
          <w:delText>T</w:delText>
        </w:r>
      </w:del>
      <w:r w:rsidRPr="008E1A76">
        <w:rPr>
          <w:color w:val="000000" w:themeColor="text1"/>
          <w:rPrChange w:id="3003" w:author="Natasha Hardy" w:date="2021-12-10T13:32:00Z">
            <w:rPr>
              <w:color w:val="000000"/>
            </w:rPr>
          </w:rPrChange>
        </w:rPr>
        <w:t xml:space="preserve">he majority </w:t>
      </w:r>
      <w:del w:id="3004" w:author="Natasha Hardy" w:date="2021-12-09T16:33:00Z">
        <w:r w:rsidRPr="008E1A76" w:rsidDel="00720552">
          <w:rPr>
            <w:color w:val="000000" w:themeColor="text1"/>
            <w:rPrChange w:id="3005" w:author="Natasha Hardy" w:date="2021-12-10T13:32:00Z">
              <w:rPr>
                <w:color w:val="000000"/>
              </w:rPr>
            </w:rPrChange>
          </w:rPr>
          <w:delText xml:space="preserve">(&gt; 99%) </w:delText>
        </w:r>
      </w:del>
      <w:r w:rsidRPr="008E1A76">
        <w:rPr>
          <w:color w:val="000000" w:themeColor="text1"/>
          <w:rPrChange w:id="3006" w:author="Natasha Hardy" w:date="2021-12-10T13:32:00Z">
            <w:rPr>
              <w:color w:val="000000"/>
            </w:rPr>
          </w:rPrChange>
        </w:rPr>
        <w:t xml:space="preserve">of DNA sequences for </w:t>
      </w:r>
      <w:del w:id="3007" w:author="Natasha Hardy" w:date="2021-12-10T09:37:00Z">
        <w:r w:rsidRPr="008E1A76" w:rsidDel="00A402B9">
          <w:rPr>
            <w:color w:val="000000" w:themeColor="text1"/>
            <w:rPrChange w:id="3008" w:author="Natasha Hardy" w:date="2021-12-10T13:32:00Z">
              <w:rPr>
                <w:color w:val="000000"/>
              </w:rPr>
            </w:rPrChange>
          </w:rPr>
          <w:delText xml:space="preserve">each </w:delText>
        </w:r>
      </w:del>
      <w:ins w:id="3009" w:author="Natasha Hardy" w:date="2021-12-10T09:37:00Z">
        <w:r w:rsidR="00A402B9" w:rsidRPr="008E1A76">
          <w:rPr>
            <w:color w:val="000000" w:themeColor="text1"/>
            <w:rPrChange w:id="3010" w:author="Natasha Hardy" w:date="2021-12-10T13:32:00Z">
              <w:rPr>
                <w:color w:val="000000"/>
              </w:rPr>
            </w:rPrChange>
          </w:rPr>
          <w:t>all</w:t>
        </w:r>
        <w:r w:rsidR="00A402B9" w:rsidRPr="008E1A76">
          <w:rPr>
            <w:color w:val="000000" w:themeColor="text1"/>
            <w:rPrChange w:id="3011" w:author="Natasha Hardy" w:date="2021-12-10T13:32:00Z">
              <w:rPr>
                <w:color w:val="000000"/>
              </w:rPr>
            </w:rPrChange>
          </w:rPr>
          <w:t xml:space="preserve"> </w:t>
        </w:r>
      </w:ins>
      <w:r w:rsidRPr="008E1A76">
        <w:rPr>
          <w:color w:val="000000" w:themeColor="text1"/>
          <w:rPrChange w:id="3012" w:author="Natasha Hardy" w:date="2021-12-10T13:32:00Z">
            <w:rPr>
              <w:color w:val="000000"/>
            </w:rPr>
          </w:rPrChange>
        </w:rPr>
        <w:t>seabird</w:t>
      </w:r>
      <w:ins w:id="3013" w:author="Natasha Hardy" w:date="2021-12-10T09:37:00Z">
        <w:r w:rsidR="00A402B9" w:rsidRPr="008E1A76">
          <w:rPr>
            <w:color w:val="000000" w:themeColor="text1"/>
            <w:rPrChange w:id="3014" w:author="Natasha Hardy" w:date="2021-12-10T13:32:00Z">
              <w:rPr>
                <w:color w:val="000000"/>
              </w:rPr>
            </w:rPrChange>
          </w:rPr>
          <w:t>s</w:t>
        </w:r>
      </w:ins>
      <w:r w:rsidRPr="008E1A76">
        <w:rPr>
          <w:color w:val="000000" w:themeColor="text1"/>
          <w:rPrChange w:id="3015" w:author="Natasha Hardy" w:date="2021-12-10T13:32:00Z">
            <w:rPr>
              <w:color w:val="000000"/>
            </w:rPr>
          </w:rPrChange>
        </w:rPr>
        <w:t xml:space="preserve"> tax</w:t>
      </w:r>
      <w:ins w:id="3016" w:author="Natasha Hardy" w:date="2021-12-10T09:37:00Z">
        <w:r w:rsidR="00A402B9" w:rsidRPr="008E1A76">
          <w:rPr>
            <w:color w:val="000000" w:themeColor="text1"/>
            <w:rPrChange w:id="3017" w:author="Natasha Hardy" w:date="2021-12-10T13:32:00Z">
              <w:rPr>
                <w:color w:val="000000"/>
              </w:rPr>
            </w:rPrChange>
          </w:rPr>
          <w:t>a</w:t>
        </w:r>
      </w:ins>
      <w:del w:id="3018" w:author="Natasha Hardy" w:date="2021-12-10T09:37:00Z">
        <w:r w:rsidRPr="008E1A76" w:rsidDel="00A402B9">
          <w:rPr>
            <w:color w:val="000000" w:themeColor="text1"/>
            <w:rPrChange w:id="3019" w:author="Natasha Hardy" w:date="2021-12-10T13:32:00Z">
              <w:rPr>
                <w:color w:val="000000"/>
              </w:rPr>
            </w:rPrChange>
          </w:rPr>
          <w:delText>on</w:delText>
        </w:r>
      </w:del>
      <w:r w:rsidRPr="008E1A76">
        <w:rPr>
          <w:color w:val="000000" w:themeColor="text1"/>
          <w:rPrChange w:id="3020" w:author="Natasha Hardy" w:date="2021-12-10T13:32:00Z">
            <w:rPr>
              <w:color w:val="000000"/>
            </w:rPr>
          </w:rPrChange>
        </w:rPr>
        <w:t xml:space="preserve"> were identified in </w:t>
      </w:r>
      <w:del w:id="3021" w:author="Natasha Hardy" w:date="2021-12-10T09:45:00Z">
        <w:r w:rsidRPr="008E1A76" w:rsidDel="000E5B06">
          <w:rPr>
            <w:color w:val="000000" w:themeColor="text1"/>
            <w:rPrChange w:id="3022" w:author="Natasha Hardy" w:date="2021-12-10T13:32:00Z">
              <w:rPr>
                <w:color w:val="000000"/>
              </w:rPr>
            </w:rPrChange>
          </w:rPr>
          <w:delText xml:space="preserve">just </w:delText>
        </w:r>
      </w:del>
      <w:del w:id="3023" w:author="Natasha Hardy" w:date="2021-12-09T16:33:00Z">
        <w:r w:rsidRPr="008E1A76" w:rsidDel="00720552">
          <w:rPr>
            <w:color w:val="000000" w:themeColor="text1"/>
            <w:rPrChange w:id="3024" w:author="Natasha Hardy" w:date="2021-12-10T13:32:00Z">
              <w:rPr>
                <w:color w:val="000000"/>
              </w:rPr>
            </w:rPrChange>
          </w:rPr>
          <w:delText>9% (n = 9) of</w:delText>
        </w:r>
      </w:del>
      <w:ins w:id="3025" w:author="Natasha Hardy" w:date="2021-12-09T16:33:00Z">
        <w:r w:rsidR="00720552" w:rsidRPr="008E1A76">
          <w:rPr>
            <w:color w:val="000000" w:themeColor="text1"/>
            <w:rPrChange w:id="3026" w:author="Natasha Hardy" w:date="2021-12-10T13:32:00Z">
              <w:rPr>
                <w:color w:val="000000"/>
              </w:rPr>
            </w:rPrChange>
          </w:rPr>
          <w:t>9</w:t>
        </w:r>
      </w:ins>
      <w:r w:rsidRPr="008E1A76">
        <w:rPr>
          <w:color w:val="000000" w:themeColor="text1"/>
          <w:rPrChange w:id="3027" w:author="Natasha Hardy" w:date="2021-12-10T13:32:00Z">
            <w:rPr>
              <w:color w:val="000000"/>
            </w:rPr>
          </w:rPrChange>
        </w:rPr>
        <w:t xml:space="preserve"> </w:t>
      </w:r>
      <w:ins w:id="3028" w:author="Natasha Hardy" w:date="2021-12-10T09:38:00Z">
        <w:r w:rsidR="00A402B9" w:rsidRPr="008E1A76">
          <w:rPr>
            <w:color w:val="000000" w:themeColor="text1"/>
            <w:rPrChange w:id="3029" w:author="Natasha Hardy" w:date="2021-12-10T13:32:00Z">
              <w:rPr>
                <w:color w:val="000000"/>
              </w:rPr>
            </w:rPrChange>
          </w:rPr>
          <w:t xml:space="preserve">out of 21 </w:t>
        </w:r>
      </w:ins>
      <w:del w:id="3030" w:author="Natasha Hardy" w:date="2021-11-11T15:00:00Z">
        <w:r w:rsidRPr="008E1A76" w:rsidDel="00493CE1">
          <w:rPr>
            <w:color w:val="000000" w:themeColor="text1"/>
            <w:rPrChange w:id="3031" w:author="Natasha Hardy" w:date="2021-12-10T13:32:00Z">
              <w:rPr>
                <w:color w:val="000000"/>
              </w:rPr>
            </w:rPrChange>
          </w:rPr>
          <w:delText xml:space="preserve">those </w:delText>
        </w:r>
      </w:del>
      <w:r w:rsidRPr="008E1A76">
        <w:rPr>
          <w:color w:val="000000" w:themeColor="text1"/>
          <w:rPrChange w:id="3032" w:author="Natasha Hardy" w:date="2021-12-10T13:32:00Z">
            <w:rPr>
              <w:color w:val="000000"/>
            </w:rPr>
          </w:rPrChange>
        </w:rPr>
        <w:t>samples</w:t>
      </w:r>
      <w:ins w:id="3033" w:author="Natasha Hardy" w:date="2021-12-10T09:39:00Z">
        <w:r w:rsidR="00A402B9" w:rsidRPr="008E1A76">
          <w:rPr>
            <w:color w:val="000000" w:themeColor="text1"/>
            <w:rPrChange w:id="3034" w:author="Natasha Hardy" w:date="2021-12-10T13:32:00Z">
              <w:rPr>
                <w:color w:val="000000"/>
              </w:rPr>
            </w:rPrChange>
          </w:rPr>
          <w:t>,</w:t>
        </w:r>
      </w:ins>
      <w:r w:rsidRPr="008E1A76">
        <w:rPr>
          <w:color w:val="000000" w:themeColor="text1"/>
          <w:rPrChange w:id="3035" w:author="Natasha Hardy" w:date="2021-12-10T13:32:00Z">
            <w:rPr>
              <w:color w:val="000000"/>
            </w:rPr>
          </w:rPrChange>
        </w:rPr>
        <w:t xml:space="preserve"> </w:t>
      </w:r>
      <w:del w:id="3036" w:author="Natasha Hardy" w:date="2021-12-10T09:39:00Z">
        <w:r w:rsidRPr="008E1A76" w:rsidDel="00A402B9">
          <w:rPr>
            <w:color w:val="000000" w:themeColor="text1"/>
            <w:rPrChange w:id="3037" w:author="Natasha Hardy" w:date="2021-12-10T13:32:00Z">
              <w:rPr>
                <w:color w:val="000000"/>
              </w:rPr>
            </w:rPrChange>
          </w:rPr>
          <w:delText>(Fig. 3</w:delText>
        </w:r>
        <w:r w:rsidR="00E478AB" w:rsidRPr="008E1A76" w:rsidDel="00A402B9">
          <w:rPr>
            <w:color w:val="000000" w:themeColor="text1"/>
            <w:rPrChange w:id="3038" w:author="Natasha Hardy" w:date="2021-12-10T13:32:00Z">
              <w:rPr>
                <w:color w:val="000000"/>
              </w:rPr>
            </w:rPrChange>
          </w:rPr>
          <w:delText>a</w:delText>
        </w:r>
        <w:r w:rsidRPr="008E1A76" w:rsidDel="00A402B9">
          <w:rPr>
            <w:color w:val="000000" w:themeColor="text1"/>
            <w:rPrChange w:id="3039" w:author="Natasha Hardy" w:date="2021-12-10T13:32:00Z">
              <w:rPr>
                <w:color w:val="000000"/>
              </w:rPr>
            </w:rPrChange>
          </w:rPr>
          <w:delText>)</w:delText>
        </w:r>
      </w:del>
      <w:del w:id="3040" w:author="Natasha Hardy" w:date="2021-11-11T14:58:00Z">
        <w:r w:rsidRPr="008E1A76" w:rsidDel="00493CE1">
          <w:rPr>
            <w:color w:val="000000" w:themeColor="text1"/>
            <w:rPrChange w:id="3041" w:author="Natasha Hardy" w:date="2021-12-10T13:32:00Z">
              <w:rPr>
                <w:color w:val="000000"/>
              </w:rPr>
            </w:rPrChange>
          </w:rPr>
          <w:delText xml:space="preserve"> </w:delText>
        </w:r>
        <w:r w:rsidRPr="008E1A76" w:rsidDel="00493CE1">
          <w:rPr>
            <w:color w:val="000000" w:themeColor="text1"/>
            <w:rPrChange w:id="3042" w:author="Natasha Hardy" w:date="2021-12-10T13:32:00Z">
              <w:rPr/>
            </w:rPrChange>
          </w:rPr>
          <w:delText>using both a conventional and stringent standard of quality filtering and cleaning protocols (</w:delText>
        </w:r>
        <w:r w:rsidR="0034344F" w:rsidRPr="008E1A76" w:rsidDel="00493CE1">
          <w:rPr>
            <w:color w:val="000000" w:themeColor="text1"/>
            <w:rPrChange w:id="3043" w:author="Natasha Hardy" w:date="2021-12-10T13:32:00Z">
              <w:rPr/>
            </w:rPrChange>
          </w:rPr>
          <w:delText>Appendix</w:delText>
        </w:r>
        <w:r w:rsidRPr="008E1A76" w:rsidDel="00493CE1">
          <w:rPr>
            <w:color w:val="000000" w:themeColor="text1"/>
            <w:rPrChange w:id="3044" w:author="Natasha Hardy" w:date="2021-12-10T13:32:00Z">
              <w:rPr/>
            </w:rPrChange>
          </w:rPr>
          <w:delText xml:space="preserve"> S1.3)</w:delText>
        </w:r>
      </w:del>
      <w:ins w:id="3045" w:author="Natasha Hardy" w:date="2021-12-10T09:38:00Z">
        <w:r w:rsidR="00A402B9" w:rsidRPr="008E1A76">
          <w:rPr>
            <w:color w:val="000000" w:themeColor="text1"/>
            <w:rPrChange w:id="3046" w:author="Natasha Hardy" w:date="2021-12-10T13:32:00Z">
              <w:rPr>
                <w:color w:val="000000"/>
              </w:rPr>
            </w:rPrChange>
          </w:rPr>
          <w:t>and for little penguins in 6 out of 10 samples</w:t>
        </w:r>
      </w:ins>
      <w:del w:id="3047" w:author="Natasha Hardy" w:date="2021-12-10T09:33:00Z">
        <w:r w:rsidRPr="008E1A76" w:rsidDel="00A402B9">
          <w:rPr>
            <w:color w:val="000000" w:themeColor="text1"/>
            <w:rPrChange w:id="3048" w:author="Natasha Hardy" w:date="2021-12-10T13:32:00Z">
              <w:rPr>
                <w:color w:val="000000"/>
              </w:rPr>
            </w:rPrChange>
          </w:rPr>
          <w:delText xml:space="preserve">. The </w:delText>
        </w:r>
      </w:del>
      <w:del w:id="3049" w:author="Natasha Hardy" w:date="2021-11-11T14:59:00Z">
        <w:r w:rsidRPr="008E1A76" w:rsidDel="00493CE1">
          <w:rPr>
            <w:color w:val="000000" w:themeColor="text1"/>
            <w:rPrChange w:id="3050" w:author="Natasha Hardy" w:date="2021-12-10T13:32:00Z">
              <w:rPr>
                <w:color w:val="000000"/>
              </w:rPr>
            </w:rPrChange>
          </w:rPr>
          <w:delText>other 1</w:delText>
        </w:r>
        <w:r w:rsidRPr="008E1A76" w:rsidDel="00493CE1">
          <w:rPr>
            <w:color w:val="000000" w:themeColor="text1"/>
            <w:rPrChange w:id="3051" w:author="Natasha Hardy" w:date="2021-12-10T13:32:00Z">
              <w:rPr/>
            </w:rPrChange>
          </w:rPr>
          <w:delText>2</w:delText>
        </w:r>
      </w:del>
      <w:del w:id="3052" w:author="Natasha Hardy" w:date="2021-12-10T09:33:00Z">
        <w:r w:rsidRPr="008E1A76" w:rsidDel="00A402B9">
          <w:rPr>
            <w:color w:val="000000" w:themeColor="text1"/>
            <w:rPrChange w:id="3053" w:author="Natasha Hardy" w:date="2021-12-10T13:32:00Z">
              <w:rPr>
                <w:color w:val="000000"/>
              </w:rPr>
            </w:rPrChange>
          </w:rPr>
          <w:delText xml:space="preserve"> </w:delText>
        </w:r>
      </w:del>
      <w:del w:id="3054" w:author="Natasha Hardy" w:date="2021-12-10T09:39:00Z">
        <w:r w:rsidRPr="008E1A76" w:rsidDel="00A402B9">
          <w:rPr>
            <w:color w:val="000000" w:themeColor="text1"/>
            <w:rPrChange w:id="3055" w:author="Natasha Hardy" w:date="2021-12-10T13:32:00Z">
              <w:rPr>
                <w:color w:val="000000"/>
              </w:rPr>
            </w:rPrChange>
          </w:rPr>
          <w:delText>samples</w:delText>
        </w:r>
      </w:del>
      <w:del w:id="3056" w:author="Natasha Hardy" w:date="2021-12-09T16:34:00Z">
        <w:r w:rsidRPr="008E1A76" w:rsidDel="00720552">
          <w:rPr>
            <w:color w:val="000000" w:themeColor="text1"/>
            <w:rPrChange w:id="3057" w:author="Natasha Hardy" w:date="2021-12-10T13:32:00Z">
              <w:rPr/>
            </w:rPrChange>
          </w:rPr>
          <w:delText xml:space="preserve"> </w:delText>
        </w:r>
      </w:del>
      <w:del w:id="3058" w:author="Natasha Hardy" w:date="2021-12-10T09:39:00Z">
        <w:r w:rsidRPr="008E1A76" w:rsidDel="00A402B9">
          <w:rPr>
            <w:color w:val="000000" w:themeColor="text1"/>
            <w:rPrChange w:id="3059" w:author="Natasha Hardy" w:date="2021-12-10T13:32:00Z">
              <w:rPr>
                <w:color w:val="000000"/>
              </w:rPr>
            </w:rPrChange>
          </w:rPr>
          <w:delText xml:space="preserve">contained low amounts </w:delText>
        </w:r>
      </w:del>
      <w:del w:id="3060" w:author="Natasha Hardy" w:date="2021-12-09T16:34:00Z">
        <w:r w:rsidRPr="008E1A76" w:rsidDel="00720552">
          <w:rPr>
            <w:color w:val="000000" w:themeColor="text1"/>
            <w:rPrChange w:id="3061" w:author="Natasha Hardy" w:date="2021-12-10T13:32:00Z">
              <w:rPr>
                <w:color w:val="000000"/>
              </w:rPr>
            </w:rPrChange>
          </w:rPr>
          <w:delText xml:space="preserve">(&lt; 1%) </w:delText>
        </w:r>
      </w:del>
      <w:del w:id="3062" w:author="Natasha Hardy" w:date="2021-12-10T09:39:00Z">
        <w:r w:rsidRPr="008E1A76" w:rsidDel="00A402B9">
          <w:rPr>
            <w:color w:val="000000" w:themeColor="text1"/>
            <w:rPrChange w:id="3063" w:author="Natasha Hardy" w:date="2021-12-10T13:32:00Z">
              <w:rPr>
                <w:color w:val="000000"/>
              </w:rPr>
            </w:rPrChange>
          </w:rPr>
          <w:delText>of DNA</w:delText>
        </w:r>
      </w:del>
      <w:ins w:id="3064" w:author="Natasha Hardy" w:date="2021-11-11T15:00:00Z">
        <w:r w:rsidR="00493CE1" w:rsidRPr="008E1A76">
          <w:rPr>
            <w:color w:val="000000" w:themeColor="text1"/>
            <w:rPrChange w:id="3065" w:author="Natasha Hardy" w:date="2021-12-10T13:32:00Z">
              <w:rPr>
                <w:color w:val="000000"/>
              </w:rPr>
            </w:rPrChange>
          </w:rPr>
          <w:t xml:space="preserve">, </w:t>
        </w:r>
      </w:ins>
      <w:del w:id="3066" w:author="Natasha Hardy" w:date="2021-11-11T15:00:00Z">
        <w:r w:rsidRPr="008E1A76" w:rsidDel="00493CE1">
          <w:rPr>
            <w:color w:val="000000" w:themeColor="text1"/>
            <w:rPrChange w:id="3067" w:author="Natasha Hardy" w:date="2021-12-10T13:32:00Z">
              <w:rPr>
                <w:color w:val="000000"/>
              </w:rPr>
            </w:rPrChange>
          </w:rPr>
          <w:delText xml:space="preserve"> calculated </w:delText>
        </w:r>
      </w:del>
      <w:r w:rsidRPr="008E1A76">
        <w:rPr>
          <w:color w:val="000000" w:themeColor="text1"/>
          <w:rPrChange w:id="3068" w:author="Natasha Hardy" w:date="2021-12-10T13:32:00Z">
            <w:rPr>
              <w:color w:val="000000"/>
            </w:rPr>
          </w:rPrChange>
        </w:rPr>
        <w:t xml:space="preserve">relative to the total </w:t>
      </w:r>
      <w:del w:id="3069" w:author="Natasha Hardy" w:date="2021-11-11T15:01:00Z">
        <w:r w:rsidRPr="008E1A76" w:rsidDel="00493CE1">
          <w:rPr>
            <w:color w:val="000000" w:themeColor="text1"/>
            <w:rPrChange w:id="3070" w:author="Natasha Hardy" w:date="2021-12-10T13:32:00Z">
              <w:rPr>
                <w:color w:val="000000"/>
              </w:rPr>
            </w:rPrChange>
          </w:rPr>
          <w:delText xml:space="preserve">abundance of </w:delText>
        </w:r>
      </w:del>
      <w:r w:rsidRPr="008E1A76">
        <w:rPr>
          <w:color w:val="000000" w:themeColor="text1"/>
          <w:rPrChange w:id="3071" w:author="Natasha Hardy" w:date="2021-12-10T13:32:00Z">
            <w:rPr>
              <w:color w:val="000000"/>
            </w:rPr>
          </w:rPrChange>
        </w:rPr>
        <w:t>DNA obtained for each taxon</w:t>
      </w:r>
      <w:r w:rsidR="00E478AB" w:rsidRPr="008E1A76">
        <w:rPr>
          <w:color w:val="000000" w:themeColor="text1"/>
          <w:rPrChange w:id="3072" w:author="Natasha Hardy" w:date="2021-12-10T13:32:00Z">
            <w:rPr>
              <w:color w:val="000000"/>
            </w:rPr>
          </w:rPrChange>
        </w:rPr>
        <w:t xml:space="preserve"> (</w:t>
      </w:r>
      <w:ins w:id="3073" w:author="Natasha Hardy" w:date="2021-12-10T09:40:00Z">
        <w:r w:rsidR="00A402B9" w:rsidRPr="008E1A76">
          <w:rPr>
            <w:color w:val="000000" w:themeColor="text1"/>
            <w:rPrChange w:id="3074" w:author="Natasha Hardy" w:date="2021-12-10T13:32:00Z">
              <w:rPr>
                <w:color w:val="000000"/>
              </w:rPr>
            </w:rPrChange>
          </w:rPr>
          <w:t xml:space="preserve">Figs 3 &amp; S1, </w:t>
        </w:r>
      </w:ins>
      <w:r w:rsidR="00E478AB" w:rsidRPr="008E1A76">
        <w:rPr>
          <w:color w:val="000000" w:themeColor="text1"/>
          <w:rPrChange w:id="3075" w:author="Natasha Hardy" w:date="2021-12-10T13:32:00Z">
            <w:rPr>
              <w:color w:val="000000"/>
            </w:rPr>
          </w:rPrChange>
        </w:rPr>
        <w:t xml:space="preserve">Table </w:t>
      </w:r>
      <w:del w:id="3076" w:author="Natasha Hardy" w:date="2021-12-10T11:48:00Z">
        <w:r w:rsidR="00E478AB" w:rsidRPr="008E1A76" w:rsidDel="00EA5CFE">
          <w:rPr>
            <w:color w:val="000000" w:themeColor="text1"/>
            <w:rPrChange w:id="3077" w:author="Natasha Hardy" w:date="2021-12-10T13:32:00Z">
              <w:rPr>
                <w:color w:val="000000"/>
              </w:rPr>
            </w:rPrChange>
          </w:rPr>
          <w:delText>S5</w:delText>
        </w:r>
      </w:del>
      <w:ins w:id="3078" w:author="Natasha Hardy" w:date="2021-12-10T11:48:00Z">
        <w:r w:rsidR="00EA5CFE" w:rsidRPr="008E1A76">
          <w:rPr>
            <w:color w:val="000000" w:themeColor="text1"/>
            <w:rPrChange w:id="3079" w:author="Natasha Hardy" w:date="2021-12-10T13:32:00Z">
              <w:rPr>
                <w:color w:val="000000"/>
              </w:rPr>
            </w:rPrChange>
          </w:rPr>
          <w:t>S</w:t>
        </w:r>
        <w:r w:rsidR="00EA5CFE" w:rsidRPr="000B2280">
          <w:rPr>
            <w:color w:val="000000" w:themeColor="text1"/>
          </w:rPr>
          <w:t>4</w:t>
        </w:r>
      </w:ins>
      <w:r w:rsidR="00E478AB" w:rsidRPr="008E1A76">
        <w:rPr>
          <w:color w:val="000000" w:themeColor="text1"/>
          <w:rPrChange w:id="3080" w:author="Natasha Hardy" w:date="2021-12-10T13:32:00Z">
            <w:rPr>
              <w:color w:val="000000"/>
            </w:rPr>
          </w:rPrChange>
        </w:rPr>
        <w:t>)</w:t>
      </w:r>
      <w:ins w:id="3081" w:author="Natasha Hardy" w:date="2021-12-10T10:14:00Z">
        <w:r w:rsidR="007172FD" w:rsidRPr="008E1A76">
          <w:rPr>
            <w:color w:val="000000" w:themeColor="text1"/>
            <w:rPrChange w:id="3082" w:author="Natasha Hardy" w:date="2021-12-10T13:32:00Z">
              <w:rPr>
                <w:color w:val="000000"/>
              </w:rPr>
            </w:rPrChange>
          </w:rPr>
          <w:t>, and providing a lower conservative estimate for predation incidence</w:t>
        </w:r>
      </w:ins>
      <w:r w:rsidRPr="008E1A76">
        <w:rPr>
          <w:color w:val="000000" w:themeColor="text1"/>
          <w:rPrChange w:id="3083" w:author="Natasha Hardy" w:date="2021-12-10T13:32:00Z">
            <w:rPr>
              <w:color w:val="000000"/>
            </w:rPr>
          </w:rPrChange>
        </w:rPr>
        <w:t>.</w:t>
      </w:r>
      <w:del w:id="3084" w:author="Natasha Hardy" w:date="2021-12-10T09:39:00Z">
        <w:r w:rsidRPr="008E1A76" w:rsidDel="00A402B9">
          <w:rPr>
            <w:color w:val="000000" w:themeColor="text1"/>
            <w:rPrChange w:id="3085" w:author="Natasha Hardy" w:date="2021-12-10T13:32:00Z">
              <w:rPr>
                <w:color w:val="000000"/>
              </w:rPr>
            </w:rPrChange>
          </w:rPr>
          <w:delText xml:space="preserve"> </w:delText>
        </w:r>
      </w:del>
      <w:ins w:id="3086" w:author="Natasha Hardy" w:date="2021-12-10T09:41:00Z">
        <w:r w:rsidR="00A402B9" w:rsidRPr="008E1A76">
          <w:rPr>
            <w:color w:val="000000" w:themeColor="text1"/>
            <w:rPrChange w:id="3087" w:author="Natasha Hardy" w:date="2021-12-10T13:32:00Z">
              <w:rPr>
                <w:color w:val="000000"/>
              </w:rPr>
            </w:rPrChange>
          </w:rPr>
          <w:t xml:space="preserve"> </w:t>
        </w:r>
      </w:ins>
      <w:ins w:id="3088" w:author="Natasha Hardy" w:date="2021-11-11T15:01:00Z">
        <w:r w:rsidR="00493CE1" w:rsidRPr="008E1A76">
          <w:rPr>
            <w:color w:val="000000" w:themeColor="text1"/>
            <w:rPrChange w:id="3089" w:author="Natasha Hardy" w:date="2021-12-10T13:32:00Z">
              <w:rPr>
                <w:color w:val="000000"/>
              </w:rPr>
            </w:rPrChange>
          </w:rPr>
          <w:t xml:space="preserve">The same </w:t>
        </w:r>
      </w:ins>
      <w:del w:id="3090" w:author="Natasha Hardy" w:date="2021-11-11T15:01:00Z">
        <w:r w:rsidRPr="008E1A76" w:rsidDel="00493CE1">
          <w:rPr>
            <w:color w:val="000000" w:themeColor="text1"/>
            <w:rPrChange w:id="3091" w:author="Natasha Hardy" w:date="2021-12-10T13:32:00Z">
              <w:rPr>
                <w:color w:val="000000"/>
              </w:rPr>
            </w:rPrChange>
          </w:rPr>
          <w:delText xml:space="preserve">Seabirds </w:delText>
        </w:r>
      </w:del>
      <w:ins w:id="3092" w:author="Natasha Hardy" w:date="2021-11-11T15:01:00Z">
        <w:r w:rsidR="00493CE1" w:rsidRPr="008E1A76">
          <w:rPr>
            <w:color w:val="000000" w:themeColor="text1"/>
            <w:rPrChange w:id="3093" w:author="Natasha Hardy" w:date="2021-12-10T13:32:00Z">
              <w:rPr>
                <w:color w:val="000000"/>
              </w:rPr>
            </w:rPrChange>
          </w:rPr>
          <w:t xml:space="preserve">seabird taxa </w:t>
        </w:r>
      </w:ins>
      <w:r w:rsidRPr="008E1A76">
        <w:rPr>
          <w:color w:val="000000" w:themeColor="text1"/>
          <w:rPrChange w:id="3094" w:author="Natasha Hardy" w:date="2021-12-10T13:32:00Z">
            <w:rPr>
              <w:color w:val="000000"/>
            </w:rPr>
          </w:rPrChange>
        </w:rPr>
        <w:t xml:space="preserve">were detected by </w:t>
      </w:r>
      <w:del w:id="3095" w:author="Natasha Hardy" w:date="2021-12-10T09:45:00Z">
        <w:r w:rsidRPr="008E1A76" w:rsidDel="000E5B06">
          <w:rPr>
            <w:color w:val="000000" w:themeColor="text1"/>
            <w:rPrChange w:id="3096" w:author="Natasha Hardy" w:date="2021-12-10T13:32:00Z">
              <w:rPr>
                <w:color w:val="000000"/>
              </w:rPr>
            </w:rPrChange>
          </w:rPr>
          <w:delText xml:space="preserve">both methods </w:delText>
        </w:r>
      </w:del>
      <w:r w:rsidRPr="008E1A76">
        <w:rPr>
          <w:color w:val="000000" w:themeColor="text1"/>
          <w:rPrChange w:id="3097" w:author="Natasha Hardy" w:date="2021-12-10T13:32:00Z">
            <w:rPr>
              <w:color w:val="000000"/>
            </w:rPr>
          </w:rPrChange>
        </w:rPr>
        <w:t xml:space="preserve">simultaneously in </w:t>
      </w:r>
      <w:del w:id="3098" w:author="Natasha Hardy" w:date="2021-12-10T09:27:00Z">
        <w:r w:rsidRPr="008E1A76" w:rsidDel="00F050DA">
          <w:rPr>
            <w:color w:val="000000" w:themeColor="text1"/>
            <w:rPrChange w:id="3099" w:author="Natasha Hardy" w:date="2021-12-10T13:32:00Z">
              <w:rPr>
                <w:color w:val="000000"/>
              </w:rPr>
            </w:rPrChange>
          </w:rPr>
          <w:delText xml:space="preserve">only </w:delText>
        </w:r>
      </w:del>
      <w:del w:id="3100" w:author="Natasha Hardy" w:date="2021-11-11T15:01:00Z">
        <w:r w:rsidRPr="008E1A76" w:rsidDel="00493CE1">
          <w:rPr>
            <w:color w:val="000000" w:themeColor="text1"/>
            <w:rPrChange w:id="3101" w:author="Natasha Hardy" w:date="2021-12-10T13:32:00Z">
              <w:rPr/>
            </w:rPrChange>
          </w:rPr>
          <w:delText>10</w:delText>
        </w:r>
        <w:r w:rsidRPr="008E1A76" w:rsidDel="00493CE1">
          <w:rPr>
            <w:color w:val="000000" w:themeColor="text1"/>
            <w:rPrChange w:id="3102" w:author="Natasha Hardy" w:date="2021-12-10T13:32:00Z">
              <w:rPr>
                <w:color w:val="000000"/>
              </w:rPr>
            </w:rPrChange>
          </w:rPr>
          <w:delText>%</w:delText>
        </w:r>
      </w:del>
      <w:ins w:id="3103" w:author="Natasha Hardy" w:date="2021-11-11T15:01:00Z">
        <w:r w:rsidR="00493CE1" w:rsidRPr="008E1A76">
          <w:rPr>
            <w:color w:val="000000" w:themeColor="text1"/>
            <w:rPrChange w:id="3104" w:author="Natasha Hardy" w:date="2021-12-10T13:32:00Z">
              <w:rPr/>
            </w:rPrChange>
          </w:rPr>
          <w:t xml:space="preserve">half the </w:t>
        </w:r>
      </w:ins>
      <w:ins w:id="3105" w:author="Natasha Hardy" w:date="2021-11-11T15:02:00Z">
        <w:r w:rsidR="00493CE1" w:rsidRPr="008E1A76">
          <w:rPr>
            <w:color w:val="000000" w:themeColor="text1"/>
            <w:rPrChange w:id="3106" w:author="Natasha Hardy" w:date="2021-12-10T13:32:00Z">
              <w:rPr/>
            </w:rPrChange>
          </w:rPr>
          <w:lastRenderedPageBreak/>
          <w:t xml:space="preserve">positive </w:t>
        </w:r>
      </w:ins>
      <w:ins w:id="3107" w:author="Natasha Hardy" w:date="2021-11-11T15:01:00Z">
        <w:r w:rsidR="00493CE1" w:rsidRPr="008E1A76">
          <w:rPr>
            <w:color w:val="000000" w:themeColor="text1"/>
            <w:rPrChange w:id="3108" w:author="Natasha Hardy" w:date="2021-12-10T13:32:00Z">
              <w:rPr/>
            </w:rPrChange>
          </w:rPr>
          <w:t>samples</w:t>
        </w:r>
      </w:ins>
      <w:r w:rsidRPr="008E1A76">
        <w:rPr>
          <w:color w:val="000000" w:themeColor="text1"/>
          <w:rPrChange w:id="3109" w:author="Natasha Hardy" w:date="2021-12-10T13:32:00Z">
            <w:rPr>
              <w:color w:val="000000"/>
            </w:rPr>
          </w:rPrChange>
        </w:rPr>
        <w:t xml:space="preserve"> (n = 10)</w:t>
      </w:r>
      <w:del w:id="3110" w:author="Natasha Hardy" w:date="2021-12-10T09:42:00Z">
        <w:r w:rsidRPr="008E1A76" w:rsidDel="00A402B9">
          <w:rPr>
            <w:color w:val="000000" w:themeColor="text1"/>
            <w:rPrChange w:id="3111" w:author="Natasha Hardy" w:date="2021-12-10T13:32:00Z">
              <w:rPr>
                <w:color w:val="000000"/>
              </w:rPr>
            </w:rPrChange>
          </w:rPr>
          <w:delText xml:space="preserve"> </w:delText>
        </w:r>
      </w:del>
      <w:del w:id="3112" w:author="Natasha Hardy" w:date="2021-11-11T15:02:00Z">
        <w:r w:rsidRPr="008E1A76" w:rsidDel="00493CE1">
          <w:rPr>
            <w:color w:val="000000" w:themeColor="text1"/>
            <w:rPrChange w:id="3113" w:author="Natasha Hardy" w:date="2021-12-10T13:32:00Z">
              <w:rPr>
                <w:color w:val="000000"/>
              </w:rPr>
            </w:rPrChange>
          </w:rPr>
          <w:delText>of samples</w:delText>
        </w:r>
        <w:r w:rsidR="00E478AB" w:rsidRPr="008E1A76" w:rsidDel="00493CE1">
          <w:rPr>
            <w:color w:val="000000" w:themeColor="text1"/>
            <w:rPrChange w:id="3114" w:author="Natasha Hardy" w:date="2021-12-10T13:32:00Z">
              <w:rPr>
                <w:color w:val="000000"/>
              </w:rPr>
            </w:rPrChange>
          </w:rPr>
          <w:delText xml:space="preserve"> </w:delText>
        </w:r>
      </w:del>
      <w:del w:id="3115" w:author="Natasha Hardy" w:date="2021-12-10T09:42:00Z">
        <w:r w:rsidR="00E478AB" w:rsidRPr="008E1A76" w:rsidDel="00A402B9">
          <w:rPr>
            <w:color w:val="000000" w:themeColor="text1"/>
            <w:rPrChange w:id="3116" w:author="Natasha Hardy" w:date="2021-12-10T13:32:00Z">
              <w:rPr>
                <w:color w:val="000000"/>
              </w:rPr>
            </w:rPrChange>
          </w:rPr>
          <w:delText>(Fig. 3</w:delText>
        </w:r>
      </w:del>
      <w:del w:id="3117" w:author="Natasha Hardy" w:date="2021-12-10T09:41:00Z">
        <w:r w:rsidR="00E478AB" w:rsidRPr="008E1A76" w:rsidDel="00A402B9">
          <w:rPr>
            <w:color w:val="000000" w:themeColor="text1"/>
            <w:rPrChange w:id="3118" w:author="Natasha Hardy" w:date="2021-12-10T13:32:00Z">
              <w:rPr>
                <w:color w:val="000000"/>
              </w:rPr>
            </w:rPrChange>
          </w:rPr>
          <w:delText>a</w:delText>
        </w:r>
      </w:del>
      <w:del w:id="3119" w:author="Natasha Hardy" w:date="2021-12-10T09:42:00Z">
        <w:r w:rsidR="00E478AB" w:rsidRPr="008E1A76" w:rsidDel="00A402B9">
          <w:rPr>
            <w:color w:val="000000" w:themeColor="text1"/>
            <w:rPrChange w:id="3120" w:author="Natasha Hardy" w:date="2021-12-10T13:32:00Z">
              <w:rPr>
                <w:color w:val="000000"/>
              </w:rPr>
            </w:rPrChange>
          </w:rPr>
          <w:delText>)</w:delText>
        </w:r>
      </w:del>
      <w:r w:rsidRPr="008E1A76">
        <w:rPr>
          <w:color w:val="000000" w:themeColor="text1"/>
          <w:rPrChange w:id="3121" w:author="Natasha Hardy" w:date="2021-12-10T13:32:00Z">
            <w:rPr/>
          </w:rPrChange>
        </w:rPr>
        <w:t>, and</w:t>
      </w:r>
      <w:r w:rsidRPr="008E1A76">
        <w:rPr>
          <w:color w:val="000000" w:themeColor="text1"/>
          <w:rPrChange w:id="3122" w:author="Natasha Hardy" w:date="2021-12-10T13:32:00Z">
            <w:rPr>
              <w:color w:val="000000"/>
            </w:rPr>
          </w:rPrChange>
        </w:rPr>
        <w:t xml:space="preserve"> </w:t>
      </w:r>
      <w:del w:id="3123" w:author="Natasha Hardy" w:date="2021-11-11T15:02:00Z">
        <w:r w:rsidRPr="008E1A76" w:rsidDel="00493CE1">
          <w:rPr>
            <w:color w:val="000000" w:themeColor="text1"/>
            <w:rPrChange w:id="3124" w:author="Natasha Hardy" w:date="2021-12-10T13:32:00Z">
              <w:rPr/>
            </w:rPrChange>
          </w:rPr>
          <w:delText>5% (n = 5)</w:delText>
        </w:r>
        <w:r w:rsidRPr="008E1A76" w:rsidDel="00493CE1">
          <w:rPr>
            <w:color w:val="000000" w:themeColor="text1"/>
            <w:rPrChange w:id="3125" w:author="Natasha Hardy" w:date="2021-12-10T13:32:00Z">
              <w:rPr>
                <w:color w:val="000000"/>
              </w:rPr>
            </w:rPrChange>
          </w:rPr>
          <w:delText xml:space="preserve"> samples</w:delText>
        </w:r>
      </w:del>
      <w:ins w:id="3126" w:author="Natasha Hardy" w:date="2021-11-11T15:02:00Z">
        <w:r w:rsidR="00493CE1" w:rsidRPr="008E1A76">
          <w:rPr>
            <w:color w:val="000000" w:themeColor="text1"/>
            <w:rPrChange w:id="3127" w:author="Natasha Hardy" w:date="2021-12-10T13:32:00Z">
              <w:rPr/>
            </w:rPrChange>
          </w:rPr>
          <w:t>half of these</w:t>
        </w:r>
      </w:ins>
      <w:r w:rsidRPr="008E1A76">
        <w:rPr>
          <w:color w:val="000000" w:themeColor="text1"/>
          <w:rPrChange w:id="3128" w:author="Natasha Hardy" w:date="2021-12-10T13:32:00Z">
            <w:rPr>
              <w:color w:val="000000"/>
            </w:rPr>
          </w:rPrChange>
        </w:rPr>
        <w:t xml:space="preserve"> </w:t>
      </w:r>
      <w:ins w:id="3129" w:author="Natasha Hardy" w:date="2021-11-11T15:02:00Z">
        <w:r w:rsidR="00493CE1" w:rsidRPr="008E1A76">
          <w:rPr>
            <w:color w:val="000000" w:themeColor="text1"/>
            <w:rPrChange w:id="3130" w:author="Natasha Hardy" w:date="2021-12-10T13:32:00Z">
              <w:rPr/>
            </w:rPrChange>
          </w:rPr>
          <w:t>(n = 5)</w:t>
        </w:r>
        <w:r w:rsidR="00493CE1" w:rsidRPr="008E1A76">
          <w:rPr>
            <w:color w:val="000000" w:themeColor="text1"/>
            <w:rPrChange w:id="3131" w:author="Natasha Hardy" w:date="2021-12-10T13:32:00Z">
              <w:rPr>
                <w:color w:val="000000"/>
              </w:rPr>
            </w:rPrChange>
          </w:rPr>
          <w:t xml:space="preserve"> </w:t>
        </w:r>
      </w:ins>
      <w:r w:rsidRPr="008E1A76">
        <w:rPr>
          <w:color w:val="000000" w:themeColor="text1"/>
          <w:rPrChange w:id="3132" w:author="Natasha Hardy" w:date="2021-12-10T13:32:00Z">
            <w:rPr>
              <w:color w:val="000000"/>
            </w:rPr>
          </w:rPrChange>
        </w:rPr>
        <w:t>contained</w:t>
      </w:r>
      <w:ins w:id="3133" w:author="Natasha Hardy" w:date="2021-12-09T16:35:00Z">
        <w:r w:rsidR="00720552" w:rsidRPr="008E1A76">
          <w:rPr>
            <w:color w:val="000000" w:themeColor="text1"/>
            <w:rPrChange w:id="3134" w:author="Natasha Hardy" w:date="2021-12-10T13:32:00Z">
              <w:rPr>
                <w:color w:val="000000"/>
              </w:rPr>
            </w:rPrChange>
          </w:rPr>
          <w:t xml:space="preserve"> both</w:t>
        </w:r>
      </w:ins>
      <w:r w:rsidRPr="008E1A76">
        <w:rPr>
          <w:color w:val="000000" w:themeColor="text1"/>
          <w:rPrChange w:id="3135" w:author="Natasha Hardy" w:date="2021-12-10T13:32:00Z">
            <w:rPr>
              <w:color w:val="000000"/>
            </w:rPr>
          </w:rPrChange>
        </w:rPr>
        <w:t xml:space="preserve"> </w:t>
      </w:r>
      <w:del w:id="3136" w:author="Natasha Hardy" w:date="2021-11-11T15:02:00Z">
        <w:r w:rsidRPr="008E1A76" w:rsidDel="00493CE1">
          <w:rPr>
            <w:color w:val="000000" w:themeColor="text1"/>
            <w:rPrChange w:id="3137" w:author="Natasha Hardy" w:date="2021-12-10T13:32:00Z">
              <w:rPr>
                <w:color w:val="000000"/>
              </w:rPr>
            </w:rPrChange>
          </w:rPr>
          <w:delText xml:space="preserve">both </w:delText>
        </w:r>
      </w:del>
      <w:r w:rsidRPr="008E1A76">
        <w:rPr>
          <w:color w:val="000000" w:themeColor="text1"/>
          <w:rPrChange w:id="3138" w:author="Natasha Hardy" w:date="2021-12-10T13:32:00Z">
            <w:rPr>
              <w:color w:val="000000"/>
            </w:rPr>
          </w:rPrChange>
        </w:rPr>
        <w:t>little penguin hard-parts and DNA (Fig. 3</w:t>
      </w:r>
      <w:del w:id="3139" w:author="Natasha Hardy" w:date="2021-12-10T09:42:00Z">
        <w:r w:rsidRPr="008E1A76" w:rsidDel="00A402B9">
          <w:rPr>
            <w:color w:val="000000" w:themeColor="text1"/>
            <w:rPrChange w:id="3140" w:author="Natasha Hardy" w:date="2021-12-10T13:32:00Z">
              <w:rPr>
                <w:color w:val="000000"/>
              </w:rPr>
            </w:rPrChange>
          </w:rPr>
          <w:delText>b</w:delText>
        </w:r>
      </w:del>
      <w:r w:rsidRPr="008E1A76">
        <w:rPr>
          <w:color w:val="000000" w:themeColor="text1"/>
          <w:rPrChange w:id="3141" w:author="Natasha Hardy" w:date="2021-12-10T13:32:00Z">
            <w:rPr>
              <w:color w:val="000000"/>
            </w:rPr>
          </w:rPrChange>
        </w:rPr>
        <w:t xml:space="preserve">). </w:t>
      </w:r>
      <w:del w:id="3142" w:author="Natasha Hardy" w:date="2021-11-11T15:03:00Z">
        <w:r w:rsidRPr="008E1A76" w:rsidDel="00493CE1">
          <w:rPr>
            <w:color w:val="000000" w:themeColor="text1"/>
            <w:rPrChange w:id="3143" w:author="Natasha Hardy" w:date="2021-12-10T13:32:00Z">
              <w:rPr/>
            </w:rPrChange>
          </w:rPr>
          <w:delText>The other</w:delText>
        </w:r>
      </w:del>
      <w:ins w:id="3144" w:author="Natasha Hardy" w:date="2021-12-09T16:35:00Z">
        <w:r w:rsidR="00720552" w:rsidRPr="008E1A76">
          <w:rPr>
            <w:color w:val="000000" w:themeColor="text1"/>
            <w:rPrChange w:id="3145" w:author="Natasha Hardy" w:date="2021-12-10T13:32:00Z">
              <w:rPr/>
            </w:rPrChange>
          </w:rPr>
          <w:t>Five</w:t>
        </w:r>
      </w:ins>
      <w:del w:id="3146" w:author="Natasha Hardy" w:date="2021-12-09T16:35:00Z">
        <w:r w:rsidRPr="008E1A76" w:rsidDel="00720552">
          <w:rPr>
            <w:color w:val="000000" w:themeColor="text1"/>
            <w:rPrChange w:id="3147" w:author="Natasha Hardy" w:date="2021-12-10T13:32:00Z">
              <w:rPr>
                <w:color w:val="000000"/>
              </w:rPr>
            </w:rPrChange>
          </w:rPr>
          <w:delText xml:space="preserve"> </w:delText>
        </w:r>
        <w:r w:rsidRPr="008E1A76" w:rsidDel="00720552">
          <w:rPr>
            <w:color w:val="000000" w:themeColor="text1"/>
            <w:rPrChange w:id="3148" w:author="Natasha Hardy" w:date="2021-12-10T13:32:00Z">
              <w:rPr/>
            </w:rPrChange>
          </w:rPr>
          <w:delText>5</w:delText>
        </w:r>
      </w:del>
      <w:r w:rsidRPr="008E1A76">
        <w:rPr>
          <w:color w:val="000000" w:themeColor="text1"/>
          <w:rPrChange w:id="3149" w:author="Natasha Hardy" w:date="2021-12-10T13:32:00Z">
            <w:rPr>
              <w:color w:val="000000"/>
            </w:rPr>
          </w:rPrChange>
        </w:rPr>
        <w:t xml:space="preserve"> samples contained DNA and hard-parts that did not belong to the same seabird taxon</w:t>
      </w:r>
      <w:del w:id="3150" w:author="Natasha Hardy" w:date="2021-11-11T15:03:00Z">
        <w:r w:rsidRPr="008E1A76" w:rsidDel="00493CE1">
          <w:rPr>
            <w:color w:val="000000" w:themeColor="text1"/>
            <w:rPrChange w:id="3151" w:author="Natasha Hardy" w:date="2021-12-10T13:32:00Z">
              <w:rPr>
                <w:color w:val="000000"/>
              </w:rPr>
            </w:rPrChange>
          </w:rPr>
          <w:delText>,</w:delText>
        </w:r>
      </w:del>
      <w:r w:rsidRPr="008E1A76">
        <w:rPr>
          <w:color w:val="000000" w:themeColor="text1"/>
          <w:rPrChange w:id="3152" w:author="Natasha Hardy" w:date="2021-12-10T13:32:00Z">
            <w:rPr>
              <w:color w:val="000000"/>
            </w:rPr>
          </w:rPrChange>
        </w:rPr>
        <w:t xml:space="preserve"> </w:t>
      </w:r>
      <w:del w:id="3153" w:author="Natasha Hardy" w:date="2021-11-11T15:03:00Z">
        <w:r w:rsidRPr="008E1A76" w:rsidDel="00493CE1">
          <w:rPr>
            <w:color w:val="000000" w:themeColor="text1"/>
            <w:rPrChange w:id="3154" w:author="Natasha Hardy" w:date="2021-12-10T13:32:00Z">
              <w:rPr>
                <w:color w:val="000000"/>
              </w:rPr>
            </w:rPrChange>
          </w:rPr>
          <w:delText xml:space="preserve">likely because these methods measure occurrences based on completely different tissues with different passage times </w:delText>
        </w:r>
      </w:del>
      <w:r w:rsidRPr="008E1A76">
        <w:rPr>
          <w:color w:val="000000" w:themeColor="text1"/>
          <w:rPrChange w:id="3155" w:author="Natasha Hardy" w:date="2021-12-10T13:32:00Z">
            <w:rPr>
              <w:color w:val="000000"/>
            </w:rPr>
          </w:rPrChange>
        </w:rPr>
        <w:t>(Fig</w:t>
      </w:r>
      <w:del w:id="3156" w:author="Natasha Hardy" w:date="2021-12-10T11:22:00Z">
        <w:r w:rsidRPr="008E1A76" w:rsidDel="000B44A9">
          <w:rPr>
            <w:color w:val="000000" w:themeColor="text1"/>
            <w:rPrChange w:id="3157" w:author="Natasha Hardy" w:date="2021-12-10T13:32:00Z">
              <w:rPr>
                <w:color w:val="000000"/>
              </w:rPr>
            </w:rPrChange>
          </w:rPr>
          <w:delText>s</w:delText>
        </w:r>
      </w:del>
      <w:r w:rsidRPr="008E1A76">
        <w:rPr>
          <w:color w:val="000000" w:themeColor="text1"/>
          <w:rPrChange w:id="3158" w:author="Natasha Hardy" w:date="2021-12-10T13:32:00Z">
            <w:rPr>
              <w:color w:val="000000"/>
            </w:rPr>
          </w:rPrChange>
        </w:rPr>
        <w:t>.</w:t>
      </w:r>
      <w:del w:id="3159" w:author="Natasha Hardy" w:date="2021-12-10T11:22:00Z">
        <w:r w:rsidRPr="008E1A76" w:rsidDel="000B44A9">
          <w:rPr>
            <w:color w:val="000000" w:themeColor="text1"/>
            <w:rPrChange w:id="3160" w:author="Natasha Hardy" w:date="2021-12-10T13:32:00Z">
              <w:rPr>
                <w:color w:val="000000"/>
              </w:rPr>
            </w:rPrChange>
          </w:rPr>
          <w:delText xml:space="preserve"> 3 &amp;</w:delText>
        </w:r>
      </w:del>
      <w:r w:rsidRPr="008E1A76">
        <w:rPr>
          <w:color w:val="000000" w:themeColor="text1"/>
          <w:rPrChange w:id="3161" w:author="Natasha Hardy" w:date="2021-12-10T13:32:00Z">
            <w:rPr>
              <w:color w:val="000000"/>
            </w:rPr>
          </w:rPrChange>
        </w:rPr>
        <w:t xml:space="preserve"> 4)</w:t>
      </w:r>
      <w:ins w:id="3162" w:author="Natasha Hardy" w:date="2021-12-10T09:28:00Z">
        <w:r w:rsidR="00F050DA" w:rsidRPr="008E1A76">
          <w:rPr>
            <w:color w:val="000000" w:themeColor="text1"/>
            <w:rPrChange w:id="3163" w:author="Natasha Hardy" w:date="2021-12-10T13:32:00Z">
              <w:rPr>
                <w:color w:val="000000"/>
              </w:rPr>
            </w:rPrChange>
          </w:rPr>
          <w:t xml:space="preserve">, and the remaining positive samples from each method </w:t>
        </w:r>
      </w:ins>
      <w:ins w:id="3164" w:author="Natasha Hardy" w:date="2021-12-10T09:46:00Z">
        <w:r w:rsidR="000E5B06" w:rsidRPr="008E1A76">
          <w:rPr>
            <w:color w:val="000000" w:themeColor="text1"/>
            <w:rPrChange w:id="3165" w:author="Natasha Hardy" w:date="2021-12-10T13:32:00Z">
              <w:rPr>
                <w:color w:val="000000"/>
              </w:rPr>
            </w:rPrChange>
          </w:rPr>
          <w:t xml:space="preserve">represent a detection made by one method alone </w:t>
        </w:r>
      </w:ins>
      <w:ins w:id="3166" w:author="Natasha Hardy" w:date="2021-12-10T09:29:00Z">
        <w:r w:rsidR="00F050DA" w:rsidRPr="008E1A76">
          <w:rPr>
            <w:color w:val="000000" w:themeColor="text1"/>
            <w:rPrChange w:id="3167" w:author="Natasha Hardy" w:date="2021-12-10T13:32:00Z">
              <w:rPr>
                <w:color w:val="000000"/>
              </w:rPr>
            </w:rPrChange>
          </w:rPr>
          <w:t>(n = 6 for DNA, and n = 13 for hard-parts)</w:t>
        </w:r>
      </w:ins>
      <w:r w:rsidRPr="008E1A76">
        <w:rPr>
          <w:color w:val="000000" w:themeColor="text1"/>
          <w:rPrChange w:id="3168" w:author="Natasha Hardy" w:date="2021-12-10T13:32:00Z">
            <w:rPr>
              <w:color w:val="000000"/>
            </w:rPr>
          </w:rPrChange>
        </w:rPr>
        <w:t xml:space="preserve">. </w:t>
      </w:r>
      <w:del w:id="3169" w:author="Natasha Hardy" w:date="2021-12-10T09:26:00Z">
        <w:r w:rsidRPr="008E1A76" w:rsidDel="00F050DA">
          <w:rPr>
            <w:color w:val="000000" w:themeColor="text1"/>
            <w:rPrChange w:id="3170" w:author="Natasha Hardy" w:date="2021-12-10T13:32:00Z">
              <w:rPr>
                <w:color w:val="000000"/>
              </w:rPr>
            </w:rPrChange>
          </w:rPr>
          <w:delText>While t</w:delText>
        </w:r>
      </w:del>
      <w:ins w:id="3171" w:author="Natasha Hardy" w:date="2021-12-10T09:26:00Z">
        <w:r w:rsidR="00F050DA" w:rsidRPr="008E1A76">
          <w:rPr>
            <w:color w:val="000000" w:themeColor="text1"/>
            <w:rPrChange w:id="3172" w:author="Natasha Hardy" w:date="2021-12-10T13:32:00Z">
              <w:rPr>
                <w:color w:val="000000"/>
              </w:rPr>
            </w:rPrChange>
          </w:rPr>
          <w:t>T</w:t>
        </w:r>
      </w:ins>
      <w:r w:rsidRPr="008E1A76">
        <w:rPr>
          <w:color w:val="000000" w:themeColor="text1"/>
          <w:rPrChange w:id="3173" w:author="Natasha Hardy" w:date="2021-12-10T13:32:00Z">
            <w:rPr>
              <w:color w:val="000000"/>
            </w:rPr>
          </w:rPrChange>
        </w:rPr>
        <w:t xml:space="preserve">he combined proportion of samples </w:t>
      </w:r>
      <w:del w:id="3174" w:author="Natasha Hardy" w:date="2021-12-10T09:47:00Z">
        <w:r w:rsidRPr="008E1A76" w:rsidDel="000E5B06">
          <w:rPr>
            <w:color w:val="000000" w:themeColor="text1"/>
            <w:rPrChange w:id="3175" w:author="Natasha Hardy" w:date="2021-12-10T13:32:00Z">
              <w:rPr>
                <w:color w:val="000000"/>
              </w:rPr>
            </w:rPrChange>
          </w:rPr>
          <w:delText>containing either diagnostic hard-parts or DNA</w:delText>
        </w:r>
      </w:del>
      <w:ins w:id="3176" w:author="Natasha Hardy" w:date="2021-12-10T09:47:00Z">
        <w:r w:rsidR="000E5B06" w:rsidRPr="008E1A76">
          <w:rPr>
            <w:color w:val="000000" w:themeColor="text1"/>
            <w:rPrChange w:id="3177" w:author="Natasha Hardy" w:date="2021-12-10T13:32:00Z">
              <w:rPr>
                <w:color w:val="000000"/>
              </w:rPr>
            </w:rPrChange>
          </w:rPr>
          <w:t>that were positive for</w:t>
        </w:r>
      </w:ins>
      <w:del w:id="3178" w:author="Natasha Hardy" w:date="2021-12-10T09:47:00Z">
        <w:r w:rsidRPr="008E1A76" w:rsidDel="000E5B06">
          <w:rPr>
            <w:color w:val="000000" w:themeColor="text1"/>
            <w:rPrChange w:id="3179" w:author="Natasha Hardy" w:date="2021-12-10T13:32:00Z">
              <w:rPr>
                <w:color w:val="000000"/>
              </w:rPr>
            </w:rPrChange>
          </w:rPr>
          <w:delText xml:space="preserve"> from</w:delText>
        </w:r>
      </w:del>
      <w:r w:rsidRPr="008E1A76">
        <w:rPr>
          <w:color w:val="000000" w:themeColor="text1"/>
          <w:rPrChange w:id="3180" w:author="Natasha Hardy" w:date="2021-12-10T13:32:00Z">
            <w:rPr>
              <w:color w:val="000000"/>
            </w:rPr>
          </w:rPrChange>
        </w:rPr>
        <w:t xml:space="preserve"> seabirds</w:t>
      </w:r>
      <w:ins w:id="3181" w:author="Natasha Hardy" w:date="2021-12-10T09:47:00Z">
        <w:r w:rsidR="000E5B06" w:rsidRPr="008E1A76">
          <w:rPr>
            <w:color w:val="000000" w:themeColor="text1"/>
            <w:rPrChange w:id="3182" w:author="Natasha Hardy" w:date="2021-12-10T13:32:00Z">
              <w:rPr>
                <w:color w:val="000000"/>
              </w:rPr>
            </w:rPrChange>
          </w:rPr>
          <w:t xml:space="preserve"> </w:t>
        </w:r>
      </w:ins>
      <w:del w:id="3183" w:author="Natasha Hardy" w:date="2021-12-10T09:47:00Z">
        <w:r w:rsidRPr="008E1A76" w:rsidDel="000E5B06">
          <w:rPr>
            <w:color w:val="000000" w:themeColor="text1"/>
            <w:rPrChange w:id="3184" w:author="Natasha Hardy" w:date="2021-12-10T13:32:00Z">
              <w:rPr>
                <w:color w:val="000000"/>
              </w:rPr>
            </w:rPrChange>
          </w:rPr>
          <w:delText>, or both, amounted to</w:delText>
        </w:r>
      </w:del>
      <w:ins w:id="3185" w:author="Natasha Hardy" w:date="2021-12-10T09:47:00Z">
        <w:r w:rsidR="000E5B06" w:rsidRPr="008E1A76">
          <w:rPr>
            <w:color w:val="000000" w:themeColor="text1"/>
            <w:rPrChange w:id="3186" w:author="Natasha Hardy" w:date="2021-12-10T13:32:00Z">
              <w:rPr>
                <w:color w:val="000000"/>
              </w:rPr>
            </w:rPrChange>
          </w:rPr>
          <w:t>was</w:t>
        </w:r>
      </w:ins>
      <w:r w:rsidRPr="008E1A76">
        <w:rPr>
          <w:color w:val="000000" w:themeColor="text1"/>
          <w:rPrChange w:id="3187" w:author="Natasha Hardy" w:date="2021-12-10T13:32:00Z">
            <w:rPr>
              <w:color w:val="000000"/>
            </w:rPr>
          </w:rPrChange>
        </w:rPr>
        <w:t xml:space="preserve"> 4</w:t>
      </w:r>
      <w:r w:rsidRPr="008E1A76">
        <w:rPr>
          <w:color w:val="000000" w:themeColor="text1"/>
          <w:rPrChange w:id="3188" w:author="Natasha Hardy" w:date="2021-12-10T13:32:00Z">
            <w:rPr/>
          </w:rPrChange>
        </w:rPr>
        <w:t>0</w:t>
      </w:r>
      <w:r w:rsidRPr="008E1A76">
        <w:rPr>
          <w:color w:val="000000" w:themeColor="text1"/>
          <w:rPrChange w:id="3189" w:author="Natasha Hardy" w:date="2021-12-10T13:32:00Z">
            <w:rPr>
              <w:color w:val="000000"/>
            </w:rPr>
          </w:rPrChange>
        </w:rPr>
        <w:t>% (n = 40)</w:t>
      </w:r>
      <w:ins w:id="3190" w:author="Natasha Hardy" w:date="2021-12-10T09:47:00Z">
        <w:r w:rsidR="000E5B06" w:rsidRPr="008E1A76">
          <w:rPr>
            <w:color w:val="000000" w:themeColor="text1"/>
            <w:rPrChange w:id="3191" w:author="Natasha Hardy" w:date="2021-12-10T13:32:00Z">
              <w:rPr>
                <w:color w:val="000000"/>
              </w:rPr>
            </w:rPrChange>
          </w:rPr>
          <w:t xml:space="preserve">, and </w:t>
        </w:r>
      </w:ins>
      <w:ins w:id="3192" w:author="Natasha Hardy" w:date="2021-12-10T09:49:00Z">
        <w:r w:rsidR="000E5B06" w:rsidRPr="008E1A76">
          <w:rPr>
            <w:color w:val="000000" w:themeColor="text1"/>
            <w:rPrChange w:id="3193" w:author="Natasha Hardy" w:date="2021-12-10T13:32:00Z">
              <w:rPr>
                <w:color w:val="000000"/>
              </w:rPr>
            </w:rPrChange>
          </w:rPr>
          <w:t>30% for little penguins (n = 30)</w:t>
        </w:r>
      </w:ins>
      <w:del w:id="3194" w:author="Natasha Hardy" w:date="2021-11-11T15:47:00Z">
        <w:r w:rsidRPr="008E1A76" w:rsidDel="00966061">
          <w:rPr>
            <w:color w:val="000000" w:themeColor="text1"/>
            <w:rPrChange w:id="3195" w:author="Natasha Hardy" w:date="2021-12-10T13:32:00Z">
              <w:rPr>
                <w:color w:val="000000"/>
              </w:rPr>
            </w:rPrChange>
          </w:rPr>
          <w:delText xml:space="preserve"> (Figs. </w:delText>
        </w:r>
        <w:r w:rsidR="00E478AB" w:rsidRPr="008E1A76" w:rsidDel="00966061">
          <w:rPr>
            <w:color w:val="000000" w:themeColor="text1"/>
            <w:rPrChange w:id="3196" w:author="Natasha Hardy" w:date="2021-12-10T13:32:00Z">
              <w:rPr>
                <w:color w:val="000000"/>
              </w:rPr>
            </w:rPrChange>
          </w:rPr>
          <w:delText>S1</w:delText>
        </w:r>
        <w:r w:rsidRPr="008E1A76" w:rsidDel="00966061">
          <w:rPr>
            <w:color w:val="000000" w:themeColor="text1"/>
            <w:rPrChange w:id="3197" w:author="Natasha Hardy" w:date="2021-12-10T13:32:00Z">
              <w:rPr>
                <w:color w:val="000000"/>
              </w:rPr>
            </w:rPrChange>
          </w:rPr>
          <w:delText>a)</w:delText>
        </w:r>
      </w:del>
      <w:del w:id="3198" w:author="Natasha Hardy" w:date="2021-12-10T09:26:00Z">
        <w:r w:rsidRPr="008E1A76" w:rsidDel="00F050DA">
          <w:rPr>
            <w:color w:val="000000" w:themeColor="text1"/>
            <w:rPrChange w:id="3199" w:author="Natasha Hardy" w:date="2021-12-10T13:32:00Z">
              <w:rPr>
                <w:color w:val="000000"/>
              </w:rPr>
            </w:rPrChange>
          </w:rPr>
          <w:delText xml:space="preserve">, </w:delText>
        </w:r>
      </w:del>
      <w:del w:id="3200" w:author="Natasha Hardy" w:date="2021-11-11T15:47:00Z">
        <w:r w:rsidRPr="008E1A76" w:rsidDel="00966061">
          <w:rPr>
            <w:color w:val="000000" w:themeColor="text1"/>
            <w:rPrChange w:id="3201" w:author="Natasha Hardy" w:date="2021-12-10T13:32:00Z">
              <w:rPr>
                <w:color w:val="000000"/>
              </w:rPr>
            </w:rPrChange>
          </w:rPr>
          <w:delText>these dietary</w:delText>
        </w:r>
      </w:del>
      <w:del w:id="3202" w:author="Natasha Hardy" w:date="2021-12-10T09:26:00Z">
        <w:r w:rsidRPr="008E1A76" w:rsidDel="00F050DA">
          <w:rPr>
            <w:color w:val="000000" w:themeColor="text1"/>
            <w:rPrChange w:id="3203" w:author="Natasha Hardy" w:date="2021-12-10T13:32:00Z">
              <w:rPr>
                <w:color w:val="000000"/>
              </w:rPr>
            </w:rPrChange>
          </w:rPr>
          <w:delText xml:space="preserve"> </w:delText>
        </w:r>
      </w:del>
      <w:del w:id="3204" w:author="Natasha Hardy" w:date="2021-11-11T15:47:00Z">
        <w:r w:rsidRPr="008E1A76" w:rsidDel="00966061">
          <w:rPr>
            <w:color w:val="000000" w:themeColor="text1"/>
            <w:rPrChange w:id="3205" w:author="Natasha Hardy" w:date="2021-12-10T13:32:00Z">
              <w:rPr>
                <w:color w:val="000000"/>
              </w:rPr>
            </w:rPrChange>
          </w:rPr>
          <w:delText xml:space="preserve">analysis </w:delText>
        </w:r>
      </w:del>
      <w:del w:id="3206" w:author="Natasha Hardy" w:date="2021-12-10T09:26:00Z">
        <w:r w:rsidRPr="008E1A76" w:rsidDel="00F050DA">
          <w:rPr>
            <w:color w:val="000000" w:themeColor="text1"/>
            <w:rPrChange w:id="3207" w:author="Natasha Hardy" w:date="2021-12-10T13:32:00Z">
              <w:rPr>
                <w:color w:val="000000"/>
              </w:rPr>
            </w:rPrChange>
          </w:rPr>
          <w:delText>methods represent two quasi-independent assays and we argue, are therefore not additive</w:delText>
        </w:r>
      </w:del>
      <w:r w:rsidRPr="008E1A76">
        <w:rPr>
          <w:color w:val="000000" w:themeColor="text1"/>
          <w:rPrChange w:id="3208" w:author="Natasha Hardy" w:date="2021-12-10T13:32:00Z">
            <w:rPr>
              <w:color w:val="000000"/>
            </w:rPr>
          </w:rPrChange>
        </w:rPr>
        <w:t>.</w:t>
      </w:r>
    </w:p>
    <w:p w14:paraId="2442BC55" w14:textId="3A467819" w:rsidR="00966061" w:rsidRPr="008E1A76" w:rsidRDefault="00966061" w:rsidP="001553A7">
      <w:pPr>
        <w:pBdr>
          <w:top w:val="nil"/>
          <w:left w:val="nil"/>
          <w:bottom w:val="nil"/>
          <w:right w:val="nil"/>
          <w:between w:val="nil"/>
        </w:pBdr>
        <w:ind w:firstLine="720"/>
        <w:rPr>
          <w:color w:val="000000" w:themeColor="text1"/>
          <w:rPrChange w:id="3209" w:author="Natasha Hardy" w:date="2021-12-10T13:32:00Z">
            <w:rPr>
              <w:color w:val="000000"/>
            </w:rPr>
          </w:rPrChange>
        </w:rPr>
      </w:pPr>
      <w:ins w:id="3210" w:author="Natasha Hardy" w:date="2021-11-11T15:45:00Z">
        <w:r w:rsidRPr="008E1A76">
          <w:rPr>
            <w:color w:val="000000" w:themeColor="text1"/>
            <w:rPrChange w:id="3211" w:author="Natasha Hardy" w:date="2021-12-10T13:32:00Z">
              <w:rPr>
                <w:color w:val="000000"/>
              </w:rPr>
            </w:rPrChange>
          </w:rPr>
          <w:t xml:space="preserve">Mean detection rates were statistically similar for </w:t>
        </w:r>
      </w:ins>
      <w:ins w:id="3212" w:author="Natasha Hardy" w:date="2021-12-10T09:49:00Z">
        <w:r w:rsidR="000E5B06" w:rsidRPr="008E1A76">
          <w:rPr>
            <w:color w:val="000000" w:themeColor="text1"/>
            <w:rPrChange w:id="3213" w:author="Natasha Hardy" w:date="2021-12-10T13:32:00Z">
              <w:rPr>
                <w:color w:val="000000"/>
              </w:rPr>
            </w:rPrChange>
          </w:rPr>
          <w:t>both</w:t>
        </w:r>
      </w:ins>
      <w:ins w:id="3214" w:author="Natasha Hardy" w:date="2021-11-11T15:45:00Z">
        <w:r w:rsidRPr="008E1A76">
          <w:rPr>
            <w:color w:val="000000" w:themeColor="text1"/>
            <w:rPrChange w:id="3215" w:author="Natasha Hardy" w:date="2021-12-10T13:32:00Z">
              <w:rPr>
                <w:color w:val="000000"/>
              </w:rPr>
            </w:rPrChange>
          </w:rPr>
          <w:t xml:space="preserve"> methods for seabirds and penguins (Table S</w:t>
        </w:r>
      </w:ins>
      <w:ins w:id="3216" w:author="Natasha Hardy" w:date="2021-12-10T11:48:00Z">
        <w:r w:rsidR="00EA5CFE" w:rsidRPr="000B2280">
          <w:rPr>
            <w:color w:val="000000" w:themeColor="text1"/>
          </w:rPr>
          <w:t>6</w:t>
        </w:r>
      </w:ins>
      <w:ins w:id="3217" w:author="Natasha Hardy" w:date="2021-11-11T15:45:00Z">
        <w:r w:rsidRPr="008E1A76">
          <w:rPr>
            <w:color w:val="000000" w:themeColor="text1"/>
            <w:rPrChange w:id="3218" w:author="Natasha Hardy" w:date="2021-12-10T13:32:00Z">
              <w:rPr>
                <w:color w:val="000000"/>
              </w:rPr>
            </w:rPrChange>
          </w:rPr>
          <w:t xml:space="preserve">). </w:t>
        </w:r>
        <w:r w:rsidRPr="008E1A76">
          <w:rPr>
            <w:color w:val="000000" w:themeColor="text1"/>
            <w:rPrChange w:id="3219" w:author="Natasha Hardy" w:date="2021-12-10T13:32:00Z">
              <w:rPr/>
            </w:rPrChange>
          </w:rPr>
          <w:t>There was greater variability in d</w:t>
        </w:r>
        <w:r w:rsidRPr="008E1A76">
          <w:rPr>
            <w:color w:val="000000" w:themeColor="text1"/>
            <w:rPrChange w:id="3220" w:author="Natasha Hardy" w:date="2021-12-10T13:32:00Z">
              <w:rPr>
                <w:color w:val="000000"/>
              </w:rPr>
            </w:rPrChange>
          </w:rPr>
          <w:t xml:space="preserve">etection rates across locations using </w:t>
        </w:r>
        <w:proofErr w:type="gramStart"/>
        <w:r w:rsidRPr="008E1A76">
          <w:rPr>
            <w:color w:val="000000" w:themeColor="text1"/>
            <w:rPrChange w:id="3221" w:author="Natasha Hardy" w:date="2021-12-10T13:32:00Z">
              <w:rPr>
                <w:color w:val="000000"/>
              </w:rPr>
            </w:rPrChange>
          </w:rPr>
          <w:t>hard-parts</w:t>
        </w:r>
        <w:proofErr w:type="gramEnd"/>
        <w:r w:rsidRPr="008E1A76">
          <w:rPr>
            <w:color w:val="000000" w:themeColor="text1"/>
            <w:rPrChange w:id="3222" w:author="Natasha Hardy" w:date="2021-12-10T13:32:00Z">
              <w:rPr>
                <w:color w:val="000000"/>
              </w:rPr>
            </w:rPrChange>
          </w:rPr>
          <w:t xml:space="preserve"> </w:t>
        </w:r>
        <w:r w:rsidRPr="008E1A76">
          <w:rPr>
            <w:color w:val="000000" w:themeColor="text1"/>
            <w:rPrChange w:id="3223" w:author="Natasha Hardy" w:date="2021-12-10T13:32:00Z">
              <w:rPr/>
            </w:rPrChange>
          </w:rPr>
          <w:t>compared to DNA (Fig. S</w:t>
        </w:r>
      </w:ins>
      <w:ins w:id="3224" w:author="Natasha Hardy" w:date="2021-11-13T11:50:00Z">
        <w:r w:rsidR="00491733" w:rsidRPr="008E1A76">
          <w:rPr>
            <w:color w:val="000000" w:themeColor="text1"/>
            <w:rPrChange w:id="3225" w:author="Natasha Hardy" w:date="2021-12-10T13:32:00Z">
              <w:rPr/>
            </w:rPrChange>
          </w:rPr>
          <w:t>3</w:t>
        </w:r>
      </w:ins>
      <w:ins w:id="3226" w:author="Natasha Hardy" w:date="2021-11-11T15:45:00Z">
        <w:r w:rsidRPr="008E1A76">
          <w:rPr>
            <w:color w:val="000000" w:themeColor="text1"/>
            <w:rPrChange w:id="3227" w:author="Natasha Hardy" w:date="2021-12-10T13:32:00Z">
              <w:rPr/>
            </w:rPrChange>
          </w:rPr>
          <w:t>)</w:t>
        </w:r>
        <w:r w:rsidRPr="008E1A76">
          <w:rPr>
            <w:color w:val="000000" w:themeColor="text1"/>
            <w:rPrChange w:id="3228" w:author="Natasha Hardy" w:date="2021-12-10T13:32:00Z">
              <w:rPr>
                <w:color w:val="000000"/>
              </w:rPr>
            </w:rPrChange>
          </w:rPr>
          <w:t>. Minor, albeit statistically significant, differences were observed across sampling groups for seabird detection rates (Fig. S</w:t>
        </w:r>
      </w:ins>
      <w:ins w:id="3229" w:author="Natasha Hardy" w:date="2021-11-13T11:50:00Z">
        <w:r w:rsidR="00491733" w:rsidRPr="008E1A76">
          <w:rPr>
            <w:color w:val="000000" w:themeColor="text1"/>
            <w:rPrChange w:id="3230" w:author="Natasha Hardy" w:date="2021-12-10T13:32:00Z">
              <w:rPr>
                <w:color w:val="000000"/>
              </w:rPr>
            </w:rPrChange>
          </w:rPr>
          <w:t>3</w:t>
        </w:r>
      </w:ins>
      <w:ins w:id="3231" w:author="Natasha Hardy" w:date="2021-11-11T15:45:00Z">
        <w:r w:rsidRPr="008E1A76">
          <w:rPr>
            <w:color w:val="000000" w:themeColor="text1"/>
            <w:rPrChange w:id="3232" w:author="Natasha Hardy" w:date="2021-12-10T13:32:00Z">
              <w:rPr>
                <w:color w:val="000000"/>
              </w:rPr>
            </w:rPrChange>
          </w:rPr>
          <w:t>a, Table S3), but not for penguins (Fig. S</w:t>
        </w:r>
      </w:ins>
      <w:ins w:id="3233" w:author="Natasha Hardy" w:date="2021-12-10T09:54:00Z">
        <w:r w:rsidR="0056677A" w:rsidRPr="008E1A76">
          <w:rPr>
            <w:color w:val="000000" w:themeColor="text1"/>
            <w:rPrChange w:id="3234" w:author="Natasha Hardy" w:date="2021-12-10T13:32:00Z">
              <w:rPr>
                <w:color w:val="000000"/>
              </w:rPr>
            </w:rPrChange>
          </w:rPr>
          <w:t>3</w:t>
        </w:r>
      </w:ins>
      <w:ins w:id="3235" w:author="Natasha Hardy" w:date="2021-11-11T15:45:00Z">
        <w:r w:rsidRPr="008E1A76">
          <w:rPr>
            <w:color w:val="000000" w:themeColor="text1"/>
            <w:rPrChange w:id="3236" w:author="Natasha Hardy" w:date="2021-12-10T13:32:00Z">
              <w:rPr>
                <w:color w:val="000000"/>
              </w:rPr>
            </w:rPrChange>
          </w:rPr>
          <w:t>b) (GLM binomial seabird detection ~ location: p-value = 0.017; Table S3)</w:t>
        </w:r>
      </w:ins>
      <w:ins w:id="3237" w:author="Natasha Hardy" w:date="2021-12-10T09:54:00Z">
        <w:r w:rsidR="0056677A" w:rsidRPr="008E1A76">
          <w:rPr>
            <w:color w:val="000000" w:themeColor="text1"/>
            <w:rPrChange w:id="3238" w:author="Natasha Hardy" w:date="2021-12-10T13:32:00Z">
              <w:rPr>
                <w:color w:val="000000"/>
              </w:rPr>
            </w:rPrChange>
          </w:rPr>
          <w:t>. D</w:t>
        </w:r>
      </w:ins>
      <w:ins w:id="3239" w:author="Natasha Hardy" w:date="2021-12-10T09:30:00Z">
        <w:r w:rsidR="00F050DA" w:rsidRPr="008E1A76">
          <w:rPr>
            <w:color w:val="000000" w:themeColor="text1"/>
            <w:rPrChange w:id="3240" w:author="Natasha Hardy" w:date="2021-12-10T13:32:00Z">
              <w:rPr>
                <w:color w:val="000000"/>
              </w:rPr>
            </w:rPrChange>
          </w:rPr>
          <w:t xml:space="preserve">etection </w:t>
        </w:r>
      </w:ins>
      <w:ins w:id="3241" w:author="Natasha Hardy" w:date="2021-11-11T15:45:00Z">
        <w:r w:rsidRPr="008E1A76">
          <w:rPr>
            <w:color w:val="000000" w:themeColor="text1"/>
            <w:rPrChange w:id="3242" w:author="Natasha Hardy" w:date="2021-12-10T13:32:00Z">
              <w:rPr>
                <w:color w:val="000000"/>
              </w:rPr>
            </w:rPrChange>
          </w:rPr>
          <w:t xml:space="preserve">variability </w:t>
        </w:r>
      </w:ins>
      <w:ins w:id="3243" w:author="Natasha Hardy" w:date="2021-12-10T09:30:00Z">
        <w:r w:rsidR="00F050DA" w:rsidRPr="008E1A76">
          <w:rPr>
            <w:color w:val="000000" w:themeColor="text1"/>
            <w:rPrChange w:id="3244" w:author="Natasha Hardy" w:date="2021-12-10T13:32:00Z">
              <w:rPr>
                <w:color w:val="000000"/>
              </w:rPr>
            </w:rPrChange>
          </w:rPr>
          <w:t>was high</w:t>
        </w:r>
      </w:ins>
      <w:ins w:id="3245" w:author="Natasha Hardy" w:date="2021-11-11T15:45:00Z">
        <w:r w:rsidRPr="008E1A76">
          <w:rPr>
            <w:color w:val="000000" w:themeColor="text1"/>
            <w:rPrChange w:id="3246" w:author="Natasha Hardy" w:date="2021-12-10T13:32:00Z">
              <w:rPr>
                <w:color w:val="000000"/>
              </w:rPr>
            </w:rPrChange>
          </w:rPr>
          <w:t xml:space="preserve"> across sampling locations, times and methods used (Fig. S</w:t>
        </w:r>
      </w:ins>
      <w:ins w:id="3247" w:author="Natasha Hardy" w:date="2021-11-13T11:50:00Z">
        <w:r w:rsidR="00491733" w:rsidRPr="008E1A76">
          <w:rPr>
            <w:color w:val="000000" w:themeColor="text1"/>
            <w:rPrChange w:id="3248" w:author="Natasha Hardy" w:date="2021-12-10T13:32:00Z">
              <w:rPr>
                <w:color w:val="000000"/>
              </w:rPr>
            </w:rPrChange>
          </w:rPr>
          <w:t>3</w:t>
        </w:r>
      </w:ins>
      <w:ins w:id="3249" w:author="Natasha Hardy" w:date="2021-11-11T15:45:00Z">
        <w:r w:rsidRPr="008E1A76">
          <w:rPr>
            <w:color w:val="000000" w:themeColor="text1"/>
            <w:rPrChange w:id="3250" w:author="Natasha Hardy" w:date="2021-12-10T13:32:00Z">
              <w:rPr>
                <w:color w:val="000000"/>
              </w:rPr>
            </w:rPrChange>
          </w:rPr>
          <w:t>a).</w:t>
        </w:r>
      </w:ins>
      <w:ins w:id="3251" w:author="Natasha Hardy" w:date="2021-12-10T09:58:00Z">
        <w:r w:rsidR="00E27D0D" w:rsidRPr="008E1A76">
          <w:rPr>
            <w:color w:val="000000" w:themeColor="text1"/>
            <w:rPrChange w:id="3252" w:author="Natasha Hardy" w:date="2021-12-10T13:32:00Z">
              <w:rPr>
                <w:color w:val="000000"/>
              </w:rPr>
            </w:rPrChange>
          </w:rPr>
          <w:t xml:space="preserve"> Little penguins were detecte</w:t>
        </w:r>
      </w:ins>
      <w:ins w:id="3253" w:author="Natasha Hardy" w:date="2021-12-10T09:59:00Z">
        <w:r w:rsidR="00E27D0D" w:rsidRPr="008E1A76">
          <w:rPr>
            <w:color w:val="000000" w:themeColor="text1"/>
            <w:rPrChange w:id="3254" w:author="Natasha Hardy" w:date="2021-12-10T13:32:00Z">
              <w:rPr>
                <w:color w:val="000000"/>
              </w:rPr>
            </w:rPrChange>
          </w:rPr>
          <w:t xml:space="preserve">d by </w:t>
        </w:r>
        <w:proofErr w:type="gramStart"/>
        <w:r w:rsidR="00E27D0D" w:rsidRPr="008E1A76">
          <w:rPr>
            <w:color w:val="000000" w:themeColor="text1"/>
            <w:rPrChange w:id="3255" w:author="Natasha Hardy" w:date="2021-12-10T13:32:00Z">
              <w:rPr>
                <w:color w:val="000000"/>
              </w:rPr>
            </w:rPrChange>
          </w:rPr>
          <w:t>hard-parts</w:t>
        </w:r>
        <w:proofErr w:type="gramEnd"/>
        <w:r w:rsidR="00E27D0D" w:rsidRPr="008E1A76">
          <w:rPr>
            <w:color w:val="000000" w:themeColor="text1"/>
            <w:rPrChange w:id="3256" w:author="Natasha Hardy" w:date="2021-12-10T13:32:00Z">
              <w:rPr>
                <w:color w:val="000000"/>
              </w:rPr>
            </w:rPrChange>
          </w:rPr>
          <w:t xml:space="preserve"> from Gabo Island samples, however only a few </w:t>
        </w:r>
      </w:ins>
      <w:ins w:id="3257" w:author="Natasha Hardy" w:date="2021-12-10T11:51:00Z">
        <w:r w:rsidR="00EA5CFE" w:rsidRPr="000B2280">
          <w:rPr>
            <w:color w:val="000000" w:themeColor="text1"/>
          </w:rPr>
          <w:t>sequences</w:t>
        </w:r>
      </w:ins>
      <w:ins w:id="3258" w:author="Natasha Hardy" w:date="2021-12-10T09:58:00Z">
        <w:r w:rsidR="00E27D0D" w:rsidRPr="008E1A76">
          <w:rPr>
            <w:color w:val="000000" w:themeColor="text1"/>
            <w:rPrChange w:id="3259" w:author="Natasha Hardy" w:date="2021-12-10T13:32:00Z">
              <w:rPr>
                <w:color w:val="000000"/>
              </w:rPr>
            </w:rPrChange>
          </w:rPr>
          <w:t xml:space="preserve"> of little penguin DNA were detected at Gabo Island and </w:t>
        </w:r>
        <w:proofErr w:type="spellStart"/>
        <w:r w:rsidR="00E27D0D" w:rsidRPr="008E1A76">
          <w:rPr>
            <w:color w:val="000000" w:themeColor="text1"/>
            <w:rPrChange w:id="3260" w:author="Natasha Hardy" w:date="2021-12-10T13:32:00Z">
              <w:rPr>
                <w:color w:val="000000"/>
              </w:rPr>
            </w:rPrChange>
          </w:rPr>
          <w:t>Deen</w:t>
        </w:r>
        <w:proofErr w:type="spellEnd"/>
        <w:r w:rsidR="00E27D0D" w:rsidRPr="008E1A76">
          <w:rPr>
            <w:color w:val="000000" w:themeColor="text1"/>
            <w:rPrChange w:id="3261" w:author="Natasha Hardy" w:date="2021-12-10T13:32:00Z">
              <w:rPr>
                <w:color w:val="000000"/>
              </w:rPr>
            </w:rPrChange>
          </w:rPr>
          <w:t xml:space="preserve"> Maar Island,</w:t>
        </w:r>
      </w:ins>
      <w:ins w:id="3262" w:author="Natasha Hardy" w:date="2021-12-10T09:59:00Z">
        <w:r w:rsidR="00E27D0D" w:rsidRPr="008E1A76">
          <w:rPr>
            <w:color w:val="000000" w:themeColor="text1"/>
            <w:rPrChange w:id="3263" w:author="Natasha Hardy" w:date="2021-12-10T13:32:00Z">
              <w:rPr>
                <w:color w:val="000000"/>
              </w:rPr>
            </w:rPrChange>
          </w:rPr>
          <w:t xml:space="preserve"> and</w:t>
        </w:r>
      </w:ins>
      <w:ins w:id="3264" w:author="Natasha Hardy" w:date="2021-12-10T09:58:00Z">
        <w:r w:rsidR="00E27D0D" w:rsidRPr="008E1A76">
          <w:rPr>
            <w:color w:val="000000" w:themeColor="text1"/>
            <w:rPrChange w:id="3265" w:author="Natasha Hardy" w:date="2021-12-10T13:32:00Z">
              <w:rPr>
                <w:color w:val="000000"/>
              </w:rPr>
            </w:rPrChange>
          </w:rPr>
          <w:t xml:space="preserve"> these sequences did not pass DNA quality filtering.</w:t>
        </w:r>
      </w:ins>
    </w:p>
    <w:p w14:paraId="6D18530E" w14:textId="77777777" w:rsidR="00C65F08" w:rsidRPr="008E1A76" w:rsidRDefault="00C65F08" w:rsidP="001553A7">
      <w:pPr>
        <w:pBdr>
          <w:top w:val="nil"/>
          <w:left w:val="nil"/>
          <w:bottom w:val="nil"/>
          <w:right w:val="nil"/>
          <w:between w:val="nil"/>
        </w:pBdr>
        <w:rPr>
          <w:color w:val="000000" w:themeColor="text1"/>
          <w:rPrChange w:id="3266" w:author="Natasha Hardy" w:date="2021-12-10T13:32:00Z">
            <w:rPr>
              <w:color w:val="000000"/>
            </w:rPr>
          </w:rPrChange>
        </w:rPr>
      </w:pPr>
    </w:p>
    <w:p w14:paraId="59373DAA" w14:textId="3AD62778" w:rsidR="00C65F08" w:rsidRPr="008E1A76" w:rsidRDefault="008445EE" w:rsidP="001553A7">
      <w:pPr>
        <w:pStyle w:val="Heading3"/>
        <w:rPr>
          <w:color w:val="000000" w:themeColor="text1"/>
          <w:rPrChange w:id="3267" w:author="Natasha Hardy" w:date="2021-12-10T13:32:00Z">
            <w:rPr/>
          </w:rPrChange>
        </w:rPr>
      </w:pPr>
      <w:bookmarkStart w:id="3268" w:name="_26in1rg" w:colFirst="0" w:colLast="0"/>
      <w:bookmarkEnd w:id="3268"/>
      <w:r w:rsidRPr="008E1A76">
        <w:rPr>
          <w:color w:val="000000" w:themeColor="text1"/>
          <w:rPrChange w:id="3269" w:author="Natasha Hardy" w:date="2021-12-10T13:32:00Z">
            <w:rPr/>
          </w:rPrChange>
        </w:rPr>
        <w:t>Seabird diversity in long-nosed fur seal diets</w:t>
      </w:r>
    </w:p>
    <w:p w14:paraId="37458D15" w14:textId="77777777" w:rsidR="00C65F08" w:rsidRPr="008E1A76" w:rsidRDefault="00C65F08" w:rsidP="001553A7">
      <w:pPr>
        <w:pBdr>
          <w:top w:val="nil"/>
          <w:left w:val="nil"/>
          <w:bottom w:val="nil"/>
          <w:right w:val="nil"/>
          <w:between w:val="nil"/>
        </w:pBdr>
        <w:rPr>
          <w:color w:val="000000" w:themeColor="text1"/>
          <w:rPrChange w:id="3270" w:author="Natasha Hardy" w:date="2021-12-10T13:32:00Z">
            <w:rPr>
              <w:color w:val="000000"/>
            </w:rPr>
          </w:rPrChange>
        </w:rPr>
      </w:pPr>
    </w:p>
    <w:p w14:paraId="02422ECE" w14:textId="1DC66958" w:rsidR="00C65F08" w:rsidRPr="008E1A76" w:rsidDel="00BD5E77" w:rsidRDefault="008445EE" w:rsidP="001553A7">
      <w:pPr>
        <w:pBdr>
          <w:top w:val="nil"/>
          <w:left w:val="nil"/>
          <w:bottom w:val="nil"/>
          <w:right w:val="nil"/>
          <w:between w:val="nil"/>
        </w:pBdr>
        <w:rPr>
          <w:del w:id="3271" w:author="Natasha Hardy" w:date="2021-11-11T15:07:00Z"/>
          <w:color w:val="000000" w:themeColor="text1"/>
          <w:rPrChange w:id="3272" w:author="Natasha Hardy" w:date="2021-12-10T13:32:00Z">
            <w:rPr>
              <w:del w:id="3273" w:author="Natasha Hardy" w:date="2021-11-11T15:07:00Z"/>
              <w:color w:val="000000"/>
            </w:rPr>
          </w:rPrChange>
        </w:rPr>
        <w:pPrChange w:id="3274" w:author="Natasha Hardy" w:date="2021-12-10T11:33:00Z">
          <w:pPr>
            <w:pBdr>
              <w:top w:val="nil"/>
              <w:left w:val="nil"/>
              <w:bottom w:val="nil"/>
              <w:right w:val="nil"/>
              <w:between w:val="nil"/>
            </w:pBdr>
          </w:pPr>
        </w:pPrChange>
      </w:pPr>
      <w:del w:id="3275" w:author="Natasha Hardy" w:date="2021-11-11T14:54:00Z">
        <w:r w:rsidRPr="008E1A76" w:rsidDel="007769CD">
          <w:rPr>
            <w:color w:val="000000" w:themeColor="text1"/>
            <w:rPrChange w:id="3276" w:author="Natasha Hardy" w:date="2021-12-10T13:32:00Z">
              <w:rPr>
                <w:color w:val="000000"/>
              </w:rPr>
            </w:rPrChange>
          </w:rPr>
          <w:delText xml:space="preserve">The </w:delText>
        </w:r>
      </w:del>
      <w:r w:rsidRPr="008E1A76">
        <w:rPr>
          <w:color w:val="000000" w:themeColor="text1"/>
          <w:rPrChange w:id="3277" w:author="Natasha Hardy" w:date="2021-12-10T13:32:00Z">
            <w:rPr>
              <w:color w:val="000000"/>
            </w:rPr>
          </w:rPrChange>
        </w:rPr>
        <w:t xml:space="preserve">DNA-based metabarcoding </w:t>
      </w:r>
      <w:del w:id="3278" w:author="Natasha Hardy" w:date="2021-11-11T14:54:00Z">
        <w:r w:rsidRPr="008E1A76" w:rsidDel="007769CD">
          <w:rPr>
            <w:color w:val="000000" w:themeColor="text1"/>
            <w:rPrChange w:id="3279" w:author="Natasha Hardy" w:date="2021-12-10T13:32:00Z">
              <w:rPr>
                <w:color w:val="000000"/>
              </w:rPr>
            </w:rPrChange>
          </w:rPr>
          <w:delText xml:space="preserve">technique </w:delText>
        </w:r>
      </w:del>
      <w:r w:rsidRPr="008E1A76">
        <w:rPr>
          <w:color w:val="000000" w:themeColor="text1"/>
          <w:rPrChange w:id="3280" w:author="Natasha Hardy" w:date="2021-12-10T13:32:00Z">
            <w:rPr>
              <w:color w:val="000000"/>
            </w:rPr>
          </w:rPrChange>
        </w:rPr>
        <w:t xml:space="preserve">was more sensitive in detecting </w:t>
      </w:r>
      <w:ins w:id="3281" w:author="Natasha Hardy" w:date="2021-12-09T16:36:00Z">
        <w:r w:rsidR="00720552" w:rsidRPr="008E1A76">
          <w:rPr>
            <w:color w:val="000000" w:themeColor="text1"/>
            <w:rPrChange w:id="3282" w:author="Natasha Hardy" w:date="2021-12-10T13:32:00Z">
              <w:rPr>
                <w:color w:val="000000"/>
              </w:rPr>
            </w:rPrChange>
          </w:rPr>
          <w:t xml:space="preserve">taxonomic </w:t>
        </w:r>
      </w:ins>
      <w:r w:rsidRPr="008E1A76">
        <w:rPr>
          <w:color w:val="000000" w:themeColor="text1"/>
          <w:rPrChange w:id="3283" w:author="Natasha Hardy" w:date="2021-12-10T13:32:00Z">
            <w:rPr>
              <w:color w:val="000000"/>
            </w:rPr>
          </w:rPrChange>
        </w:rPr>
        <w:t xml:space="preserve">mixtures </w:t>
      </w:r>
      <w:del w:id="3284" w:author="Natasha Hardy" w:date="2021-12-09T16:36:00Z">
        <w:r w:rsidRPr="008E1A76" w:rsidDel="00720552">
          <w:rPr>
            <w:color w:val="000000" w:themeColor="text1"/>
            <w:rPrChange w:id="3285" w:author="Natasha Hardy" w:date="2021-12-10T13:32:00Z">
              <w:rPr>
                <w:color w:val="000000"/>
              </w:rPr>
            </w:rPrChange>
          </w:rPr>
          <w:delText xml:space="preserve">of taxa </w:delText>
        </w:r>
      </w:del>
      <w:r w:rsidRPr="008E1A76">
        <w:rPr>
          <w:color w:val="000000" w:themeColor="text1"/>
          <w:rPrChange w:id="3286" w:author="Natasha Hardy" w:date="2021-12-10T13:32:00Z">
            <w:rPr/>
          </w:rPrChange>
        </w:rPr>
        <w:t>in scat</w:t>
      </w:r>
      <w:r w:rsidRPr="008E1A76">
        <w:rPr>
          <w:color w:val="000000" w:themeColor="text1"/>
          <w:rPrChange w:id="3287" w:author="Natasha Hardy" w:date="2021-12-10T13:32:00Z">
            <w:rPr>
              <w:color w:val="000000"/>
            </w:rPr>
          </w:rPrChange>
        </w:rPr>
        <w:t xml:space="preserve"> samples compared to hard-part analysis</w:t>
      </w:r>
      <w:r w:rsidR="00E478AB" w:rsidRPr="008E1A76">
        <w:rPr>
          <w:color w:val="000000" w:themeColor="text1"/>
          <w:rPrChange w:id="3288" w:author="Natasha Hardy" w:date="2021-12-10T13:32:00Z">
            <w:rPr>
              <w:color w:val="000000"/>
            </w:rPr>
          </w:rPrChange>
        </w:rPr>
        <w:t xml:space="preserve"> (Fig. 4)</w:t>
      </w:r>
      <w:r w:rsidRPr="008E1A76">
        <w:rPr>
          <w:color w:val="000000" w:themeColor="text1"/>
          <w:rPrChange w:id="3289" w:author="Natasha Hardy" w:date="2021-12-10T13:32:00Z">
            <w:rPr>
              <w:color w:val="000000"/>
            </w:rPr>
          </w:rPrChange>
        </w:rPr>
        <w:t xml:space="preserve">, with </w:t>
      </w:r>
      <w:r w:rsidRPr="008E1A76">
        <w:rPr>
          <w:color w:val="000000" w:themeColor="text1"/>
          <w:rPrChange w:id="3290" w:author="Natasha Hardy" w:date="2021-12-10T13:32:00Z">
            <w:rPr/>
          </w:rPrChange>
        </w:rPr>
        <w:t xml:space="preserve">2 distinct </w:t>
      </w:r>
      <w:del w:id="3291" w:author="Rebecca McIntosh" w:date="2021-10-29T12:19:00Z">
        <w:r w:rsidRPr="008E1A76" w:rsidDel="0034436C">
          <w:rPr>
            <w:color w:val="000000" w:themeColor="text1"/>
            <w:rPrChange w:id="3292" w:author="Natasha Hardy" w:date="2021-12-10T13:32:00Z">
              <w:rPr/>
            </w:rPrChange>
          </w:rPr>
          <w:delText xml:space="preserve">prey </w:delText>
        </w:r>
      </w:del>
      <w:ins w:id="3293" w:author="Rebecca McIntosh" w:date="2021-10-29T12:19:00Z">
        <w:r w:rsidR="0034436C" w:rsidRPr="008E1A76">
          <w:rPr>
            <w:color w:val="000000" w:themeColor="text1"/>
            <w:rPrChange w:id="3294" w:author="Natasha Hardy" w:date="2021-12-10T13:32:00Z">
              <w:rPr/>
            </w:rPrChange>
          </w:rPr>
          <w:t xml:space="preserve">seabird </w:t>
        </w:r>
      </w:ins>
      <w:r w:rsidRPr="008E1A76">
        <w:rPr>
          <w:color w:val="000000" w:themeColor="text1"/>
          <w:rPrChange w:id="3295" w:author="Natasha Hardy" w:date="2021-12-10T13:32:00Z">
            <w:rPr/>
          </w:rPrChange>
        </w:rPr>
        <w:t xml:space="preserve">taxa detected in 5 samples and a single </w:t>
      </w:r>
      <w:del w:id="3296" w:author="Rebecca McIntosh" w:date="2021-10-29T12:19:00Z">
        <w:r w:rsidRPr="008E1A76" w:rsidDel="0034436C">
          <w:rPr>
            <w:color w:val="000000" w:themeColor="text1"/>
            <w:rPrChange w:id="3297" w:author="Natasha Hardy" w:date="2021-12-10T13:32:00Z">
              <w:rPr/>
            </w:rPrChange>
          </w:rPr>
          <w:delText xml:space="preserve">prey </w:delText>
        </w:r>
      </w:del>
      <w:ins w:id="3298" w:author="Rebecca McIntosh" w:date="2021-10-29T12:19:00Z">
        <w:r w:rsidR="0034436C" w:rsidRPr="008E1A76">
          <w:rPr>
            <w:color w:val="000000" w:themeColor="text1"/>
            <w:rPrChange w:id="3299" w:author="Natasha Hardy" w:date="2021-12-10T13:32:00Z">
              <w:rPr/>
            </w:rPrChange>
          </w:rPr>
          <w:t xml:space="preserve">seabird </w:t>
        </w:r>
      </w:ins>
      <w:r w:rsidRPr="008E1A76">
        <w:rPr>
          <w:color w:val="000000" w:themeColor="text1"/>
          <w:rPrChange w:id="3300" w:author="Natasha Hardy" w:date="2021-12-10T13:32:00Z">
            <w:rPr/>
          </w:rPrChange>
        </w:rPr>
        <w:t>taxon in the remaining 16 samples</w:t>
      </w:r>
      <w:del w:id="3301" w:author="Natasha Hardy" w:date="2021-12-10T09:51:00Z">
        <w:r w:rsidRPr="008E1A76" w:rsidDel="0056677A">
          <w:rPr>
            <w:color w:val="000000" w:themeColor="text1"/>
            <w:rPrChange w:id="3302" w:author="Natasha Hardy" w:date="2021-12-10T13:32:00Z">
              <w:rPr/>
            </w:rPrChange>
          </w:rPr>
          <w:delText xml:space="preserve"> (Fig. 4</w:delText>
        </w:r>
        <w:r w:rsidR="00E478AB" w:rsidRPr="008E1A76" w:rsidDel="0056677A">
          <w:rPr>
            <w:color w:val="000000" w:themeColor="text1"/>
            <w:rPrChange w:id="3303" w:author="Natasha Hardy" w:date="2021-12-10T13:32:00Z">
              <w:rPr/>
            </w:rPrChange>
          </w:rPr>
          <w:delText>b</w:delText>
        </w:r>
        <w:r w:rsidRPr="008E1A76" w:rsidDel="0056677A">
          <w:rPr>
            <w:color w:val="000000" w:themeColor="text1"/>
            <w:rPrChange w:id="3304" w:author="Natasha Hardy" w:date="2021-12-10T13:32:00Z">
              <w:rPr/>
            </w:rPrChange>
          </w:rPr>
          <w:delText>)</w:delText>
        </w:r>
      </w:del>
      <w:r w:rsidRPr="008E1A76">
        <w:rPr>
          <w:color w:val="000000" w:themeColor="text1"/>
          <w:rPrChange w:id="3305" w:author="Natasha Hardy" w:date="2021-12-10T13:32:00Z">
            <w:rPr>
              <w:color w:val="000000"/>
            </w:rPr>
          </w:rPrChange>
        </w:rPr>
        <w:t xml:space="preserve">. </w:t>
      </w:r>
      <w:del w:id="3306" w:author="Natasha Hardy" w:date="2021-12-09T16:37:00Z">
        <w:r w:rsidRPr="008E1A76" w:rsidDel="00720552">
          <w:rPr>
            <w:color w:val="000000" w:themeColor="text1"/>
            <w:rPrChange w:id="3307" w:author="Natasha Hardy" w:date="2021-12-10T13:32:00Z">
              <w:rPr/>
            </w:rPrChange>
          </w:rPr>
          <w:delText xml:space="preserve">In contrast, </w:delText>
        </w:r>
        <w:r w:rsidRPr="008E1A76" w:rsidDel="00720552">
          <w:rPr>
            <w:color w:val="000000" w:themeColor="text1"/>
            <w:rPrChange w:id="3308" w:author="Natasha Hardy" w:date="2021-12-10T13:32:00Z">
              <w:rPr>
                <w:color w:val="000000"/>
              </w:rPr>
            </w:rPrChange>
          </w:rPr>
          <w:delText>d</w:delText>
        </w:r>
      </w:del>
      <w:ins w:id="3309" w:author="Natasha Hardy" w:date="2021-12-10T09:52:00Z">
        <w:r w:rsidR="0056677A" w:rsidRPr="008E1A76">
          <w:rPr>
            <w:color w:val="000000" w:themeColor="text1"/>
            <w:rPrChange w:id="3310" w:author="Natasha Hardy" w:date="2021-12-10T13:32:00Z">
              <w:rPr/>
            </w:rPrChange>
          </w:rPr>
          <w:t>N</w:t>
        </w:r>
      </w:ins>
      <w:del w:id="3311" w:author="Natasha Hardy" w:date="2021-12-10T09:52:00Z">
        <w:r w:rsidRPr="008E1A76" w:rsidDel="0056677A">
          <w:rPr>
            <w:color w:val="000000" w:themeColor="text1"/>
            <w:rPrChange w:id="3312" w:author="Natasha Hardy" w:date="2021-12-10T13:32:00Z">
              <w:rPr>
                <w:color w:val="000000"/>
              </w:rPr>
            </w:rPrChange>
          </w:rPr>
          <w:delText xml:space="preserve">iagnostic </w:delText>
        </w:r>
        <w:r w:rsidR="00644E4A" w:rsidRPr="008E1A76" w:rsidDel="0056677A">
          <w:rPr>
            <w:color w:val="000000" w:themeColor="text1"/>
            <w:rPrChange w:id="3313" w:author="Natasha Hardy" w:date="2021-12-10T13:32:00Z">
              <w:rPr>
                <w:color w:val="000000"/>
              </w:rPr>
            </w:rPrChange>
          </w:rPr>
          <w:delText xml:space="preserve">prey </w:delText>
        </w:r>
        <w:r w:rsidRPr="008E1A76" w:rsidDel="0056677A">
          <w:rPr>
            <w:color w:val="000000" w:themeColor="text1"/>
            <w:rPrChange w:id="3314" w:author="Natasha Hardy" w:date="2021-12-10T13:32:00Z">
              <w:rPr>
                <w:color w:val="000000"/>
              </w:rPr>
            </w:rPrChange>
          </w:rPr>
          <w:delText xml:space="preserve">hard-parts typically corresponded to </w:delText>
        </w:r>
        <w:r w:rsidR="00644E4A" w:rsidRPr="008E1A76" w:rsidDel="0056677A">
          <w:rPr>
            <w:color w:val="000000" w:themeColor="text1"/>
            <w:rPrChange w:id="3315" w:author="Natasha Hardy" w:date="2021-12-10T13:32:00Z">
              <w:rPr>
                <w:color w:val="000000"/>
              </w:rPr>
            </w:rPrChange>
          </w:rPr>
          <w:delText>a</w:delText>
        </w:r>
        <w:r w:rsidRPr="008E1A76" w:rsidDel="0056677A">
          <w:rPr>
            <w:color w:val="000000" w:themeColor="text1"/>
            <w:rPrChange w:id="3316" w:author="Natasha Hardy" w:date="2021-12-10T13:32:00Z">
              <w:rPr>
                <w:color w:val="000000"/>
              </w:rPr>
            </w:rPrChange>
          </w:rPr>
          <w:delText xml:space="preserve"> single prey </w:delText>
        </w:r>
      </w:del>
      <w:ins w:id="3317" w:author="Rebecca McIntosh" w:date="2021-10-29T12:19:00Z">
        <w:del w:id="3318" w:author="Natasha Hardy" w:date="2021-12-10T09:52:00Z">
          <w:r w:rsidR="0034436C" w:rsidRPr="008E1A76" w:rsidDel="0056677A">
            <w:rPr>
              <w:color w:val="000000" w:themeColor="text1"/>
              <w:rPrChange w:id="3319" w:author="Natasha Hardy" w:date="2021-12-10T13:32:00Z">
                <w:rPr>
                  <w:color w:val="000000"/>
                </w:rPr>
              </w:rPrChange>
            </w:rPr>
            <w:delText xml:space="preserve">seabird </w:delText>
          </w:r>
        </w:del>
      </w:ins>
      <w:del w:id="3320" w:author="Natasha Hardy" w:date="2021-12-10T09:52:00Z">
        <w:r w:rsidRPr="008E1A76" w:rsidDel="0056677A">
          <w:rPr>
            <w:color w:val="000000" w:themeColor="text1"/>
            <w:rPrChange w:id="3321" w:author="Natasha Hardy" w:date="2021-12-10T13:32:00Z">
              <w:rPr>
                <w:color w:val="000000"/>
              </w:rPr>
            </w:rPrChange>
          </w:rPr>
          <w:delText>species within samples and n</w:delText>
        </w:r>
      </w:del>
      <w:r w:rsidRPr="008E1A76">
        <w:rPr>
          <w:color w:val="000000" w:themeColor="text1"/>
          <w:rPrChange w:id="3322" w:author="Natasha Hardy" w:date="2021-12-10T13:32:00Z">
            <w:rPr>
              <w:color w:val="000000"/>
            </w:rPr>
          </w:rPrChange>
        </w:rPr>
        <w:t xml:space="preserve">o samples contained more than one identified bird taxon using </w:t>
      </w:r>
      <w:del w:id="3323" w:author="Natasha Hardy" w:date="2021-12-10T09:52:00Z">
        <w:r w:rsidRPr="008E1A76" w:rsidDel="0056677A">
          <w:rPr>
            <w:color w:val="000000" w:themeColor="text1"/>
            <w:rPrChange w:id="3324" w:author="Natasha Hardy" w:date="2021-12-10T13:32:00Z">
              <w:rPr>
                <w:color w:val="000000"/>
              </w:rPr>
            </w:rPrChange>
          </w:rPr>
          <w:delText>this method</w:delText>
        </w:r>
      </w:del>
      <w:ins w:id="3325" w:author="Natasha Hardy" w:date="2021-12-10T09:52:00Z">
        <w:r w:rsidR="0056677A" w:rsidRPr="008E1A76">
          <w:rPr>
            <w:color w:val="000000" w:themeColor="text1"/>
            <w:rPrChange w:id="3326" w:author="Natasha Hardy" w:date="2021-12-10T13:32:00Z">
              <w:rPr>
                <w:color w:val="000000"/>
              </w:rPr>
            </w:rPrChange>
          </w:rPr>
          <w:t>diagnostic hard-parts</w:t>
        </w:r>
      </w:ins>
      <w:r w:rsidRPr="008E1A76">
        <w:rPr>
          <w:color w:val="000000" w:themeColor="text1"/>
          <w:rPrChange w:id="3327" w:author="Natasha Hardy" w:date="2021-12-10T13:32:00Z">
            <w:rPr>
              <w:color w:val="000000"/>
            </w:rPr>
          </w:rPrChange>
        </w:rPr>
        <w:t xml:space="preserve"> (Fig. 4a). </w:t>
      </w:r>
    </w:p>
    <w:p w14:paraId="400A55F3" w14:textId="77F4369E" w:rsidR="00C65F08" w:rsidRPr="008E1A76" w:rsidDel="00966061" w:rsidRDefault="008445EE" w:rsidP="001553A7">
      <w:pPr>
        <w:pBdr>
          <w:top w:val="nil"/>
          <w:left w:val="nil"/>
          <w:bottom w:val="nil"/>
          <w:right w:val="nil"/>
          <w:between w:val="nil"/>
        </w:pBdr>
        <w:rPr>
          <w:del w:id="3328" w:author="Natasha Hardy" w:date="2021-11-11T15:08:00Z"/>
          <w:color w:val="000000" w:themeColor="text1"/>
          <w:rPrChange w:id="3329" w:author="Natasha Hardy" w:date="2021-12-10T13:32:00Z">
            <w:rPr>
              <w:del w:id="3330" w:author="Natasha Hardy" w:date="2021-11-11T15:08:00Z"/>
              <w:color w:val="000000"/>
            </w:rPr>
          </w:rPrChange>
        </w:rPr>
        <w:pPrChange w:id="3331" w:author="Natasha Hardy" w:date="2021-12-10T11:33:00Z">
          <w:pPr>
            <w:pBdr>
              <w:top w:val="nil"/>
              <w:left w:val="nil"/>
              <w:bottom w:val="nil"/>
              <w:right w:val="nil"/>
              <w:between w:val="nil"/>
            </w:pBdr>
          </w:pPr>
        </w:pPrChange>
      </w:pPr>
      <w:r w:rsidRPr="008E1A76">
        <w:rPr>
          <w:color w:val="000000" w:themeColor="text1"/>
          <w:rPrChange w:id="3332" w:author="Natasha Hardy" w:date="2021-12-10T13:32:00Z">
            <w:rPr>
              <w:color w:val="000000"/>
            </w:rPr>
          </w:rPrChange>
        </w:rPr>
        <w:t xml:space="preserve">Little penguins </w:t>
      </w:r>
      <w:del w:id="3333" w:author="Rebecca McIntosh" w:date="2021-10-28T11:27:00Z">
        <w:r w:rsidRPr="008E1A76" w:rsidDel="00403656">
          <w:rPr>
            <w:color w:val="000000" w:themeColor="text1"/>
            <w:rPrChange w:id="3334" w:author="Natasha Hardy" w:date="2021-12-10T13:32:00Z">
              <w:rPr>
                <w:color w:val="000000"/>
              </w:rPr>
            </w:rPrChange>
          </w:rPr>
          <w:delText>(</w:delText>
        </w:r>
        <w:r w:rsidRPr="008E1A76" w:rsidDel="00403656">
          <w:rPr>
            <w:i/>
            <w:color w:val="000000" w:themeColor="text1"/>
            <w:rPrChange w:id="3335" w:author="Natasha Hardy" w:date="2021-12-10T13:32:00Z">
              <w:rPr>
                <w:i/>
                <w:color w:val="000000"/>
              </w:rPr>
            </w:rPrChange>
          </w:rPr>
          <w:delText>Eudyptula minor</w:delText>
        </w:r>
        <w:r w:rsidRPr="008E1A76" w:rsidDel="00403656">
          <w:rPr>
            <w:color w:val="000000" w:themeColor="text1"/>
            <w:rPrChange w:id="3336" w:author="Natasha Hardy" w:date="2021-12-10T13:32:00Z">
              <w:rPr>
                <w:color w:val="000000"/>
              </w:rPr>
            </w:rPrChange>
          </w:rPr>
          <w:delText xml:space="preserve">) </w:delText>
        </w:r>
      </w:del>
      <w:r w:rsidRPr="008E1A76">
        <w:rPr>
          <w:color w:val="000000" w:themeColor="text1"/>
          <w:rPrChange w:id="3337" w:author="Natasha Hardy" w:date="2021-12-10T13:32:00Z">
            <w:rPr>
              <w:color w:val="000000"/>
            </w:rPr>
          </w:rPrChange>
        </w:rPr>
        <w:t xml:space="preserve">were the main seabird prey species detected using both </w:t>
      </w:r>
      <w:del w:id="3338" w:author="Natasha Hardy" w:date="2021-12-09T16:39:00Z">
        <w:r w:rsidRPr="008E1A76" w:rsidDel="00720552">
          <w:rPr>
            <w:color w:val="000000" w:themeColor="text1"/>
            <w:rPrChange w:id="3339" w:author="Natasha Hardy" w:date="2021-12-10T13:32:00Z">
              <w:rPr>
                <w:color w:val="000000"/>
              </w:rPr>
            </w:rPrChange>
          </w:rPr>
          <w:delText xml:space="preserve">morphological </w:delText>
        </w:r>
      </w:del>
      <w:del w:id="3340" w:author="Natasha Hardy" w:date="2021-11-11T15:05:00Z">
        <w:r w:rsidRPr="008E1A76" w:rsidDel="00493CE1">
          <w:rPr>
            <w:color w:val="000000" w:themeColor="text1"/>
            <w:rPrChange w:id="3341" w:author="Natasha Hardy" w:date="2021-12-10T13:32:00Z">
              <w:rPr>
                <w:color w:val="000000"/>
              </w:rPr>
            </w:rPrChange>
          </w:rPr>
          <w:delText xml:space="preserve">(Fig. 4a) </w:delText>
        </w:r>
      </w:del>
      <w:del w:id="3342" w:author="Natasha Hardy" w:date="2021-12-09T16:39:00Z">
        <w:r w:rsidRPr="008E1A76" w:rsidDel="00720552">
          <w:rPr>
            <w:color w:val="000000" w:themeColor="text1"/>
            <w:rPrChange w:id="3343" w:author="Natasha Hardy" w:date="2021-12-10T13:32:00Z">
              <w:rPr>
                <w:color w:val="000000"/>
              </w:rPr>
            </w:rPrChange>
          </w:rPr>
          <w:delText xml:space="preserve">and DNA-based </w:delText>
        </w:r>
      </w:del>
      <w:r w:rsidRPr="008E1A76">
        <w:rPr>
          <w:color w:val="000000" w:themeColor="text1"/>
          <w:rPrChange w:id="3344" w:author="Natasha Hardy" w:date="2021-12-10T13:32:00Z">
            <w:rPr>
              <w:color w:val="000000"/>
            </w:rPr>
          </w:rPrChange>
        </w:rPr>
        <w:t>analyses (Fig. 4</w:t>
      </w:r>
      <w:del w:id="3345" w:author="Natasha Hardy" w:date="2021-11-11T15:05:00Z">
        <w:r w:rsidRPr="008E1A76" w:rsidDel="00493CE1">
          <w:rPr>
            <w:color w:val="000000" w:themeColor="text1"/>
            <w:rPrChange w:id="3346" w:author="Natasha Hardy" w:date="2021-12-10T13:32:00Z">
              <w:rPr>
                <w:color w:val="000000"/>
              </w:rPr>
            </w:rPrChange>
          </w:rPr>
          <w:delText>b</w:delText>
        </w:r>
      </w:del>
      <w:r w:rsidRPr="008E1A76">
        <w:rPr>
          <w:color w:val="000000" w:themeColor="text1"/>
          <w:rPrChange w:id="3347" w:author="Natasha Hardy" w:date="2021-12-10T13:32:00Z">
            <w:rPr>
              <w:color w:val="000000"/>
            </w:rPr>
          </w:rPrChange>
        </w:rPr>
        <w:t>)</w:t>
      </w:r>
      <w:del w:id="3348" w:author="Natasha Hardy" w:date="2021-11-11T15:06:00Z">
        <w:r w:rsidRPr="008E1A76" w:rsidDel="00493CE1">
          <w:rPr>
            <w:color w:val="000000" w:themeColor="text1"/>
            <w:rPrChange w:id="3349" w:author="Natasha Hardy" w:date="2021-12-10T13:32:00Z">
              <w:rPr>
                <w:color w:val="000000"/>
              </w:rPr>
            </w:rPrChange>
          </w:rPr>
          <w:delText>,</w:delText>
        </w:r>
      </w:del>
      <w:del w:id="3350" w:author="Natasha Hardy" w:date="2021-12-09T16:39:00Z">
        <w:r w:rsidRPr="008E1A76" w:rsidDel="00720552">
          <w:rPr>
            <w:color w:val="000000" w:themeColor="text1"/>
            <w:rPrChange w:id="3351" w:author="Natasha Hardy" w:date="2021-12-10T13:32:00Z">
              <w:rPr>
                <w:color w:val="000000"/>
              </w:rPr>
            </w:rPrChange>
          </w:rPr>
          <w:delText xml:space="preserve"> </w:delText>
        </w:r>
      </w:del>
      <w:del w:id="3352" w:author="Natasha Hardy" w:date="2021-11-11T15:06:00Z">
        <w:r w:rsidRPr="008E1A76" w:rsidDel="00493CE1">
          <w:rPr>
            <w:color w:val="000000" w:themeColor="text1"/>
            <w:rPrChange w:id="3353" w:author="Natasha Hardy" w:date="2021-12-10T13:32:00Z">
              <w:rPr>
                <w:color w:val="000000"/>
              </w:rPr>
            </w:rPrChange>
          </w:rPr>
          <w:delText xml:space="preserve">both </w:delText>
        </w:r>
      </w:del>
      <w:ins w:id="3354" w:author="Natasha Hardy" w:date="2021-12-09T16:39:00Z">
        <w:r w:rsidR="00720552" w:rsidRPr="008E1A76">
          <w:rPr>
            <w:color w:val="000000" w:themeColor="text1"/>
            <w:rPrChange w:id="3355" w:author="Natasha Hardy" w:date="2021-12-10T13:32:00Z">
              <w:rPr>
                <w:color w:val="000000"/>
              </w:rPr>
            </w:rPrChange>
          </w:rPr>
          <w:t xml:space="preserve">, and this was reflected in all </w:t>
        </w:r>
      </w:ins>
      <w:ins w:id="3356" w:author="Natasha Hardy" w:date="2021-12-10T11:49:00Z">
        <w:r w:rsidR="00EA5CFE" w:rsidRPr="000B2280">
          <w:rPr>
            <w:color w:val="000000" w:themeColor="text1"/>
          </w:rPr>
          <w:t xml:space="preserve">data </w:t>
        </w:r>
      </w:ins>
      <w:ins w:id="3357" w:author="Natasha Hardy" w:date="2021-12-09T16:39:00Z">
        <w:r w:rsidR="00720552" w:rsidRPr="008E1A76">
          <w:rPr>
            <w:color w:val="000000" w:themeColor="text1"/>
            <w:rPrChange w:id="3358" w:author="Natasha Hardy" w:date="2021-12-10T13:32:00Z">
              <w:rPr>
                <w:color w:val="000000"/>
              </w:rPr>
            </w:rPrChange>
          </w:rPr>
          <w:t xml:space="preserve">from DNA – </w:t>
        </w:r>
      </w:ins>
      <w:del w:id="3359" w:author="Natasha Hardy" w:date="2021-12-09T16:39:00Z">
        <w:r w:rsidRPr="008E1A76" w:rsidDel="00720552">
          <w:rPr>
            <w:color w:val="000000" w:themeColor="text1"/>
            <w:rPrChange w:id="3360" w:author="Natasha Hardy" w:date="2021-12-10T13:32:00Z">
              <w:rPr>
                <w:color w:val="000000"/>
              </w:rPr>
            </w:rPrChange>
          </w:rPr>
          <w:delText xml:space="preserve">in </w:delText>
        </w:r>
      </w:del>
      <w:del w:id="3361" w:author="Natasha Hardy" w:date="2021-11-11T15:06:00Z">
        <w:r w:rsidRPr="008E1A76" w:rsidDel="00493CE1">
          <w:rPr>
            <w:color w:val="000000" w:themeColor="text1"/>
            <w:rPrChange w:id="3362" w:author="Natasha Hardy" w:date="2021-12-10T13:32:00Z">
              <w:rPr>
                <w:color w:val="000000"/>
              </w:rPr>
            </w:rPrChange>
          </w:rPr>
          <w:delText xml:space="preserve">terms of </w:delText>
        </w:r>
      </w:del>
      <w:r w:rsidRPr="008E1A76">
        <w:rPr>
          <w:color w:val="000000" w:themeColor="text1"/>
          <w:rPrChange w:id="3363" w:author="Natasha Hardy" w:date="2021-12-10T13:32:00Z">
            <w:rPr>
              <w:color w:val="000000"/>
            </w:rPr>
          </w:rPrChange>
        </w:rPr>
        <w:t>frequency of occurrence (Fig. 4</w:t>
      </w:r>
      <w:del w:id="3364" w:author="Natasha Hardy" w:date="2021-12-10T09:53:00Z">
        <w:r w:rsidRPr="008E1A76" w:rsidDel="0056677A">
          <w:rPr>
            <w:color w:val="000000" w:themeColor="text1"/>
            <w:rPrChange w:id="3365" w:author="Natasha Hardy" w:date="2021-12-10T13:32:00Z">
              <w:rPr>
                <w:color w:val="000000"/>
              </w:rPr>
            </w:rPrChange>
          </w:rPr>
          <w:delText>b</w:delText>
        </w:r>
      </w:del>
      <w:r w:rsidRPr="008E1A76">
        <w:rPr>
          <w:color w:val="000000" w:themeColor="text1"/>
          <w:rPrChange w:id="3366" w:author="Natasha Hardy" w:date="2021-12-10T13:32:00Z">
            <w:rPr>
              <w:color w:val="000000"/>
            </w:rPr>
          </w:rPrChange>
        </w:rPr>
        <w:t xml:space="preserve">), </w:t>
      </w:r>
      <w:del w:id="3367" w:author="Natasha Hardy" w:date="2021-11-11T15:06:00Z">
        <w:r w:rsidRPr="008E1A76" w:rsidDel="00493CE1">
          <w:rPr>
            <w:color w:val="000000" w:themeColor="text1"/>
            <w:rPrChange w:id="3368" w:author="Natasha Hardy" w:date="2021-12-10T13:32:00Z">
              <w:rPr>
                <w:color w:val="000000"/>
              </w:rPr>
            </w:rPrChange>
          </w:rPr>
          <w:delText xml:space="preserve">in </w:delText>
        </w:r>
      </w:del>
      <w:r w:rsidRPr="008E1A76">
        <w:rPr>
          <w:color w:val="000000" w:themeColor="text1"/>
          <w:rPrChange w:id="3369" w:author="Natasha Hardy" w:date="2021-12-10T13:32:00Z">
            <w:rPr>
              <w:color w:val="000000"/>
            </w:rPr>
          </w:rPrChange>
        </w:rPr>
        <w:t xml:space="preserve">total abundance of sequences (Fig. </w:t>
      </w:r>
      <w:del w:id="3370" w:author="Natasha Hardy" w:date="2021-12-10T09:53:00Z">
        <w:r w:rsidRPr="008E1A76" w:rsidDel="0056677A">
          <w:rPr>
            <w:color w:val="000000" w:themeColor="text1"/>
            <w:rPrChange w:id="3371" w:author="Natasha Hardy" w:date="2021-12-10T13:32:00Z">
              <w:rPr>
                <w:color w:val="000000"/>
              </w:rPr>
            </w:rPrChange>
          </w:rPr>
          <w:delText>S</w:delText>
        </w:r>
        <w:r w:rsidR="00E478AB" w:rsidRPr="008E1A76" w:rsidDel="0056677A">
          <w:rPr>
            <w:color w:val="000000" w:themeColor="text1"/>
            <w:rPrChange w:id="3372" w:author="Natasha Hardy" w:date="2021-12-10T13:32:00Z">
              <w:rPr>
                <w:color w:val="000000"/>
              </w:rPr>
            </w:rPrChange>
          </w:rPr>
          <w:delText>2</w:delText>
        </w:r>
      </w:del>
      <w:ins w:id="3373" w:author="Natasha Hardy" w:date="2021-12-10T09:53:00Z">
        <w:r w:rsidR="0056677A" w:rsidRPr="008E1A76">
          <w:rPr>
            <w:color w:val="000000" w:themeColor="text1"/>
            <w:rPrChange w:id="3374" w:author="Natasha Hardy" w:date="2021-12-10T13:32:00Z">
              <w:rPr>
                <w:color w:val="000000"/>
              </w:rPr>
            </w:rPrChange>
          </w:rPr>
          <w:t>S</w:t>
        </w:r>
        <w:r w:rsidR="0056677A" w:rsidRPr="008E1A76">
          <w:rPr>
            <w:color w:val="000000" w:themeColor="text1"/>
            <w:rPrChange w:id="3375" w:author="Natasha Hardy" w:date="2021-12-10T13:32:00Z">
              <w:rPr>
                <w:color w:val="000000"/>
              </w:rPr>
            </w:rPrChange>
          </w:rPr>
          <w:t>1</w:t>
        </w:r>
      </w:ins>
      <w:r w:rsidRPr="008E1A76">
        <w:rPr>
          <w:color w:val="000000" w:themeColor="text1"/>
          <w:rPrChange w:id="3376" w:author="Natasha Hardy" w:date="2021-12-10T13:32:00Z">
            <w:rPr>
              <w:color w:val="000000"/>
            </w:rPr>
          </w:rPrChange>
        </w:rPr>
        <w:t xml:space="preserve">), and </w:t>
      </w:r>
      <w:del w:id="3377" w:author="Natasha Hardy" w:date="2021-11-11T15:06:00Z">
        <w:r w:rsidRPr="008E1A76" w:rsidDel="00493CE1">
          <w:rPr>
            <w:color w:val="000000" w:themeColor="text1"/>
            <w:rPrChange w:id="3378" w:author="Natasha Hardy" w:date="2021-12-10T13:32:00Z">
              <w:rPr>
                <w:color w:val="000000"/>
              </w:rPr>
            </w:rPrChange>
          </w:rPr>
          <w:delText xml:space="preserve">in </w:delText>
        </w:r>
      </w:del>
      <w:r w:rsidRPr="008E1A76">
        <w:rPr>
          <w:color w:val="000000" w:themeColor="text1"/>
          <w:rPrChange w:id="3379" w:author="Natasha Hardy" w:date="2021-12-10T13:32:00Z">
            <w:rPr>
              <w:color w:val="000000"/>
            </w:rPr>
          </w:rPrChange>
        </w:rPr>
        <w:t xml:space="preserve">relative </w:t>
      </w:r>
      <w:ins w:id="3380" w:author="Natasha Hardy" w:date="2021-11-11T15:06:00Z">
        <w:r w:rsidR="00493CE1" w:rsidRPr="008E1A76">
          <w:rPr>
            <w:color w:val="000000" w:themeColor="text1"/>
            <w:rPrChange w:id="3381" w:author="Natasha Hardy" w:date="2021-12-10T13:32:00Z">
              <w:rPr>
                <w:color w:val="000000"/>
              </w:rPr>
            </w:rPrChange>
          </w:rPr>
          <w:t xml:space="preserve">sequence </w:t>
        </w:r>
      </w:ins>
      <w:r w:rsidRPr="008E1A76">
        <w:rPr>
          <w:color w:val="000000" w:themeColor="text1"/>
          <w:rPrChange w:id="3382" w:author="Natasha Hardy" w:date="2021-12-10T13:32:00Z">
            <w:rPr>
              <w:color w:val="000000"/>
            </w:rPr>
          </w:rPrChange>
        </w:rPr>
        <w:t xml:space="preserve">abundance </w:t>
      </w:r>
      <w:del w:id="3383" w:author="Natasha Hardy" w:date="2021-11-11T15:06:00Z">
        <w:r w:rsidRPr="008E1A76" w:rsidDel="00493CE1">
          <w:rPr>
            <w:color w:val="000000" w:themeColor="text1"/>
            <w:rPrChange w:id="3384" w:author="Natasha Hardy" w:date="2021-12-10T13:32:00Z">
              <w:rPr>
                <w:color w:val="000000"/>
              </w:rPr>
            </w:rPrChange>
          </w:rPr>
          <w:delText xml:space="preserve">of sequences </w:delText>
        </w:r>
      </w:del>
      <w:r w:rsidRPr="008E1A76">
        <w:rPr>
          <w:color w:val="000000" w:themeColor="text1"/>
          <w:rPrChange w:id="3385" w:author="Natasha Hardy" w:date="2021-12-10T13:32:00Z">
            <w:rPr>
              <w:color w:val="000000"/>
            </w:rPr>
          </w:rPrChange>
        </w:rPr>
        <w:t xml:space="preserve">(Fig. </w:t>
      </w:r>
      <w:del w:id="3386" w:author="Natasha Hardy" w:date="2021-12-10T09:53:00Z">
        <w:r w:rsidRPr="008E1A76" w:rsidDel="0056677A">
          <w:rPr>
            <w:color w:val="000000" w:themeColor="text1"/>
            <w:rPrChange w:id="3387" w:author="Natasha Hardy" w:date="2021-12-10T13:32:00Z">
              <w:rPr>
                <w:color w:val="000000"/>
              </w:rPr>
            </w:rPrChange>
          </w:rPr>
          <w:delText>S</w:delText>
        </w:r>
        <w:r w:rsidR="00E478AB" w:rsidRPr="008E1A76" w:rsidDel="0056677A">
          <w:rPr>
            <w:color w:val="000000" w:themeColor="text1"/>
            <w:rPrChange w:id="3388" w:author="Natasha Hardy" w:date="2021-12-10T13:32:00Z">
              <w:rPr>
                <w:color w:val="000000"/>
              </w:rPr>
            </w:rPrChange>
          </w:rPr>
          <w:delText>3</w:delText>
        </w:r>
      </w:del>
      <w:ins w:id="3389" w:author="Natasha Hardy" w:date="2021-12-10T09:53:00Z">
        <w:r w:rsidR="0056677A" w:rsidRPr="008E1A76">
          <w:rPr>
            <w:color w:val="000000" w:themeColor="text1"/>
            <w:rPrChange w:id="3390" w:author="Natasha Hardy" w:date="2021-12-10T13:32:00Z">
              <w:rPr>
                <w:color w:val="000000"/>
              </w:rPr>
            </w:rPrChange>
          </w:rPr>
          <w:t>S</w:t>
        </w:r>
        <w:r w:rsidR="0056677A" w:rsidRPr="008E1A76">
          <w:rPr>
            <w:color w:val="000000" w:themeColor="text1"/>
            <w:rPrChange w:id="3391" w:author="Natasha Hardy" w:date="2021-12-10T13:32:00Z">
              <w:rPr>
                <w:color w:val="000000"/>
              </w:rPr>
            </w:rPrChange>
          </w:rPr>
          <w:t>2</w:t>
        </w:r>
      </w:ins>
      <w:r w:rsidRPr="008E1A76">
        <w:rPr>
          <w:color w:val="000000" w:themeColor="text1"/>
          <w:rPrChange w:id="3392" w:author="Natasha Hardy" w:date="2021-12-10T13:32:00Z">
            <w:rPr>
              <w:color w:val="000000"/>
            </w:rPr>
          </w:rPrChange>
        </w:rPr>
        <w:t xml:space="preserve">). </w:t>
      </w:r>
      <w:del w:id="3393" w:author="Natasha Hardy" w:date="2021-12-10T09:52:00Z">
        <w:r w:rsidRPr="008E1A76" w:rsidDel="0056677A">
          <w:rPr>
            <w:color w:val="000000" w:themeColor="text1"/>
            <w:rPrChange w:id="3394" w:author="Natasha Hardy" w:date="2021-12-10T13:32:00Z">
              <w:rPr>
                <w:color w:val="000000"/>
              </w:rPr>
            </w:rPrChange>
          </w:rPr>
          <w:delText xml:space="preserve">Across all samples in this study, 25.3% (n = 25) contained penguin hard-parts and </w:delText>
        </w:r>
        <w:r w:rsidRPr="008E1A76" w:rsidDel="0056677A">
          <w:rPr>
            <w:color w:val="000000" w:themeColor="text1"/>
            <w:rPrChange w:id="3395" w:author="Natasha Hardy" w:date="2021-12-10T13:32:00Z">
              <w:rPr/>
            </w:rPrChange>
          </w:rPr>
          <w:delText>10.1</w:delText>
        </w:r>
        <w:r w:rsidRPr="008E1A76" w:rsidDel="0056677A">
          <w:rPr>
            <w:color w:val="000000" w:themeColor="text1"/>
            <w:rPrChange w:id="3396" w:author="Natasha Hardy" w:date="2021-12-10T13:32:00Z">
              <w:rPr>
                <w:color w:val="000000"/>
              </w:rPr>
            </w:rPrChange>
          </w:rPr>
          <w:delText>% (n = 10) had DNA detection for little penguins (Figs. 3b &amp; 4b</w:delText>
        </w:r>
      </w:del>
      <w:del w:id="3397" w:author="Natasha Hardy" w:date="2021-11-11T10:06:00Z">
        <w:r w:rsidRPr="008E1A76">
          <w:rPr>
            <w:color w:val="000000" w:themeColor="text1"/>
            <w:rPrChange w:id="3398" w:author="Natasha Hardy" w:date="2021-12-10T13:32:00Z">
              <w:rPr>
                <w:color w:val="000000"/>
              </w:rPr>
            </w:rPrChange>
          </w:rPr>
          <w:delText>).</w:delText>
        </w:r>
      </w:del>
      <w:ins w:id="3399" w:author="Rebecca McIntosh" w:date="2021-10-28T11:28:00Z">
        <w:del w:id="3400" w:author="Natasha Hardy" w:date="2021-12-10T09:52:00Z">
          <w:r w:rsidR="00403656" w:rsidRPr="008E1A76" w:rsidDel="0056677A">
            <w:rPr>
              <w:color w:val="000000" w:themeColor="text1"/>
              <w:rPrChange w:id="3401" w:author="Natasha Hardy" w:date="2021-12-10T13:32:00Z">
                <w:rPr>
                  <w:color w:val="000000"/>
                </w:rPr>
              </w:rPrChange>
            </w:rPr>
            <w:delText xml:space="preserve"> and</w:delText>
          </w:r>
        </w:del>
      </w:ins>
      <w:ins w:id="3402" w:author="Rebecca McIntosh" w:date="2021-10-29T12:20:00Z">
        <w:del w:id="3403" w:author="Natasha Hardy" w:date="2021-12-10T09:52:00Z">
          <w:r w:rsidR="0034436C" w:rsidRPr="008E1A76" w:rsidDel="0056677A">
            <w:rPr>
              <w:color w:val="000000" w:themeColor="text1"/>
              <w:rPrChange w:id="3404" w:author="Natasha Hardy" w:date="2021-12-10T13:32:00Z">
                <w:rPr>
                  <w:color w:val="000000"/>
                </w:rPr>
              </w:rPrChange>
            </w:rPr>
            <w:delText xml:space="preserve"> </w:delText>
          </w:r>
        </w:del>
      </w:ins>
      <w:del w:id="3405" w:author="Natasha Hardy" w:date="2021-12-10T09:52:00Z">
        <w:r w:rsidRPr="008E1A76" w:rsidDel="0056677A">
          <w:rPr>
            <w:color w:val="000000" w:themeColor="text1"/>
            <w:rPrChange w:id="3406" w:author="Natasha Hardy" w:date="2021-12-10T13:32:00Z">
              <w:rPr>
                <w:color w:val="000000"/>
              </w:rPr>
            </w:rPrChange>
          </w:rPr>
          <w:delText>. Whilst</w:delText>
        </w:r>
        <w:r w:rsidRPr="008E1A76" w:rsidDel="0056677A">
          <w:rPr>
            <w:color w:val="000000" w:themeColor="text1"/>
            <w:rPrChange w:id="3407" w:author="Natasha Hardy" w:date="2021-12-10T13:32:00Z">
              <w:rPr/>
            </w:rPrChange>
          </w:rPr>
          <w:delText>, t</w:delText>
        </w:r>
        <w:r w:rsidRPr="008E1A76" w:rsidDel="0056677A">
          <w:rPr>
            <w:color w:val="000000" w:themeColor="text1"/>
            <w:rPrChange w:id="3408" w:author="Natasha Hardy" w:date="2021-12-10T13:32:00Z">
              <w:rPr>
                <w:color w:val="000000"/>
              </w:rPr>
            </w:rPrChange>
          </w:rPr>
          <w:delText xml:space="preserve">he majority (&gt; 99%) of little penguin DNA was obtained from 6% of samples (n = 6) (Fig. 3b &amp; </w:delText>
        </w:r>
      </w:del>
      <w:del w:id="3409" w:author="Natasha Hardy" w:date="2021-11-13T11:50:00Z">
        <w:r w:rsidR="00E478AB" w:rsidRPr="008E1A76" w:rsidDel="00491733">
          <w:rPr>
            <w:color w:val="000000" w:themeColor="text1"/>
            <w:rPrChange w:id="3410" w:author="Natasha Hardy" w:date="2021-12-10T13:32:00Z">
              <w:rPr>
                <w:color w:val="000000"/>
              </w:rPr>
            </w:rPrChange>
          </w:rPr>
          <w:delText>S2</w:delText>
        </w:r>
      </w:del>
      <w:del w:id="3411" w:author="Natasha Hardy" w:date="2021-12-10T09:52:00Z">
        <w:r w:rsidRPr="008E1A76" w:rsidDel="0056677A">
          <w:rPr>
            <w:color w:val="000000" w:themeColor="text1"/>
            <w:rPrChange w:id="3412" w:author="Natasha Hardy" w:date="2021-12-10T13:32:00Z">
              <w:rPr>
                <w:color w:val="000000"/>
              </w:rPr>
            </w:rPrChange>
          </w:rPr>
          <w:delText>).</w:delText>
        </w:r>
      </w:del>
    </w:p>
    <w:p w14:paraId="6298040D" w14:textId="684C3DD7" w:rsidR="00966061" w:rsidRPr="008E1A76" w:rsidRDefault="00966061" w:rsidP="001553A7">
      <w:pPr>
        <w:pBdr>
          <w:top w:val="nil"/>
          <w:left w:val="nil"/>
          <w:bottom w:val="nil"/>
          <w:right w:val="nil"/>
          <w:between w:val="nil"/>
        </w:pBdr>
        <w:rPr>
          <w:ins w:id="3413" w:author="Natasha Hardy" w:date="2021-11-11T15:50:00Z"/>
          <w:color w:val="000000" w:themeColor="text1"/>
          <w:rPrChange w:id="3414" w:author="Natasha Hardy" w:date="2021-12-10T13:32:00Z">
            <w:rPr>
              <w:ins w:id="3415" w:author="Natasha Hardy" w:date="2021-11-11T15:50:00Z"/>
              <w:color w:val="000000"/>
              <w:highlight w:val="cyan"/>
            </w:rPr>
          </w:rPrChange>
        </w:rPr>
        <w:pPrChange w:id="3416" w:author="Natasha Hardy" w:date="2021-12-10T11:33:00Z">
          <w:pPr>
            <w:pBdr>
              <w:top w:val="nil"/>
              <w:left w:val="nil"/>
              <w:bottom w:val="nil"/>
              <w:right w:val="nil"/>
              <w:between w:val="nil"/>
            </w:pBdr>
            <w:ind w:firstLine="720"/>
          </w:pPr>
        </w:pPrChange>
      </w:pPr>
    </w:p>
    <w:p w14:paraId="67901F33" w14:textId="16B5F93B" w:rsidR="00C65F08" w:rsidRPr="008E1A76" w:rsidDel="00966061" w:rsidRDefault="008445EE" w:rsidP="001553A7">
      <w:pPr>
        <w:pBdr>
          <w:top w:val="nil"/>
          <w:left w:val="nil"/>
          <w:bottom w:val="nil"/>
          <w:right w:val="nil"/>
          <w:between w:val="nil"/>
        </w:pBdr>
        <w:ind w:firstLine="720"/>
        <w:rPr>
          <w:del w:id="3417" w:author="Natasha Hardy" w:date="2021-11-11T15:44:00Z"/>
          <w:color w:val="000000" w:themeColor="text1"/>
          <w:rPrChange w:id="3418" w:author="Natasha Hardy" w:date="2021-12-10T13:32:00Z">
            <w:rPr>
              <w:del w:id="3419" w:author="Natasha Hardy" w:date="2021-11-11T15:44:00Z"/>
              <w:color w:val="000000"/>
            </w:rPr>
          </w:rPrChange>
        </w:rPr>
        <w:pPrChange w:id="3420" w:author="Natasha Hardy" w:date="2021-12-10T11:33:00Z">
          <w:pPr>
            <w:pBdr>
              <w:top w:val="nil"/>
              <w:left w:val="nil"/>
              <w:bottom w:val="nil"/>
              <w:right w:val="nil"/>
              <w:between w:val="nil"/>
            </w:pBdr>
            <w:ind w:firstLine="720"/>
          </w:pPr>
        </w:pPrChange>
      </w:pPr>
      <w:del w:id="3421" w:author="Natasha Hardy" w:date="2021-11-11T15:08:00Z">
        <w:r w:rsidRPr="008E1A76" w:rsidDel="00BD5E77">
          <w:rPr>
            <w:color w:val="000000" w:themeColor="text1"/>
            <w:rPrChange w:id="3422" w:author="Natasha Hardy" w:date="2021-12-10T13:32:00Z">
              <w:rPr>
                <w:color w:val="000000"/>
              </w:rPr>
            </w:rPrChange>
          </w:rPr>
          <w:lastRenderedPageBreak/>
          <w:delText xml:space="preserve">This study identified three other distinct seabird taxa using both dietary analysis methods. </w:delText>
        </w:r>
      </w:del>
      <w:r w:rsidRPr="008E1A76">
        <w:rPr>
          <w:color w:val="000000" w:themeColor="text1"/>
          <w:rPrChange w:id="3423" w:author="Natasha Hardy" w:date="2021-12-10T13:32:00Z">
            <w:rPr>
              <w:color w:val="000000"/>
            </w:rPr>
          </w:rPrChange>
        </w:rPr>
        <w:t xml:space="preserve">Morphological analysis revealed two additional taxa: </w:t>
      </w:r>
      <w:ins w:id="3424" w:author="Natasha Hardy" w:date="2021-12-10T09:55:00Z">
        <w:r w:rsidR="00E27D0D" w:rsidRPr="008E1A76">
          <w:rPr>
            <w:color w:val="000000" w:themeColor="text1"/>
            <w:rPrChange w:id="3425" w:author="Natasha Hardy" w:date="2021-12-10T13:32:00Z">
              <w:rPr>
                <w:color w:val="000000"/>
              </w:rPr>
            </w:rPrChange>
          </w:rPr>
          <w:t xml:space="preserve">a </w:t>
        </w:r>
      </w:ins>
      <w:del w:id="3426" w:author="Natasha Hardy" w:date="2021-12-10T09:55:00Z">
        <w:r w:rsidRPr="008E1A76" w:rsidDel="00E27D0D">
          <w:rPr>
            <w:color w:val="000000" w:themeColor="text1"/>
            <w:rPrChange w:id="3427" w:author="Natasha Hardy" w:date="2021-12-10T13:32:00Z">
              <w:rPr>
                <w:color w:val="000000"/>
              </w:rPr>
            </w:rPrChange>
          </w:rPr>
          <w:delText xml:space="preserve">shearwaters </w:delText>
        </w:r>
      </w:del>
      <w:ins w:id="3428" w:author="Natasha Hardy" w:date="2021-12-10T09:55:00Z">
        <w:r w:rsidR="00E27D0D" w:rsidRPr="008E1A76">
          <w:rPr>
            <w:color w:val="000000" w:themeColor="text1"/>
            <w:rPrChange w:id="3429" w:author="Natasha Hardy" w:date="2021-12-10T13:32:00Z">
              <w:rPr>
                <w:color w:val="000000"/>
              </w:rPr>
            </w:rPrChange>
          </w:rPr>
          <w:t>shearwater</w:t>
        </w:r>
      </w:ins>
      <w:del w:id="3430" w:author="Natasha Hardy" w:date="2021-12-10T09:55:00Z">
        <w:r w:rsidRPr="008E1A76" w:rsidDel="00E27D0D">
          <w:rPr>
            <w:color w:val="000000" w:themeColor="text1"/>
            <w:rPrChange w:id="3431" w:author="Natasha Hardy" w:date="2021-12-10T13:32:00Z">
              <w:rPr>
                <w:color w:val="000000"/>
              </w:rPr>
            </w:rPrChange>
          </w:rPr>
          <w:delText>at</w:delText>
        </w:r>
      </w:del>
      <w:r w:rsidRPr="008E1A76">
        <w:rPr>
          <w:color w:val="000000" w:themeColor="text1"/>
          <w:rPrChange w:id="3432" w:author="Natasha Hardy" w:date="2021-12-10T13:32:00Z">
            <w:rPr>
              <w:color w:val="000000"/>
            </w:rPr>
          </w:rPrChange>
        </w:rPr>
        <w:t xml:space="preserve"> family </w:t>
      </w:r>
      <w:del w:id="3433" w:author="Natasha Hardy" w:date="2021-12-10T09:55:00Z">
        <w:r w:rsidRPr="008E1A76" w:rsidDel="00E27D0D">
          <w:rPr>
            <w:color w:val="000000" w:themeColor="text1"/>
            <w:rPrChange w:id="3434" w:author="Natasha Hardy" w:date="2021-12-10T13:32:00Z">
              <w:rPr>
                <w:color w:val="000000"/>
              </w:rPr>
            </w:rPrChange>
          </w:rPr>
          <w:delText xml:space="preserve">level </w:delText>
        </w:r>
      </w:del>
      <w:ins w:id="3435" w:author="Natasha Hardy" w:date="2021-12-10T09:55:00Z">
        <w:r w:rsidR="00E27D0D" w:rsidRPr="008E1A76">
          <w:rPr>
            <w:color w:val="000000" w:themeColor="text1"/>
            <w:rPrChange w:id="3436" w:author="Natasha Hardy" w:date="2021-12-10T13:32:00Z">
              <w:rPr>
                <w:color w:val="000000"/>
              </w:rPr>
            </w:rPrChange>
          </w:rPr>
          <w:t>group</w:t>
        </w:r>
        <w:r w:rsidR="00E27D0D" w:rsidRPr="008E1A76">
          <w:rPr>
            <w:color w:val="000000" w:themeColor="text1"/>
            <w:rPrChange w:id="3437" w:author="Natasha Hardy" w:date="2021-12-10T13:32:00Z">
              <w:rPr>
                <w:color w:val="000000"/>
              </w:rPr>
            </w:rPrChange>
          </w:rPr>
          <w:t xml:space="preserve"> </w:t>
        </w:r>
      </w:ins>
      <w:r w:rsidRPr="008E1A76">
        <w:rPr>
          <w:color w:val="000000" w:themeColor="text1"/>
          <w:rPrChange w:id="3438" w:author="Natasha Hardy" w:date="2021-12-10T13:32:00Z">
            <w:rPr>
              <w:color w:val="000000"/>
            </w:rPr>
          </w:rPrChange>
        </w:rPr>
        <w:t>(</w:t>
      </w:r>
      <w:proofErr w:type="spellStart"/>
      <w:r w:rsidRPr="008E1A76">
        <w:rPr>
          <w:color w:val="000000" w:themeColor="text1"/>
          <w:rPrChange w:id="3439" w:author="Natasha Hardy" w:date="2021-12-10T13:32:00Z">
            <w:rPr>
              <w:color w:val="000000"/>
            </w:rPr>
          </w:rPrChange>
        </w:rPr>
        <w:t>Procellaridae</w:t>
      </w:r>
      <w:proofErr w:type="spellEnd"/>
      <w:r w:rsidRPr="008E1A76">
        <w:rPr>
          <w:color w:val="000000" w:themeColor="text1"/>
          <w:rPrChange w:id="3440" w:author="Natasha Hardy" w:date="2021-12-10T13:32:00Z">
            <w:rPr>
              <w:color w:val="000000"/>
            </w:rPr>
          </w:rPrChange>
        </w:rPr>
        <w:t xml:space="preserve"> spp.) (n = 2 samples), and</w:t>
      </w:r>
      <w:del w:id="3441" w:author="Natasha Hardy" w:date="2021-11-11T15:42:00Z">
        <w:r w:rsidRPr="008E1A76" w:rsidDel="00966061">
          <w:rPr>
            <w:color w:val="000000" w:themeColor="text1"/>
            <w:rPrChange w:id="3442" w:author="Natasha Hardy" w:date="2021-12-10T13:32:00Z">
              <w:rPr>
                <w:color w:val="000000"/>
              </w:rPr>
            </w:rPrChange>
          </w:rPr>
          <w:delText xml:space="preserve"> the</w:delText>
        </w:r>
      </w:del>
      <w:r w:rsidRPr="008E1A76">
        <w:rPr>
          <w:color w:val="000000" w:themeColor="text1"/>
          <w:rPrChange w:id="3443" w:author="Natasha Hardy" w:date="2021-12-10T13:32:00Z">
            <w:rPr>
              <w:color w:val="000000"/>
            </w:rPr>
          </w:rPrChange>
        </w:rPr>
        <w:t xml:space="preserve"> Australasian gannet (</w:t>
      </w:r>
      <w:proofErr w:type="spellStart"/>
      <w:r w:rsidRPr="008E1A76">
        <w:rPr>
          <w:i/>
          <w:color w:val="000000" w:themeColor="text1"/>
          <w:rPrChange w:id="3444" w:author="Natasha Hardy" w:date="2021-12-10T13:32:00Z">
            <w:rPr>
              <w:i/>
              <w:color w:val="000000"/>
            </w:rPr>
          </w:rPrChange>
        </w:rPr>
        <w:t>Morus</w:t>
      </w:r>
      <w:proofErr w:type="spellEnd"/>
      <w:r w:rsidRPr="008E1A76">
        <w:rPr>
          <w:i/>
          <w:color w:val="000000" w:themeColor="text1"/>
          <w:rPrChange w:id="3445" w:author="Natasha Hardy" w:date="2021-12-10T13:32:00Z">
            <w:rPr>
              <w:i/>
              <w:color w:val="000000"/>
            </w:rPr>
          </w:rPrChange>
        </w:rPr>
        <w:t xml:space="preserve"> </w:t>
      </w:r>
      <w:proofErr w:type="spellStart"/>
      <w:r w:rsidRPr="008E1A76">
        <w:rPr>
          <w:i/>
          <w:color w:val="000000" w:themeColor="text1"/>
          <w:rPrChange w:id="3446" w:author="Natasha Hardy" w:date="2021-12-10T13:32:00Z">
            <w:rPr>
              <w:i/>
              <w:color w:val="000000"/>
            </w:rPr>
          </w:rPrChange>
        </w:rPr>
        <w:t>serrator</w:t>
      </w:r>
      <w:proofErr w:type="spellEnd"/>
      <w:r w:rsidRPr="008E1A76">
        <w:rPr>
          <w:color w:val="000000" w:themeColor="text1"/>
          <w:rPrChange w:id="3447" w:author="Natasha Hardy" w:date="2021-12-10T13:32:00Z">
            <w:rPr>
              <w:color w:val="000000"/>
            </w:rPr>
          </w:rPrChange>
        </w:rPr>
        <w:t xml:space="preserve">) (n = 1) (Fig. 4). DNA metabarcoding detected </w:t>
      </w:r>
      <w:ins w:id="3448" w:author="Natasha Hardy" w:date="2021-11-11T15:49:00Z">
        <w:r w:rsidR="00966061" w:rsidRPr="008E1A76">
          <w:rPr>
            <w:color w:val="000000" w:themeColor="text1"/>
            <w:rPrChange w:id="3449" w:author="Natasha Hardy" w:date="2021-12-10T13:32:00Z">
              <w:rPr>
                <w:color w:val="000000"/>
              </w:rPr>
            </w:rPrChange>
          </w:rPr>
          <w:t xml:space="preserve">abundant DNA from </w:t>
        </w:r>
      </w:ins>
      <w:r w:rsidRPr="008E1A76">
        <w:rPr>
          <w:color w:val="000000" w:themeColor="text1"/>
          <w:rPrChange w:id="3450" w:author="Natasha Hardy" w:date="2021-12-10T13:32:00Z">
            <w:rPr>
              <w:color w:val="000000"/>
            </w:rPr>
          </w:rPrChange>
        </w:rPr>
        <w:t>two distinct</w:t>
      </w:r>
      <w:del w:id="3451" w:author="Natasha Hardy" w:date="2021-12-10T09:56:00Z">
        <w:r w:rsidRPr="008E1A76" w:rsidDel="00E27D0D">
          <w:rPr>
            <w:color w:val="000000" w:themeColor="text1"/>
            <w:rPrChange w:id="3452" w:author="Natasha Hardy" w:date="2021-12-10T13:32:00Z">
              <w:rPr>
                <w:color w:val="000000"/>
              </w:rPr>
            </w:rPrChange>
          </w:rPr>
          <w:delText xml:space="preserve"> families of</w:delText>
        </w:r>
      </w:del>
      <w:r w:rsidRPr="008E1A76">
        <w:rPr>
          <w:color w:val="000000" w:themeColor="text1"/>
          <w:rPrChange w:id="3453" w:author="Natasha Hardy" w:date="2021-12-10T13:32:00Z">
            <w:rPr>
              <w:color w:val="000000"/>
            </w:rPr>
          </w:rPrChange>
        </w:rPr>
        <w:t xml:space="preserve"> shearwater </w:t>
      </w:r>
      <w:ins w:id="3454" w:author="Natasha Hardy" w:date="2021-12-10T09:56:00Z">
        <w:r w:rsidR="00E27D0D" w:rsidRPr="008E1A76">
          <w:rPr>
            <w:color w:val="000000" w:themeColor="text1"/>
            <w:rPrChange w:id="3455" w:author="Natasha Hardy" w:date="2021-12-10T13:32:00Z">
              <w:rPr>
                <w:color w:val="000000"/>
              </w:rPr>
            </w:rPrChange>
          </w:rPr>
          <w:t xml:space="preserve">taxa, also at family-level, </w:t>
        </w:r>
      </w:ins>
      <w:r w:rsidRPr="008E1A76">
        <w:rPr>
          <w:color w:val="000000" w:themeColor="text1"/>
          <w:rPrChange w:id="3456" w:author="Natasha Hardy" w:date="2021-12-10T13:32:00Z">
            <w:rPr>
              <w:color w:val="000000"/>
            </w:rPr>
          </w:rPrChange>
        </w:rPr>
        <w:t xml:space="preserve">taxa </w:t>
      </w:r>
      <w:r w:rsidRPr="008E1A76">
        <w:rPr>
          <w:color w:val="000000" w:themeColor="text1"/>
          <w:rPrChange w:id="3457" w:author="Natasha Hardy" w:date="2021-12-10T13:32:00Z">
            <w:rPr/>
          </w:rPrChange>
        </w:rPr>
        <w:t>in</w:t>
      </w:r>
      <w:r w:rsidRPr="008E1A76">
        <w:rPr>
          <w:color w:val="000000" w:themeColor="text1"/>
          <w:rPrChange w:id="3458" w:author="Natasha Hardy" w:date="2021-12-10T13:32:00Z">
            <w:rPr>
              <w:color w:val="000000"/>
            </w:rPr>
          </w:rPrChange>
        </w:rPr>
        <w:t xml:space="preserve"> </w:t>
      </w:r>
      <w:r w:rsidRPr="008E1A76">
        <w:rPr>
          <w:color w:val="000000" w:themeColor="text1"/>
          <w:rPrChange w:id="3459" w:author="Natasha Hardy" w:date="2021-12-10T13:32:00Z">
            <w:rPr/>
          </w:rPrChange>
        </w:rPr>
        <w:t>5</w:t>
      </w:r>
      <w:r w:rsidRPr="008E1A76">
        <w:rPr>
          <w:color w:val="000000" w:themeColor="text1"/>
          <w:rPrChange w:id="3460" w:author="Natasha Hardy" w:date="2021-12-10T13:32:00Z">
            <w:rPr>
              <w:color w:val="000000"/>
            </w:rPr>
          </w:rPrChange>
        </w:rPr>
        <w:t xml:space="preserve">% (n = 5) </w:t>
      </w:r>
      <w:r w:rsidRPr="008E1A76">
        <w:rPr>
          <w:color w:val="000000" w:themeColor="text1"/>
          <w:rPrChange w:id="3461" w:author="Natasha Hardy" w:date="2021-12-10T13:32:00Z">
            <w:rPr/>
          </w:rPrChange>
        </w:rPr>
        <w:t xml:space="preserve">and </w:t>
      </w:r>
      <w:r w:rsidRPr="008E1A76">
        <w:rPr>
          <w:color w:val="000000" w:themeColor="text1"/>
          <w:rPrChange w:id="3462" w:author="Natasha Hardy" w:date="2021-12-10T13:32:00Z">
            <w:rPr>
              <w:color w:val="000000"/>
            </w:rPr>
          </w:rPrChange>
        </w:rPr>
        <w:t xml:space="preserve">9.1% (n = 9) of samples, respectively (Tables </w:t>
      </w:r>
      <w:del w:id="3463" w:author="Natasha Hardy" w:date="2021-12-10T11:50:00Z">
        <w:r w:rsidRPr="008E1A76" w:rsidDel="00EA5CFE">
          <w:rPr>
            <w:color w:val="000000" w:themeColor="text1"/>
            <w:rPrChange w:id="3464" w:author="Natasha Hardy" w:date="2021-12-10T13:32:00Z">
              <w:rPr>
                <w:color w:val="000000"/>
              </w:rPr>
            </w:rPrChange>
          </w:rPr>
          <w:delText>S</w:delText>
        </w:r>
        <w:r w:rsidR="00E478AB" w:rsidRPr="008E1A76" w:rsidDel="00EA5CFE">
          <w:rPr>
            <w:color w:val="000000" w:themeColor="text1"/>
            <w:rPrChange w:id="3465" w:author="Natasha Hardy" w:date="2021-12-10T13:32:00Z">
              <w:rPr>
                <w:color w:val="000000"/>
              </w:rPr>
            </w:rPrChange>
          </w:rPr>
          <w:delText>4</w:delText>
        </w:r>
        <w:r w:rsidRPr="008E1A76" w:rsidDel="00EA5CFE">
          <w:rPr>
            <w:color w:val="000000" w:themeColor="text1"/>
            <w:rPrChange w:id="3466" w:author="Natasha Hardy" w:date="2021-12-10T13:32:00Z">
              <w:rPr>
                <w:color w:val="000000"/>
              </w:rPr>
            </w:rPrChange>
          </w:rPr>
          <w:delText xml:space="preserve"> </w:delText>
        </w:r>
      </w:del>
      <w:ins w:id="3467" w:author="Natasha Hardy" w:date="2021-12-10T11:50:00Z">
        <w:r w:rsidR="00EA5CFE" w:rsidRPr="008E1A76">
          <w:rPr>
            <w:color w:val="000000" w:themeColor="text1"/>
            <w:rPrChange w:id="3468" w:author="Natasha Hardy" w:date="2021-12-10T13:32:00Z">
              <w:rPr>
                <w:color w:val="000000"/>
              </w:rPr>
            </w:rPrChange>
          </w:rPr>
          <w:t>S</w:t>
        </w:r>
        <w:r w:rsidR="00EA5CFE" w:rsidRPr="000B2280">
          <w:rPr>
            <w:color w:val="000000" w:themeColor="text1"/>
          </w:rPr>
          <w:t>3</w:t>
        </w:r>
        <w:r w:rsidR="00EA5CFE" w:rsidRPr="008E1A76">
          <w:rPr>
            <w:color w:val="000000" w:themeColor="text1"/>
            <w:rPrChange w:id="3469" w:author="Natasha Hardy" w:date="2021-12-10T13:32:00Z">
              <w:rPr>
                <w:color w:val="000000"/>
              </w:rPr>
            </w:rPrChange>
          </w:rPr>
          <w:t xml:space="preserve"> </w:t>
        </w:r>
      </w:ins>
      <w:r w:rsidRPr="008E1A76">
        <w:rPr>
          <w:color w:val="000000" w:themeColor="text1"/>
          <w:rPrChange w:id="3470" w:author="Natasha Hardy" w:date="2021-12-10T13:32:00Z">
            <w:rPr/>
          </w:rPrChange>
        </w:rPr>
        <w:t xml:space="preserve">&amp; </w:t>
      </w:r>
      <w:del w:id="3471" w:author="Natasha Hardy" w:date="2021-12-10T11:50:00Z">
        <w:r w:rsidRPr="008E1A76" w:rsidDel="00EA5CFE">
          <w:rPr>
            <w:color w:val="000000" w:themeColor="text1"/>
            <w:rPrChange w:id="3472" w:author="Natasha Hardy" w:date="2021-12-10T13:32:00Z">
              <w:rPr/>
            </w:rPrChange>
          </w:rPr>
          <w:delText>S</w:delText>
        </w:r>
        <w:r w:rsidR="00E478AB" w:rsidRPr="008E1A76" w:rsidDel="00EA5CFE">
          <w:rPr>
            <w:color w:val="000000" w:themeColor="text1"/>
            <w:rPrChange w:id="3473" w:author="Natasha Hardy" w:date="2021-12-10T13:32:00Z">
              <w:rPr/>
            </w:rPrChange>
          </w:rPr>
          <w:delText>5</w:delText>
        </w:r>
      </w:del>
      <w:ins w:id="3474" w:author="Natasha Hardy" w:date="2021-12-10T11:50:00Z">
        <w:r w:rsidR="00EA5CFE" w:rsidRPr="008E1A76">
          <w:rPr>
            <w:color w:val="000000" w:themeColor="text1"/>
            <w:rPrChange w:id="3475" w:author="Natasha Hardy" w:date="2021-12-10T13:32:00Z">
              <w:rPr/>
            </w:rPrChange>
          </w:rPr>
          <w:t>S</w:t>
        </w:r>
        <w:r w:rsidR="00EA5CFE" w:rsidRPr="000B2280">
          <w:rPr>
            <w:color w:val="000000" w:themeColor="text1"/>
          </w:rPr>
          <w:t>4</w:t>
        </w:r>
      </w:ins>
      <w:r w:rsidRPr="008E1A76">
        <w:rPr>
          <w:color w:val="000000" w:themeColor="text1"/>
          <w:rPrChange w:id="3476" w:author="Natasha Hardy" w:date="2021-12-10T13:32:00Z">
            <w:rPr>
              <w:color w:val="000000"/>
            </w:rPr>
          </w:rPrChange>
        </w:rPr>
        <w:t xml:space="preserve">, </w:t>
      </w:r>
      <w:r w:rsidR="0034344F" w:rsidRPr="008E1A76">
        <w:rPr>
          <w:color w:val="000000" w:themeColor="text1"/>
          <w:rPrChange w:id="3477" w:author="Natasha Hardy" w:date="2021-12-10T13:32:00Z">
            <w:rPr>
              <w:color w:val="000000"/>
            </w:rPr>
          </w:rPrChange>
        </w:rPr>
        <w:t>Appendix</w:t>
      </w:r>
      <w:r w:rsidRPr="008E1A76">
        <w:rPr>
          <w:color w:val="000000" w:themeColor="text1"/>
          <w:rPrChange w:id="3478" w:author="Natasha Hardy" w:date="2021-12-10T13:32:00Z">
            <w:rPr>
              <w:color w:val="000000"/>
            </w:rPr>
          </w:rPrChange>
        </w:rPr>
        <w:t xml:space="preserve"> </w:t>
      </w:r>
      <w:r w:rsidRPr="008E1A76">
        <w:rPr>
          <w:color w:val="000000" w:themeColor="text1"/>
          <w:rPrChange w:id="3479" w:author="Natasha Hardy" w:date="2021-12-10T13:32:00Z">
            <w:rPr/>
          </w:rPrChange>
        </w:rPr>
        <w:t xml:space="preserve">S2). </w:t>
      </w:r>
      <w:del w:id="3480" w:author="Natasha Hardy" w:date="2021-11-11T15:08:00Z">
        <w:r w:rsidRPr="008E1A76" w:rsidDel="00BD5E77">
          <w:rPr>
            <w:color w:val="000000" w:themeColor="text1"/>
            <w:rPrChange w:id="3481" w:author="Natasha Hardy" w:date="2021-12-10T13:32:00Z">
              <w:rPr/>
            </w:rPrChange>
          </w:rPr>
          <w:delText xml:space="preserve">We also identified </w:delText>
        </w:r>
        <w:r w:rsidRPr="008E1A76" w:rsidDel="00BD5E77">
          <w:rPr>
            <w:color w:val="000000" w:themeColor="text1"/>
            <w:rPrChange w:id="3482" w:author="Natasha Hardy" w:date="2021-12-10T13:32:00Z">
              <w:rPr>
                <w:color w:val="000000"/>
              </w:rPr>
            </w:rPrChange>
          </w:rPr>
          <w:delText>t</w:delText>
        </w:r>
      </w:del>
      <w:ins w:id="3483" w:author="Natasha Hardy" w:date="2021-11-11T15:43:00Z">
        <w:r w:rsidR="00966061" w:rsidRPr="008E1A76">
          <w:rPr>
            <w:color w:val="000000" w:themeColor="text1"/>
            <w:rPrChange w:id="3484" w:author="Natasha Hardy" w:date="2021-12-10T13:32:00Z">
              <w:rPr/>
            </w:rPrChange>
          </w:rPr>
          <w:t>B</w:t>
        </w:r>
      </w:ins>
      <w:del w:id="3485" w:author="Natasha Hardy" w:date="2021-11-11T15:43:00Z">
        <w:r w:rsidRPr="008E1A76" w:rsidDel="00966061">
          <w:rPr>
            <w:color w:val="000000" w:themeColor="text1"/>
            <w:rPrChange w:id="3486" w:author="Natasha Hardy" w:date="2021-12-10T13:32:00Z">
              <w:rPr>
                <w:color w:val="000000"/>
              </w:rPr>
            </w:rPrChange>
          </w:rPr>
          <w:delText>he b</w:delText>
        </w:r>
      </w:del>
      <w:r w:rsidRPr="008E1A76">
        <w:rPr>
          <w:color w:val="000000" w:themeColor="text1"/>
          <w:rPrChange w:id="3487" w:author="Natasha Hardy" w:date="2021-12-10T13:32:00Z">
            <w:rPr>
              <w:color w:val="000000"/>
            </w:rPr>
          </w:rPrChange>
        </w:rPr>
        <w:t>lack-browed albatross (</w:t>
      </w:r>
      <w:proofErr w:type="spellStart"/>
      <w:r w:rsidRPr="008E1A76">
        <w:rPr>
          <w:i/>
          <w:color w:val="000000" w:themeColor="text1"/>
          <w:rPrChange w:id="3488" w:author="Natasha Hardy" w:date="2021-12-10T13:32:00Z">
            <w:rPr>
              <w:i/>
              <w:color w:val="000000"/>
            </w:rPr>
          </w:rPrChange>
        </w:rPr>
        <w:t>Thalassarche</w:t>
      </w:r>
      <w:proofErr w:type="spellEnd"/>
      <w:r w:rsidRPr="008E1A76">
        <w:rPr>
          <w:i/>
          <w:color w:val="000000" w:themeColor="text1"/>
          <w:rPrChange w:id="3489" w:author="Natasha Hardy" w:date="2021-12-10T13:32:00Z">
            <w:rPr>
              <w:i/>
              <w:color w:val="000000"/>
            </w:rPr>
          </w:rPrChange>
        </w:rPr>
        <w:t xml:space="preserve"> </w:t>
      </w:r>
      <w:proofErr w:type="spellStart"/>
      <w:r w:rsidRPr="008E1A76">
        <w:rPr>
          <w:i/>
          <w:color w:val="000000" w:themeColor="text1"/>
          <w:rPrChange w:id="3490" w:author="Natasha Hardy" w:date="2021-12-10T13:32:00Z">
            <w:rPr>
              <w:i/>
              <w:color w:val="000000"/>
            </w:rPr>
          </w:rPrChange>
        </w:rPr>
        <w:t>melanophris</w:t>
      </w:r>
      <w:proofErr w:type="spellEnd"/>
      <w:r w:rsidRPr="008E1A76">
        <w:rPr>
          <w:color w:val="000000" w:themeColor="text1"/>
          <w:rPrChange w:id="3491" w:author="Natasha Hardy" w:date="2021-12-10T13:32:00Z">
            <w:rPr>
              <w:color w:val="000000"/>
            </w:rPr>
          </w:rPrChange>
        </w:rPr>
        <w:t>) and greater crested tern (</w:t>
      </w:r>
      <w:r w:rsidRPr="008E1A76">
        <w:rPr>
          <w:i/>
          <w:color w:val="000000" w:themeColor="text1"/>
          <w:rPrChange w:id="3492" w:author="Natasha Hardy" w:date="2021-12-10T13:32:00Z">
            <w:rPr>
              <w:i/>
              <w:color w:val="000000"/>
            </w:rPr>
          </w:rPrChange>
        </w:rPr>
        <w:t xml:space="preserve">Sterna </w:t>
      </w:r>
      <w:proofErr w:type="spellStart"/>
      <w:r w:rsidRPr="008E1A76">
        <w:rPr>
          <w:i/>
          <w:color w:val="000000" w:themeColor="text1"/>
          <w:rPrChange w:id="3493" w:author="Natasha Hardy" w:date="2021-12-10T13:32:00Z">
            <w:rPr>
              <w:i/>
              <w:color w:val="000000"/>
            </w:rPr>
          </w:rPrChange>
        </w:rPr>
        <w:t>bergii</w:t>
      </w:r>
      <w:proofErr w:type="spellEnd"/>
      <w:del w:id="3494" w:author="Natasha Hardy" w:date="2021-11-11T15:08:00Z">
        <w:r w:rsidRPr="008E1A76" w:rsidDel="00BD5E77">
          <w:rPr>
            <w:color w:val="000000" w:themeColor="text1"/>
            <w:rPrChange w:id="3495" w:author="Natasha Hardy" w:date="2021-12-10T13:32:00Z">
              <w:rPr>
                <w:color w:val="000000"/>
              </w:rPr>
            </w:rPrChange>
          </w:rPr>
          <w:delText xml:space="preserve">), </w:delText>
        </w:r>
      </w:del>
      <w:ins w:id="3496" w:author="Natasha Hardy" w:date="2021-11-11T15:08:00Z">
        <w:r w:rsidR="00BD5E77" w:rsidRPr="008E1A76">
          <w:rPr>
            <w:color w:val="000000" w:themeColor="text1"/>
            <w:rPrChange w:id="3497" w:author="Natasha Hardy" w:date="2021-12-10T13:32:00Z">
              <w:rPr>
                <w:color w:val="000000"/>
              </w:rPr>
            </w:rPrChange>
          </w:rPr>
          <w:t xml:space="preserve">) occurred </w:t>
        </w:r>
      </w:ins>
      <w:r w:rsidRPr="008E1A76">
        <w:rPr>
          <w:color w:val="000000" w:themeColor="text1"/>
          <w:rPrChange w:id="3498" w:author="Natasha Hardy" w:date="2021-12-10T13:32:00Z">
            <w:rPr>
              <w:color w:val="000000"/>
            </w:rPr>
          </w:rPrChange>
        </w:rPr>
        <w:t xml:space="preserve">in </w:t>
      </w:r>
      <w:del w:id="3499" w:author="Natasha Hardy" w:date="2021-11-11T15:09:00Z">
        <w:r w:rsidRPr="008E1A76" w:rsidDel="00BD5E77">
          <w:rPr>
            <w:color w:val="000000" w:themeColor="text1"/>
            <w:rPrChange w:id="3500" w:author="Natasha Hardy" w:date="2021-12-10T13:32:00Z">
              <w:rPr/>
            </w:rPrChange>
          </w:rPr>
          <w:delText>1</w:delText>
        </w:r>
        <w:r w:rsidRPr="008E1A76" w:rsidDel="00BD5E77">
          <w:rPr>
            <w:color w:val="000000" w:themeColor="text1"/>
            <w:rPrChange w:id="3501" w:author="Natasha Hardy" w:date="2021-12-10T13:32:00Z">
              <w:rPr>
                <w:color w:val="000000"/>
              </w:rPr>
            </w:rPrChange>
          </w:rPr>
          <w:delText xml:space="preserve"> </w:delText>
        </w:r>
      </w:del>
      <w:ins w:id="3502" w:author="Natasha Hardy" w:date="2021-11-11T15:09:00Z">
        <w:r w:rsidR="00BD5E77" w:rsidRPr="008E1A76">
          <w:rPr>
            <w:color w:val="000000" w:themeColor="text1"/>
            <w:rPrChange w:id="3503" w:author="Natasha Hardy" w:date="2021-12-10T13:32:00Z">
              <w:rPr/>
            </w:rPrChange>
          </w:rPr>
          <w:t>one</w:t>
        </w:r>
        <w:r w:rsidR="00BD5E77" w:rsidRPr="008E1A76">
          <w:rPr>
            <w:color w:val="000000" w:themeColor="text1"/>
            <w:rPrChange w:id="3504" w:author="Natasha Hardy" w:date="2021-12-10T13:32:00Z">
              <w:rPr>
                <w:color w:val="000000"/>
              </w:rPr>
            </w:rPrChange>
          </w:rPr>
          <w:t xml:space="preserve"> </w:t>
        </w:r>
      </w:ins>
      <w:r w:rsidRPr="008E1A76">
        <w:rPr>
          <w:color w:val="000000" w:themeColor="text1"/>
          <w:rPrChange w:id="3505" w:author="Natasha Hardy" w:date="2021-12-10T13:32:00Z">
            <w:rPr>
              <w:color w:val="000000"/>
            </w:rPr>
          </w:rPrChange>
        </w:rPr>
        <w:t>sample apiece (Fig. 4</w:t>
      </w:r>
      <w:r w:rsidR="00E478AB" w:rsidRPr="008E1A76">
        <w:rPr>
          <w:color w:val="000000" w:themeColor="text1"/>
          <w:rPrChange w:id="3506" w:author="Natasha Hardy" w:date="2021-12-10T13:32:00Z">
            <w:rPr>
              <w:color w:val="000000"/>
            </w:rPr>
          </w:rPrChange>
        </w:rPr>
        <w:t>, Table</w:t>
      </w:r>
      <w:ins w:id="3507" w:author="Natasha Hardy" w:date="2021-12-10T09:57:00Z">
        <w:r w:rsidR="00E27D0D" w:rsidRPr="008E1A76">
          <w:rPr>
            <w:color w:val="000000" w:themeColor="text1"/>
            <w:rPrChange w:id="3508" w:author="Natasha Hardy" w:date="2021-12-10T13:32:00Z">
              <w:rPr>
                <w:color w:val="000000"/>
              </w:rPr>
            </w:rPrChange>
          </w:rPr>
          <w:t xml:space="preserve">s </w:t>
        </w:r>
      </w:ins>
      <w:ins w:id="3509" w:author="Natasha Hardy" w:date="2021-12-10T11:50:00Z">
        <w:r w:rsidR="00EA5CFE" w:rsidRPr="000B2280">
          <w:rPr>
            <w:color w:val="000000" w:themeColor="text1"/>
          </w:rPr>
          <w:t>S</w:t>
        </w:r>
        <w:r w:rsidR="00EA5CFE" w:rsidRPr="000B2280">
          <w:rPr>
            <w:color w:val="000000" w:themeColor="text1"/>
          </w:rPr>
          <w:t>3</w:t>
        </w:r>
        <w:r w:rsidR="00EA5CFE" w:rsidRPr="000B2280">
          <w:rPr>
            <w:color w:val="000000" w:themeColor="text1"/>
          </w:rPr>
          <w:t xml:space="preserve"> </w:t>
        </w:r>
        <w:r w:rsidR="00EA5CFE" w:rsidRPr="000B2280">
          <w:rPr>
            <w:color w:val="000000" w:themeColor="text1"/>
          </w:rPr>
          <w:t xml:space="preserve">&amp; </w:t>
        </w:r>
        <w:r w:rsidR="00EA5CFE" w:rsidRPr="000B2280">
          <w:rPr>
            <w:color w:val="000000" w:themeColor="text1"/>
          </w:rPr>
          <w:t>S</w:t>
        </w:r>
        <w:r w:rsidR="00EA5CFE" w:rsidRPr="000B2280">
          <w:rPr>
            <w:color w:val="000000" w:themeColor="text1"/>
          </w:rPr>
          <w:t>4</w:t>
        </w:r>
      </w:ins>
      <w:del w:id="3510" w:author="Natasha Hardy" w:date="2021-12-10T11:50:00Z">
        <w:r w:rsidR="00E478AB" w:rsidRPr="008E1A76" w:rsidDel="00EA5CFE">
          <w:rPr>
            <w:color w:val="000000" w:themeColor="text1"/>
            <w:rPrChange w:id="3511" w:author="Natasha Hardy" w:date="2021-12-10T13:32:00Z">
              <w:rPr>
                <w:color w:val="000000"/>
              </w:rPr>
            </w:rPrChange>
          </w:rPr>
          <w:delText xml:space="preserve"> S5</w:delText>
        </w:r>
      </w:del>
      <w:r w:rsidRPr="008E1A76">
        <w:rPr>
          <w:color w:val="000000" w:themeColor="text1"/>
          <w:rPrChange w:id="3512" w:author="Natasha Hardy" w:date="2021-12-10T13:32:00Z">
            <w:rPr>
              <w:color w:val="000000"/>
            </w:rPr>
          </w:rPrChange>
        </w:rPr>
        <w:t xml:space="preserve">). </w:t>
      </w:r>
      <w:del w:id="3513" w:author="Natasha Hardy" w:date="2021-11-11T15:09:00Z">
        <w:r w:rsidRPr="008E1A76" w:rsidDel="00BD5E77">
          <w:rPr>
            <w:color w:val="000000" w:themeColor="text1"/>
            <w:rPrChange w:id="3514" w:author="Natasha Hardy" w:date="2021-12-10T13:32:00Z">
              <w:rPr>
                <w:color w:val="000000"/>
              </w:rPr>
            </w:rPrChange>
          </w:rPr>
          <w:delText xml:space="preserve">The combined </w:delText>
        </w:r>
      </w:del>
      <w:ins w:id="3515" w:author="Rebecca McIntosh" w:date="2021-10-29T12:21:00Z">
        <w:del w:id="3516" w:author="Natasha Hardy" w:date="2021-11-11T15:09:00Z">
          <w:r w:rsidR="0034436C" w:rsidRPr="008E1A76" w:rsidDel="00BD5E77">
            <w:rPr>
              <w:color w:val="000000" w:themeColor="text1"/>
              <w:rPrChange w:id="3517" w:author="Natasha Hardy" w:date="2021-12-10T13:32:00Z">
                <w:rPr>
                  <w:color w:val="000000"/>
                </w:rPr>
              </w:rPrChange>
            </w:rPr>
            <w:delText>p</w:delText>
          </w:r>
        </w:del>
      </w:ins>
      <w:ins w:id="3518" w:author="Natasha Hardy" w:date="2021-11-11T15:09:00Z">
        <w:r w:rsidR="00BD5E77" w:rsidRPr="008E1A76">
          <w:rPr>
            <w:color w:val="000000" w:themeColor="text1"/>
            <w:rPrChange w:id="3519" w:author="Natasha Hardy" w:date="2021-12-10T13:32:00Z">
              <w:rPr>
                <w:color w:val="000000"/>
              </w:rPr>
            </w:rPrChange>
          </w:rPr>
          <w:t>P</w:t>
        </w:r>
      </w:ins>
      <w:ins w:id="3520" w:author="Rebecca McIntosh" w:date="2021-10-29T12:21:00Z">
        <w:r w:rsidR="0034436C" w:rsidRPr="008E1A76">
          <w:rPr>
            <w:color w:val="000000" w:themeColor="text1"/>
            <w:rPrChange w:id="3521" w:author="Natasha Hardy" w:date="2021-12-10T13:32:00Z">
              <w:rPr>
                <w:color w:val="000000"/>
              </w:rPr>
            </w:rPrChange>
          </w:rPr>
          <w:t xml:space="preserve">arallel </w:t>
        </w:r>
      </w:ins>
      <w:r w:rsidRPr="008E1A76">
        <w:rPr>
          <w:color w:val="000000" w:themeColor="text1"/>
          <w:rPrChange w:id="3522" w:author="Natasha Hardy" w:date="2021-12-10T13:32:00Z">
            <w:rPr>
              <w:color w:val="000000"/>
            </w:rPr>
          </w:rPrChange>
        </w:rPr>
        <w:t xml:space="preserve">use of both DNA metabarcoding and hard-part analysis revealed a greater diversity of taxa than </w:t>
      </w:r>
      <w:del w:id="3523" w:author="Michael Bunce" w:date="2021-12-09T12:24:00Z">
        <w:r w:rsidRPr="008E1A76" w:rsidDel="00A604C1">
          <w:rPr>
            <w:color w:val="000000" w:themeColor="text1"/>
            <w:rPrChange w:id="3524" w:author="Natasha Hardy" w:date="2021-12-10T13:32:00Z">
              <w:rPr>
                <w:color w:val="000000"/>
              </w:rPr>
            </w:rPrChange>
          </w:rPr>
          <w:delText xml:space="preserve">would </w:delText>
        </w:r>
      </w:del>
      <w:del w:id="3525" w:author="Natasha Hardy" w:date="2021-11-11T15:09:00Z">
        <w:r w:rsidRPr="008E1A76" w:rsidDel="00BD5E77">
          <w:rPr>
            <w:color w:val="000000" w:themeColor="text1"/>
            <w:rPrChange w:id="3526" w:author="Natasha Hardy" w:date="2021-12-10T13:32:00Z">
              <w:rPr>
                <w:color w:val="000000"/>
              </w:rPr>
            </w:rPrChange>
          </w:rPr>
          <w:delText xml:space="preserve">have been identified by </w:delText>
        </w:r>
      </w:del>
      <w:r w:rsidRPr="008E1A76">
        <w:rPr>
          <w:color w:val="000000" w:themeColor="text1"/>
          <w:rPrChange w:id="3527" w:author="Natasha Hardy" w:date="2021-12-10T13:32:00Z">
            <w:rPr>
              <w:color w:val="000000"/>
            </w:rPr>
          </w:rPrChange>
        </w:rPr>
        <w:t>either method alone.</w:t>
      </w:r>
    </w:p>
    <w:p w14:paraId="1F09C2CB" w14:textId="77777777" w:rsidR="00C65F08" w:rsidRPr="008E1A76" w:rsidDel="00966061" w:rsidRDefault="00C65F08" w:rsidP="001553A7">
      <w:pPr>
        <w:pBdr>
          <w:top w:val="nil"/>
          <w:left w:val="nil"/>
          <w:bottom w:val="nil"/>
          <w:right w:val="nil"/>
          <w:between w:val="nil"/>
        </w:pBdr>
        <w:ind w:firstLine="720"/>
        <w:rPr>
          <w:del w:id="3528" w:author="Natasha Hardy" w:date="2021-11-11T15:44:00Z"/>
          <w:color w:val="000000" w:themeColor="text1"/>
          <w:rPrChange w:id="3529" w:author="Natasha Hardy" w:date="2021-12-10T13:32:00Z">
            <w:rPr>
              <w:del w:id="3530" w:author="Natasha Hardy" w:date="2021-11-11T15:44:00Z"/>
              <w:color w:val="000000"/>
            </w:rPr>
          </w:rPrChange>
        </w:rPr>
        <w:pPrChange w:id="3531" w:author="Natasha Hardy" w:date="2021-12-10T11:33:00Z">
          <w:pPr>
            <w:pBdr>
              <w:top w:val="nil"/>
              <w:left w:val="nil"/>
              <w:bottom w:val="nil"/>
              <w:right w:val="nil"/>
              <w:between w:val="nil"/>
            </w:pBdr>
            <w:ind w:firstLine="720"/>
          </w:pPr>
        </w:pPrChange>
      </w:pPr>
    </w:p>
    <w:p w14:paraId="5482A25D" w14:textId="35357CA2" w:rsidR="00C65F08" w:rsidRPr="008E1A76" w:rsidDel="00966061" w:rsidRDefault="008445EE" w:rsidP="001553A7">
      <w:pPr>
        <w:pStyle w:val="Heading3"/>
        <w:ind w:firstLine="720"/>
        <w:rPr>
          <w:del w:id="3532" w:author="Natasha Hardy" w:date="2021-11-11T15:44:00Z"/>
          <w:color w:val="000000" w:themeColor="text1"/>
          <w:rPrChange w:id="3533" w:author="Natasha Hardy" w:date="2021-12-10T13:32:00Z">
            <w:rPr>
              <w:del w:id="3534" w:author="Natasha Hardy" w:date="2021-11-11T15:44:00Z"/>
            </w:rPr>
          </w:rPrChange>
        </w:rPr>
        <w:pPrChange w:id="3535" w:author="Natasha Hardy" w:date="2021-12-10T11:33:00Z">
          <w:pPr>
            <w:pStyle w:val="Heading3"/>
          </w:pPr>
        </w:pPrChange>
      </w:pPr>
      <w:bookmarkStart w:id="3536" w:name="_lnxbz9" w:colFirst="0" w:colLast="0"/>
      <w:bookmarkEnd w:id="3536"/>
      <w:del w:id="3537" w:author="Natasha Hardy" w:date="2021-11-11T15:44:00Z">
        <w:r w:rsidRPr="008E1A76" w:rsidDel="00966061">
          <w:rPr>
            <w:color w:val="000000" w:themeColor="text1"/>
            <w:rPrChange w:id="3538" w:author="Natasha Hardy" w:date="2021-12-10T13:32:00Z">
              <w:rPr/>
            </w:rPrChange>
          </w:rPr>
          <w:delText xml:space="preserve">Occurrence </w:delText>
        </w:r>
      </w:del>
      <w:del w:id="3539" w:author="Natasha Hardy" w:date="2021-11-11T15:10:00Z">
        <w:r w:rsidRPr="008E1A76" w:rsidDel="00BD5E77">
          <w:rPr>
            <w:color w:val="000000" w:themeColor="text1"/>
            <w:rPrChange w:id="3540" w:author="Natasha Hardy" w:date="2021-12-10T13:32:00Z">
              <w:rPr/>
            </w:rPrChange>
          </w:rPr>
          <w:delText xml:space="preserve">of seabird prey </w:delText>
        </w:r>
      </w:del>
      <w:del w:id="3541" w:author="Natasha Hardy" w:date="2021-11-11T15:44:00Z">
        <w:r w:rsidRPr="008E1A76" w:rsidDel="00966061">
          <w:rPr>
            <w:color w:val="000000" w:themeColor="text1"/>
            <w:rPrChange w:id="3542" w:author="Natasha Hardy" w:date="2021-12-10T13:32:00Z">
              <w:rPr/>
            </w:rPrChange>
          </w:rPr>
          <w:delText>across southeastern Australia</w:delText>
        </w:r>
      </w:del>
    </w:p>
    <w:p w14:paraId="329BA19A" w14:textId="328AFAD5" w:rsidR="00C65F08" w:rsidRPr="008E1A76" w:rsidDel="00966061" w:rsidRDefault="00C65F08" w:rsidP="001553A7">
      <w:pPr>
        <w:pBdr>
          <w:top w:val="nil"/>
          <w:left w:val="nil"/>
          <w:bottom w:val="nil"/>
          <w:right w:val="nil"/>
          <w:between w:val="nil"/>
        </w:pBdr>
        <w:ind w:firstLine="720"/>
        <w:rPr>
          <w:del w:id="3543" w:author="Natasha Hardy" w:date="2021-11-11T15:50:00Z"/>
          <w:i/>
          <w:color w:val="000000" w:themeColor="text1"/>
          <w:rPrChange w:id="3544" w:author="Natasha Hardy" w:date="2021-12-10T13:32:00Z">
            <w:rPr>
              <w:del w:id="3545" w:author="Natasha Hardy" w:date="2021-11-11T15:50:00Z"/>
              <w:i/>
              <w:color w:val="000000"/>
            </w:rPr>
          </w:rPrChange>
        </w:rPr>
        <w:pPrChange w:id="3546" w:author="Natasha Hardy" w:date="2021-12-10T11:33:00Z">
          <w:pPr>
            <w:pBdr>
              <w:top w:val="nil"/>
              <w:left w:val="nil"/>
              <w:bottom w:val="nil"/>
              <w:right w:val="nil"/>
              <w:between w:val="nil"/>
            </w:pBdr>
          </w:pPr>
        </w:pPrChange>
      </w:pPr>
    </w:p>
    <w:p w14:paraId="1793664B" w14:textId="4B4810A5" w:rsidR="00C65F08" w:rsidRPr="008E1A76" w:rsidDel="001B5384" w:rsidRDefault="008445EE" w:rsidP="001553A7">
      <w:pPr>
        <w:pBdr>
          <w:top w:val="nil"/>
          <w:left w:val="nil"/>
          <w:bottom w:val="nil"/>
          <w:right w:val="nil"/>
          <w:between w:val="nil"/>
        </w:pBdr>
        <w:ind w:firstLine="720"/>
        <w:rPr>
          <w:del w:id="3547" w:author="Natasha Hardy" w:date="2021-11-11T15:12:00Z"/>
          <w:color w:val="000000" w:themeColor="text1"/>
          <w:rPrChange w:id="3548" w:author="Natasha Hardy" w:date="2021-12-10T13:32:00Z">
            <w:rPr>
              <w:del w:id="3549" w:author="Natasha Hardy" w:date="2021-11-11T15:12:00Z"/>
              <w:color w:val="000000"/>
            </w:rPr>
          </w:rPrChange>
        </w:rPr>
        <w:pPrChange w:id="3550" w:author="Natasha Hardy" w:date="2021-12-10T11:33:00Z">
          <w:pPr>
            <w:pBdr>
              <w:top w:val="nil"/>
              <w:left w:val="nil"/>
              <w:bottom w:val="nil"/>
              <w:right w:val="nil"/>
              <w:between w:val="nil"/>
            </w:pBdr>
          </w:pPr>
        </w:pPrChange>
      </w:pPr>
      <w:bookmarkStart w:id="3551" w:name="_35nkun2" w:colFirst="0" w:colLast="0"/>
      <w:bookmarkEnd w:id="3551"/>
      <w:del w:id="3552" w:author="Natasha Hardy" w:date="2021-11-11T15:45:00Z">
        <w:r w:rsidRPr="008E1A76" w:rsidDel="00966061">
          <w:rPr>
            <w:color w:val="000000" w:themeColor="text1"/>
            <w:rPrChange w:id="3553" w:author="Natasha Hardy" w:date="2021-12-10T13:32:00Z">
              <w:rPr>
                <w:color w:val="000000"/>
              </w:rPr>
            </w:rPrChange>
          </w:rPr>
          <w:delText xml:space="preserve">Seabirds were detected at all </w:delText>
        </w:r>
      </w:del>
      <w:commentRangeStart w:id="3554"/>
      <w:del w:id="3555" w:author="Natasha Hardy" w:date="2021-11-11T15:10:00Z">
        <w:r w:rsidR="00E478AB" w:rsidRPr="008E1A76" w:rsidDel="00BD5E77">
          <w:rPr>
            <w:color w:val="000000" w:themeColor="text1"/>
            <w:rPrChange w:id="3556" w:author="Natasha Hardy" w:date="2021-12-10T13:32:00Z">
              <w:rPr>
                <w:color w:val="000000"/>
              </w:rPr>
            </w:rPrChange>
          </w:rPr>
          <w:delText>main</w:delText>
        </w:r>
        <w:commentRangeEnd w:id="3554"/>
        <w:r w:rsidR="00C53F52" w:rsidRPr="008E1A76" w:rsidDel="00BD5E77">
          <w:rPr>
            <w:rStyle w:val="CommentReference"/>
            <w:color w:val="000000" w:themeColor="text1"/>
            <w:rPrChange w:id="3557" w:author="Natasha Hardy" w:date="2021-12-10T13:32:00Z">
              <w:rPr>
                <w:rStyle w:val="CommentReference"/>
              </w:rPr>
            </w:rPrChange>
          </w:rPr>
          <w:commentReference w:id="3554"/>
        </w:r>
        <w:r w:rsidR="00E478AB" w:rsidRPr="008E1A76" w:rsidDel="00BD5E77">
          <w:rPr>
            <w:color w:val="000000" w:themeColor="text1"/>
            <w:rPrChange w:id="3558" w:author="Natasha Hardy" w:date="2021-12-10T13:32:00Z">
              <w:rPr>
                <w:color w:val="000000"/>
              </w:rPr>
            </w:rPrChange>
          </w:rPr>
          <w:delText xml:space="preserve"> </w:delText>
        </w:r>
      </w:del>
      <w:del w:id="3559" w:author="Natasha Hardy" w:date="2021-11-11T15:45:00Z">
        <w:r w:rsidRPr="008E1A76" w:rsidDel="00966061">
          <w:rPr>
            <w:color w:val="000000" w:themeColor="text1"/>
            <w:rPrChange w:id="3560" w:author="Natasha Hardy" w:date="2021-12-10T13:32:00Z">
              <w:rPr>
                <w:color w:val="000000"/>
              </w:rPr>
            </w:rPrChange>
          </w:rPr>
          <w:delText>sampling locations and time points</w:delText>
        </w:r>
        <w:commentRangeStart w:id="3561"/>
        <w:r w:rsidR="002C7D22" w:rsidRPr="008E1A76" w:rsidDel="00966061">
          <w:rPr>
            <w:color w:val="000000" w:themeColor="text1"/>
            <w:rPrChange w:id="3562" w:author="Natasha Hardy" w:date="2021-12-10T13:32:00Z">
              <w:rPr>
                <w:color w:val="000000"/>
              </w:rPr>
            </w:rPrChange>
          </w:rPr>
          <w:delText>, regardless of the predator samples’ coming from a range edge or more geographically central fur seal colony</w:delText>
        </w:r>
        <w:r w:rsidRPr="008E1A76" w:rsidDel="00966061">
          <w:rPr>
            <w:color w:val="000000" w:themeColor="text1"/>
            <w:rPrChange w:id="3563" w:author="Natasha Hardy" w:date="2021-12-10T13:32:00Z">
              <w:rPr>
                <w:color w:val="000000"/>
              </w:rPr>
            </w:rPrChange>
          </w:rPr>
          <w:delText xml:space="preserve"> </w:delText>
        </w:r>
        <w:commentRangeEnd w:id="3561"/>
        <w:r w:rsidR="00C53F52" w:rsidRPr="008E1A76" w:rsidDel="00966061">
          <w:rPr>
            <w:rStyle w:val="CommentReference"/>
            <w:color w:val="000000" w:themeColor="text1"/>
            <w:rPrChange w:id="3564" w:author="Natasha Hardy" w:date="2021-12-10T13:32:00Z">
              <w:rPr>
                <w:rStyle w:val="CommentReference"/>
              </w:rPr>
            </w:rPrChange>
          </w:rPr>
          <w:commentReference w:id="3561"/>
        </w:r>
        <w:r w:rsidRPr="008E1A76" w:rsidDel="00966061">
          <w:rPr>
            <w:color w:val="000000" w:themeColor="text1"/>
            <w:rPrChange w:id="3565" w:author="Natasha Hardy" w:date="2021-12-10T13:32:00Z">
              <w:rPr>
                <w:color w:val="000000"/>
              </w:rPr>
            </w:rPrChange>
          </w:rPr>
          <w:delText xml:space="preserve">(Fig. </w:delText>
        </w:r>
        <w:r w:rsidR="00E478AB" w:rsidRPr="008E1A76" w:rsidDel="00966061">
          <w:rPr>
            <w:color w:val="000000" w:themeColor="text1"/>
            <w:rPrChange w:id="3566" w:author="Natasha Hardy" w:date="2021-12-10T13:32:00Z">
              <w:rPr>
                <w:color w:val="000000"/>
              </w:rPr>
            </w:rPrChange>
          </w:rPr>
          <w:delText xml:space="preserve">S4 </w:delText>
        </w:r>
        <w:r w:rsidR="0086178D" w:rsidRPr="008E1A76" w:rsidDel="00966061">
          <w:rPr>
            <w:color w:val="000000" w:themeColor="text1"/>
            <w:rPrChange w:id="3567" w:author="Natasha Hardy" w:date="2021-12-10T13:32:00Z">
              <w:rPr>
                <w:color w:val="000000"/>
              </w:rPr>
            </w:rPrChange>
          </w:rPr>
          <w:delText>&amp;</w:delText>
        </w:r>
        <w:r w:rsidR="00E478AB" w:rsidRPr="008E1A76" w:rsidDel="00966061">
          <w:rPr>
            <w:color w:val="000000" w:themeColor="text1"/>
            <w:rPrChange w:id="3568" w:author="Natasha Hardy" w:date="2021-12-10T13:32:00Z">
              <w:rPr>
                <w:color w:val="000000"/>
              </w:rPr>
            </w:rPrChange>
          </w:rPr>
          <w:delText xml:space="preserve"> S5</w:delText>
        </w:r>
        <w:r w:rsidRPr="008E1A76" w:rsidDel="00966061">
          <w:rPr>
            <w:color w:val="000000" w:themeColor="text1"/>
            <w:rPrChange w:id="3569" w:author="Natasha Hardy" w:date="2021-12-10T13:32:00Z">
              <w:rPr>
                <w:color w:val="000000"/>
              </w:rPr>
            </w:rPrChange>
          </w:rPr>
          <w:delText xml:space="preserve">). Mean detection rates were statistically similar for hard parts compared to DNA methods for </w:delText>
        </w:r>
      </w:del>
      <w:del w:id="3570" w:author="Natasha Hardy" w:date="2021-11-11T15:11:00Z">
        <w:r w:rsidRPr="008E1A76" w:rsidDel="001B5384">
          <w:rPr>
            <w:color w:val="000000" w:themeColor="text1"/>
            <w:rPrChange w:id="3571" w:author="Natasha Hardy" w:date="2021-12-10T13:32:00Z">
              <w:rPr>
                <w:color w:val="000000"/>
              </w:rPr>
            </w:rPrChange>
          </w:rPr>
          <w:delText xml:space="preserve">both </w:delText>
        </w:r>
      </w:del>
      <w:del w:id="3572" w:author="Natasha Hardy" w:date="2021-11-11T15:45:00Z">
        <w:r w:rsidRPr="008E1A76" w:rsidDel="00966061">
          <w:rPr>
            <w:color w:val="000000" w:themeColor="text1"/>
            <w:rPrChange w:id="3573" w:author="Natasha Hardy" w:date="2021-12-10T13:32:00Z">
              <w:rPr>
                <w:color w:val="000000"/>
              </w:rPr>
            </w:rPrChange>
          </w:rPr>
          <w:delText xml:space="preserve">seabirds </w:delText>
        </w:r>
      </w:del>
      <w:del w:id="3574" w:author="Natasha Hardy" w:date="2021-11-11T15:11:00Z">
        <w:r w:rsidRPr="008E1A76" w:rsidDel="001B5384">
          <w:rPr>
            <w:color w:val="000000" w:themeColor="text1"/>
            <w:rPrChange w:id="3575" w:author="Natasha Hardy" w:date="2021-12-10T13:32:00Z">
              <w:rPr>
                <w:color w:val="000000"/>
              </w:rPr>
            </w:rPrChange>
          </w:rPr>
          <w:delText>in general</w:delText>
        </w:r>
      </w:del>
      <w:del w:id="3576" w:author="Natasha Hardy" w:date="2021-11-11T15:13:00Z">
        <w:r w:rsidRPr="008E1A76" w:rsidDel="001B5384">
          <w:rPr>
            <w:color w:val="000000" w:themeColor="text1"/>
            <w:rPrChange w:id="3577" w:author="Natasha Hardy" w:date="2021-12-10T13:32:00Z">
              <w:rPr>
                <w:color w:val="000000"/>
              </w:rPr>
            </w:rPrChange>
          </w:rPr>
          <w:delText xml:space="preserve"> (GLM seabird detection ~ metric: p-value = 0.648),</w:delText>
        </w:r>
      </w:del>
      <w:del w:id="3578" w:author="Natasha Hardy" w:date="2021-11-11T15:45:00Z">
        <w:r w:rsidRPr="008E1A76" w:rsidDel="00966061">
          <w:rPr>
            <w:color w:val="000000" w:themeColor="text1"/>
            <w:rPrChange w:id="3579" w:author="Natasha Hardy" w:date="2021-12-10T13:32:00Z">
              <w:rPr>
                <w:color w:val="000000"/>
              </w:rPr>
            </w:rPrChange>
          </w:rPr>
          <w:delText xml:space="preserve"> and penguins </w:delText>
        </w:r>
      </w:del>
      <w:del w:id="3580" w:author="Natasha Hardy" w:date="2021-11-11T15:13:00Z">
        <w:r w:rsidRPr="008E1A76" w:rsidDel="001B5384">
          <w:rPr>
            <w:color w:val="000000" w:themeColor="text1"/>
            <w:rPrChange w:id="3581" w:author="Natasha Hardy" w:date="2021-12-10T13:32:00Z">
              <w:rPr>
                <w:color w:val="000000"/>
              </w:rPr>
            </w:rPrChange>
          </w:rPr>
          <w:delText xml:space="preserve">(GLM penguin detection ~ metric: p-value = 0.200) </w:delText>
        </w:r>
      </w:del>
      <w:del w:id="3582" w:author="Natasha Hardy" w:date="2021-11-11T15:45:00Z">
        <w:r w:rsidRPr="008E1A76" w:rsidDel="00966061">
          <w:rPr>
            <w:color w:val="000000" w:themeColor="text1"/>
            <w:rPrChange w:id="3583" w:author="Natasha Hardy" w:date="2021-12-10T13:32:00Z">
              <w:rPr>
                <w:color w:val="000000"/>
              </w:rPr>
            </w:rPrChange>
          </w:rPr>
          <w:delText xml:space="preserve">(Table </w:delText>
        </w:r>
        <w:r w:rsidR="00E478AB" w:rsidRPr="008E1A76" w:rsidDel="00966061">
          <w:rPr>
            <w:color w:val="000000" w:themeColor="text1"/>
            <w:rPrChange w:id="3584" w:author="Natasha Hardy" w:date="2021-12-10T13:32:00Z">
              <w:rPr>
                <w:color w:val="000000"/>
              </w:rPr>
            </w:rPrChange>
          </w:rPr>
          <w:delText>S3</w:delText>
        </w:r>
        <w:r w:rsidRPr="008E1A76" w:rsidDel="00966061">
          <w:rPr>
            <w:color w:val="000000" w:themeColor="text1"/>
            <w:rPrChange w:id="3585" w:author="Natasha Hardy" w:date="2021-12-10T13:32:00Z">
              <w:rPr>
                <w:color w:val="000000"/>
              </w:rPr>
            </w:rPrChange>
          </w:rPr>
          <w:delText xml:space="preserve">). </w:delText>
        </w:r>
      </w:del>
      <w:del w:id="3586" w:author="Natasha Hardy" w:date="2021-11-11T15:12:00Z">
        <w:r w:rsidRPr="008E1A76" w:rsidDel="001B5384">
          <w:rPr>
            <w:color w:val="000000" w:themeColor="text1"/>
            <w:rPrChange w:id="3587" w:author="Natasha Hardy" w:date="2021-12-10T13:32:00Z">
              <w:rPr/>
            </w:rPrChange>
          </w:rPr>
          <w:delText>D</w:delText>
        </w:r>
      </w:del>
      <w:del w:id="3588" w:author="Natasha Hardy" w:date="2021-11-11T15:45:00Z">
        <w:r w:rsidRPr="008E1A76" w:rsidDel="00966061">
          <w:rPr>
            <w:color w:val="000000" w:themeColor="text1"/>
            <w:rPrChange w:id="3589" w:author="Natasha Hardy" w:date="2021-12-10T13:32:00Z">
              <w:rPr>
                <w:color w:val="000000"/>
              </w:rPr>
            </w:rPrChange>
          </w:rPr>
          <w:delText xml:space="preserve">etection rates across locations </w:delText>
        </w:r>
      </w:del>
      <w:del w:id="3590" w:author="Natasha Hardy" w:date="2021-11-11T15:12:00Z">
        <w:r w:rsidRPr="008E1A76" w:rsidDel="001B5384">
          <w:rPr>
            <w:color w:val="000000" w:themeColor="text1"/>
            <w:rPrChange w:id="3591" w:author="Natasha Hardy" w:date="2021-12-10T13:32:00Z">
              <w:rPr>
                <w:color w:val="000000"/>
              </w:rPr>
            </w:rPrChange>
          </w:rPr>
          <w:delText xml:space="preserve">were more variable </w:delText>
        </w:r>
      </w:del>
      <w:del w:id="3592" w:author="Natasha Hardy" w:date="2021-11-11T15:45:00Z">
        <w:r w:rsidRPr="008E1A76" w:rsidDel="00966061">
          <w:rPr>
            <w:color w:val="000000" w:themeColor="text1"/>
            <w:rPrChange w:id="3593" w:author="Natasha Hardy" w:date="2021-12-10T13:32:00Z">
              <w:rPr>
                <w:color w:val="000000"/>
              </w:rPr>
            </w:rPrChange>
          </w:rPr>
          <w:delText>using hard-parts</w:delText>
        </w:r>
      </w:del>
      <w:del w:id="3594" w:author="Natasha Hardy" w:date="2021-11-11T15:12:00Z">
        <w:r w:rsidRPr="008E1A76" w:rsidDel="001B5384">
          <w:rPr>
            <w:color w:val="000000" w:themeColor="text1"/>
            <w:rPrChange w:id="3595" w:author="Natasha Hardy" w:date="2021-12-10T13:32:00Z">
              <w:rPr>
                <w:color w:val="000000"/>
              </w:rPr>
            </w:rPrChange>
          </w:rPr>
          <w:delText>,</w:delText>
        </w:r>
      </w:del>
      <w:del w:id="3596" w:author="Natasha Hardy" w:date="2021-11-11T15:45:00Z">
        <w:r w:rsidRPr="008E1A76" w:rsidDel="00966061">
          <w:rPr>
            <w:color w:val="000000" w:themeColor="text1"/>
            <w:rPrChange w:id="3597" w:author="Natasha Hardy" w:date="2021-12-10T13:32:00Z">
              <w:rPr>
                <w:color w:val="000000"/>
              </w:rPr>
            </w:rPrChange>
          </w:rPr>
          <w:delText xml:space="preserve"> </w:delText>
        </w:r>
      </w:del>
      <w:del w:id="3598" w:author="Natasha Hardy" w:date="2021-11-11T15:12:00Z">
        <w:r w:rsidRPr="008E1A76" w:rsidDel="001B5384">
          <w:rPr>
            <w:color w:val="000000" w:themeColor="text1"/>
            <w:rPrChange w:id="3599" w:author="Natasha Hardy" w:date="2021-12-10T13:32:00Z">
              <w:rPr>
                <w:color w:val="000000"/>
              </w:rPr>
            </w:rPrChange>
          </w:rPr>
          <w:delText xml:space="preserve">with a greater range in proportion of samples with seabird or penguin detection, </w:delText>
        </w:r>
      </w:del>
      <w:del w:id="3600" w:author="Natasha Hardy" w:date="2021-11-11T15:45:00Z">
        <w:r w:rsidRPr="008E1A76" w:rsidDel="00966061">
          <w:rPr>
            <w:color w:val="000000" w:themeColor="text1"/>
            <w:rPrChange w:id="3601" w:author="Natasha Hardy" w:date="2021-12-10T13:32:00Z">
              <w:rPr/>
            </w:rPrChange>
          </w:rPr>
          <w:delText xml:space="preserve">compared to DNA (Fig. </w:delText>
        </w:r>
        <w:r w:rsidR="00E478AB" w:rsidRPr="008E1A76" w:rsidDel="00966061">
          <w:rPr>
            <w:color w:val="000000" w:themeColor="text1"/>
            <w:rPrChange w:id="3602" w:author="Natasha Hardy" w:date="2021-12-10T13:32:00Z">
              <w:rPr/>
            </w:rPrChange>
          </w:rPr>
          <w:delText>S4</w:delText>
        </w:r>
        <w:r w:rsidRPr="008E1A76" w:rsidDel="00966061">
          <w:rPr>
            <w:color w:val="000000" w:themeColor="text1"/>
            <w:rPrChange w:id="3603" w:author="Natasha Hardy" w:date="2021-12-10T13:32:00Z">
              <w:rPr/>
            </w:rPrChange>
          </w:rPr>
          <w:delText>)</w:delText>
        </w:r>
        <w:r w:rsidRPr="008E1A76" w:rsidDel="00966061">
          <w:rPr>
            <w:color w:val="000000" w:themeColor="text1"/>
            <w:rPrChange w:id="3604" w:author="Natasha Hardy" w:date="2021-12-10T13:32:00Z">
              <w:rPr>
                <w:color w:val="000000"/>
              </w:rPr>
            </w:rPrChange>
          </w:rPr>
          <w:delText>.</w:delText>
        </w:r>
      </w:del>
    </w:p>
    <w:p w14:paraId="0CC7FA74" w14:textId="15212417" w:rsidR="00C65F08" w:rsidRPr="008E1A76" w:rsidDel="00AA6F46" w:rsidRDefault="008445EE" w:rsidP="001553A7">
      <w:pPr>
        <w:pBdr>
          <w:top w:val="nil"/>
          <w:left w:val="nil"/>
          <w:bottom w:val="nil"/>
          <w:right w:val="nil"/>
          <w:between w:val="nil"/>
        </w:pBdr>
        <w:ind w:firstLine="720"/>
        <w:rPr>
          <w:del w:id="3605" w:author="Natasha Hardy" w:date="2021-11-11T15:35:00Z"/>
          <w:color w:val="000000" w:themeColor="text1"/>
          <w:rPrChange w:id="3606" w:author="Natasha Hardy" w:date="2021-12-10T13:32:00Z">
            <w:rPr>
              <w:del w:id="3607" w:author="Natasha Hardy" w:date="2021-11-11T15:35:00Z"/>
              <w:color w:val="000000"/>
            </w:rPr>
          </w:rPrChange>
        </w:rPr>
        <w:pPrChange w:id="3608" w:author="Natasha Hardy" w:date="2021-12-10T11:33:00Z">
          <w:pPr>
            <w:pBdr>
              <w:top w:val="nil"/>
              <w:left w:val="nil"/>
              <w:bottom w:val="nil"/>
              <w:right w:val="nil"/>
              <w:between w:val="nil"/>
            </w:pBdr>
          </w:pPr>
        </w:pPrChange>
      </w:pPr>
      <w:del w:id="3609" w:author="Natasha Hardy" w:date="2021-11-11T15:12:00Z">
        <w:r w:rsidRPr="008E1A76" w:rsidDel="001B5384">
          <w:rPr>
            <w:color w:val="000000" w:themeColor="text1"/>
            <w:rPrChange w:id="3610" w:author="Natasha Hardy" w:date="2021-12-10T13:32:00Z">
              <w:rPr>
                <w:color w:val="000000"/>
              </w:rPr>
            </w:rPrChange>
          </w:rPr>
          <w:delText>There was a m</w:delText>
        </w:r>
      </w:del>
      <w:del w:id="3611" w:author="Natasha Hardy" w:date="2021-11-11T15:45:00Z">
        <w:r w:rsidRPr="008E1A76" w:rsidDel="00966061">
          <w:rPr>
            <w:color w:val="000000" w:themeColor="text1"/>
            <w:rPrChange w:id="3612" w:author="Natasha Hardy" w:date="2021-12-10T13:32:00Z">
              <w:rPr>
                <w:color w:val="000000"/>
              </w:rPr>
            </w:rPrChange>
          </w:rPr>
          <w:delText xml:space="preserve">inor, albeit statistically significant, difference across sampling groups </w:delText>
        </w:r>
      </w:del>
      <w:del w:id="3613" w:author="Natasha Hardy" w:date="2021-11-11T15:13:00Z">
        <w:r w:rsidRPr="008E1A76" w:rsidDel="001B5384">
          <w:rPr>
            <w:color w:val="000000" w:themeColor="text1"/>
            <w:rPrChange w:id="3614" w:author="Natasha Hardy" w:date="2021-12-10T13:32:00Z">
              <w:rPr>
                <w:color w:val="000000"/>
              </w:rPr>
            </w:rPrChange>
          </w:rPr>
          <w:delText>in the</w:delText>
        </w:r>
      </w:del>
      <w:del w:id="3615" w:author="Natasha Hardy" w:date="2021-11-11T15:45:00Z">
        <w:r w:rsidRPr="008E1A76" w:rsidDel="00966061">
          <w:rPr>
            <w:color w:val="000000" w:themeColor="text1"/>
            <w:rPrChange w:id="3616" w:author="Natasha Hardy" w:date="2021-12-10T13:32:00Z">
              <w:rPr>
                <w:color w:val="000000"/>
              </w:rPr>
            </w:rPrChange>
          </w:rPr>
          <w:delText xml:space="preserve"> detection rates </w:delText>
        </w:r>
      </w:del>
      <w:del w:id="3617" w:author="Natasha Hardy" w:date="2021-11-11T15:13:00Z">
        <w:r w:rsidRPr="008E1A76" w:rsidDel="001B5384">
          <w:rPr>
            <w:color w:val="000000" w:themeColor="text1"/>
            <w:rPrChange w:id="3618" w:author="Natasha Hardy" w:date="2021-12-10T13:32:00Z">
              <w:rPr>
                <w:color w:val="000000"/>
              </w:rPr>
            </w:rPrChange>
          </w:rPr>
          <w:delText xml:space="preserve">of seabirds </w:delText>
        </w:r>
      </w:del>
      <w:del w:id="3619" w:author="Natasha Hardy" w:date="2021-11-11T15:45:00Z">
        <w:r w:rsidRPr="008E1A76" w:rsidDel="00966061">
          <w:rPr>
            <w:color w:val="000000" w:themeColor="text1"/>
            <w:rPrChange w:id="3620" w:author="Natasha Hardy" w:date="2021-12-10T13:32:00Z">
              <w:rPr>
                <w:color w:val="000000"/>
              </w:rPr>
            </w:rPrChange>
          </w:rPr>
          <w:delText xml:space="preserve">(Fig. </w:delText>
        </w:r>
        <w:r w:rsidR="00E478AB" w:rsidRPr="008E1A76" w:rsidDel="00966061">
          <w:rPr>
            <w:color w:val="000000" w:themeColor="text1"/>
            <w:rPrChange w:id="3621" w:author="Natasha Hardy" w:date="2021-12-10T13:32:00Z">
              <w:rPr>
                <w:color w:val="000000"/>
              </w:rPr>
            </w:rPrChange>
          </w:rPr>
          <w:delText>S4a, Table S3</w:delText>
        </w:r>
        <w:r w:rsidRPr="008E1A76" w:rsidDel="00966061">
          <w:rPr>
            <w:color w:val="000000" w:themeColor="text1"/>
            <w:rPrChange w:id="3622" w:author="Natasha Hardy" w:date="2021-12-10T13:32:00Z">
              <w:rPr>
                <w:color w:val="000000"/>
              </w:rPr>
            </w:rPrChange>
          </w:rPr>
          <w:delText>), but not for penguins (</w:delText>
        </w:r>
        <w:r w:rsidR="00E478AB" w:rsidRPr="008E1A76" w:rsidDel="00966061">
          <w:rPr>
            <w:color w:val="000000" w:themeColor="text1"/>
            <w:rPrChange w:id="3623" w:author="Natasha Hardy" w:date="2021-12-10T13:32:00Z">
              <w:rPr>
                <w:color w:val="000000"/>
              </w:rPr>
            </w:rPrChange>
          </w:rPr>
          <w:delText>Fig. S4b</w:delText>
        </w:r>
        <w:r w:rsidRPr="008E1A76" w:rsidDel="00966061">
          <w:rPr>
            <w:color w:val="000000" w:themeColor="text1"/>
            <w:rPrChange w:id="3624" w:author="Natasha Hardy" w:date="2021-12-10T13:32:00Z">
              <w:rPr>
                <w:color w:val="000000"/>
              </w:rPr>
            </w:rPrChange>
          </w:rPr>
          <w:delText xml:space="preserve">) (GLM binomial seabird detection ~ location: p-value = 0.017; Table </w:delText>
        </w:r>
        <w:r w:rsidR="00E478AB" w:rsidRPr="008E1A76" w:rsidDel="00966061">
          <w:rPr>
            <w:color w:val="000000" w:themeColor="text1"/>
            <w:rPrChange w:id="3625" w:author="Natasha Hardy" w:date="2021-12-10T13:32:00Z">
              <w:rPr>
                <w:color w:val="000000"/>
              </w:rPr>
            </w:rPrChange>
          </w:rPr>
          <w:delText>S3</w:delText>
        </w:r>
      </w:del>
      <w:del w:id="3626" w:author="Natasha Hardy" w:date="2021-11-11T15:33:00Z">
        <w:r w:rsidRPr="008E1A76" w:rsidDel="00AA6F46">
          <w:rPr>
            <w:color w:val="000000" w:themeColor="text1"/>
            <w:rPrChange w:id="3627" w:author="Natasha Hardy" w:date="2021-12-10T13:32:00Z">
              <w:rPr>
                <w:color w:val="000000"/>
              </w:rPr>
            </w:rPrChange>
          </w:rPr>
          <w:delText xml:space="preserve">). This </w:delText>
        </w:r>
      </w:del>
      <w:del w:id="3628" w:author="Natasha Hardy" w:date="2021-11-11T15:14:00Z">
        <w:r w:rsidRPr="008E1A76" w:rsidDel="001B5384">
          <w:rPr>
            <w:color w:val="000000" w:themeColor="text1"/>
            <w:rPrChange w:id="3629" w:author="Natasha Hardy" w:date="2021-12-10T13:32:00Z">
              <w:rPr>
                <w:color w:val="000000"/>
              </w:rPr>
            </w:rPrChange>
          </w:rPr>
          <w:delText xml:space="preserve">result </w:delText>
        </w:r>
      </w:del>
      <w:del w:id="3630" w:author="Natasha Hardy" w:date="2021-11-11T15:33:00Z">
        <w:r w:rsidRPr="008E1A76" w:rsidDel="00AA6F46">
          <w:rPr>
            <w:color w:val="000000" w:themeColor="text1"/>
            <w:rPrChange w:id="3631" w:author="Natasha Hardy" w:date="2021-12-10T13:32:00Z">
              <w:rPr>
                <w:color w:val="000000"/>
              </w:rPr>
            </w:rPrChange>
          </w:rPr>
          <w:delText>was</w:delText>
        </w:r>
      </w:del>
      <w:del w:id="3632" w:author="Natasha Hardy" w:date="2021-11-11T15:45:00Z">
        <w:r w:rsidRPr="008E1A76" w:rsidDel="00966061">
          <w:rPr>
            <w:color w:val="000000" w:themeColor="text1"/>
            <w:rPrChange w:id="3633" w:author="Natasha Hardy" w:date="2021-12-10T13:32:00Z">
              <w:rPr>
                <w:color w:val="000000"/>
              </w:rPr>
            </w:rPrChange>
          </w:rPr>
          <w:delText xml:space="preserve"> </w:delText>
        </w:r>
      </w:del>
      <w:del w:id="3634" w:author="Natasha Hardy" w:date="2021-11-11T15:14:00Z">
        <w:r w:rsidRPr="008E1A76" w:rsidDel="001B5384">
          <w:rPr>
            <w:color w:val="000000" w:themeColor="text1"/>
            <w:rPrChange w:id="3635" w:author="Natasha Hardy" w:date="2021-12-10T13:32:00Z">
              <w:rPr>
                <w:color w:val="000000"/>
              </w:rPr>
            </w:rPrChange>
          </w:rPr>
          <w:delText xml:space="preserve">largely </w:delText>
        </w:r>
      </w:del>
      <w:del w:id="3636" w:author="Natasha Hardy" w:date="2021-11-11T15:45:00Z">
        <w:r w:rsidRPr="008E1A76" w:rsidDel="00966061">
          <w:rPr>
            <w:color w:val="000000" w:themeColor="text1"/>
            <w:rPrChange w:id="3637" w:author="Natasha Hardy" w:date="2021-12-10T13:32:00Z">
              <w:rPr>
                <w:color w:val="000000"/>
              </w:rPr>
            </w:rPrChange>
          </w:rPr>
          <w:delText xml:space="preserve">driven by </w:delText>
        </w:r>
      </w:del>
      <w:del w:id="3638" w:author="Natasha Hardy" w:date="2021-11-11T15:34:00Z">
        <w:r w:rsidRPr="008E1A76" w:rsidDel="00AA6F46">
          <w:rPr>
            <w:color w:val="000000" w:themeColor="text1"/>
            <w:rPrChange w:id="3639" w:author="Natasha Hardy" w:date="2021-12-10T13:32:00Z">
              <w:rPr>
                <w:color w:val="000000"/>
              </w:rPr>
            </w:rPrChange>
          </w:rPr>
          <w:delText xml:space="preserve">higher seabird detection rates at Cape Bridgewater </w:delText>
        </w:r>
      </w:del>
      <w:del w:id="3640" w:author="Natasha Hardy" w:date="2021-11-11T15:16:00Z">
        <w:r w:rsidRPr="008E1A76" w:rsidDel="001B5384">
          <w:rPr>
            <w:color w:val="000000" w:themeColor="text1"/>
            <w:rPrChange w:id="3641" w:author="Natasha Hardy" w:date="2021-12-10T13:32:00Z">
              <w:rPr>
                <w:color w:val="000000"/>
              </w:rPr>
            </w:rPrChange>
          </w:rPr>
          <w:delText>for most sampling groups and</w:delText>
        </w:r>
      </w:del>
      <w:del w:id="3642" w:author="Natasha Hardy" w:date="2021-11-11T15:31:00Z">
        <w:r w:rsidRPr="008E1A76" w:rsidDel="00DE669B">
          <w:rPr>
            <w:color w:val="000000" w:themeColor="text1"/>
            <w:rPrChange w:id="3643" w:author="Natasha Hardy" w:date="2021-12-10T13:32:00Z">
              <w:rPr>
                <w:color w:val="000000"/>
              </w:rPr>
            </w:rPrChange>
          </w:rPr>
          <w:delText xml:space="preserve"> </w:delText>
        </w:r>
      </w:del>
      <w:del w:id="3644" w:author="Natasha Hardy" w:date="2021-11-11T15:34:00Z">
        <w:r w:rsidRPr="008E1A76" w:rsidDel="00AA6F46">
          <w:rPr>
            <w:color w:val="000000" w:themeColor="text1"/>
            <w:rPrChange w:id="3645" w:author="Natasha Hardy" w:date="2021-12-10T13:32:00Z">
              <w:rPr>
                <w:color w:val="000000"/>
              </w:rPr>
            </w:rPrChange>
          </w:rPr>
          <w:delText>methods used</w:delText>
        </w:r>
      </w:del>
      <w:del w:id="3646" w:author="Natasha Hardy" w:date="2021-11-11T15:16:00Z">
        <w:r w:rsidRPr="008E1A76" w:rsidDel="001B5384">
          <w:rPr>
            <w:color w:val="000000" w:themeColor="text1"/>
            <w:rPrChange w:id="3647" w:author="Natasha Hardy" w:date="2021-12-10T13:32:00Z">
              <w:rPr>
                <w:color w:val="000000"/>
              </w:rPr>
            </w:rPrChange>
          </w:rPr>
          <w:delText xml:space="preserve">, as well as for Barunguba </w:delText>
        </w:r>
      </w:del>
      <w:del w:id="3648" w:author="Natasha Hardy" w:date="2021-11-11T15:14:00Z">
        <w:r w:rsidRPr="008E1A76" w:rsidDel="001B5384">
          <w:rPr>
            <w:color w:val="000000" w:themeColor="text1"/>
            <w:rPrChange w:id="3649" w:author="Natasha Hardy" w:date="2021-12-10T13:32:00Z">
              <w:rPr>
                <w:color w:val="000000"/>
              </w:rPr>
            </w:rPrChange>
          </w:rPr>
          <w:delText xml:space="preserve">for the </w:delText>
        </w:r>
      </w:del>
      <w:del w:id="3650" w:author="Natasha Hardy" w:date="2021-11-11T15:16:00Z">
        <w:r w:rsidRPr="008E1A76" w:rsidDel="001B5384">
          <w:rPr>
            <w:color w:val="000000" w:themeColor="text1"/>
            <w:rPrChange w:id="3651" w:author="Natasha Hardy" w:date="2021-12-10T13:32:00Z">
              <w:rPr>
                <w:color w:val="000000"/>
              </w:rPr>
            </w:rPrChange>
          </w:rPr>
          <w:delText xml:space="preserve">summer </w:delText>
        </w:r>
      </w:del>
      <w:del w:id="3652" w:author="Natasha Hardy" w:date="2021-11-11T15:14:00Z">
        <w:r w:rsidRPr="008E1A76" w:rsidDel="001B5384">
          <w:rPr>
            <w:color w:val="000000" w:themeColor="text1"/>
            <w:rPrChange w:id="3653" w:author="Natasha Hardy" w:date="2021-12-10T13:32:00Z">
              <w:rPr>
                <w:color w:val="000000"/>
              </w:rPr>
            </w:rPrChange>
          </w:rPr>
          <w:delText xml:space="preserve">of January </w:delText>
        </w:r>
      </w:del>
      <w:del w:id="3654" w:author="Natasha Hardy" w:date="2021-11-11T15:16:00Z">
        <w:r w:rsidRPr="008E1A76" w:rsidDel="001B5384">
          <w:rPr>
            <w:color w:val="000000" w:themeColor="text1"/>
            <w:rPrChange w:id="3655" w:author="Natasha Hardy" w:date="2021-12-10T13:32:00Z">
              <w:rPr>
                <w:color w:val="000000"/>
              </w:rPr>
            </w:rPrChange>
          </w:rPr>
          <w:delText>2017</w:delText>
        </w:r>
      </w:del>
      <w:del w:id="3656" w:author="Natasha Hardy" w:date="2021-11-11T15:34:00Z">
        <w:r w:rsidRPr="008E1A76" w:rsidDel="00AA6F46">
          <w:rPr>
            <w:color w:val="000000" w:themeColor="text1"/>
            <w:rPrChange w:id="3657" w:author="Natasha Hardy" w:date="2021-12-10T13:32:00Z">
              <w:rPr>
                <w:color w:val="000000"/>
              </w:rPr>
            </w:rPrChange>
          </w:rPr>
          <w:delText xml:space="preserve">, compared to lower seabird detection rates for Barunguba </w:delText>
        </w:r>
      </w:del>
      <w:del w:id="3658" w:author="Natasha Hardy" w:date="2021-11-11T15:16:00Z">
        <w:r w:rsidRPr="008E1A76" w:rsidDel="001B5384">
          <w:rPr>
            <w:color w:val="000000" w:themeColor="text1"/>
            <w:rPrChange w:id="3659" w:author="Natasha Hardy" w:date="2021-12-10T13:32:00Z">
              <w:rPr>
                <w:color w:val="000000"/>
              </w:rPr>
            </w:rPrChange>
          </w:rPr>
          <w:delText>in the spring of September</w:delText>
        </w:r>
      </w:del>
      <w:del w:id="3660" w:author="Natasha Hardy" w:date="2021-11-11T15:34:00Z">
        <w:r w:rsidRPr="008E1A76" w:rsidDel="00AA6F46">
          <w:rPr>
            <w:color w:val="000000" w:themeColor="text1"/>
            <w:rPrChange w:id="3661" w:author="Natasha Hardy" w:date="2021-12-10T13:32:00Z">
              <w:rPr>
                <w:color w:val="000000"/>
              </w:rPr>
            </w:rPrChange>
          </w:rPr>
          <w:delText xml:space="preserve"> 2016</w:delText>
        </w:r>
      </w:del>
      <w:del w:id="3662" w:author="Natasha Hardy" w:date="2021-11-11T15:17:00Z">
        <w:r w:rsidRPr="008E1A76" w:rsidDel="00DE669B">
          <w:rPr>
            <w:color w:val="000000" w:themeColor="text1"/>
            <w:rPrChange w:id="3663" w:author="Natasha Hardy" w:date="2021-12-10T13:32:00Z">
              <w:rPr>
                <w:color w:val="000000"/>
              </w:rPr>
            </w:rPrChange>
          </w:rPr>
          <w:delText>,</w:delText>
        </w:r>
      </w:del>
      <w:del w:id="3664" w:author="Natasha Hardy" w:date="2021-11-11T15:34:00Z">
        <w:r w:rsidRPr="008E1A76" w:rsidDel="00AA6F46">
          <w:rPr>
            <w:color w:val="000000" w:themeColor="text1"/>
            <w:rPrChange w:id="3665" w:author="Natasha Hardy" w:date="2021-12-10T13:32:00Z">
              <w:rPr>
                <w:color w:val="000000"/>
              </w:rPr>
            </w:rPrChange>
          </w:rPr>
          <w:delText xml:space="preserve"> and</w:delText>
        </w:r>
      </w:del>
      <w:del w:id="3666" w:author="Natasha Hardy" w:date="2021-11-11T15:17:00Z">
        <w:r w:rsidRPr="008E1A76" w:rsidDel="00DE669B">
          <w:rPr>
            <w:color w:val="000000" w:themeColor="text1"/>
            <w:rPrChange w:id="3667" w:author="Natasha Hardy" w:date="2021-12-10T13:32:00Z">
              <w:rPr>
                <w:color w:val="000000"/>
              </w:rPr>
            </w:rPrChange>
          </w:rPr>
          <w:delText xml:space="preserve"> for</w:delText>
        </w:r>
      </w:del>
      <w:del w:id="3668" w:author="Natasha Hardy" w:date="2021-11-11T15:34:00Z">
        <w:r w:rsidRPr="008E1A76" w:rsidDel="00AA6F46">
          <w:rPr>
            <w:color w:val="000000" w:themeColor="text1"/>
            <w:rPrChange w:id="3669" w:author="Natasha Hardy" w:date="2021-12-10T13:32:00Z">
              <w:rPr>
                <w:color w:val="000000"/>
              </w:rPr>
            </w:rPrChange>
          </w:rPr>
          <w:delText xml:space="preserve"> Gabo Island </w:delText>
        </w:r>
      </w:del>
      <w:del w:id="3670" w:author="Natasha Hardy" w:date="2021-11-11T15:17:00Z">
        <w:r w:rsidRPr="008E1A76" w:rsidDel="00DE669B">
          <w:rPr>
            <w:color w:val="000000" w:themeColor="text1"/>
            <w:rPrChange w:id="3671" w:author="Natasha Hardy" w:date="2021-12-10T13:32:00Z">
              <w:rPr>
                <w:color w:val="000000"/>
              </w:rPr>
            </w:rPrChange>
          </w:rPr>
          <w:delText xml:space="preserve">in </w:delText>
        </w:r>
      </w:del>
      <w:del w:id="3672" w:author="Natasha Hardy" w:date="2021-11-11T15:15:00Z">
        <w:r w:rsidRPr="008E1A76" w:rsidDel="001B5384">
          <w:rPr>
            <w:color w:val="000000" w:themeColor="text1"/>
            <w:rPrChange w:id="3673" w:author="Natasha Hardy" w:date="2021-12-10T13:32:00Z">
              <w:rPr>
                <w:color w:val="000000"/>
              </w:rPr>
            </w:rPrChange>
          </w:rPr>
          <w:delText xml:space="preserve">the </w:delText>
        </w:r>
      </w:del>
      <w:del w:id="3674" w:author="Natasha Hardy" w:date="2021-11-11T15:34:00Z">
        <w:r w:rsidRPr="008E1A76" w:rsidDel="00AA6F46">
          <w:rPr>
            <w:color w:val="000000" w:themeColor="text1"/>
            <w:rPrChange w:id="3675" w:author="Natasha Hardy" w:date="2021-12-10T13:32:00Z">
              <w:rPr>
                <w:color w:val="000000"/>
              </w:rPr>
            </w:rPrChange>
          </w:rPr>
          <w:delText xml:space="preserve">summer </w:delText>
        </w:r>
      </w:del>
      <w:del w:id="3676" w:author="Natasha Hardy" w:date="2021-11-11T15:15:00Z">
        <w:r w:rsidRPr="008E1A76" w:rsidDel="001B5384">
          <w:rPr>
            <w:color w:val="000000" w:themeColor="text1"/>
            <w:rPrChange w:id="3677" w:author="Natasha Hardy" w:date="2021-12-10T13:32:00Z">
              <w:rPr>
                <w:color w:val="000000"/>
              </w:rPr>
            </w:rPrChange>
          </w:rPr>
          <w:delText xml:space="preserve">of January </w:delText>
        </w:r>
      </w:del>
      <w:del w:id="3678" w:author="Natasha Hardy" w:date="2021-11-11T15:34:00Z">
        <w:r w:rsidRPr="008E1A76" w:rsidDel="00AA6F46">
          <w:rPr>
            <w:color w:val="000000" w:themeColor="text1"/>
            <w:rPrChange w:id="3679" w:author="Natasha Hardy" w:date="2021-12-10T13:32:00Z">
              <w:rPr>
                <w:color w:val="000000"/>
              </w:rPr>
            </w:rPrChange>
          </w:rPr>
          <w:delText xml:space="preserve">2017 </w:delText>
        </w:r>
      </w:del>
      <w:del w:id="3680" w:author="Natasha Hardy" w:date="2021-11-11T15:45:00Z">
        <w:r w:rsidRPr="008E1A76" w:rsidDel="00966061">
          <w:rPr>
            <w:color w:val="000000" w:themeColor="text1"/>
            <w:rPrChange w:id="3681" w:author="Natasha Hardy" w:date="2021-12-10T13:32:00Z">
              <w:rPr>
                <w:color w:val="000000"/>
              </w:rPr>
            </w:rPrChange>
          </w:rPr>
          <w:delText xml:space="preserve">(Fig. </w:delText>
        </w:r>
        <w:r w:rsidR="00E478AB" w:rsidRPr="008E1A76" w:rsidDel="00966061">
          <w:rPr>
            <w:color w:val="000000" w:themeColor="text1"/>
            <w:rPrChange w:id="3682" w:author="Natasha Hardy" w:date="2021-12-10T13:32:00Z">
              <w:rPr>
                <w:color w:val="000000"/>
              </w:rPr>
            </w:rPrChange>
          </w:rPr>
          <w:delText>S4a</w:delText>
        </w:r>
        <w:r w:rsidRPr="008E1A76" w:rsidDel="00966061">
          <w:rPr>
            <w:color w:val="000000" w:themeColor="text1"/>
            <w:rPrChange w:id="3683" w:author="Natasha Hardy" w:date="2021-12-10T13:32:00Z">
              <w:rPr>
                <w:color w:val="000000"/>
              </w:rPr>
            </w:rPrChange>
          </w:rPr>
          <w:delText xml:space="preserve">). </w:delText>
        </w:r>
      </w:del>
    </w:p>
    <w:p w14:paraId="6EDFF83F" w14:textId="59533BB7" w:rsidR="00C65F08" w:rsidRPr="008E1A76" w:rsidRDefault="008445EE" w:rsidP="001553A7">
      <w:pPr>
        <w:pBdr>
          <w:top w:val="nil"/>
          <w:left w:val="nil"/>
          <w:bottom w:val="nil"/>
          <w:right w:val="nil"/>
          <w:between w:val="nil"/>
        </w:pBdr>
        <w:ind w:firstLine="720"/>
        <w:rPr>
          <w:color w:val="000000" w:themeColor="text1"/>
          <w:rPrChange w:id="3684" w:author="Natasha Hardy" w:date="2021-12-10T13:32:00Z">
            <w:rPr>
              <w:color w:val="000000"/>
            </w:rPr>
          </w:rPrChange>
        </w:rPr>
        <w:pPrChange w:id="3685" w:author="Natasha Hardy" w:date="2021-12-10T11:33:00Z">
          <w:pPr>
            <w:pBdr>
              <w:top w:val="nil"/>
              <w:left w:val="nil"/>
              <w:bottom w:val="nil"/>
              <w:right w:val="nil"/>
              <w:between w:val="nil"/>
            </w:pBdr>
          </w:pPr>
        </w:pPrChange>
      </w:pPr>
      <w:del w:id="3686" w:author="Natasha Hardy" w:date="2021-11-11T15:35:00Z">
        <w:r w:rsidRPr="008E1A76" w:rsidDel="00AA6F46">
          <w:rPr>
            <w:color w:val="000000" w:themeColor="text1"/>
            <w:rPrChange w:id="3687" w:author="Natasha Hardy" w:date="2021-12-10T13:32:00Z">
              <w:rPr>
                <w:color w:val="000000"/>
              </w:rPr>
            </w:rPrChange>
          </w:rPr>
          <w:delText xml:space="preserve">Whilst little penguins account for most of the seabird detections across time and </w:delText>
        </w:r>
        <w:r w:rsidRPr="008E1A76" w:rsidDel="00AA6F46">
          <w:rPr>
            <w:color w:val="000000" w:themeColor="text1"/>
            <w:rPrChange w:id="3688" w:author="Natasha Hardy" w:date="2021-12-10T13:32:00Z">
              <w:rPr/>
            </w:rPrChange>
          </w:rPr>
          <w:delText>location</w:delText>
        </w:r>
        <w:r w:rsidRPr="008E1A76" w:rsidDel="00AA6F46">
          <w:rPr>
            <w:color w:val="000000" w:themeColor="text1"/>
            <w:rPrChange w:id="3689" w:author="Natasha Hardy" w:date="2021-12-10T13:32:00Z">
              <w:rPr>
                <w:color w:val="000000"/>
              </w:rPr>
            </w:rPrChange>
          </w:rPr>
          <w:delText xml:space="preserve"> sampled</w:delText>
        </w:r>
      </w:del>
      <w:del w:id="3690" w:author="Natasha Hardy" w:date="2021-11-11T15:49:00Z">
        <w:r w:rsidRPr="008E1A76" w:rsidDel="00966061">
          <w:rPr>
            <w:color w:val="000000" w:themeColor="text1"/>
            <w:rPrChange w:id="3691" w:author="Natasha Hardy" w:date="2021-12-10T13:32:00Z">
              <w:rPr>
                <w:color w:val="000000"/>
              </w:rPr>
            </w:rPrChange>
          </w:rPr>
          <w:delText xml:space="preserve">, </w:delText>
        </w:r>
      </w:del>
      <w:del w:id="3692" w:author="Natasha Hardy" w:date="2021-11-11T15:35:00Z">
        <w:r w:rsidRPr="008E1A76" w:rsidDel="00AA6F46">
          <w:rPr>
            <w:color w:val="000000" w:themeColor="text1"/>
            <w:rPrChange w:id="3693" w:author="Natasha Hardy" w:date="2021-12-10T13:32:00Z">
              <w:rPr>
                <w:color w:val="000000"/>
              </w:rPr>
            </w:rPrChange>
          </w:rPr>
          <w:delText>large amounts of</w:delText>
        </w:r>
      </w:del>
      <w:del w:id="3694" w:author="Natasha Hardy" w:date="2021-11-11T15:49:00Z">
        <w:r w:rsidRPr="008E1A76" w:rsidDel="00966061">
          <w:rPr>
            <w:color w:val="000000" w:themeColor="text1"/>
            <w:rPrChange w:id="3695" w:author="Natasha Hardy" w:date="2021-12-10T13:32:00Z">
              <w:rPr>
                <w:color w:val="000000"/>
              </w:rPr>
            </w:rPrChange>
          </w:rPr>
          <w:delText xml:space="preserve"> DNA from both Procellarid </w:delText>
        </w:r>
      </w:del>
      <w:del w:id="3696" w:author="Natasha Hardy" w:date="2021-11-11T15:35:00Z">
        <w:r w:rsidRPr="008E1A76" w:rsidDel="00AA6F46">
          <w:rPr>
            <w:color w:val="000000" w:themeColor="text1"/>
            <w:rPrChange w:id="3697" w:author="Natasha Hardy" w:date="2021-12-10T13:32:00Z">
              <w:rPr>
                <w:color w:val="000000"/>
              </w:rPr>
            </w:rPrChange>
          </w:rPr>
          <w:delText>spp.</w:delText>
        </w:r>
      </w:del>
      <w:del w:id="3698" w:author="Natasha Hardy" w:date="2021-11-11T15:49:00Z">
        <w:r w:rsidRPr="008E1A76" w:rsidDel="00966061">
          <w:rPr>
            <w:color w:val="000000" w:themeColor="text1"/>
            <w:rPrChange w:id="3699" w:author="Natasha Hardy" w:date="2021-12-10T13:32:00Z">
              <w:rPr>
                <w:color w:val="000000"/>
              </w:rPr>
            </w:rPrChange>
          </w:rPr>
          <w:delText xml:space="preserve"> (sp1 </w:delText>
        </w:r>
        <w:r w:rsidR="0086178D" w:rsidRPr="008E1A76" w:rsidDel="00966061">
          <w:rPr>
            <w:color w:val="000000" w:themeColor="text1"/>
            <w:rPrChange w:id="3700" w:author="Natasha Hardy" w:date="2021-12-10T13:32:00Z">
              <w:rPr>
                <w:color w:val="000000"/>
              </w:rPr>
            </w:rPrChange>
          </w:rPr>
          <w:delText>&amp;</w:delText>
        </w:r>
        <w:r w:rsidRPr="008E1A76" w:rsidDel="00966061">
          <w:rPr>
            <w:color w:val="000000" w:themeColor="text1"/>
            <w:rPrChange w:id="3701" w:author="Natasha Hardy" w:date="2021-12-10T13:32:00Z">
              <w:rPr>
                <w:color w:val="000000"/>
              </w:rPr>
            </w:rPrChange>
          </w:rPr>
          <w:delText xml:space="preserve"> sp2) and the black-browed albatross were detected alongside abundant little penguin DNA at Cape Bridgewater and Barunguba (Fig. S2). </w:delText>
        </w:r>
      </w:del>
      <w:del w:id="3702" w:author="Natasha Hardy" w:date="2021-12-10T09:58:00Z">
        <w:r w:rsidRPr="008E1A76" w:rsidDel="00E27D0D">
          <w:rPr>
            <w:color w:val="000000" w:themeColor="text1"/>
            <w:rPrChange w:id="3703" w:author="Natasha Hardy" w:date="2021-12-10T13:32:00Z">
              <w:rPr>
                <w:color w:val="000000"/>
              </w:rPr>
            </w:rPrChange>
          </w:rPr>
          <w:delText>Trace amounts of little penguin DNA were detected at Gabo Island and Deen Maar Island,</w:delText>
        </w:r>
      </w:del>
      <w:ins w:id="3704" w:author="Microsoft Office User" w:date="2021-11-30T14:28:00Z">
        <w:del w:id="3705" w:author="Natasha Hardy" w:date="2021-12-10T09:58:00Z">
          <w:r w:rsidR="00D269B9" w:rsidRPr="008E1A76" w:rsidDel="00E27D0D">
            <w:rPr>
              <w:color w:val="000000" w:themeColor="text1"/>
              <w:rPrChange w:id="3706" w:author="Natasha Hardy" w:date="2021-12-10T13:32:00Z">
                <w:rPr>
                  <w:color w:val="000000"/>
                </w:rPr>
              </w:rPrChange>
            </w:rPr>
            <w:delText>Island;</w:delText>
          </w:r>
        </w:del>
      </w:ins>
      <w:del w:id="3707" w:author="Natasha Hardy" w:date="2021-12-10T09:58:00Z">
        <w:r w:rsidRPr="008E1A76" w:rsidDel="00E27D0D">
          <w:rPr>
            <w:color w:val="000000" w:themeColor="text1"/>
            <w:rPrChange w:id="3708" w:author="Natasha Hardy" w:date="2021-12-10T13:32:00Z">
              <w:rPr>
                <w:color w:val="000000"/>
              </w:rPr>
            </w:rPrChange>
          </w:rPr>
          <w:delText xml:space="preserve"> however</w:delText>
        </w:r>
      </w:del>
      <w:ins w:id="3709" w:author="Microsoft Office User" w:date="2021-11-30T14:29:00Z">
        <w:del w:id="3710" w:author="Natasha Hardy" w:date="2021-12-10T09:58:00Z">
          <w:r w:rsidR="00D269B9" w:rsidRPr="008E1A76" w:rsidDel="00E27D0D">
            <w:rPr>
              <w:color w:val="000000" w:themeColor="text1"/>
              <w:rPrChange w:id="3711" w:author="Natasha Hardy" w:date="2021-12-10T13:32:00Z">
                <w:rPr>
                  <w:color w:val="000000"/>
                </w:rPr>
              </w:rPrChange>
            </w:rPr>
            <w:delText>,</w:delText>
          </w:r>
        </w:del>
      </w:ins>
      <w:del w:id="3712" w:author="Natasha Hardy" w:date="2021-12-10T09:58:00Z">
        <w:r w:rsidRPr="008E1A76" w:rsidDel="00E27D0D">
          <w:rPr>
            <w:color w:val="000000" w:themeColor="text1"/>
            <w:rPrChange w:id="3713" w:author="Natasha Hardy" w:date="2021-12-10T13:32:00Z">
              <w:rPr>
                <w:color w:val="000000"/>
              </w:rPr>
            </w:rPrChange>
          </w:rPr>
          <w:delText xml:space="preserve"> these sequences did not pass DNA quality filtering procedures. Thus conservatively, we would report that whilst </w:delText>
        </w:r>
        <w:r w:rsidRPr="008E1A76" w:rsidDel="00E27D0D">
          <w:rPr>
            <w:color w:val="000000" w:themeColor="text1"/>
            <w:rPrChange w:id="3714" w:author="Natasha Hardy" w:date="2021-12-10T13:32:00Z">
              <w:rPr/>
            </w:rPrChange>
          </w:rPr>
          <w:delText xml:space="preserve">penguins were detected from morphological remains </w:delText>
        </w:r>
      </w:del>
      <w:ins w:id="3715" w:author="Microsoft Office User" w:date="2021-12-10T10:17:00Z">
        <w:del w:id="3716" w:author="Natasha Hardy" w:date="2021-12-10T09:58:00Z">
          <w:r w:rsidR="00A34CE2" w:rsidRPr="008E1A76" w:rsidDel="00E27D0D">
            <w:rPr>
              <w:color w:val="000000" w:themeColor="text1"/>
              <w:rPrChange w:id="3717" w:author="Natasha Hardy" w:date="2021-12-10T13:32:00Z">
                <w:rPr/>
              </w:rPrChange>
            </w:rPr>
            <w:delText xml:space="preserve">morphologically </w:delText>
          </w:r>
        </w:del>
      </w:ins>
      <w:del w:id="3718" w:author="Natasha Hardy" w:date="2021-12-10T09:58:00Z">
        <w:r w:rsidRPr="008E1A76" w:rsidDel="00E27D0D">
          <w:rPr>
            <w:color w:val="000000" w:themeColor="text1"/>
            <w:rPrChange w:id="3719" w:author="Natasha Hardy" w:date="2021-12-10T13:32:00Z">
              <w:rPr/>
            </w:rPrChange>
          </w:rPr>
          <w:delText xml:space="preserve">in scats from Gabo Island, </w:delText>
        </w:r>
        <w:r w:rsidRPr="008E1A76" w:rsidDel="00E27D0D">
          <w:rPr>
            <w:color w:val="000000" w:themeColor="text1"/>
            <w:rPrChange w:id="3720" w:author="Natasha Hardy" w:date="2021-12-10T13:32:00Z">
              <w:rPr>
                <w:color w:val="000000"/>
              </w:rPr>
            </w:rPrChange>
          </w:rPr>
          <w:delText xml:space="preserve">we have not yet reliably detected </w:delText>
        </w:r>
        <w:r w:rsidRPr="008E1A76" w:rsidDel="00E27D0D">
          <w:rPr>
            <w:color w:val="000000" w:themeColor="text1"/>
            <w:rPrChange w:id="3721" w:author="Natasha Hardy" w:date="2021-12-10T13:32:00Z">
              <w:rPr/>
            </w:rPrChange>
          </w:rPr>
          <w:delText>penguin predation by long-nosed fur seals</w:delText>
        </w:r>
        <w:r w:rsidRPr="008E1A76" w:rsidDel="00E27D0D">
          <w:rPr>
            <w:color w:val="000000" w:themeColor="text1"/>
            <w:rPrChange w:id="3722" w:author="Natasha Hardy" w:date="2021-12-10T13:32:00Z">
              <w:rPr>
                <w:color w:val="000000"/>
              </w:rPr>
            </w:rPrChange>
          </w:rPr>
          <w:delText xml:space="preserve"> </w:delText>
        </w:r>
        <w:r w:rsidRPr="008E1A76" w:rsidDel="00E27D0D">
          <w:rPr>
            <w:color w:val="000000" w:themeColor="text1"/>
            <w:rPrChange w:id="3723" w:author="Natasha Hardy" w:date="2021-12-10T13:32:00Z">
              <w:rPr/>
            </w:rPrChange>
          </w:rPr>
          <w:delText xml:space="preserve">there or at Deen Maar Island </w:delText>
        </w:r>
        <w:r w:rsidRPr="008E1A76" w:rsidDel="00E27D0D">
          <w:rPr>
            <w:color w:val="000000" w:themeColor="text1"/>
            <w:rPrChange w:id="3724" w:author="Natasha Hardy" w:date="2021-12-10T13:32:00Z">
              <w:rPr>
                <w:color w:val="000000"/>
              </w:rPr>
            </w:rPrChange>
          </w:rPr>
          <w:delText>using DNA.</w:delText>
        </w:r>
      </w:del>
    </w:p>
    <w:p w14:paraId="21438D5D" w14:textId="77777777" w:rsidR="00C65F08" w:rsidRPr="008E1A76" w:rsidRDefault="00C65F08" w:rsidP="001553A7">
      <w:pPr>
        <w:pBdr>
          <w:top w:val="nil"/>
          <w:left w:val="nil"/>
          <w:bottom w:val="nil"/>
          <w:right w:val="nil"/>
          <w:between w:val="nil"/>
        </w:pBdr>
        <w:rPr>
          <w:color w:val="000000" w:themeColor="text1"/>
          <w:rPrChange w:id="3725" w:author="Natasha Hardy" w:date="2021-12-10T13:32:00Z">
            <w:rPr>
              <w:color w:val="000000"/>
            </w:rPr>
          </w:rPrChange>
        </w:rPr>
      </w:pPr>
    </w:p>
    <w:p w14:paraId="3792E1A8" w14:textId="6BC719DB" w:rsidR="00C65F08" w:rsidRPr="008E1A76" w:rsidRDefault="008445EE" w:rsidP="001553A7">
      <w:pPr>
        <w:pStyle w:val="Heading3"/>
        <w:rPr>
          <w:color w:val="000000" w:themeColor="text1"/>
          <w:rPrChange w:id="3726" w:author="Natasha Hardy" w:date="2021-12-10T13:32:00Z">
            <w:rPr/>
          </w:rPrChange>
        </w:rPr>
      </w:pPr>
      <w:r w:rsidRPr="008E1A76">
        <w:rPr>
          <w:color w:val="000000" w:themeColor="text1"/>
          <w:rPrChange w:id="3727" w:author="Natasha Hardy" w:date="2021-12-10T13:32:00Z">
            <w:rPr/>
          </w:rPrChange>
        </w:rPr>
        <w:t>Towards quantifying little penguin consumption</w:t>
      </w:r>
    </w:p>
    <w:p w14:paraId="18E7BEB4" w14:textId="77777777" w:rsidR="00C65F08" w:rsidRPr="008E1A76" w:rsidRDefault="00C65F08" w:rsidP="001553A7">
      <w:pPr>
        <w:pBdr>
          <w:top w:val="nil"/>
          <w:left w:val="nil"/>
          <w:bottom w:val="nil"/>
          <w:right w:val="nil"/>
          <w:between w:val="nil"/>
        </w:pBdr>
        <w:rPr>
          <w:color w:val="000000" w:themeColor="text1"/>
          <w:rPrChange w:id="3728" w:author="Natasha Hardy" w:date="2021-12-10T13:32:00Z">
            <w:rPr>
              <w:color w:val="000000"/>
            </w:rPr>
          </w:rPrChange>
        </w:rPr>
      </w:pPr>
    </w:p>
    <w:p w14:paraId="0D8BBC9C" w14:textId="307B7456" w:rsidR="00C65F08" w:rsidRPr="008E1A76" w:rsidRDefault="008445EE" w:rsidP="001553A7">
      <w:pPr>
        <w:pBdr>
          <w:top w:val="nil"/>
          <w:left w:val="nil"/>
          <w:bottom w:val="nil"/>
          <w:right w:val="nil"/>
          <w:between w:val="nil"/>
        </w:pBdr>
        <w:rPr>
          <w:color w:val="000000" w:themeColor="text1"/>
          <w:rPrChange w:id="3729" w:author="Natasha Hardy" w:date="2021-12-10T13:32:00Z">
            <w:rPr>
              <w:color w:val="000000"/>
            </w:rPr>
          </w:rPrChange>
        </w:rPr>
        <w:pPrChange w:id="3730" w:author="Natasha Hardy" w:date="2021-12-10T11:33:00Z">
          <w:pPr>
            <w:pBdr>
              <w:top w:val="nil"/>
              <w:left w:val="nil"/>
              <w:bottom w:val="nil"/>
              <w:right w:val="nil"/>
              <w:between w:val="nil"/>
            </w:pBdr>
            <w:ind w:firstLine="720"/>
          </w:pPr>
        </w:pPrChange>
      </w:pPr>
      <w:del w:id="3731" w:author="Natasha Hardy" w:date="2021-11-11T10:06:00Z">
        <w:r w:rsidRPr="008E1A76">
          <w:rPr>
            <w:color w:val="000000" w:themeColor="text1"/>
            <w:rPrChange w:id="3732" w:author="Natasha Hardy" w:date="2021-12-10T13:32:00Z">
              <w:rPr>
                <w:color w:val="000000"/>
              </w:rPr>
            </w:rPrChange>
          </w:rPr>
          <w:delText>A</w:delText>
        </w:r>
      </w:del>
      <w:ins w:id="3733" w:author="Rebecca McIntosh" w:date="2021-10-29T12:32:00Z">
        <w:r w:rsidR="00225EFD" w:rsidRPr="008E1A76">
          <w:rPr>
            <w:color w:val="000000" w:themeColor="text1"/>
            <w:rPrChange w:id="3734" w:author="Natasha Hardy" w:date="2021-12-10T13:32:00Z">
              <w:rPr>
                <w:color w:val="000000"/>
              </w:rPr>
            </w:rPrChange>
          </w:rPr>
          <w:t xml:space="preserve">From the </w:t>
        </w:r>
        <w:del w:id="3735" w:author="Natasha Hardy" w:date="2021-11-13T11:51:00Z">
          <w:r w:rsidR="00225EFD" w:rsidRPr="008E1A76" w:rsidDel="00122265">
            <w:rPr>
              <w:color w:val="000000" w:themeColor="text1"/>
              <w:rPrChange w:id="3736" w:author="Natasha Hardy" w:date="2021-12-10T13:32:00Z">
                <w:rPr>
                  <w:color w:val="000000"/>
                </w:rPr>
              </w:rPrChange>
            </w:rPr>
            <w:delText>10</w:delText>
          </w:r>
        </w:del>
      </w:ins>
      <w:ins w:id="3737" w:author="Microsoft Office User" w:date="2021-11-30T14:21:00Z">
        <w:r w:rsidR="007D2416" w:rsidRPr="008E1A76">
          <w:rPr>
            <w:color w:val="000000" w:themeColor="text1"/>
            <w:rPrChange w:id="3738" w:author="Natasha Hardy" w:date="2021-12-10T13:32:00Z">
              <w:rPr>
                <w:color w:val="000000"/>
              </w:rPr>
            </w:rPrChange>
          </w:rPr>
          <w:t>six</w:t>
        </w:r>
      </w:ins>
      <w:ins w:id="3739" w:author="Natasha Hardy" w:date="2021-11-13T11:51:00Z">
        <w:del w:id="3740" w:author="Microsoft Office User" w:date="2021-11-30T14:21:00Z">
          <w:r w:rsidR="00122265" w:rsidRPr="008E1A76" w:rsidDel="007D2416">
            <w:rPr>
              <w:color w:val="000000" w:themeColor="text1"/>
              <w:rPrChange w:id="3741" w:author="Natasha Hardy" w:date="2021-12-10T13:32:00Z">
                <w:rPr>
                  <w:color w:val="000000"/>
                </w:rPr>
              </w:rPrChange>
            </w:rPr>
            <w:delText>6</w:delText>
          </w:r>
        </w:del>
      </w:ins>
      <w:ins w:id="3742" w:author="Rebecca McIntosh" w:date="2021-10-29T12:32:00Z">
        <w:r w:rsidR="00225EFD" w:rsidRPr="008E1A76">
          <w:rPr>
            <w:color w:val="000000" w:themeColor="text1"/>
            <w:rPrChange w:id="3743" w:author="Natasha Hardy" w:date="2021-12-10T13:32:00Z">
              <w:rPr>
                <w:color w:val="000000"/>
              </w:rPr>
            </w:rPrChange>
          </w:rPr>
          <w:t xml:space="preserve"> </w:t>
        </w:r>
        <w:del w:id="3744" w:author="Microsoft Office User" w:date="2021-12-10T10:18:00Z">
          <w:r w:rsidR="00225EFD" w:rsidRPr="008E1A76" w:rsidDel="00A34CE2">
            <w:rPr>
              <w:color w:val="000000" w:themeColor="text1"/>
              <w:rPrChange w:id="3745" w:author="Natasha Hardy" w:date="2021-12-10T13:32:00Z">
                <w:rPr>
                  <w:color w:val="000000"/>
                </w:rPr>
              </w:rPrChange>
            </w:rPr>
            <w:delText xml:space="preserve">long-nosed fur seal </w:delText>
          </w:r>
        </w:del>
        <w:r w:rsidR="00225EFD" w:rsidRPr="008E1A76">
          <w:rPr>
            <w:color w:val="000000" w:themeColor="text1"/>
            <w:rPrChange w:id="3746" w:author="Natasha Hardy" w:date="2021-12-10T13:32:00Z">
              <w:rPr>
                <w:color w:val="000000"/>
              </w:rPr>
            </w:rPrChange>
          </w:rPr>
          <w:t>scat</w:t>
        </w:r>
        <w:del w:id="3747" w:author="Microsoft Office User" w:date="2021-12-10T10:18:00Z">
          <w:r w:rsidR="00225EFD" w:rsidRPr="008E1A76" w:rsidDel="00A34CE2">
            <w:rPr>
              <w:color w:val="000000" w:themeColor="text1"/>
              <w:rPrChange w:id="3748" w:author="Natasha Hardy" w:date="2021-12-10T13:32:00Z">
                <w:rPr>
                  <w:color w:val="000000"/>
                </w:rPr>
              </w:rPrChange>
            </w:rPr>
            <w:delText xml:space="preserve"> sample</w:delText>
          </w:r>
        </w:del>
        <w:r w:rsidR="00225EFD" w:rsidRPr="008E1A76">
          <w:rPr>
            <w:color w:val="000000" w:themeColor="text1"/>
            <w:rPrChange w:id="3749" w:author="Natasha Hardy" w:date="2021-12-10T13:32:00Z">
              <w:rPr>
                <w:color w:val="000000"/>
              </w:rPr>
            </w:rPrChange>
          </w:rPr>
          <w:t xml:space="preserve">s </w:t>
        </w:r>
        <w:del w:id="3750" w:author="Natasha Hardy" w:date="2021-11-11T15:37:00Z">
          <w:r w:rsidR="00225EFD" w:rsidRPr="008E1A76" w:rsidDel="00AA6F46">
            <w:rPr>
              <w:color w:val="000000" w:themeColor="text1"/>
              <w:rPrChange w:id="3751" w:author="Natasha Hardy" w:date="2021-12-10T13:32:00Z">
                <w:rPr>
                  <w:color w:val="000000"/>
                </w:rPr>
              </w:rPrChange>
            </w:rPr>
            <w:delText>that contained suitable levels of</w:delText>
          </w:r>
        </w:del>
      </w:ins>
      <w:ins w:id="3752" w:author="Natasha Hardy" w:date="2021-11-13T11:51:00Z">
        <w:r w:rsidR="00122265" w:rsidRPr="008E1A76">
          <w:rPr>
            <w:color w:val="000000" w:themeColor="text1"/>
            <w:rPrChange w:id="3753" w:author="Natasha Hardy" w:date="2021-12-10T13:32:00Z">
              <w:rPr>
                <w:color w:val="000000"/>
              </w:rPr>
            </w:rPrChange>
          </w:rPr>
          <w:t>containing abundant</w:t>
        </w:r>
      </w:ins>
      <w:ins w:id="3754" w:author="Rebecca McIntosh" w:date="2021-10-29T12:32:00Z">
        <w:r w:rsidR="00225EFD" w:rsidRPr="008E1A76">
          <w:rPr>
            <w:color w:val="000000" w:themeColor="text1"/>
            <w:rPrChange w:id="3755" w:author="Natasha Hardy" w:date="2021-12-10T13:32:00Z">
              <w:rPr>
                <w:color w:val="000000"/>
              </w:rPr>
            </w:rPrChange>
          </w:rPr>
          <w:t xml:space="preserve"> penguin DNA</w:t>
        </w:r>
        <w:del w:id="3756" w:author="Natasha Hardy" w:date="2021-11-11T15:37:00Z">
          <w:r w:rsidR="00225EFD" w:rsidRPr="008E1A76" w:rsidDel="00AA6F46">
            <w:rPr>
              <w:color w:val="000000" w:themeColor="text1"/>
              <w:rPrChange w:id="3757" w:author="Natasha Hardy" w:date="2021-12-10T13:32:00Z">
                <w:rPr>
                  <w:color w:val="000000"/>
                </w:rPr>
              </w:rPrChange>
            </w:rPr>
            <w:delText xml:space="preserve"> </w:delText>
          </w:r>
        </w:del>
        <w:r w:rsidR="00225EFD" w:rsidRPr="008E1A76">
          <w:rPr>
            <w:color w:val="000000" w:themeColor="text1"/>
            <w:rPrChange w:id="3758" w:author="Natasha Hardy" w:date="2021-12-10T13:32:00Z">
              <w:rPr>
                <w:color w:val="000000"/>
              </w:rPr>
            </w:rPrChange>
          </w:rPr>
          <w:t>,</w:t>
        </w:r>
      </w:ins>
      <w:del w:id="3759" w:author="Rebecca McIntosh" w:date="2021-10-29T12:32:00Z">
        <w:r w:rsidRPr="008E1A76" w:rsidDel="00225EFD">
          <w:rPr>
            <w:color w:val="000000" w:themeColor="text1"/>
            <w:rPrChange w:id="3760" w:author="Natasha Hardy" w:date="2021-12-10T13:32:00Z">
              <w:rPr>
                <w:color w:val="000000"/>
              </w:rPr>
            </w:rPrChange>
          </w:rPr>
          <w:delText>A</w:delText>
        </w:r>
      </w:del>
      <w:ins w:id="3761" w:author="Natasha Hardy" w:date="2021-11-11T10:06:00Z">
        <w:r w:rsidRPr="008E1A76">
          <w:rPr>
            <w:color w:val="000000" w:themeColor="text1"/>
            <w:rPrChange w:id="3762" w:author="Natasha Hardy" w:date="2021-12-10T13:32:00Z">
              <w:rPr>
                <w:color w:val="000000"/>
              </w:rPr>
            </w:rPrChange>
          </w:rPr>
          <w:t xml:space="preserve"> </w:t>
        </w:r>
      </w:ins>
      <w:ins w:id="3763" w:author="Rebecca McIntosh" w:date="2021-10-29T12:32:00Z">
        <w:r w:rsidR="00225EFD" w:rsidRPr="008E1A76">
          <w:rPr>
            <w:color w:val="000000" w:themeColor="text1"/>
            <w:rPrChange w:id="3764" w:author="Natasha Hardy" w:date="2021-12-10T13:32:00Z">
              <w:rPr>
                <w:color w:val="000000"/>
              </w:rPr>
            </w:rPrChange>
          </w:rPr>
          <w:t xml:space="preserve">a </w:t>
        </w:r>
      </w:ins>
      <w:r w:rsidRPr="008E1A76">
        <w:rPr>
          <w:color w:val="000000" w:themeColor="text1"/>
          <w:rPrChange w:id="3765" w:author="Natasha Hardy" w:date="2021-12-10T13:32:00Z">
            <w:rPr>
              <w:color w:val="000000"/>
            </w:rPr>
          </w:rPrChange>
        </w:rPr>
        <w:t xml:space="preserve">total of </w:t>
      </w:r>
      <w:ins w:id="3766" w:author="Natasha Hardy" w:date="2021-11-30T15:44:00Z">
        <w:r w:rsidR="00E41A48" w:rsidRPr="008E1A76">
          <w:rPr>
            <w:color w:val="000000" w:themeColor="text1"/>
            <w:rPrChange w:id="3767" w:author="Natasha Hardy" w:date="2021-12-10T13:32:00Z">
              <w:rPr>
                <w:color w:val="000000"/>
              </w:rPr>
            </w:rPrChange>
          </w:rPr>
          <w:t>five</w:t>
        </w:r>
      </w:ins>
      <w:ins w:id="3768" w:author="Microsoft Office User" w:date="2021-11-30T14:21:00Z">
        <w:del w:id="3769" w:author="Natasha Hardy" w:date="2021-11-30T15:44:00Z">
          <w:r w:rsidR="007D2416" w:rsidRPr="008E1A76" w:rsidDel="00E41A48">
            <w:rPr>
              <w:color w:val="000000" w:themeColor="text1"/>
              <w:rPrChange w:id="3770" w:author="Natasha Hardy" w:date="2021-12-10T13:32:00Z">
                <w:rPr>
                  <w:color w:val="000000"/>
                </w:rPr>
              </w:rPrChange>
            </w:rPr>
            <w:delText>seven</w:delText>
          </w:r>
        </w:del>
      </w:ins>
      <w:del w:id="3771" w:author="Microsoft Office User" w:date="2021-11-30T14:21:00Z">
        <w:r w:rsidRPr="008E1A76" w:rsidDel="007D2416">
          <w:rPr>
            <w:color w:val="000000" w:themeColor="text1"/>
            <w:rPrChange w:id="3772" w:author="Natasha Hardy" w:date="2021-12-10T13:32:00Z">
              <w:rPr>
                <w:color w:val="000000"/>
              </w:rPr>
            </w:rPrChange>
          </w:rPr>
          <w:delText>7</w:delText>
        </w:r>
      </w:del>
      <w:r w:rsidRPr="008E1A76">
        <w:rPr>
          <w:color w:val="000000" w:themeColor="text1"/>
          <w:rPrChange w:id="3773" w:author="Natasha Hardy" w:date="2021-12-10T13:32:00Z">
            <w:rPr>
              <w:color w:val="000000"/>
            </w:rPr>
          </w:rPrChange>
        </w:rPr>
        <w:t xml:space="preserve"> </w:t>
      </w:r>
      <w:del w:id="3774" w:author="Natasha Hardy" w:date="2021-11-13T11:51:00Z">
        <w:r w:rsidRPr="008E1A76" w:rsidDel="00122265">
          <w:rPr>
            <w:color w:val="000000" w:themeColor="text1"/>
            <w:rPrChange w:id="3775" w:author="Natasha Hardy" w:date="2021-12-10T13:32:00Z">
              <w:rPr>
                <w:color w:val="000000"/>
              </w:rPr>
            </w:rPrChange>
          </w:rPr>
          <w:delText xml:space="preserve">little penguin </w:delText>
        </w:r>
      </w:del>
      <w:proofErr w:type="spellStart"/>
      <w:r w:rsidRPr="008E1A76">
        <w:rPr>
          <w:color w:val="000000" w:themeColor="text1"/>
          <w:rPrChange w:id="3776" w:author="Natasha Hardy" w:date="2021-12-10T13:32:00Z">
            <w:rPr>
              <w:color w:val="000000"/>
            </w:rPr>
          </w:rPrChange>
        </w:rPr>
        <w:t>mtDNA</w:t>
      </w:r>
      <w:proofErr w:type="spellEnd"/>
      <w:r w:rsidRPr="008E1A76">
        <w:rPr>
          <w:color w:val="000000" w:themeColor="text1"/>
          <w:rPrChange w:id="3777" w:author="Natasha Hardy" w:date="2021-12-10T13:32:00Z">
            <w:rPr>
              <w:color w:val="000000"/>
            </w:rPr>
          </w:rPrChange>
        </w:rPr>
        <w:t xml:space="preserve"> haplotypes were identified </w:t>
      </w:r>
      <w:del w:id="3778" w:author="Rebecca McIntosh" w:date="2021-10-29T12:35:00Z">
        <w:r w:rsidRPr="008E1A76" w:rsidDel="00225EFD">
          <w:rPr>
            <w:color w:val="000000" w:themeColor="text1"/>
            <w:rPrChange w:id="3779" w:author="Natasha Hardy" w:date="2021-12-10T13:32:00Z">
              <w:rPr>
                <w:color w:val="000000"/>
              </w:rPr>
            </w:rPrChange>
          </w:rPr>
          <w:delText xml:space="preserve">in </w:delText>
        </w:r>
      </w:del>
      <w:ins w:id="3780" w:author="Rebecca McIntosh" w:date="2021-10-29T12:28:00Z">
        <w:del w:id="3781" w:author="Natasha Hardy" w:date="2021-12-01T16:28:00Z">
          <w:r w:rsidR="00C53F52" w:rsidRPr="008E1A76" w:rsidDel="001F18E4">
            <w:rPr>
              <w:color w:val="000000" w:themeColor="text1"/>
              <w:rPrChange w:id="3782" w:author="Natasha Hardy" w:date="2021-12-10T13:32:00Z">
                <w:rPr>
                  <w:color w:val="000000"/>
                </w:rPr>
              </w:rPrChange>
            </w:rPr>
            <w:delText>from</w:delText>
          </w:r>
        </w:del>
      </w:ins>
      <w:ins w:id="3783" w:author="Natasha Hardy" w:date="2021-12-01T16:29:00Z">
        <w:r w:rsidR="001F18E4" w:rsidRPr="008E1A76">
          <w:rPr>
            <w:color w:val="000000" w:themeColor="text1"/>
            <w:rPrChange w:id="3784" w:author="Natasha Hardy" w:date="2021-12-10T13:32:00Z">
              <w:rPr>
                <w:color w:val="000000"/>
                <w:highlight w:val="yellow"/>
              </w:rPr>
            </w:rPrChange>
          </w:rPr>
          <w:t>in</w:t>
        </w:r>
      </w:ins>
      <w:ins w:id="3785" w:author="Rebecca McIntosh" w:date="2021-10-29T12:28:00Z">
        <w:r w:rsidR="00C53F52" w:rsidRPr="008E1A76">
          <w:rPr>
            <w:color w:val="000000" w:themeColor="text1"/>
            <w:rPrChange w:id="3786" w:author="Natasha Hardy" w:date="2021-12-10T13:32:00Z">
              <w:rPr>
                <w:color w:val="000000"/>
              </w:rPr>
            </w:rPrChange>
          </w:rPr>
          <w:t xml:space="preserve"> </w:t>
        </w:r>
      </w:ins>
      <w:ins w:id="3787" w:author="Natasha Hardy" w:date="2021-12-10T10:00:00Z">
        <w:r w:rsidR="00E27D0D" w:rsidRPr="008E1A76">
          <w:rPr>
            <w:color w:val="000000" w:themeColor="text1"/>
            <w:rPrChange w:id="3788" w:author="Natasha Hardy" w:date="2021-12-10T13:32:00Z">
              <w:rPr>
                <w:color w:val="000000"/>
                <w:highlight w:val="yellow"/>
              </w:rPr>
            </w:rPrChange>
          </w:rPr>
          <w:t xml:space="preserve">samples from </w:t>
        </w:r>
      </w:ins>
      <w:ins w:id="3789" w:author="Rebecca McIntosh" w:date="2021-10-29T12:28:00Z">
        <w:r w:rsidR="00C53F52" w:rsidRPr="008E1A76">
          <w:rPr>
            <w:color w:val="000000" w:themeColor="text1"/>
            <w:rPrChange w:id="3790" w:author="Natasha Hardy" w:date="2021-12-10T13:32:00Z">
              <w:rPr>
                <w:color w:val="000000"/>
              </w:rPr>
            </w:rPrChange>
          </w:rPr>
          <w:t xml:space="preserve">Cape Bridgewater </w:t>
        </w:r>
      </w:ins>
      <w:ins w:id="3791" w:author="Rebecca McIntosh" w:date="2021-10-29T12:31:00Z">
        <w:r w:rsidR="00C53F52" w:rsidRPr="008E1A76">
          <w:rPr>
            <w:color w:val="000000" w:themeColor="text1"/>
            <w:rPrChange w:id="3792" w:author="Natasha Hardy" w:date="2021-12-10T13:32:00Z">
              <w:rPr>
                <w:color w:val="000000"/>
              </w:rPr>
            </w:rPrChange>
          </w:rPr>
          <w:t>(</w:t>
        </w:r>
        <w:del w:id="3793" w:author="Natasha Hardy" w:date="2021-11-11T15:37:00Z">
          <w:r w:rsidR="00C53F52" w:rsidRPr="008E1A76" w:rsidDel="00AA6F46">
            <w:rPr>
              <w:color w:val="000000" w:themeColor="text1"/>
              <w:rPrChange w:id="3794" w:author="Natasha Hardy" w:date="2021-12-10T13:32:00Z">
                <w:rPr>
                  <w:color w:val="000000"/>
                </w:rPr>
              </w:rPrChange>
            </w:rPr>
            <w:delText>H</w:delText>
          </w:r>
        </w:del>
      </w:ins>
      <w:ins w:id="3795" w:author="Natasha Hardy" w:date="2021-11-11T15:37:00Z">
        <w:r w:rsidR="00AA6F46" w:rsidRPr="008E1A76">
          <w:rPr>
            <w:color w:val="000000" w:themeColor="text1"/>
            <w:rPrChange w:id="3796" w:author="Natasha Hardy" w:date="2021-12-10T13:32:00Z">
              <w:rPr>
                <w:color w:val="000000"/>
              </w:rPr>
            </w:rPrChange>
          </w:rPr>
          <w:t>h</w:t>
        </w:r>
      </w:ins>
      <w:ins w:id="3797" w:author="Rebecca McIntosh" w:date="2021-10-29T12:31:00Z">
        <w:r w:rsidR="00C53F52" w:rsidRPr="008E1A76">
          <w:rPr>
            <w:color w:val="000000" w:themeColor="text1"/>
            <w:rPrChange w:id="3798" w:author="Natasha Hardy" w:date="2021-12-10T13:32:00Z">
              <w:rPr>
                <w:color w:val="000000"/>
              </w:rPr>
            </w:rPrChange>
          </w:rPr>
          <w:t xml:space="preserve">aplotypes </w:t>
        </w:r>
      </w:ins>
      <w:ins w:id="3799" w:author="Natasha Hardy" w:date="2021-11-30T15:44:00Z">
        <w:r w:rsidR="00E41A48" w:rsidRPr="008E1A76">
          <w:rPr>
            <w:color w:val="000000" w:themeColor="text1"/>
            <w:rPrChange w:id="3800" w:author="Natasha Hardy" w:date="2021-12-10T13:32:00Z">
              <w:rPr>
                <w:color w:val="000000"/>
              </w:rPr>
            </w:rPrChange>
          </w:rPr>
          <w:t>1</w:t>
        </w:r>
      </w:ins>
      <w:ins w:id="3801" w:author="Natasha Hardy" w:date="2021-12-01T16:28:00Z">
        <w:r w:rsidR="001F18E4" w:rsidRPr="008E1A76">
          <w:rPr>
            <w:color w:val="000000" w:themeColor="text1"/>
            <w:rPrChange w:id="3802" w:author="Natasha Hardy" w:date="2021-12-10T13:32:00Z">
              <w:rPr>
                <w:color w:val="000000"/>
                <w:highlight w:val="yellow"/>
              </w:rPr>
            </w:rPrChange>
          </w:rPr>
          <w:t>–2</w:t>
        </w:r>
      </w:ins>
      <w:ins w:id="3803" w:author="Natasha Hardy" w:date="2021-11-30T15:44:00Z">
        <w:r w:rsidR="00E41A48" w:rsidRPr="008E1A76">
          <w:rPr>
            <w:color w:val="000000" w:themeColor="text1"/>
            <w:rPrChange w:id="3804" w:author="Natasha Hardy" w:date="2021-12-10T13:32:00Z">
              <w:rPr>
                <w:color w:val="000000"/>
              </w:rPr>
            </w:rPrChange>
          </w:rPr>
          <w:t xml:space="preserve"> and </w:t>
        </w:r>
      </w:ins>
      <w:ins w:id="3805" w:author="Natasha Hardy" w:date="2021-12-01T16:28:00Z">
        <w:r w:rsidR="001F18E4" w:rsidRPr="008E1A76">
          <w:rPr>
            <w:color w:val="000000" w:themeColor="text1"/>
            <w:rPrChange w:id="3806" w:author="Natasha Hardy" w:date="2021-12-10T13:32:00Z">
              <w:rPr>
                <w:color w:val="000000"/>
                <w:highlight w:val="yellow"/>
              </w:rPr>
            </w:rPrChange>
          </w:rPr>
          <w:t>4</w:t>
        </w:r>
      </w:ins>
      <w:ins w:id="3807" w:author="Rebecca McIntosh" w:date="2021-10-29T12:31:00Z">
        <w:del w:id="3808" w:author="Natasha Hardy" w:date="2021-11-30T15:44:00Z">
          <w:r w:rsidR="00C53F52" w:rsidRPr="008E1A76" w:rsidDel="00E41A48">
            <w:rPr>
              <w:color w:val="000000" w:themeColor="text1"/>
              <w:rPrChange w:id="3809" w:author="Natasha Hardy" w:date="2021-12-10T13:32:00Z">
                <w:rPr>
                  <w:color w:val="000000"/>
                </w:rPr>
              </w:rPrChange>
            </w:rPr>
            <w:delText>2</w:delText>
          </w:r>
        </w:del>
        <w:del w:id="3810" w:author="Natasha Hardy" w:date="2021-11-30T15:45:00Z">
          <w:r w:rsidR="00C53F52" w:rsidRPr="008E1A76" w:rsidDel="00E41A48">
            <w:rPr>
              <w:color w:val="000000" w:themeColor="text1"/>
              <w:rPrChange w:id="3811" w:author="Natasha Hardy" w:date="2021-12-10T13:32:00Z">
                <w:rPr>
                  <w:color w:val="000000"/>
                </w:rPr>
              </w:rPrChange>
            </w:rPr>
            <w:delText>-</w:delText>
          </w:r>
        </w:del>
      </w:ins>
      <w:ins w:id="3812" w:author="Natasha Hardy" w:date="2021-11-30T15:45:00Z">
        <w:r w:rsidR="00E41A48" w:rsidRPr="008E1A76">
          <w:rPr>
            <w:color w:val="000000" w:themeColor="text1"/>
            <w:rPrChange w:id="3813" w:author="Natasha Hardy" w:date="2021-12-10T13:32:00Z">
              <w:rPr>
                <w:color w:val="000000"/>
              </w:rPr>
            </w:rPrChange>
          </w:rPr>
          <w:t>–</w:t>
        </w:r>
      </w:ins>
      <w:ins w:id="3814" w:author="Rebecca McIntosh" w:date="2021-10-29T12:31:00Z">
        <w:del w:id="3815" w:author="Natasha Hardy" w:date="2021-11-30T15:44:00Z">
          <w:r w:rsidR="00C53F52" w:rsidRPr="008E1A76" w:rsidDel="00E41A48">
            <w:rPr>
              <w:color w:val="000000" w:themeColor="text1"/>
              <w:rPrChange w:id="3816" w:author="Natasha Hardy" w:date="2021-12-10T13:32:00Z">
                <w:rPr>
                  <w:color w:val="000000"/>
                </w:rPr>
              </w:rPrChange>
            </w:rPr>
            <w:delText>4, 6 &amp; 7</w:delText>
          </w:r>
        </w:del>
      </w:ins>
      <w:ins w:id="3817" w:author="Natasha Hardy" w:date="2021-11-30T15:44:00Z">
        <w:r w:rsidR="00E41A48" w:rsidRPr="008E1A76">
          <w:rPr>
            <w:color w:val="000000" w:themeColor="text1"/>
            <w:rPrChange w:id="3818" w:author="Natasha Hardy" w:date="2021-12-10T13:32:00Z">
              <w:rPr>
                <w:color w:val="000000"/>
              </w:rPr>
            </w:rPrChange>
          </w:rPr>
          <w:t>5</w:t>
        </w:r>
      </w:ins>
      <w:ins w:id="3819" w:author="Rebecca McIntosh" w:date="2021-10-29T12:31:00Z">
        <w:r w:rsidR="00C53F52" w:rsidRPr="008E1A76">
          <w:rPr>
            <w:color w:val="000000" w:themeColor="text1"/>
            <w:rPrChange w:id="3820" w:author="Natasha Hardy" w:date="2021-12-10T13:32:00Z">
              <w:rPr>
                <w:color w:val="000000"/>
              </w:rPr>
            </w:rPrChange>
          </w:rPr>
          <w:t xml:space="preserve">) </w:t>
        </w:r>
      </w:ins>
      <w:ins w:id="3821" w:author="Rebecca McIntosh" w:date="2021-10-29T12:28:00Z">
        <w:r w:rsidR="00C53F52" w:rsidRPr="008E1A76">
          <w:rPr>
            <w:color w:val="000000" w:themeColor="text1"/>
            <w:rPrChange w:id="3822" w:author="Natasha Hardy" w:date="2021-12-10T13:32:00Z">
              <w:rPr>
                <w:color w:val="000000"/>
              </w:rPr>
            </w:rPrChange>
          </w:rPr>
          <w:t xml:space="preserve">and </w:t>
        </w:r>
        <w:proofErr w:type="spellStart"/>
        <w:r w:rsidR="00C53F52" w:rsidRPr="008E1A76">
          <w:rPr>
            <w:color w:val="000000" w:themeColor="text1"/>
            <w:rPrChange w:id="3823" w:author="Natasha Hardy" w:date="2021-12-10T13:32:00Z">
              <w:rPr>
                <w:color w:val="000000"/>
              </w:rPr>
            </w:rPrChange>
          </w:rPr>
          <w:t>Barunguba</w:t>
        </w:r>
        <w:proofErr w:type="spellEnd"/>
        <w:r w:rsidR="00C53F52" w:rsidRPr="008E1A76">
          <w:rPr>
            <w:color w:val="000000" w:themeColor="text1"/>
            <w:rPrChange w:id="3824" w:author="Natasha Hardy" w:date="2021-12-10T13:32:00Z">
              <w:rPr>
                <w:color w:val="000000"/>
              </w:rPr>
            </w:rPrChange>
          </w:rPr>
          <w:t xml:space="preserve"> </w:t>
        </w:r>
      </w:ins>
      <w:ins w:id="3825" w:author="Rebecca McIntosh" w:date="2021-10-29T12:31:00Z">
        <w:r w:rsidR="00C53F52" w:rsidRPr="008E1A76">
          <w:rPr>
            <w:color w:val="000000" w:themeColor="text1"/>
            <w:rPrChange w:id="3826" w:author="Natasha Hardy" w:date="2021-12-10T13:32:00Z">
              <w:rPr>
                <w:color w:val="000000"/>
              </w:rPr>
            </w:rPrChange>
          </w:rPr>
          <w:t>(</w:t>
        </w:r>
        <w:del w:id="3827" w:author="Natasha Hardy" w:date="2021-11-11T15:37:00Z">
          <w:r w:rsidR="00C53F52" w:rsidRPr="008E1A76" w:rsidDel="00AA6F46">
            <w:rPr>
              <w:color w:val="000000" w:themeColor="text1"/>
              <w:rPrChange w:id="3828" w:author="Natasha Hardy" w:date="2021-12-10T13:32:00Z">
                <w:rPr>
                  <w:color w:val="000000"/>
                </w:rPr>
              </w:rPrChange>
            </w:rPr>
            <w:delText>H</w:delText>
          </w:r>
        </w:del>
      </w:ins>
      <w:ins w:id="3829" w:author="Natasha Hardy" w:date="2021-11-11T15:37:00Z">
        <w:r w:rsidR="00AA6F46" w:rsidRPr="008E1A76">
          <w:rPr>
            <w:color w:val="000000" w:themeColor="text1"/>
            <w:rPrChange w:id="3830" w:author="Natasha Hardy" w:date="2021-12-10T13:32:00Z">
              <w:rPr>
                <w:color w:val="000000"/>
              </w:rPr>
            </w:rPrChange>
          </w:rPr>
          <w:t>h</w:t>
        </w:r>
      </w:ins>
      <w:ins w:id="3831" w:author="Rebecca McIntosh" w:date="2021-10-29T12:31:00Z">
        <w:r w:rsidR="00C53F52" w:rsidRPr="008E1A76">
          <w:rPr>
            <w:color w:val="000000" w:themeColor="text1"/>
            <w:rPrChange w:id="3832" w:author="Natasha Hardy" w:date="2021-12-10T13:32:00Z">
              <w:rPr>
                <w:color w:val="000000"/>
              </w:rPr>
            </w:rPrChange>
          </w:rPr>
          <w:t xml:space="preserve">aplotypes </w:t>
        </w:r>
      </w:ins>
      <w:ins w:id="3833" w:author="Natasha Hardy" w:date="2021-11-30T15:44:00Z">
        <w:r w:rsidR="00E41A48" w:rsidRPr="008E1A76">
          <w:rPr>
            <w:color w:val="000000" w:themeColor="text1"/>
            <w:rPrChange w:id="3834" w:author="Natasha Hardy" w:date="2021-12-10T13:32:00Z">
              <w:rPr>
                <w:color w:val="000000"/>
              </w:rPr>
            </w:rPrChange>
          </w:rPr>
          <w:t>1</w:t>
        </w:r>
      </w:ins>
      <w:ins w:id="3835" w:author="Natasha Hardy" w:date="2021-11-30T15:45:00Z">
        <w:r w:rsidR="00E41A48" w:rsidRPr="008E1A76">
          <w:rPr>
            <w:color w:val="000000" w:themeColor="text1"/>
            <w:rPrChange w:id="3836" w:author="Natasha Hardy" w:date="2021-12-10T13:32:00Z">
              <w:rPr>
                <w:color w:val="000000"/>
              </w:rPr>
            </w:rPrChange>
          </w:rPr>
          <w:t>–</w:t>
        </w:r>
      </w:ins>
      <w:ins w:id="3837" w:author="Rebecca McIntosh" w:date="2021-10-29T12:31:00Z">
        <w:del w:id="3838" w:author="Natasha Hardy" w:date="2021-11-30T15:44:00Z">
          <w:r w:rsidR="00C53F52" w:rsidRPr="008E1A76" w:rsidDel="00E41A48">
            <w:rPr>
              <w:color w:val="000000" w:themeColor="text1"/>
              <w:rPrChange w:id="3839" w:author="Natasha Hardy" w:date="2021-12-10T13:32:00Z">
                <w:rPr>
                  <w:color w:val="000000"/>
                </w:rPr>
              </w:rPrChange>
            </w:rPr>
            <w:delText>1 &amp; 5</w:delText>
          </w:r>
        </w:del>
      </w:ins>
      <w:ins w:id="3840" w:author="Natasha Hardy" w:date="2021-11-30T15:44:00Z">
        <w:r w:rsidR="00E41A48" w:rsidRPr="008E1A76">
          <w:rPr>
            <w:color w:val="000000" w:themeColor="text1"/>
            <w:rPrChange w:id="3841" w:author="Natasha Hardy" w:date="2021-12-10T13:32:00Z">
              <w:rPr>
                <w:color w:val="000000"/>
              </w:rPr>
            </w:rPrChange>
          </w:rPr>
          <w:t>3</w:t>
        </w:r>
      </w:ins>
      <w:ins w:id="3842" w:author="Rebecca McIntosh" w:date="2021-10-29T12:31:00Z">
        <w:r w:rsidR="00C53F52" w:rsidRPr="008E1A76">
          <w:rPr>
            <w:color w:val="000000" w:themeColor="text1"/>
            <w:rPrChange w:id="3843" w:author="Natasha Hardy" w:date="2021-12-10T13:32:00Z">
              <w:rPr>
                <w:color w:val="000000"/>
              </w:rPr>
            </w:rPrChange>
          </w:rPr>
          <w:t>)</w:t>
        </w:r>
      </w:ins>
      <w:ins w:id="3844" w:author="Rebecca McIntosh" w:date="2021-10-29T12:35:00Z">
        <w:del w:id="3845" w:author="Natasha Hardy" w:date="2021-11-30T15:45:00Z">
          <w:r w:rsidR="00225EFD" w:rsidRPr="008E1A76" w:rsidDel="00E41A48">
            <w:rPr>
              <w:color w:val="000000" w:themeColor="text1"/>
              <w:rPrChange w:id="3846" w:author="Natasha Hardy" w:date="2021-12-10T13:32:00Z">
                <w:rPr>
                  <w:color w:val="000000"/>
                </w:rPr>
              </w:rPrChange>
            </w:rPr>
            <w:delText xml:space="preserve"> </w:delText>
          </w:r>
        </w:del>
      </w:ins>
      <w:ins w:id="3847" w:author="Rebecca McIntosh" w:date="2021-10-29T12:25:00Z">
        <w:r w:rsidR="00C53F52" w:rsidRPr="008E1A76">
          <w:rPr>
            <w:color w:val="000000" w:themeColor="text1"/>
            <w:rPrChange w:id="3848" w:author="Natasha Hardy" w:date="2021-12-10T13:32:00Z">
              <w:rPr>
                <w:color w:val="000000"/>
              </w:rPr>
            </w:rPrChange>
          </w:rPr>
          <w:t xml:space="preserve"> </w:t>
        </w:r>
      </w:ins>
      <w:del w:id="3849" w:author="Rebecca McIntosh" w:date="2021-10-29T12:25:00Z">
        <w:r w:rsidRPr="008E1A76" w:rsidDel="00C53F52">
          <w:rPr>
            <w:color w:val="000000" w:themeColor="text1"/>
            <w:rPrChange w:id="3850" w:author="Natasha Hardy" w:date="2021-12-10T13:32:00Z">
              <w:rPr>
                <w:color w:val="000000"/>
              </w:rPr>
            </w:rPrChange>
          </w:rPr>
          <w:delText xml:space="preserve">long-nosed fur seal diets </w:delText>
        </w:r>
      </w:del>
      <w:r w:rsidRPr="008E1A76">
        <w:rPr>
          <w:color w:val="000000" w:themeColor="text1"/>
          <w:rPrChange w:id="3851" w:author="Natasha Hardy" w:date="2021-12-10T13:32:00Z">
            <w:rPr>
              <w:color w:val="000000"/>
            </w:rPr>
          </w:rPrChange>
        </w:rPr>
        <w:t xml:space="preserve">(Fig. </w:t>
      </w:r>
      <w:r w:rsidRPr="008E1A76">
        <w:rPr>
          <w:color w:val="000000" w:themeColor="text1"/>
          <w:rPrChange w:id="3852" w:author="Natasha Hardy" w:date="2021-12-10T13:32:00Z">
            <w:rPr/>
          </w:rPrChange>
        </w:rPr>
        <w:t>5</w:t>
      </w:r>
      <w:r w:rsidR="00E478AB" w:rsidRPr="008E1A76">
        <w:rPr>
          <w:color w:val="000000" w:themeColor="text1"/>
          <w:rPrChange w:id="3853" w:author="Natasha Hardy" w:date="2021-12-10T13:32:00Z">
            <w:rPr/>
          </w:rPrChange>
        </w:rPr>
        <w:t>a</w:t>
      </w:r>
      <w:del w:id="3854" w:author="Natasha Hardy" w:date="2021-11-11T10:06:00Z">
        <w:r w:rsidRPr="008E1A76">
          <w:rPr>
            <w:color w:val="000000" w:themeColor="text1"/>
            <w:rPrChange w:id="3855" w:author="Natasha Hardy" w:date="2021-12-10T13:32:00Z">
              <w:rPr>
                <w:color w:val="000000"/>
              </w:rPr>
            </w:rPrChange>
          </w:rPr>
          <w:delText>),</w:delText>
        </w:r>
      </w:del>
      <w:ins w:id="3856" w:author="Natasha Hardy" w:date="2021-11-11T10:06:00Z">
        <w:r w:rsidRPr="008E1A76">
          <w:rPr>
            <w:color w:val="000000" w:themeColor="text1"/>
            <w:rPrChange w:id="3857" w:author="Natasha Hardy" w:date="2021-12-10T13:32:00Z">
              <w:rPr>
                <w:color w:val="000000"/>
              </w:rPr>
            </w:rPrChange>
          </w:rPr>
          <w:t>)</w:t>
        </w:r>
      </w:ins>
      <w:ins w:id="3858" w:author="Rebecca McIntosh" w:date="2021-10-29T12:26:00Z">
        <w:r w:rsidR="00C53F52" w:rsidRPr="008E1A76">
          <w:rPr>
            <w:color w:val="000000" w:themeColor="text1"/>
            <w:rPrChange w:id="3859" w:author="Natasha Hardy" w:date="2021-12-10T13:32:00Z">
              <w:rPr>
                <w:color w:val="000000"/>
              </w:rPr>
            </w:rPrChange>
          </w:rPr>
          <w:t xml:space="preserve">. </w:t>
        </w:r>
        <w:del w:id="3860" w:author="Natasha Hardy" w:date="2021-11-11T15:38:00Z">
          <w:r w:rsidR="00C53F52" w:rsidRPr="008E1A76" w:rsidDel="00AA6F46">
            <w:rPr>
              <w:color w:val="000000" w:themeColor="text1"/>
              <w:rPrChange w:id="3861" w:author="Natasha Hardy" w:date="2021-12-10T13:32:00Z">
                <w:rPr>
                  <w:color w:val="000000"/>
                </w:rPr>
              </w:rPrChange>
            </w:rPr>
            <w:delText>This was</w:delText>
          </w:r>
        </w:del>
      </w:ins>
      <w:del w:id="3862" w:author="Natasha Hardy" w:date="2021-11-11T15:38:00Z">
        <w:r w:rsidRPr="008E1A76" w:rsidDel="00AA6F46">
          <w:rPr>
            <w:color w:val="000000" w:themeColor="text1"/>
            <w:rPrChange w:id="3863" w:author="Natasha Hardy" w:date="2021-12-10T13:32:00Z">
              <w:rPr>
                <w:color w:val="000000"/>
              </w:rPr>
            </w:rPrChange>
          </w:rPr>
          <w:delText xml:space="preserve">, based on selection of the </w:delText>
        </w:r>
      </w:del>
      <w:ins w:id="3864" w:author="Microsoft Office User" w:date="2021-10-14T07:25:00Z">
        <w:del w:id="3865" w:author="Natasha Hardy" w:date="2021-11-11T15:38:00Z">
          <w:r w:rsidR="007F4B46" w:rsidRPr="008E1A76" w:rsidDel="00AA6F46">
            <w:rPr>
              <w:color w:val="000000" w:themeColor="text1"/>
              <w:rPrChange w:id="3866" w:author="Natasha Hardy" w:date="2021-12-10T13:32:00Z">
                <w:rPr>
                  <w:color w:val="000000"/>
                </w:rPr>
              </w:rPrChange>
            </w:rPr>
            <w:delText xml:space="preserve">12 </w:delText>
          </w:r>
        </w:del>
      </w:ins>
      <w:del w:id="3867" w:author="Natasha Hardy" w:date="2021-11-11T15:38:00Z">
        <w:r w:rsidRPr="008E1A76" w:rsidDel="00AA6F46">
          <w:rPr>
            <w:color w:val="000000" w:themeColor="text1"/>
            <w:rPrChange w:id="3868" w:author="Natasha Hardy" w:date="2021-12-10T13:32:00Z">
              <w:rPr>
                <w:color w:val="000000"/>
              </w:rPr>
            </w:rPrChange>
          </w:rPr>
          <w:delText xml:space="preserve">most abundant unique sequences of penguin DNA within samples. </w:delText>
        </w:r>
      </w:del>
      <w:del w:id="3869" w:author="Natasha Hardy" w:date="2021-11-11T10:06:00Z">
        <w:r w:rsidRPr="008E1A76">
          <w:rPr>
            <w:color w:val="000000" w:themeColor="text1"/>
            <w:rPrChange w:id="3870" w:author="Natasha Hardy" w:date="2021-12-10T13:32:00Z">
              <w:rPr>
                <w:color w:val="000000"/>
              </w:rPr>
            </w:rPrChange>
          </w:rPr>
          <w:delText>All 10 samples</w:delText>
        </w:r>
      </w:del>
      <w:del w:id="3871" w:author="Rebecca McIntosh" w:date="2021-10-29T12:26:00Z">
        <w:r w:rsidRPr="008E1A76" w:rsidDel="00C53F52">
          <w:rPr>
            <w:color w:val="000000" w:themeColor="text1"/>
            <w:rPrChange w:id="3872" w:author="Natasha Hardy" w:date="2021-12-10T13:32:00Z">
              <w:rPr>
                <w:color w:val="000000"/>
              </w:rPr>
            </w:rPrChange>
          </w:rPr>
          <w:delText xml:space="preserve">All </w:delText>
        </w:r>
      </w:del>
      <w:ins w:id="3873" w:author="Rebecca McIntosh" w:date="2021-10-29T12:35:00Z">
        <w:del w:id="3874" w:author="Natasha Hardy" w:date="2021-11-11T15:38:00Z">
          <w:r w:rsidR="00225EFD" w:rsidRPr="008E1A76" w:rsidDel="00AA6F46">
            <w:rPr>
              <w:color w:val="000000" w:themeColor="text1"/>
              <w:rPrChange w:id="3875" w:author="Natasha Hardy" w:date="2021-12-10T13:32:00Z">
                <w:rPr>
                  <w:color w:val="000000"/>
                </w:rPr>
              </w:rPrChange>
            </w:rPr>
            <w:delText xml:space="preserve">After testing for the unique 7 </w:delText>
          </w:r>
        </w:del>
      </w:ins>
      <w:ins w:id="3876" w:author="Rebecca McIntosh" w:date="2021-10-29T12:36:00Z">
        <w:del w:id="3877" w:author="Natasha Hardy" w:date="2021-11-11T15:38:00Z">
          <w:r w:rsidR="00225EFD" w:rsidRPr="008E1A76" w:rsidDel="00AA6F46">
            <w:rPr>
              <w:color w:val="000000" w:themeColor="text1"/>
              <w:rPrChange w:id="3878" w:author="Natasha Hardy" w:date="2021-12-10T13:32:00Z">
                <w:rPr>
                  <w:color w:val="000000"/>
                </w:rPr>
              </w:rPrChange>
            </w:rPr>
            <w:delText xml:space="preserve">mtDNA </w:delText>
          </w:r>
        </w:del>
      </w:ins>
      <w:ins w:id="3879" w:author="Rebecca McIntosh" w:date="2021-10-29T12:35:00Z">
        <w:del w:id="3880" w:author="Natasha Hardy" w:date="2021-11-11T15:38:00Z">
          <w:r w:rsidR="00225EFD" w:rsidRPr="008E1A76" w:rsidDel="00AA6F46">
            <w:rPr>
              <w:color w:val="000000" w:themeColor="text1"/>
              <w:rPrChange w:id="3881" w:author="Natasha Hardy" w:date="2021-12-10T13:32:00Z">
                <w:rPr>
                  <w:color w:val="000000"/>
                </w:rPr>
              </w:rPrChange>
            </w:rPr>
            <w:delText xml:space="preserve">haplotypes across the </w:delText>
          </w:r>
        </w:del>
      </w:ins>
      <w:ins w:id="3882" w:author="Rebecca McIntosh" w:date="2021-10-29T12:40:00Z">
        <w:del w:id="3883" w:author="Natasha Hardy" w:date="2021-11-11T15:38:00Z">
          <w:r w:rsidR="00225EFD" w:rsidRPr="008E1A76" w:rsidDel="00AA6F46">
            <w:rPr>
              <w:color w:val="000000" w:themeColor="text1"/>
              <w:rPrChange w:id="3884" w:author="Natasha Hardy" w:date="2021-12-10T13:32:00Z">
                <w:rPr>
                  <w:color w:val="000000"/>
                </w:rPr>
              </w:rPrChange>
            </w:rPr>
            <w:delText>, o</w:delText>
          </w:r>
        </w:del>
      </w:ins>
      <w:ins w:id="3885" w:author="Natasha Hardy" w:date="2021-11-11T15:38:00Z">
        <w:r w:rsidR="00AA6F46" w:rsidRPr="008E1A76">
          <w:rPr>
            <w:color w:val="000000" w:themeColor="text1"/>
            <w:rPrChange w:id="3886" w:author="Natasha Hardy" w:date="2021-12-10T13:32:00Z">
              <w:rPr>
                <w:color w:val="000000"/>
              </w:rPr>
            </w:rPrChange>
          </w:rPr>
          <w:t>O</w:t>
        </w:r>
      </w:ins>
      <w:ins w:id="3887" w:author="Rebecca McIntosh" w:date="2021-10-29T12:40:00Z">
        <w:r w:rsidR="00225EFD" w:rsidRPr="008E1A76">
          <w:rPr>
            <w:color w:val="000000" w:themeColor="text1"/>
            <w:rPrChange w:id="3888" w:author="Natasha Hardy" w:date="2021-12-10T13:32:00Z">
              <w:rPr>
                <w:color w:val="000000"/>
              </w:rPr>
            </w:rPrChange>
          </w:rPr>
          <w:t xml:space="preserve">nly </w:t>
        </w:r>
        <w:del w:id="3889" w:author="Natasha Hardy" w:date="2021-11-11T15:38:00Z">
          <w:r w:rsidR="00225EFD" w:rsidRPr="008E1A76" w:rsidDel="00AA6F46">
            <w:rPr>
              <w:color w:val="000000" w:themeColor="text1"/>
              <w:rPrChange w:id="3890" w:author="Natasha Hardy" w:date="2021-12-10T13:32:00Z">
                <w:rPr>
                  <w:color w:val="000000"/>
                </w:rPr>
              </w:rPrChange>
            </w:rPr>
            <w:delText>H</w:delText>
          </w:r>
        </w:del>
      </w:ins>
      <w:ins w:id="3891" w:author="Natasha Hardy" w:date="2021-11-11T15:38:00Z">
        <w:r w:rsidR="00AA6F46" w:rsidRPr="008E1A76">
          <w:rPr>
            <w:color w:val="000000" w:themeColor="text1"/>
            <w:rPrChange w:id="3892" w:author="Natasha Hardy" w:date="2021-12-10T13:32:00Z">
              <w:rPr>
                <w:color w:val="000000"/>
              </w:rPr>
            </w:rPrChange>
          </w:rPr>
          <w:t>h</w:t>
        </w:r>
      </w:ins>
      <w:ins w:id="3893" w:author="Rebecca McIntosh" w:date="2021-10-29T12:40:00Z">
        <w:r w:rsidR="00225EFD" w:rsidRPr="008E1A76">
          <w:rPr>
            <w:color w:val="000000" w:themeColor="text1"/>
            <w:rPrChange w:id="3894" w:author="Natasha Hardy" w:date="2021-12-10T13:32:00Z">
              <w:rPr>
                <w:color w:val="000000"/>
              </w:rPr>
            </w:rPrChange>
          </w:rPr>
          <w:t xml:space="preserve">aplotype </w:t>
        </w:r>
        <w:del w:id="3895" w:author="Natasha Hardy" w:date="2021-12-01T16:28:00Z">
          <w:r w:rsidR="00225EFD" w:rsidRPr="008E1A76" w:rsidDel="001F18E4">
            <w:rPr>
              <w:color w:val="000000" w:themeColor="text1"/>
              <w:rPrChange w:id="3896" w:author="Natasha Hardy" w:date="2021-12-10T13:32:00Z">
                <w:rPr>
                  <w:color w:val="000000"/>
                </w:rPr>
              </w:rPrChange>
            </w:rPr>
            <w:delText>5</w:delText>
          </w:r>
        </w:del>
      </w:ins>
      <w:ins w:id="3897" w:author="Natasha Hardy" w:date="2021-12-01T16:28:00Z">
        <w:r w:rsidR="001F18E4" w:rsidRPr="008E1A76">
          <w:rPr>
            <w:color w:val="000000" w:themeColor="text1"/>
            <w:rPrChange w:id="3898" w:author="Natasha Hardy" w:date="2021-12-10T13:32:00Z">
              <w:rPr>
                <w:color w:val="000000"/>
              </w:rPr>
            </w:rPrChange>
          </w:rPr>
          <w:t>3</w:t>
        </w:r>
      </w:ins>
      <w:ins w:id="3899" w:author="Rebecca McIntosh" w:date="2021-10-29T12:40:00Z">
        <w:r w:rsidR="00225EFD" w:rsidRPr="008E1A76">
          <w:rPr>
            <w:color w:val="000000" w:themeColor="text1"/>
            <w:rPrChange w:id="3900" w:author="Natasha Hardy" w:date="2021-12-10T13:32:00Z">
              <w:rPr>
                <w:color w:val="000000"/>
              </w:rPr>
            </w:rPrChange>
          </w:rPr>
          <w:t xml:space="preserve"> was unique to </w:t>
        </w:r>
        <w:proofErr w:type="spellStart"/>
        <w:r w:rsidR="00225EFD" w:rsidRPr="008E1A76">
          <w:rPr>
            <w:color w:val="000000" w:themeColor="text1"/>
            <w:rPrChange w:id="3901" w:author="Natasha Hardy" w:date="2021-12-10T13:32:00Z">
              <w:rPr>
                <w:color w:val="000000"/>
              </w:rPr>
            </w:rPrChange>
          </w:rPr>
          <w:t>Barungub</w:t>
        </w:r>
      </w:ins>
      <w:ins w:id="3902" w:author="Natasha Hardy" w:date="2021-11-11T15:38:00Z">
        <w:r w:rsidR="00AA6F46" w:rsidRPr="008E1A76">
          <w:rPr>
            <w:color w:val="000000" w:themeColor="text1"/>
            <w:rPrChange w:id="3903" w:author="Natasha Hardy" w:date="2021-12-10T13:32:00Z">
              <w:rPr>
                <w:color w:val="000000"/>
              </w:rPr>
            </w:rPrChange>
          </w:rPr>
          <w:t>a</w:t>
        </w:r>
      </w:ins>
      <w:proofErr w:type="spellEnd"/>
      <w:ins w:id="3904" w:author="Rebecca McIntosh" w:date="2021-10-29T12:40:00Z">
        <w:del w:id="3905" w:author="Natasha Hardy" w:date="2021-11-11T15:38:00Z">
          <w:r w:rsidR="00225EFD" w:rsidRPr="008E1A76" w:rsidDel="00AA6F46">
            <w:rPr>
              <w:color w:val="000000" w:themeColor="text1"/>
              <w:rPrChange w:id="3906" w:author="Natasha Hardy" w:date="2021-12-10T13:32:00Z">
                <w:rPr>
                  <w:color w:val="000000"/>
                </w:rPr>
              </w:rPrChange>
            </w:rPr>
            <w:delText>u</w:delText>
          </w:r>
        </w:del>
        <w:r w:rsidR="00225EFD" w:rsidRPr="008E1A76">
          <w:rPr>
            <w:color w:val="000000" w:themeColor="text1"/>
            <w:rPrChange w:id="3907" w:author="Natasha Hardy" w:date="2021-12-10T13:32:00Z">
              <w:rPr>
                <w:color w:val="000000"/>
              </w:rPr>
            </w:rPrChange>
          </w:rPr>
          <w:t xml:space="preserve">, the remaining </w:t>
        </w:r>
        <w:del w:id="3908" w:author="Natasha Hardy" w:date="2021-12-10T10:00:00Z">
          <w:r w:rsidR="00225EFD" w:rsidRPr="008E1A76" w:rsidDel="00E27D0D">
            <w:rPr>
              <w:color w:val="000000" w:themeColor="text1"/>
              <w:rPrChange w:id="3909" w:author="Natasha Hardy" w:date="2021-12-10T13:32:00Z">
                <w:rPr>
                  <w:color w:val="000000"/>
                </w:rPr>
              </w:rPrChange>
            </w:rPr>
            <w:delText>six</w:delText>
          </w:r>
        </w:del>
      </w:ins>
      <w:ins w:id="3910" w:author="Natasha Hardy" w:date="2021-12-10T10:00:00Z">
        <w:r w:rsidR="00E27D0D" w:rsidRPr="008E1A76">
          <w:rPr>
            <w:color w:val="000000" w:themeColor="text1"/>
            <w:rPrChange w:id="3911" w:author="Natasha Hardy" w:date="2021-12-10T13:32:00Z">
              <w:rPr>
                <w:color w:val="000000"/>
              </w:rPr>
            </w:rPrChange>
          </w:rPr>
          <w:t>five</w:t>
        </w:r>
      </w:ins>
      <w:ins w:id="3912" w:author="Rebecca McIntosh" w:date="2021-10-29T12:40:00Z">
        <w:r w:rsidR="00225EFD" w:rsidRPr="008E1A76">
          <w:rPr>
            <w:color w:val="000000" w:themeColor="text1"/>
            <w:rPrChange w:id="3913" w:author="Natasha Hardy" w:date="2021-12-10T13:32:00Z">
              <w:rPr>
                <w:color w:val="000000"/>
              </w:rPr>
            </w:rPrChange>
          </w:rPr>
          <w:t xml:space="preserve"> haplotypes were </w:t>
        </w:r>
      </w:ins>
      <w:ins w:id="3914" w:author="Rebecca McIntosh" w:date="2021-10-29T12:41:00Z">
        <w:r w:rsidR="00225EFD" w:rsidRPr="008E1A76">
          <w:rPr>
            <w:color w:val="000000" w:themeColor="text1"/>
            <w:rPrChange w:id="3915" w:author="Natasha Hardy" w:date="2021-12-10T13:32:00Z">
              <w:rPr>
                <w:color w:val="000000"/>
              </w:rPr>
            </w:rPrChange>
          </w:rPr>
          <w:t xml:space="preserve">detected at both sites </w:t>
        </w:r>
        <w:r w:rsidR="00225EFD" w:rsidRPr="008E1A76">
          <w:rPr>
            <w:color w:val="000000" w:themeColor="text1"/>
            <w:rPrChange w:id="3916" w:author="Natasha Hardy" w:date="2021-12-10T13:32:00Z">
              <w:rPr/>
            </w:rPrChange>
          </w:rPr>
          <w:t>(Figs. 5b)</w:t>
        </w:r>
      </w:ins>
      <w:ins w:id="3917" w:author="Natasha Hardy" w:date="2021-12-10T10:00:00Z">
        <w:r w:rsidR="00E27D0D" w:rsidRPr="008E1A76">
          <w:rPr>
            <w:color w:val="000000" w:themeColor="text1"/>
            <w:rPrChange w:id="3918" w:author="Natasha Hardy" w:date="2021-12-10T13:32:00Z">
              <w:rPr/>
            </w:rPrChange>
          </w:rPr>
          <w:t>.</w:t>
        </w:r>
      </w:ins>
      <w:ins w:id="3919" w:author="Natasha Hardy" w:date="2021-11-13T12:22:00Z">
        <w:r w:rsidR="00B93A7F" w:rsidRPr="008E1A76">
          <w:rPr>
            <w:color w:val="000000" w:themeColor="text1"/>
            <w:rPrChange w:id="3920" w:author="Natasha Hardy" w:date="2021-12-10T13:32:00Z">
              <w:rPr/>
            </w:rPrChange>
          </w:rPr>
          <w:t xml:space="preserve"> </w:t>
        </w:r>
      </w:ins>
      <w:ins w:id="3921" w:author="Microsoft Office User" w:date="2021-11-30T14:54:00Z">
        <w:r w:rsidR="00DC3727" w:rsidRPr="008E1A76">
          <w:rPr>
            <w:color w:val="000000" w:themeColor="text1"/>
            <w:rPrChange w:id="3922" w:author="Natasha Hardy" w:date="2021-12-10T13:32:00Z">
              <w:rPr>
                <w:highlight w:val="yellow"/>
              </w:rPr>
            </w:rPrChange>
          </w:rPr>
          <w:t>H</w:t>
        </w:r>
      </w:ins>
      <w:ins w:id="3923" w:author="Natasha Hardy" w:date="2021-11-13T12:22:00Z">
        <w:del w:id="3924" w:author="Microsoft Office User" w:date="2021-11-30T14:54:00Z">
          <w:r w:rsidR="00B93A7F" w:rsidRPr="008E1A76" w:rsidDel="00DC3727">
            <w:rPr>
              <w:color w:val="000000" w:themeColor="text1"/>
              <w:rPrChange w:id="3925" w:author="Natasha Hardy" w:date="2021-12-10T13:32:00Z">
                <w:rPr/>
              </w:rPrChange>
            </w:rPr>
            <w:delText>and h</w:delText>
          </w:r>
        </w:del>
        <w:r w:rsidR="00B93A7F" w:rsidRPr="008E1A76">
          <w:rPr>
            <w:color w:val="000000" w:themeColor="text1"/>
            <w:rPrChange w:id="3926" w:author="Natasha Hardy" w:date="2021-12-10T13:32:00Z">
              <w:rPr/>
            </w:rPrChange>
          </w:rPr>
          <w:t xml:space="preserve">aplotype 1 was identified </w:t>
        </w:r>
      </w:ins>
      <w:ins w:id="3927" w:author="Natasha Hardy" w:date="2021-12-10T13:27:00Z">
        <w:r w:rsidR="00D50C87" w:rsidRPr="000B2280">
          <w:rPr>
            <w:color w:val="000000" w:themeColor="text1"/>
          </w:rPr>
          <w:t xml:space="preserve">three different single sources </w:t>
        </w:r>
      </w:ins>
      <w:ins w:id="3928" w:author="Natasha Hardy" w:date="2021-12-10T13:28:00Z">
        <w:r w:rsidR="004D1459" w:rsidRPr="000B2280">
          <w:rPr>
            <w:color w:val="000000" w:themeColor="text1"/>
          </w:rPr>
          <w:t>of DNA from penguins from southeastern A</w:t>
        </w:r>
      </w:ins>
      <w:ins w:id="3929" w:author="Natasha Hardy" w:date="2021-12-10T13:29:00Z">
        <w:r w:rsidR="004D1459" w:rsidRPr="000B2280">
          <w:rPr>
            <w:color w:val="000000" w:themeColor="text1"/>
          </w:rPr>
          <w:t xml:space="preserve">ustralia </w:t>
        </w:r>
      </w:ins>
      <w:ins w:id="3930" w:author="Natasha Hardy" w:date="2021-12-10T13:28:00Z">
        <w:r w:rsidR="004D1459" w:rsidRPr="000B2280">
          <w:rPr>
            <w:color w:val="000000" w:themeColor="text1"/>
          </w:rPr>
          <w:t>(</w:t>
        </w:r>
      </w:ins>
      <w:ins w:id="3931" w:author="Natasha Hardy" w:date="2021-12-10T13:29:00Z">
        <w:r w:rsidR="004D1459" w:rsidRPr="000B2280">
          <w:rPr>
            <w:color w:val="000000" w:themeColor="text1"/>
          </w:rPr>
          <w:t xml:space="preserve">see reference material in </w:t>
        </w:r>
      </w:ins>
      <w:ins w:id="3932" w:author="Natasha Hardy" w:date="2021-12-10T13:28:00Z">
        <w:r w:rsidR="004D1459" w:rsidRPr="000B2280">
          <w:rPr>
            <w:color w:val="000000" w:themeColor="text1"/>
          </w:rPr>
          <w:t>Appendix S1.4)</w:t>
        </w:r>
      </w:ins>
      <w:ins w:id="3933" w:author="Microsoft Office User" w:date="2021-11-30T14:54:00Z">
        <w:del w:id="3934" w:author="Natasha Hardy" w:date="2021-12-10T13:27:00Z">
          <w:r w:rsidR="00DC3727" w:rsidRPr="008E1A76" w:rsidDel="00D50C87">
            <w:rPr>
              <w:color w:val="000000" w:themeColor="text1"/>
              <w:rPrChange w:id="3935" w:author="Natasha Hardy" w:date="2021-12-10T13:32:00Z">
                <w:rPr>
                  <w:highlight w:val="yellow"/>
                </w:rPr>
              </w:rPrChange>
            </w:rPr>
            <w:delText>our positive control</w:delText>
          </w:r>
        </w:del>
        <w:del w:id="3936" w:author="Natasha Hardy" w:date="2021-12-10T10:01:00Z">
          <w:r w:rsidR="00DC3727" w:rsidRPr="008E1A76" w:rsidDel="00E27D0D">
            <w:rPr>
              <w:color w:val="000000" w:themeColor="text1"/>
              <w:rPrChange w:id="3937" w:author="Natasha Hardy" w:date="2021-12-10T13:32:00Z">
                <w:rPr>
                  <w:highlight w:val="yellow"/>
                </w:rPr>
              </w:rPrChange>
            </w:rPr>
            <w:delText xml:space="preserve"> –</w:delText>
          </w:r>
        </w:del>
        <w:del w:id="3938" w:author="Natasha Hardy" w:date="2021-12-10T13:27:00Z">
          <w:r w:rsidR="00DC3727" w:rsidRPr="008E1A76" w:rsidDel="00D50C87">
            <w:rPr>
              <w:color w:val="000000" w:themeColor="text1"/>
              <w:rPrChange w:id="3939" w:author="Natasha Hardy" w:date="2021-12-10T13:32:00Z">
                <w:rPr>
                  <w:highlight w:val="yellow"/>
                </w:rPr>
              </w:rPrChange>
            </w:rPr>
            <w:delText xml:space="preserve"> </w:delText>
          </w:r>
        </w:del>
      </w:ins>
      <w:ins w:id="3940" w:author="Rebecca McIntosh" w:date="2021-10-29T12:41:00Z">
        <w:r w:rsidR="00225EFD" w:rsidRPr="008E1A76">
          <w:rPr>
            <w:color w:val="000000" w:themeColor="text1"/>
            <w:rPrChange w:id="3941" w:author="Natasha Hardy" w:date="2021-12-10T13:32:00Z">
              <w:rPr>
                <w:color w:val="000000"/>
              </w:rPr>
            </w:rPrChange>
          </w:rPr>
          <w:t>.</w:t>
        </w:r>
      </w:ins>
      <w:r w:rsidRPr="008E1A76">
        <w:rPr>
          <w:color w:val="000000" w:themeColor="text1"/>
          <w:rPrChange w:id="3942" w:author="Natasha Hardy" w:date="2021-12-10T13:32:00Z">
            <w:rPr>
              <w:color w:val="000000"/>
            </w:rPr>
          </w:rPrChange>
        </w:rPr>
        <w:t xml:space="preserve"> </w:t>
      </w:r>
      <w:del w:id="3943" w:author="Rebecca McIntosh" w:date="2021-10-29T12:26:00Z">
        <w:r w:rsidRPr="008E1A76" w:rsidDel="00C53F52">
          <w:rPr>
            <w:color w:val="000000" w:themeColor="text1"/>
            <w:rPrChange w:id="3944" w:author="Natasha Hardy" w:date="2021-12-10T13:32:00Z">
              <w:rPr>
                <w:color w:val="000000"/>
              </w:rPr>
            </w:rPrChange>
          </w:rPr>
          <w:delText xml:space="preserve">containing little penguin DNA </w:delText>
        </w:r>
      </w:del>
      <w:del w:id="3945" w:author="Rebecca McIntosh" w:date="2021-10-29T12:36:00Z">
        <w:r w:rsidRPr="008E1A76" w:rsidDel="00225EFD">
          <w:rPr>
            <w:color w:val="000000" w:themeColor="text1"/>
            <w:rPrChange w:id="3946" w:author="Natasha Hardy" w:date="2021-12-10T13:32:00Z">
              <w:rPr>
                <w:color w:val="000000"/>
              </w:rPr>
            </w:rPrChange>
          </w:rPr>
          <w:delText>were subsequently searched for the presence of the</w:delText>
        </w:r>
      </w:del>
      <w:del w:id="3947" w:author="Rebecca McIntosh" w:date="2021-10-29T12:27:00Z">
        <w:r w:rsidRPr="008E1A76" w:rsidDel="00C53F52">
          <w:rPr>
            <w:color w:val="000000" w:themeColor="text1"/>
            <w:rPrChange w:id="3948" w:author="Natasha Hardy" w:date="2021-12-10T13:32:00Z">
              <w:rPr>
                <w:color w:val="000000"/>
              </w:rPr>
            </w:rPrChange>
          </w:rPr>
          <w:delText>se</w:delText>
        </w:r>
      </w:del>
      <w:del w:id="3949" w:author="Rebecca McIntosh" w:date="2021-10-29T12:36:00Z">
        <w:r w:rsidRPr="008E1A76" w:rsidDel="00225EFD">
          <w:rPr>
            <w:color w:val="000000" w:themeColor="text1"/>
            <w:rPrChange w:id="3950" w:author="Natasha Hardy" w:date="2021-12-10T13:32:00Z">
              <w:rPr>
                <w:color w:val="000000"/>
              </w:rPr>
            </w:rPrChange>
          </w:rPr>
          <w:delText xml:space="preserve"> 7 mtDNA haplotypes. Thus whilst </w:delText>
        </w:r>
        <w:r w:rsidRPr="008E1A76" w:rsidDel="00225EFD">
          <w:rPr>
            <w:color w:val="000000" w:themeColor="text1"/>
            <w:rPrChange w:id="3951" w:author="Natasha Hardy" w:date="2021-12-10T13:32:00Z">
              <w:rPr/>
            </w:rPrChange>
          </w:rPr>
          <w:delText xml:space="preserve">2 haplotypes were detected as being from Barunguba samples, we </w:delText>
        </w:r>
      </w:del>
      <w:del w:id="3952" w:author="Rebecca McIntosh" w:date="2021-10-28T11:31:00Z">
        <w:r w:rsidRPr="008E1A76" w:rsidDel="00403656">
          <w:rPr>
            <w:color w:val="000000" w:themeColor="text1"/>
            <w:rPrChange w:id="3953" w:author="Natasha Hardy" w:date="2021-12-10T13:32:00Z">
              <w:rPr/>
            </w:rPrChange>
          </w:rPr>
          <w:delText>d</w:delText>
        </w:r>
      </w:del>
      <w:ins w:id="3954" w:author="Microsoft Office User" w:date="2021-10-14T07:25:00Z">
        <w:del w:id="3955" w:author="Rebecca McIntosh" w:date="2021-10-28T11:31:00Z">
          <w:r w:rsidR="007F4B46" w:rsidRPr="008E1A76" w:rsidDel="00403656">
            <w:rPr>
              <w:color w:val="000000" w:themeColor="text1"/>
              <w:rPrChange w:id="3956" w:author="Natasha Hardy" w:date="2021-12-10T13:32:00Z">
                <w:rPr/>
              </w:rPrChange>
            </w:rPr>
            <w:delText>id</w:delText>
          </w:r>
        </w:del>
      </w:ins>
      <w:del w:id="3957" w:author="Rebecca McIntosh" w:date="2021-10-28T11:31:00Z">
        <w:r w:rsidRPr="008E1A76" w:rsidDel="00403656">
          <w:rPr>
            <w:color w:val="000000" w:themeColor="text1"/>
            <w:rPrChange w:id="3958" w:author="Natasha Hardy" w:date="2021-12-10T13:32:00Z">
              <w:rPr/>
            </w:rPrChange>
          </w:rPr>
          <w:delText xml:space="preserve">o </w:delText>
        </w:r>
      </w:del>
      <w:del w:id="3959" w:author="Rebecca McIntosh" w:date="2021-10-29T12:36:00Z">
        <w:r w:rsidRPr="008E1A76" w:rsidDel="00225EFD">
          <w:rPr>
            <w:color w:val="000000" w:themeColor="text1"/>
            <w:rPrChange w:id="3960" w:author="Natasha Hardy" w:date="2021-12-10T13:32:00Z">
              <w:rPr/>
            </w:rPrChange>
          </w:rPr>
          <w:delText xml:space="preserve">detect additional haplotypes when searching those </w:delText>
        </w:r>
        <w:r w:rsidR="009943B4" w:rsidRPr="008E1A76" w:rsidDel="00225EFD">
          <w:rPr>
            <w:color w:val="000000" w:themeColor="text1"/>
            <w:rPrChange w:id="3961" w:author="Natasha Hardy" w:date="2021-12-10T13:32:00Z">
              <w:rPr/>
            </w:rPrChange>
          </w:rPr>
          <w:delText xml:space="preserve">same </w:delText>
        </w:r>
        <w:r w:rsidRPr="008E1A76" w:rsidDel="00225EFD">
          <w:rPr>
            <w:color w:val="000000" w:themeColor="text1"/>
            <w:rPrChange w:id="3962" w:author="Natasha Hardy" w:date="2021-12-10T13:32:00Z">
              <w:rPr/>
            </w:rPrChange>
          </w:rPr>
          <w:delText xml:space="preserve">samples for haplotypes </w:delText>
        </w:r>
        <w:r w:rsidR="009943B4" w:rsidRPr="008E1A76" w:rsidDel="00225EFD">
          <w:rPr>
            <w:color w:val="000000" w:themeColor="text1"/>
            <w:rPrChange w:id="3963" w:author="Natasha Hardy" w:date="2021-12-10T13:32:00Z">
              <w:rPr/>
            </w:rPrChange>
          </w:rPr>
          <w:delText>that could come from elsewhere</w:delText>
        </w:r>
      </w:del>
      <w:ins w:id="3964" w:author="Microsoft Office User" w:date="2021-10-14T07:26:00Z">
        <w:del w:id="3965" w:author="Rebecca McIntosh" w:date="2021-10-29T12:36:00Z">
          <w:r w:rsidR="007F4B46" w:rsidRPr="008E1A76" w:rsidDel="00225EFD">
            <w:rPr>
              <w:color w:val="000000" w:themeColor="text1"/>
              <w:rPrChange w:id="3966" w:author="Natasha Hardy" w:date="2021-12-10T13:32:00Z">
                <w:rPr/>
              </w:rPrChange>
            </w:rPr>
            <w:delText>identified in other samples</w:delText>
          </w:r>
        </w:del>
      </w:ins>
      <w:del w:id="3967" w:author="Rebecca McIntosh" w:date="2021-10-29T12:36:00Z">
        <w:r w:rsidRPr="008E1A76" w:rsidDel="00225EFD">
          <w:rPr>
            <w:color w:val="000000" w:themeColor="text1"/>
            <w:rPrChange w:id="3968" w:author="Natasha Hardy" w:date="2021-12-10T13:32:00Z">
              <w:rPr/>
            </w:rPrChange>
          </w:rPr>
          <w:delText xml:space="preserve"> </w:delText>
        </w:r>
      </w:del>
      <w:del w:id="3969" w:author="Rebecca McIntosh" w:date="2021-10-29T12:41:00Z">
        <w:r w:rsidRPr="008E1A76" w:rsidDel="00225EFD">
          <w:rPr>
            <w:color w:val="000000" w:themeColor="text1"/>
            <w:rPrChange w:id="3970" w:author="Natasha Hardy" w:date="2021-12-10T13:32:00Z">
              <w:rPr/>
            </w:rPrChange>
          </w:rPr>
          <w:delText xml:space="preserve">(Figs. </w:delText>
        </w:r>
        <w:r w:rsidR="00E478AB" w:rsidRPr="008E1A76" w:rsidDel="00225EFD">
          <w:rPr>
            <w:color w:val="000000" w:themeColor="text1"/>
            <w:rPrChange w:id="3971" w:author="Natasha Hardy" w:date="2021-12-10T13:32:00Z">
              <w:rPr/>
            </w:rPrChange>
          </w:rPr>
          <w:delText>5b</w:delText>
        </w:r>
        <w:r w:rsidRPr="008E1A76" w:rsidDel="00225EFD">
          <w:rPr>
            <w:color w:val="000000" w:themeColor="text1"/>
            <w:rPrChange w:id="3972" w:author="Natasha Hardy" w:date="2021-12-10T13:32:00Z">
              <w:rPr/>
            </w:rPrChange>
          </w:rPr>
          <w:delText>)</w:delText>
        </w:r>
      </w:del>
      <w:del w:id="3973" w:author="Natasha Hardy" w:date="2021-11-11T15:40:00Z">
        <w:r w:rsidRPr="008E1A76" w:rsidDel="00AA6F46">
          <w:rPr>
            <w:color w:val="000000" w:themeColor="text1"/>
            <w:rPrChange w:id="3974" w:author="Natasha Hardy" w:date="2021-12-10T13:32:00Z">
              <w:rPr/>
            </w:rPrChange>
          </w:rPr>
          <w:delText>.</w:delText>
        </w:r>
      </w:del>
      <w:ins w:id="3975" w:author="Rebecca McIntosh" w:date="2021-10-29T12:28:00Z">
        <w:del w:id="3976" w:author="Natasha Hardy" w:date="2021-11-11T15:40:00Z">
          <w:r w:rsidR="00C53F52" w:rsidRPr="008E1A76" w:rsidDel="00AA6F46">
            <w:rPr>
              <w:color w:val="000000" w:themeColor="text1"/>
              <w:rPrChange w:id="3977" w:author="Natasha Hardy" w:date="2021-12-10T13:32:00Z">
                <w:rPr/>
              </w:rPrChange>
            </w:rPr>
            <w:delText xml:space="preserve"> </w:delText>
          </w:r>
        </w:del>
      </w:ins>
      <w:del w:id="3978" w:author="Natasha Hardy" w:date="2021-11-13T11:51:00Z">
        <w:r w:rsidRPr="008E1A76" w:rsidDel="00122265">
          <w:rPr>
            <w:color w:val="000000" w:themeColor="text1"/>
            <w:rPrChange w:id="3979" w:author="Natasha Hardy" w:date="2021-12-10T13:32:00Z">
              <w:rPr>
                <w:color w:val="000000"/>
              </w:rPr>
            </w:rPrChange>
          </w:rPr>
          <w:delText>Of these</w:delText>
        </w:r>
      </w:del>
      <w:ins w:id="3980" w:author="Natasha Hardy" w:date="2021-12-10T10:07:00Z">
        <w:r w:rsidR="007172FD" w:rsidRPr="008E1A76">
          <w:rPr>
            <w:color w:val="000000" w:themeColor="text1"/>
            <w:rPrChange w:id="3981" w:author="Natasha Hardy" w:date="2021-12-10T13:32:00Z">
              <w:rPr>
                <w:color w:val="000000"/>
                <w:highlight w:val="yellow"/>
              </w:rPr>
            </w:rPrChange>
          </w:rPr>
          <w:t>Across</w:t>
        </w:r>
      </w:ins>
      <w:ins w:id="3982" w:author="Natasha Hardy" w:date="2021-11-13T11:51:00Z">
        <w:r w:rsidR="00122265" w:rsidRPr="008E1A76">
          <w:rPr>
            <w:color w:val="000000" w:themeColor="text1"/>
            <w:rPrChange w:id="3983" w:author="Natasha Hardy" w:date="2021-12-10T13:32:00Z">
              <w:rPr>
                <w:color w:val="000000"/>
              </w:rPr>
            </w:rPrChange>
          </w:rPr>
          <w:t xml:space="preserve"> all</w:t>
        </w:r>
      </w:ins>
      <w:r w:rsidRPr="008E1A76">
        <w:rPr>
          <w:color w:val="000000" w:themeColor="text1"/>
          <w:rPrChange w:id="3984" w:author="Natasha Hardy" w:date="2021-12-10T13:32:00Z">
            <w:rPr>
              <w:color w:val="000000"/>
            </w:rPr>
          </w:rPrChange>
        </w:rPr>
        <w:t xml:space="preserve"> </w:t>
      </w:r>
      <w:ins w:id="3985" w:author="Microsoft Office User" w:date="2021-11-30T14:22:00Z">
        <w:r w:rsidR="007D2416" w:rsidRPr="008E1A76">
          <w:rPr>
            <w:color w:val="000000" w:themeColor="text1"/>
            <w:rPrChange w:id="3986" w:author="Natasha Hardy" w:date="2021-12-10T13:32:00Z">
              <w:rPr>
                <w:color w:val="000000"/>
              </w:rPr>
            </w:rPrChange>
          </w:rPr>
          <w:t>ten</w:t>
        </w:r>
      </w:ins>
      <w:del w:id="3987" w:author="Microsoft Office User" w:date="2021-11-30T14:22:00Z">
        <w:r w:rsidRPr="008E1A76" w:rsidDel="007D2416">
          <w:rPr>
            <w:color w:val="000000" w:themeColor="text1"/>
            <w:rPrChange w:id="3988" w:author="Natasha Hardy" w:date="2021-12-10T13:32:00Z">
              <w:rPr>
                <w:color w:val="000000"/>
              </w:rPr>
            </w:rPrChange>
          </w:rPr>
          <w:delText>10</w:delText>
        </w:r>
      </w:del>
      <w:ins w:id="3989" w:author="Natasha Hardy" w:date="2021-11-13T11:52:00Z">
        <w:r w:rsidR="00122265" w:rsidRPr="008E1A76">
          <w:rPr>
            <w:color w:val="000000" w:themeColor="text1"/>
            <w:rPrChange w:id="3990" w:author="Natasha Hardy" w:date="2021-12-10T13:32:00Z">
              <w:rPr>
                <w:color w:val="000000"/>
              </w:rPr>
            </w:rPrChange>
          </w:rPr>
          <w:t xml:space="preserve"> penguin positive</w:t>
        </w:r>
      </w:ins>
      <w:ins w:id="3991" w:author="Natasha Hardy" w:date="2021-11-11T10:06:00Z">
        <w:r w:rsidRPr="008E1A76">
          <w:rPr>
            <w:color w:val="000000" w:themeColor="text1"/>
            <w:rPrChange w:id="3992" w:author="Natasha Hardy" w:date="2021-12-10T13:32:00Z">
              <w:rPr>
                <w:color w:val="000000"/>
              </w:rPr>
            </w:rPrChange>
          </w:rPr>
          <w:t xml:space="preserve"> </w:t>
        </w:r>
      </w:ins>
      <w:ins w:id="3993" w:author="Rebecca McIntosh" w:date="2021-10-29T12:43:00Z">
        <w:r w:rsidR="00F8224C" w:rsidRPr="008E1A76">
          <w:rPr>
            <w:color w:val="000000" w:themeColor="text1"/>
            <w:rPrChange w:id="3994" w:author="Natasha Hardy" w:date="2021-12-10T13:32:00Z">
              <w:rPr>
                <w:color w:val="000000"/>
              </w:rPr>
            </w:rPrChange>
          </w:rPr>
          <w:t xml:space="preserve">scat </w:t>
        </w:r>
      </w:ins>
      <w:r w:rsidRPr="008E1A76">
        <w:rPr>
          <w:color w:val="000000" w:themeColor="text1"/>
          <w:rPrChange w:id="3995" w:author="Natasha Hardy" w:date="2021-12-10T13:32:00Z">
            <w:rPr>
              <w:color w:val="000000"/>
            </w:rPr>
          </w:rPrChange>
        </w:rPr>
        <w:t xml:space="preserve">samples, </w:t>
      </w:r>
      <w:ins w:id="3996" w:author="Microsoft Office User" w:date="2021-11-30T14:22:00Z">
        <w:del w:id="3997" w:author="Natasha Hardy" w:date="2021-11-30T15:47:00Z">
          <w:r w:rsidR="007D2416" w:rsidRPr="008E1A76" w:rsidDel="00E41A48">
            <w:rPr>
              <w:color w:val="000000" w:themeColor="text1"/>
              <w:rPrChange w:id="3998" w:author="Natasha Hardy" w:date="2021-12-10T13:32:00Z">
                <w:rPr>
                  <w:color w:val="000000"/>
                </w:rPr>
              </w:rPrChange>
            </w:rPr>
            <w:delText>five</w:delText>
          </w:r>
        </w:del>
      </w:ins>
      <w:ins w:id="3999" w:author="Natasha Hardy" w:date="2021-11-30T15:47:00Z">
        <w:r w:rsidR="00E41A48" w:rsidRPr="008E1A76">
          <w:rPr>
            <w:color w:val="000000" w:themeColor="text1"/>
            <w:rPrChange w:id="4000" w:author="Natasha Hardy" w:date="2021-12-10T13:32:00Z">
              <w:rPr>
                <w:color w:val="000000"/>
              </w:rPr>
            </w:rPrChange>
          </w:rPr>
          <w:t>six</w:t>
        </w:r>
      </w:ins>
      <w:ins w:id="4001" w:author="Microsoft Office User" w:date="2021-11-30T14:22:00Z">
        <w:r w:rsidR="007D2416" w:rsidRPr="008E1A76">
          <w:rPr>
            <w:color w:val="000000" w:themeColor="text1"/>
            <w:rPrChange w:id="4002" w:author="Natasha Hardy" w:date="2021-12-10T13:32:00Z">
              <w:rPr>
                <w:color w:val="000000"/>
              </w:rPr>
            </w:rPrChange>
          </w:rPr>
          <w:t xml:space="preserve"> </w:t>
        </w:r>
        <w:del w:id="4003" w:author="Natasha Hardy" w:date="2021-12-10T10:07:00Z">
          <w:r w:rsidR="007D2416" w:rsidRPr="008E1A76" w:rsidDel="007172FD">
            <w:rPr>
              <w:color w:val="000000" w:themeColor="text1"/>
              <w:rPrChange w:id="4004" w:author="Natasha Hardy" w:date="2021-12-10T13:32:00Z">
                <w:rPr>
                  <w:color w:val="000000"/>
                </w:rPr>
              </w:rPrChange>
            </w:rPr>
            <w:delText>of these</w:delText>
          </w:r>
        </w:del>
      </w:ins>
      <w:del w:id="4005" w:author="Natasha Hardy" w:date="2021-12-10T10:07:00Z">
        <w:r w:rsidRPr="008E1A76" w:rsidDel="007172FD">
          <w:rPr>
            <w:color w:val="000000" w:themeColor="text1"/>
            <w:rPrChange w:id="4006" w:author="Natasha Hardy" w:date="2021-12-10T13:32:00Z">
              <w:rPr>
                <w:color w:val="000000"/>
              </w:rPr>
            </w:rPrChange>
          </w:rPr>
          <w:delText xml:space="preserve">5 </w:delText>
        </w:r>
      </w:del>
      <w:r w:rsidRPr="008E1A76">
        <w:rPr>
          <w:color w:val="000000" w:themeColor="text1"/>
          <w:rPrChange w:id="4007" w:author="Natasha Hardy" w:date="2021-12-10T13:32:00Z">
            <w:rPr>
              <w:color w:val="000000"/>
            </w:rPr>
          </w:rPrChange>
        </w:rPr>
        <w:t xml:space="preserve">contained a single haplotype, whilst </w:t>
      </w:r>
      <w:ins w:id="4008" w:author="Microsoft Office User" w:date="2021-11-30T14:22:00Z">
        <w:r w:rsidR="007D2416" w:rsidRPr="008E1A76">
          <w:rPr>
            <w:color w:val="000000" w:themeColor="text1"/>
            <w:rPrChange w:id="4009" w:author="Natasha Hardy" w:date="2021-12-10T13:32:00Z">
              <w:rPr>
                <w:color w:val="000000"/>
              </w:rPr>
            </w:rPrChange>
          </w:rPr>
          <w:t xml:space="preserve">the remaining </w:t>
        </w:r>
        <w:del w:id="4010" w:author="Natasha Hardy" w:date="2021-11-30T15:47:00Z">
          <w:r w:rsidR="007D2416" w:rsidRPr="008E1A76" w:rsidDel="00E41A48">
            <w:rPr>
              <w:color w:val="000000" w:themeColor="text1"/>
              <w:rPrChange w:id="4011" w:author="Natasha Hardy" w:date="2021-12-10T13:32:00Z">
                <w:rPr>
                  <w:color w:val="000000"/>
                </w:rPr>
              </w:rPrChange>
            </w:rPr>
            <w:delText>five</w:delText>
          </w:r>
        </w:del>
      </w:ins>
      <w:ins w:id="4012" w:author="Natasha Hardy" w:date="2021-11-30T15:47:00Z">
        <w:r w:rsidR="00E41A48" w:rsidRPr="008E1A76">
          <w:rPr>
            <w:color w:val="000000" w:themeColor="text1"/>
            <w:rPrChange w:id="4013" w:author="Natasha Hardy" w:date="2021-12-10T13:32:00Z">
              <w:rPr>
                <w:color w:val="000000"/>
              </w:rPr>
            </w:rPrChange>
          </w:rPr>
          <w:t>four</w:t>
        </w:r>
      </w:ins>
      <w:del w:id="4014" w:author="Microsoft Office User" w:date="2021-11-30T14:22:00Z">
        <w:r w:rsidRPr="008E1A76" w:rsidDel="007D2416">
          <w:rPr>
            <w:color w:val="000000" w:themeColor="text1"/>
            <w:rPrChange w:id="4015" w:author="Natasha Hardy" w:date="2021-12-10T13:32:00Z">
              <w:rPr>
                <w:color w:val="000000"/>
              </w:rPr>
            </w:rPrChange>
          </w:rPr>
          <w:delText>5</w:delText>
        </w:r>
      </w:del>
      <w:r w:rsidRPr="008E1A76">
        <w:rPr>
          <w:color w:val="000000" w:themeColor="text1"/>
          <w:rPrChange w:id="4016" w:author="Natasha Hardy" w:date="2021-12-10T13:32:00Z">
            <w:rPr>
              <w:color w:val="000000"/>
            </w:rPr>
          </w:rPrChange>
        </w:rPr>
        <w:t xml:space="preserve"> contained between 2–</w:t>
      </w:r>
      <w:del w:id="4017" w:author="Natasha Hardy" w:date="2021-11-30T15:47:00Z">
        <w:r w:rsidRPr="008E1A76" w:rsidDel="00E41A48">
          <w:rPr>
            <w:color w:val="000000" w:themeColor="text1"/>
            <w:rPrChange w:id="4018" w:author="Natasha Hardy" w:date="2021-12-10T13:32:00Z">
              <w:rPr>
                <w:color w:val="000000"/>
              </w:rPr>
            </w:rPrChange>
          </w:rPr>
          <w:delText xml:space="preserve">6 </w:delText>
        </w:r>
      </w:del>
      <w:ins w:id="4019" w:author="Natasha Hardy" w:date="2021-11-30T15:47:00Z">
        <w:r w:rsidR="00E41A48" w:rsidRPr="008E1A76">
          <w:rPr>
            <w:color w:val="000000" w:themeColor="text1"/>
            <w:rPrChange w:id="4020" w:author="Natasha Hardy" w:date="2021-12-10T13:32:00Z">
              <w:rPr>
                <w:color w:val="000000"/>
              </w:rPr>
            </w:rPrChange>
          </w:rPr>
          <w:t xml:space="preserve">4 </w:t>
        </w:r>
      </w:ins>
      <w:del w:id="4021" w:author="Natasha Hardy" w:date="2021-12-10T10:07:00Z">
        <w:r w:rsidRPr="008E1A76" w:rsidDel="007172FD">
          <w:rPr>
            <w:color w:val="000000" w:themeColor="text1"/>
            <w:rPrChange w:id="4022" w:author="Natasha Hardy" w:date="2021-12-10T13:32:00Z">
              <w:rPr>
                <w:color w:val="000000"/>
              </w:rPr>
            </w:rPrChange>
          </w:rPr>
          <w:delText xml:space="preserve">individual mtDNA </w:delText>
        </w:r>
      </w:del>
      <w:r w:rsidRPr="008E1A76">
        <w:rPr>
          <w:color w:val="000000" w:themeColor="text1"/>
          <w:rPrChange w:id="4023" w:author="Natasha Hardy" w:date="2021-12-10T13:32:00Z">
            <w:rPr>
              <w:color w:val="000000"/>
            </w:rPr>
          </w:rPrChange>
        </w:rPr>
        <w:t xml:space="preserve">haplotypes </w:t>
      </w:r>
      <w:del w:id="4024" w:author="Natasha Hardy" w:date="2021-11-11T15:40:00Z">
        <w:r w:rsidR="009943B4" w:rsidRPr="008E1A76" w:rsidDel="00AA6F46">
          <w:rPr>
            <w:color w:val="000000" w:themeColor="text1"/>
            <w:rPrChange w:id="4025" w:author="Natasha Hardy" w:date="2021-12-10T13:32:00Z">
              <w:rPr>
                <w:color w:val="000000"/>
              </w:rPr>
            </w:rPrChange>
          </w:rPr>
          <w:delText xml:space="preserve">or individual penguins </w:delText>
        </w:r>
      </w:del>
      <w:r w:rsidRPr="008E1A76">
        <w:rPr>
          <w:color w:val="000000" w:themeColor="text1"/>
          <w:rPrChange w:id="4026" w:author="Natasha Hardy" w:date="2021-12-10T13:32:00Z">
            <w:rPr>
              <w:color w:val="000000"/>
            </w:rPr>
          </w:rPrChange>
        </w:rPr>
        <w:t xml:space="preserve">(Fig. </w:t>
      </w:r>
      <w:r w:rsidR="00E478AB" w:rsidRPr="008E1A76">
        <w:rPr>
          <w:color w:val="000000" w:themeColor="text1"/>
          <w:rPrChange w:id="4027" w:author="Natasha Hardy" w:date="2021-12-10T13:32:00Z">
            <w:rPr/>
          </w:rPrChange>
        </w:rPr>
        <w:t>5b</w:t>
      </w:r>
      <w:r w:rsidRPr="008E1A76">
        <w:rPr>
          <w:color w:val="000000" w:themeColor="text1"/>
          <w:rPrChange w:id="4028" w:author="Natasha Hardy" w:date="2021-12-10T13:32:00Z">
            <w:rPr>
              <w:color w:val="000000"/>
            </w:rPr>
          </w:rPrChange>
        </w:rPr>
        <w:t>).</w:t>
      </w:r>
      <w:r w:rsidR="00A23418" w:rsidRPr="008E1A76">
        <w:rPr>
          <w:color w:val="000000" w:themeColor="text1"/>
          <w:rPrChange w:id="4029" w:author="Natasha Hardy" w:date="2021-12-10T13:32:00Z">
            <w:rPr>
              <w:color w:val="000000"/>
            </w:rPr>
          </w:rPrChange>
        </w:rPr>
        <w:t xml:space="preserve"> </w:t>
      </w:r>
      <w:del w:id="4030" w:author="Natasha Hardy" w:date="2021-11-11T15:41:00Z">
        <w:r w:rsidR="00A23418" w:rsidRPr="008E1A76" w:rsidDel="00AA6F46">
          <w:rPr>
            <w:rFonts w:ascii="Times New Roman" w:eastAsia="Times New Roman" w:hAnsi="Times New Roman" w:cs="Times New Roman"/>
            <w:color w:val="000000" w:themeColor="text1"/>
            <w:rPrChange w:id="4031" w:author="Natasha Hardy" w:date="2021-12-10T13:32:00Z">
              <w:rPr>
                <w:rFonts w:ascii="Times New Roman" w:eastAsia="Times New Roman" w:hAnsi="Times New Roman" w:cs="Times New Roman"/>
              </w:rPr>
            </w:rPrChange>
          </w:rPr>
          <w:delText>Logically,</w:delText>
        </w:r>
      </w:del>
      <w:ins w:id="4032" w:author="Natasha Hardy" w:date="2021-11-11T15:41:00Z">
        <w:r w:rsidR="00AA6F46" w:rsidRPr="008E1A76">
          <w:rPr>
            <w:rFonts w:ascii="Times New Roman" w:eastAsia="Times New Roman" w:hAnsi="Times New Roman" w:cs="Times New Roman"/>
            <w:color w:val="000000" w:themeColor="text1"/>
            <w:rPrChange w:id="4033" w:author="Natasha Hardy" w:date="2021-12-10T13:32:00Z">
              <w:rPr>
                <w:rFonts w:ascii="Times New Roman" w:eastAsia="Times New Roman" w:hAnsi="Times New Roman" w:cs="Times New Roman"/>
              </w:rPr>
            </w:rPrChange>
          </w:rPr>
          <w:t>Taking</w:t>
        </w:r>
      </w:ins>
      <w:r w:rsidR="00A23418" w:rsidRPr="008E1A76">
        <w:rPr>
          <w:rFonts w:ascii="Times New Roman" w:eastAsia="Times New Roman" w:hAnsi="Times New Roman" w:cs="Times New Roman"/>
          <w:color w:val="000000" w:themeColor="text1"/>
          <w:rPrChange w:id="4034" w:author="Natasha Hardy" w:date="2021-12-10T13:32:00Z">
            <w:rPr>
              <w:rFonts w:ascii="Times New Roman" w:eastAsia="Times New Roman" w:hAnsi="Times New Roman" w:cs="Times New Roman"/>
            </w:rPr>
          </w:rPrChange>
        </w:rPr>
        <w:t xml:space="preserve"> two distinct genetic haplotypes present within a sample</w:t>
      </w:r>
      <w:del w:id="4035" w:author="Natasha Hardy" w:date="2021-11-11T15:41:00Z">
        <w:r w:rsidR="00A23418" w:rsidRPr="008E1A76" w:rsidDel="00AA6F46">
          <w:rPr>
            <w:rFonts w:ascii="Times New Roman" w:eastAsia="Times New Roman" w:hAnsi="Times New Roman" w:cs="Times New Roman"/>
            <w:color w:val="000000" w:themeColor="text1"/>
            <w:rPrChange w:id="4036" w:author="Natasha Hardy" w:date="2021-12-10T13:32:00Z">
              <w:rPr>
                <w:rFonts w:ascii="Times New Roman" w:eastAsia="Times New Roman" w:hAnsi="Times New Roman" w:cs="Times New Roman"/>
              </w:rPr>
            </w:rPrChange>
          </w:rPr>
          <w:delText xml:space="preserve">, </w:delText>
        </w:r>
      </w:del>
      <w:ins w:id="4037" w:author="Natasha Hardy" w:date="2021-11-11T15:41:00Z">
        <w:r w:rsidR="00AA6F46" w:rsidRPr="008E1A76">
          <w:rPr>
            <w:rFonts w:ascii="Times New Roman" w:eastAsia="Times New Roman" w:hAnsi="Times New Roman" w:cs="Times New Roman"/>
            <w:color w:val="000000" w:themeColor="text1"/>
            <w:rPrChange w:id="4038" w:author="Natasha Hardy" w:date="2021-12-10T13:32:00Z">
              <w:rPr>
                <w:rFonts w:ascii="Times New Roman" w:eastAsia="Times New Roman" w:hAnsi="Times New Roman" w:cs="Times New Roman"/>
              </w:rPr>
            </w:rPrChange>
          </w:rPr>
          <w:t xml:space="preserve"> to </w:t>
        </w:r>
      </w:ins>
      <w:r w:rsidR="00A23418" w:rsidRPr="008E1A76">
        <w:rPr>
          <w:rFonts w:ascii="Times New Roman" w:eastAsia="Times New Roman" w:hAnsi="Times New Roman" w:cs="Times New Roman"/>
          <w:color w:val="000000" w:themeColor="text1"/>
          <w:rPrChange w:id="4039" w:author="Natasha Hardy" w:date="2021-12-10T13:32:00Z">
            <w:rPr>
              <w:rFonts w:ascii="Times New Roman" w:eastAsia="Times New Roman" w:hAnsi="Times New Roman" w:cs="Times New Roman"/>
            </w:rPr>
          </w:rPrChange>
        </w:rPr>
        <w:t>represent at least two distinct individual birds consumed</w:t>
      </w:r>
      <w:del w:id="4040" w:author="Natasha Hardy" w:date="2021-11-11T15:41:00Z">
        <w:r w:rsidR="00A23418" w:rsidRPr="008E1A76" w:rsidDel="00AA6F46">
          <w:rPr>
            <w:rFonts w:ascii="Times New Roman" w:eastAsia="Times New Roman" w:hAnsi="Times New Roman" w:cs="Times New Roman"/>
            <w:color w:val="000000" w:themeColor="text1"/>
            <w:rPrChange w:id="4041" w:author="Natasha Hardy" w:date="2021-12-10T13:32:00Z">
              <w:rPr>
                <w:rFonts w:ascii="Times New Roman" w:eastAsia="Times New Roman" w:hAnsi="Times New Roman" w:cs="Times New Roman"/>
              </w:rPr>
            </w:rPrChange>
          </w:rPr>
          <w:delText xml:space="preserve">. </w:delText>
        </w:r>
        <w:r w:rsidR="00867C1C" w:rsidRPr="008E1A76" w:rsidDel="00AA6F46">
          <w:rPr>
            <w:rFonts w:ascii="Times New Roman" w:eastAsia="Times New Roman" w:hAnsi="Times New Roman" w:cs="Times New Roman"/>
            <w:color w:val="000000" w:themeColor="text1"/>
            <w:rPrChange w:id="4042" w:author="Natasha Hardy" w:date="2021-12-10T13:32:00Z">
              <w:rPr>
                <w:rFonts w:ascii="Times New Roman" w:eastAsia="Times New Roman" w:hAnsi="Times New Roman" w:cs="Times New Roman"/>
              </w:rPr>
            </w:rPrChange>
          </w:rPr>
          <w:delText>Thus</w:delText>
        </w:r>
      </w:del>
      <w:r w:rsidR="00867C1C" w:rsidRPr="008E1A76">
        <w:rPr>
          <w:rFonts w:ascii="Times New Roman" w:eastAsia="Times New Roman" w:hAnsi="Times New Roman" w:cs="Times New Roman"/>
          <w:color w:val="000000" w:themeColor="text1"/>
          <w:rPrChange w:id="4043" w:author="Natasha Hardy" w:date="2021-12-10T13:32:00Z">
            <w:rPr>
              <w:rFonts w:ascii="Times New Roman" w:eastAsia="Times New Roman" w:hAnsi="Times New Roman" w:cs="Times New Roman"/>
            </w:rPr>
          </w:rPrChange>
        </w:rPr>
        <w:t>,</w:t>
      </w:r>
      <w:r w:rsidR="00A23418" w:rsidRPr="008E1A76">
        <w:rPr>
          <w:rFonts w:ascii="Times New Roman" w:eastAsia="Times New Roman" w:hAnsi="Times New Roman" w:cs="Times New Roman"/>
          <w:color w:val="000000" w:themeColor="text1"/>
          <w:rPrChange w:id="4044" w:author="Natasha Hardy" w:date="2021-12-10T13:32:00Z">
            <w:rPr>
              <w:rFonts w:ascii="Times New Roman" w:eastAsia="Times New Roman" w:hAnsi="Times New Roman" w:cs="Times New Roman"/>
              <w:color w:val="000000"/>
            </w:rPr>
          </w:rPrChange>
        </w:rPr>
        <w:t xml:space="preserve"> we</w:t>
      </w:r>
      <w:ins w:id="4045" w:author="Nathan Bott" w:date="2021-12-10T14:10:00Z">
        <w:r w:rsidR="00737CAF" w:rsidRPr="008E1A76">
          <w:rPr>
            <w:rFonts w:ascii="Times New Roman" w:eastAsia="Times New Roman" w:hAnsi="Times New Roman" w:cs="Times New Roman"/>
            <w:color w:val="000000" w:themeColor="text1"/>
            <w:rPrChange w:id="4046" w:author="Natasha Hardy" w:date="2021-12-10T13:32:00Z">
              <w:rPr>
                <w:rFonts w:ascii="Times New Roman" w:eastAsia="Times New Roman" w:hAnsi="Times New Roman" w:cs="Times New Roman"/>
                <w:color w:val="000000"/>
                <w:highlight w:val="yellow"/>
              </w:rPr>
            </w:rPrChange>
          </w:rPr>
          <w:t xml:space="preserve"> estimate </w:t>
        </w:r>
      </w:ins>
      <w:del w:id="4047" w:author="Nathan Bott" w:date="2021-12-10T14:10:00Z">
        <w:r w:rsidR="00A23418" w:rsidRPr="008E1A76" w:rsidDel="00737CAF">
          <w:rPr>
            <w:rFonts w:ascii="Times New Roman" w:eastAsia="Times New Roman" w:hAnsi="Times New Roman" w:cs="Times New Roman"/>
            <w:color w:val="000000" w:themeColor="text1"/>
            <w:rPrChange w:id="4048" w:author="Natasha Hardy" w:date="2021-12-10T13:32:00Z">
              <w:rPr>
                <w:rFonts w:ascii="Times New Roman" w:eastAsia="Times New Roman" w:hAnsi="Times New Roman" w:cs="Times New Roman"/>
                <w:color w:val="000000"/>
              </w:rPr>
            </w:rPrChange>
          </w:rPr>
          <w:delText xml:space="preserve"> posit </w:delText>
        </w:r>
      </w:del>
      <w:r w:rsidR="00A23418" w:rsidRPr="008E1A76">
        <w:rPr>
          <w:rFonts w:ascii="Times New Roman" w:eastAsia="Times New Roman" w:hAnsi="Times New Roman" w:cs="Times New Roman"/>
          <w:color w:val="000000" w:themeColor="text1"/>
          <w:rPrChange w:id="4049" w:author="Natasha Hardy" w:date="2021-12-10T13:32:00Z">
            <w:rPr>
              <w:rFonts w:ascii="Times New Roman" w:eastAsia="Times New Roman" w:hAnsi="Times New Roman" w:cs="Times New Roman"/>
              <w:color w:val="000000"/>
            </w:rPr>
          </w:rPrChange>
        </w:rPr>
        <w:t xml:space="preserve">at least </w:t>
      </w:r>
      <w:del w:id="4050" w:author="Natasha Hardy" w:date="2021-11-30T15:47:00Z">
        <w:r w:rsidR="00A23418" w:rsidRPr="008E1A76" w:rsidDel="00E41A48">
          <w:rPr>
            <w:rFonts w:ascii="Times New Roman" w:eastAsia="Times New Roman" w:hAnsi="Times New Roman" w:cs="Times New Roman"/>
            <w:color w:val="000000" w:themeColor="text1"/>
            <w:rPrChange w:id="4051" w:author="Natasha Hardy" w:date="2021-12-10T13:32:00Z">
              <w:rPr>
                <w:rFonts w:ascii="Times New Roman" w:eastAsia="Times New Roman" w:hAnsi="Times New Roman" w:cs="Times New Roman"/>
                <w:color w:val="000000"/>
              </w:rPr>
            </w:rPrChange>
          </w:rPr>
          <w:delText xml:space="preserve">21 </w:delText>
        </w:r>
      </w:del>
      <w:ins w:id="4052" w:author="Natasha Hardy" w:date="2021-11-30T15:47:00Z">
        <w:r w:rsidR="00E41A48" w:rsidRPr="008E1A76">
          <w:rPr>
            <w:rFonts w:ascii="Times New Roman" w:eastAsia="Times New Roman" w:hAnsi="Times New Roman" w:cs="Times New Roman"/>
            <w:color w:val="000000" w:themeColor="text1"/>
            <w:rPrChange w:id="4053" w:author="Natasha Hardy" w:date="2021-12-10T13:32:00Z">
              <w:rPr>
                <w:rFonts w:ascii="Times New Roman" w:eastAsia="Times New Roman" w:hAnsi="Times New Roman" w:cs="Times New Roman"/>
                <w:color w:val="000000"/>
              </w:rPr>
            </w:rPrChange>
          </w:rPr>
          <w:t xml:space="preserve">16 </w:t>
        </w:r>
      </w:ins>
      <w:r w:rsidR="00A23418" w:rsidRPr="008E1A76">
        <w:rPr>
          <w:rFonts w:ascii="Times New Roman" w:eastAsia="Times New Roman" w:hAnsi="Times New Roman" w:cs="Times New Roman"/>
          <w:color w:val="000000" w:themeColor="text1"/>
          <w:rPrChange w:id="4054" w:author="Natasha Hardy" w:date="2021-12-10T13:32:00Z">
            <w:rPr>
              <w:rFonts w:ascii="Times New Roman" w:eastAsia="Times New Roman" w:hAnsi="Times New Roman" w:cs="Times New Roman"/>
              <w:color w:val="000000"/>
            </w:rPr>
          </w:rPrChange>
        </w:rPr>
        <w:t xml:space="preserve">individual penguins were consumed across </w:t>
      </w:r>
      <w:ins w:id="4055" w:author="Natasha Hardy" w:date="2021-11-11T15:41:00Z">
        <w:r w:rsidR="00AA6F46" w:rsidRPr="008E1A76">
          <w:rPr>
            <w:rFonts w:ascii="Times New Roman" w:eastAsia="Times New Roman" w:hAnsi="Times New Roman" w:cs="Times New Roman"/>
            <w:color w:val="000000" w:themeColor="text1"/>
            <w:rPrChange w:id="4056" w:author="Natasha Hardy" w:date="2021-12-10T13:32:00Z">
              <w:rPr>
                <w:rFonts w:ascii="Times New Roman" w:eastAsia="Times New Roman" w:hAnsi="Times New Roman" w:cs="Times New Roman"/>
                <w:color w:val="000000"/>
              </w:rPr>
            </w:rPrChange>
          </w:rPr>
          <w:t xml:space="preserve">the </w:t>
        </w:r>
      </w:ins>
      <w:del w:id="4057" w:author="Rebecca McIntosh" w:date="2021-10-29T12:43:00Z">
        <w:r w:rsidR="00A23418" w:rsidRPr="008E1A76" w:rsidDel="00F8224C">
          <w:rPr>
            <w:rFonts w:ascii="Times New Roman" w:eastAsia="Times New Roman" w:hAnsi="Times New Roman" w:cs="Times New Roman"/>
            <w:color w:val="000000" w:themeColor="text1"/>
            <w:rPrChange w:id="4058" w:author="Natasha Hardy" w:date="2021-12-10T13:32:00Z">
              <w:rPr>
                <w:rFonts w:ascii="Times New Roman" w:eastAsia="Times New Roman" w:hAnsi="Times New Roman" w:cs="Times New Roman"/>
                <w:color w:val="000000"/>
              </w:rPr>
            </w:rPrChange>
          </w:rPr>
          <w:delText xml:space="preserve">all </w:delText>
        </w:r>
      </w:del>
      <w:ins w:id="4059" w:author="Rebecca McIntosh" w:date="2021-10-29T12:43:00Z">
        <w:r w:rsidR="00F8224C" w:rsidRPr="008E1A76">
          <w:rPr>
            <w:rFonts w:ascii="Times New Roman" w:eastAsia="Times New Roman" w:hAnsi="Times New Roman" w:cs="Times New Roman"/>
            <w:color w:val="000000" w:themeColor="text1"/>
            <w:rPrChange w:id="4060" w:author="Natasha Hardy" w:date="2021-12-10T13:32:00Z">
              <w:rPr>
                <w:rFonts w:ascii="Times New Roman" w:eastAsia="Times New Roman" w:hAnsi="Times New Roman" w:cs="Times New Roman"/>
                <w:color w:val="000000"/>
              </w:rPr>
            </w:rPrChange>
          </w:rPr>
          <w:t xml:space="preserve">99 </w:t>
        </w:r>
      </w:ins>
      <w:ins w:id="4061" w:author="Natasha Hardy" w:date="2021-11-11T15:41:00Z">
        <w:r w:rsidR="00AA6F46" w:rsidRPr="008E1A76">
          <w:rPr>
            <w:rFonts w:ascii="Times New Roman" w:eastAsia="Times New Roman" w:hAnsi="Times New Roman" w:cs="Times New Roman"/>
            <w:color w:val="000000" w:themeColor="text1"/>
            <w:rPrChange w:id="4062" w:author="Natasha Hardy" w:date="2021-12-10T13:32:00Z">
              <w:rPr>
                <w:rFonts w:ascii="Times New Roman" w:eastAsia="Times New Roman" w:hAnsi="Times New Roman" w:cs="Times New Roman"/>
                <w:color w:val="000000"/>
              </w:rPr>
            </w:rPrChange>
          </w:rPr>
          <w:t xml:space="preserve">scat </w:t>
        </w:r>
      </w:ins>
      <w:r w:rsidR="00A23418" w:rsidRPr="008E1A76">
        <w:rPr>
          <w:rFonts w:ascii="Times New Roman" w:eastAsia="Times New Roman" w:hAnsi="Times New Roman" w:cs="Times New Roman"/>
          <w:color w:val="000000" w:themeColor="text1"/>
          <w:rPrChange w:id="4063" w:author="Natasha Hardy" w:date="2021-12-10T13:32:00Z">
            <w:rPr>
              <w:rFonts w:ascii="Times New Roman" w:eastAsia="Times New Roman" w:hAnsi="Times New Roman" w:cs="Times New Roman"/>
              <w:color w:val="000000"/>
            </w:rPr>
          </w:rPrChange>
        </w:rPr>
        <w:t xml:space="preserve">samples, </w:t>
      </w:r>
      <w:r w:rsidR="00A23418" w:rsidRPr="008E1A76">
        <w:rPr>
          <w:rFonts w:ascii="Times New Roman" w:eastAsia="Times New Roman" w:hAnsi="Times New Roman" w:cs="Times New Roman"/>
          <w:color w:val="000000" w:themeColor="text1"/>
          <w:rPrChange w:id="4064" w:author="Natasha Hardy" w:date="2021-12-10T13:32:00Z">
            <w:rPr>
              <w:rFonts w:ascii="Times New Roman" w:eastAsia="Times New Roman" w:hAnsi="Times New Roman" w:cs="Times New Roman"/>
            </w:rPr>
          </w:rPrChange>
        </w:rPr>
        <w:t>from</w:t>
      </w:r>
      <w:r w:rsidR="00A23418" w:rsidRPr="008E1A76">
        <w:rPr>
          <w:rFonts w:ascii="Times New Roman" w:eastAsia="Times New Roman" w:hAnsi="Times New Roman" w:cs="Times New Roman"/>
          <w:color w:val="000000" w:themeColor="text1"/>
          <w:rPrChange w:id="4065" w:author="Natasha Hardy" w:date="2021-12-10T13:32:00Z">
            <w:rPr>
              <w:rFonts w:ascii="Times New Roman" w:eastAsia="Times New Roman" w:hAnsi="Times New Roman" w:cs="Times New Roman"/>
              <w:color w:val="000000"/>
            </w:rPr>
          </w:rPrChange>
        </w:rPr>
        <w:t xml:space="preserve"> two sampling locations and multiple seasons.</w:t>
      </w:r>
    </w:p>
    <w:p w14:paraId="44CF6F82" w14:textId="77777777" w:rsidR="00C65F08" w:rsidRPr="008E1A76" w:rsidRDefault="00C65F08" w:rsidP="001553A7">
      <w:pPr>
        <w:pBdr>
          <w:top w:val="nil"/>
          <w:left w:val="nil"/>
          <w:bottom w:val="nil"/>
          <w:right w:val="nil"/>
          <w:between w:val="nil"/>
        </w:pBdr>
        <w:rPr>
          <w:color w:val="000000" w:themeColor="text1"/>
          <w:rPrChange w:id="4066" w:author="Natasha Hardy" w:date="2021-12-10T13:32:00Z">
            <w:rPr>
              <w:color w:val="000000"/>
            </w:rPr>
          </w:rPrChange>
        </w:rPr>
      </w:pPr>
    </w:p>
    <w:p w14:paraId="64F5A8F6" w14:textId="1FCC934C" w:rsidR="00C65F08" w:rsidRPr="008E1A76" w:rsidRDefault="008445EE" w:rsidP="001553A7">
      <w:pPr>
        <w:pStyle w:val="Heading2"/>
        <w:rPr>
          <w:color w:val="000000" w:themeColor="text1"/>
          <w:rPrChange w:id="4067" w:author="Natasha Hardy" w:date="2021-12-10T13:32:00Z">
            <w:rPr/>
          </w:rPrChange>
        </w:rPr>
      </w:pPr>
      <w:bookmarkStart w:id="4068" w:name="_1ksv4uv" w:colFirst="0" w:colLast="0"/>
      <w:bookmarkEnd w:id="4068"/>
      <w:r w:rsidRPr="008E1A76">
        <w:rPr>
          <w:color w:val="000000" w:themeColor="text1"/>
          <w:rPrChange w:id="4069" w:author="Natasha Hardy" w:date="2021-12-10T13:32:00Z">
            <w:rPr/>
          </w:rPrChange>
        </w:rPr>
        <w:t>Discussion</w:t>
      </w:r>
      <w:del w:id="4070" w:author="Natasha Hardy" w:date="2021-12-10T13:04:00Z">
        <w:r w:rsidRPr="008E1A76" w:rsidDel="00342B7A">
          <w:rPr>
            <w:color w:val="000000" w:themeColor="text1"/>
            <w:rPrChange w:id="4071" w:author="Natasha Hardy" w:date="2021-12-10T13:32:00Z">
              <w:rPr/>
            </w:rPrChange>
          </w:rPr>
          <w:delText xml:space="preserve"> </w:delText>
        </w:r>
      </w:del>
      <w:ins w:id="4072" w:author="Rebecca McIntosh" w:date="2021-10-28T12:21:00Z">
        <w:del w:id="4073" w:author="Natasha Hardy" w:date="2021-11-13T12:17:00Z">
          <w:r w:rsidR="00515F6D" w:rsidRPr="008E1A76" w:rsidDel="006136C1">
            <w:rPr>
              <w:color w:val="000000" w:themeColor="text1"/>
              <w:rPrChange w:id="4074" w:author="Natasha Hardy" w:date="2021-12-10T13:32:00Z">
                <w:rPr/>
              </w:rPrChange>
            </w:rPr>
            <w:delText>1</w:delText>
          </w:r>
        </w:del>
      </w:ins>
      <w:ins w:id="4075" w:author="Rebecca McIntosh" w:date="2021-10-29T13:32:00Z">
        <w:del w:id="4076" w:author="Natasha Hardy" w:date="2021-11-12T15:59:00Z">
          <w:r w:rsidR="00AC506F" w:rsidRPr="008E1A76" w:rsidDel="006879F9">
            <w:rPr>
              <w:color w:val="000000" w:themeColor="text1"/>
              <w:rPrChange w:id="4077" w:author="Natasha Hardy" w:date="2021-12-10T13:32:00Z">
                <w:rPr/>
              </w:rPrChange>
            </w:rPr>
            <w:delText>746</w:delText>
          </w:r>
        </w:del>
      </w:ins>
      <w:ins w:id="4078" w:author="Rebecca McIntosh" w:date="2021-10-28T12:21:00Z">
        <w:del w:id="4079" w:author="Natasha Hardy" w:date="2021-11-12T16:57:00Z">
          <w:r w:rsidR="00515F6D" w:rsidRPr="008E1A76" w:rsidDel="00B1351A">
            <w:rPr>
              <w:color w:val="000000" w:themeColor="text1"/>
              <w:rPrChange w:id="4080" w:author="Natasha Hardy" w:date="2021-12-10T13:32:00Z">
                <w:rPr/>
              </w:rPrChange>
            </w:rPr>
            <w:delText xml:space="preserve"> </w:delText>
          </w:r>
        </w:del>
        <w:del w:id="4081" w:author="Natasha Hardy" w:date="2021-11-11T15:51:00Z">
          <w:r w:rsidR="00515F6D" w:rsidRPr="008E1A76" w:rsidDel="00923CB7">
            <w:rPr>
              <w:color w:val="000000" w:themeColor="text1"/>
              <w:rPrChange w:id="4082" w:author="Natasha Hardy" w:date="2021-12-10T13:32:00Z">
                <w:rPr/>
              </w:rPrChange>
            </w:rPr>
            <w:delText>words</w:delText>
          </w:r>
        </w:del>
      </w:ins>
    </w:p>
    <w:p w14:paraId="2EDA9F22" w14:textId="77777777" w:rsidR="00E27D0D" w:rsidRPr="008E1A76" w:rsidRDefault="00E27D0D" w:rsidP="001553A7">
      <w:pPr>
        <w:pBdr>
          <w:top w:val="nil"/>
          <w:left w:val="nil"/>
          <w:bottom w:val="nil"/>
          <w:right w:val="nil"/>
          <w:between w:val="nil"/>
        </w:pBdr>
        <w:rPr>
          <w:ins w:id="4083" w:author="Natasha Hardy" w:date="2021-11-12T10:21:00Z"/>
          <w:color w:val="000000" w:themeColor="text1"/>
          <w:rPrChange w:id="4084" w:author="Natasha Hardy" w:date="2021-12-10T13:32:00Z">
            <w:rPr>
              <w:ins w:id="4085" w:author="Natasha Hardy" w:date="2021-11-12T10:21:00Z"/>
            </w:rPr>
          </w:rPrChange>
        </w:rPr>
      </w:pPr>
      <w:bookmarkStart w:id="4086" w:name="_44sinio" w:colFirst="0" w:colLast="0"/>
      <w:bookmarkEnd w:id="4086"/>
    </w:p>
    <w:p w14:paraId="016C1576" w14:textId="5C60A4F7" w:rsidR="00897458" w:rsidRPr="008E1A76" w:rsidDel="00897458" w:rsidRDefault="00897458" w:rsidP="001553A7">
      <w:pPr>
        <w:rPr>
          <w:del w:id="4087" w:author="Natasha Hardy" w:date="2021-11-12T10:23:00Z"/>
          <w:moveTo w:id="4088" w:author="Natasha Hardy" w:date="2021-11-12T10:21:00Z"/>
          <w:color w:val="000000" w:themeColor="text1"/>
          <w:rPrChange w:id="4089" w:author="Natasha Hardy" w:date="2021-12-10T13:32:00Z">
            <w:rPr>
              <w:del w:id="4090" w:author="Natasha Hardy" w:date="2021-11-12T10:23:00Z"/>
              <w:moveTo w:id="4091" w:author="Natasha Hardy" w:date="2021-11-12T10:21:00Z"/>
            </w:rPr>
          </w:rPrChange>
        </w:rPr>
        <w:pPrChange w:id="4092" w:author="Natasha Hardy" w:date="2021-12-10T11:33:00Z">
          <w:pPr>
            <w:ind w:firstLine="720"/>
          </w:pPr>
        </w:pPrChange>
      </w:pPr>
      <w:moveToRangeStart w:id="4093" w:author="Natasha Hardy" w:date="2021-11-12T10:21:00Z" w:name="move87604880"/>
      <w:commentRangeStart w:id="4094"/>
      <w:moveTo w:id="4095" w:author="Natasha Hardy" w:date="2021-11-12T10:21:00Z">
        <w:del w:id="4096" w:author="Natasha Hardy" w:date="2021-12-10T10:12:00Z">
          <w:r w:rsidRPr="008E1A76" w:rsidDel="007172FD">
            <w:rPr>
              <w:color w:val="000000" w:themeColor="text1"/>
              <w:rPrChange w:id="4097" w:author="Natasha Hardy" w:date="2021-12-10T13:32:00Z">
                <w:rPr/>
              </w:rPrChange>
            </w:rPr>
            <w:lastRenderedPageBreak/>
            <w:delText xml:space="preserve">Conflicts between iconic species </w:delText>
          </w:r>
        </w:del>
        <w:del w:id="4098" w:author="Natasha Hardy" w:date="2021-11-12T10:21:00Z">
          <w:r w:rsidRPr="008E1A76" w:rsidDel="00897458">
            <w:rPr>
              <w:color w:val="000000" w:themeColor="text1"/>
              <w:rPrChange w:id="4099" w:author="Natasha Hardy" w:date="2021-12-10T13:32:00Z">
                <w:rPr/>
              </w:rPrChange>
            </w:rPr>
            <w:delText>are</w:delText>
          </w:r>
        </w:del>
        <w:del w:id="4100" w:author="Natasha Hardy" w:date="2021-12-10T10:12:00Z">
          <w:r w:rsidRPr="008E1A76" w:rsidDel="007172FD">
            <w:rPr>
              <w:color w:val="000000" w:themeColor="text1"/>
              <w:rPrChange w:id="4101" w:author="Natasha Hardy" w:date="2021-12-10T13:32:00Z">
                <w:rPr/>
              </w:rPrChange>
            </w:rPr>
            <w:delText xml:space="preserve"> likely</w:delText>
          </w:r>
        </w:del>
        <w:del w:id="4102" w:author="Natasha Hardy" w:date="2021-11-12T10:21:00Z">
          <w:r w:rsidRPr="008E1A76" w:rsidDel="00897458">
            <w:rPr>
              <w:color w:val="000000" w:themeColor="text1"/>
              <w:rPrChange w:id="4103" w:author="Natasha Hardy" w:date="2021-12-10T13:32:00Z">
                <w:rPr/>
              </w:rPrChange>
            </w:rPr>
            <w:delText xml:space="preserve"> to</w:delText>
          </w:r>
        </w:del>
        <w:del w:id="4104" w:author="Natasha Hardy" w:date="2021-12-10T10:12:00Z">
          <w:r w:rsidRPr="008E1A76" w:rsidDel="007172FD">
            <w:rPr>
              <w:color w:val="000000" w:themeColor="text1"/>
              <w:rPrChange w:id="4105" w:author="Natasha Hardy" w:date="2021-12-10T13:32:00Z">
                <w:rPr/>
              </w:rPrChange>
            </w:rPr>
            <w:delText xml:space="preserve"> increase with mounting human pressures on wildlife during the Anthropocene</w:delText>
          </w:r>
        </w:del>
        <w:del w:id="4106" w:author="Natasha Hardy" w:date="2021-11-12T10:21:00Z">
          <w:r w:rsidRPr="008E1A76" w:rsidDel="00897458">
            <w:rPr>
              <w:color w:val="000000" w:themeColor="text1"/>
              <w:rPrChange w:id="4107" w:author="Natasha Hardy" w:date="2021-12-10T13:32:00Z">
                <w:rPr/>
              </w:rPrChange>
            </w:rPr>
            <w:delText xml:space="preserve"> and</w:delText>
          </w:r>
        </w:del>
      </w:moveTo>
      <w:commentRangeEnd w:id="4094"/>
      <w:del w:id="4108" w:author="Natasha Hardy" w:date="2021-12-10T10:12:00Z">
        <w:r w:rsidR="00737CAF" w:rsidRPr="008E1A76" w:rsidDel="007172FD">
          <w:rPr>
            <w:rStyle w:val="CommentReference"/>
            <w:color w:val="000000" w:themeColor="text1"/>
            <w:rPrChange w:id="4109" w:author="Natasha Hardy" w:date="2021-12-10T13:32:00Z">
              <w:rPr>
                <w:rStyle w:val="CommentReference"/>
              </w:rPr>
            </w:rPrChange>
          </w:rPr>
          <w:commentReference w:id="4094"/>
        </w:r>
      </w:del>
      <w:ins w:id="4110" w:author="Natasha Hardy" w:date="2021-11-12T14:03:00Z">
        <w:r w:rsidR="004754AF" w:rsidRPr="008E1A76">
          <w:rPr>
            <w:color w:val="000000" w:themeColor="text1"/>
            <w:rPrChange w:id="4111" w:author="Natasha Hardy" w:date="2021-12-10T13:32:00Z">
              <w:rPr/>
            </w:rPrChange>
          </w:rPr>
          <w:t>Validating and a</w:t>
        </w:r>
      </w:ins>
      <w:ins w:id="4112" w:author="Natasha Hardy" w:date="2021-11-12T10:22:00Z">
        <w:r w:rsidRPr="008E1A76">
          <w:rPr>
            <w:color w:val="000000" w:themeColor="text1"/>
            <w:rPrChange w:id="4113" w:author="Natasha Hardy" w:date="2021-12-10T13:32:00Z">
              <w:rPr/>
            </w:rPrChange>
          </w:rPr>
          <w:t>pplying modern</w:t>
        </w:r>
      </w:ins>
      <w:moveTo w:id="4114" w:author="Natasha Hardy" w:date="2021-11-12T10:21:00Z">
        <w:r w:rsidRPr="008E1A76">
          <w:rPr>
            <w:color w:val="000000" w:themeColor="text1"/>
            <w:rPrChange w:id="4115" w:author="Natasha Hardy" w:date="2021-12-10T13:32:00Z">
              <w:rPr/>
            </w:rPrChange>
          </w:rPr>
          <w:t xml:space="preserve"> surveillance tools</w:t>
        </w:r>
      </w:moveTo>
      <w:ins w:id="4116" w:author="Natasha Hardy" w:date="2021-11-12T10:26:00Z">
        <w:r w:rsidR="00E147F6" w:rsidRPr="008E1A76">
          <w:rPr>
            <w:color w:val="000000" w:themeColor="text1"/>
            <w:rPrChange w:id="4117" w:author="Natasha Hardy" w:date="2021-12-10T13:32:00Z">
              <w:rPr/>
            </w:rPrChange>
          </w:rPr>
          <w:t>,</w:t>
        </w:r>
      </w:ins>
      <w:moveTo w:id="4118" w:author="Natasha Hardy" w:date="2021-11-12T10:21:00Z">
        <w:r w:rsidRPr="008E1A76">
          <w:rPr>
            <w:color w:val="000000" w:themeColor="text1"/>
            <w:rPrChange w:id="4119" w:author="Natasha Hardy" w:date="2021-12-10T13:32:00Z">
              <w:rPr/>
            </w:rPrChange>
          </w:rPr>
          <w:t xml:space="preserve"> such as </w:t>
        </w:r>
        <w:del w:id="4120" w:author="Natasha Hardy" w:date="2021-11-12T10:22:00Z">
          <w:r w:rsidRPr="008E1A76" w:rsidDel="00897458">
            <w:rPr>
              <w:color w:val="000000" w:themeColor="text1"/>
              <w:rPrChange w:id="4121" w:author="Natasha Hardy" w:date="2021-12-10T13:32:00Z">
                <w:rPr/>
              </w:rPrChange>
            </w:rPr>
            <w:delText xml:space="preserve">using </w:delText>
          </w:r>
        </w:del>
        <w:del w:id="4122" w:author="Michael Bunce" w:date="2021-12-09T12:26:00Z">
          <w:r w:rsidRPr="008E1A76" w:rsidDel="00A604C1">
            <w:rPr>
              <w:color w:val="000000" w:themeColor="text1"/>
              <w:rPrChange w:id="4123" w:author="Natasha Hardy" w:date="2021-12-10T13:32:00Z">
                <w:rPr/>
              </w:rPrChange>
            </w:rPr>
            <w:delText>DNA screening</w:delText>
          </w:r>
        </w:del>
      </w:moveTo>
      <w:ins w:id="4124" w:author="Michael Bunce" w:date="2021-12-09T12:26:00Z">
        <w:r w:rsidR="00A604C1" w:rsidRPr="008E1A76">
          <w:rPr>
            <w:color w:val="000000" w:themeColor="text1"/>
            <w:rPrChange w:id="4125" w:author="Natasha Hardy" w:date="2021-12-10T13:32:00Z">
              <w:rPr/>
            </w:rPrChange>
          </w:rPr>
          <w:t>metabarcoding</w:t>
        </w:r>
      </w:ins>
      <w:ins w:id="4126" w:author="Natasha Hardy" w:date="2021-11-12T10:26:00Z">
        <w:r w:rsidR="00E147F6" w:rsidRPr="008E1A76">
          <w:rPr>
            <w:color w:val="000000" w:themeColor="text1"/>
            <w:rPrChange w:id="4127" w:author="Natasha Hardy" w:date="2021-12-10T13:32:00Z">
              <w:rPr/>
            </w:rPrChange>
          </w:rPr>
          <w:t>,</w:t>
        </w:r>
      </w:ins>
      <w:moveTo w:id="4128" w:author="Natasha Hardy" w:date="2021-11-12T10:21:00Z">
        <w:r w:rsidRPr="008E1A76">
          <w:rPr>
            <w:color w:val="000000" w:themeColor="text1"/>
            <w:rPrChange w:id="4129" w:author="Natasha Hardy" w:date="2021-12-10T13:32:00Z">
              <w:rPr/>
            </w:rPrChange>
          </w:rPr>
          <w:t xml:space="preserve"> </w:t>
        </w:r>
      </w:moveTo>
      <w:ins w:id="4130" w:author="Natasha Hardy" w:date="2021-11-12T10:26:00Z">
        <w:r w:rsidR="00E147F6" w:rsidRPr="008E1A76">
          <w:rPr>
            <w:color w:val="000000" w:themeColor="text1"/>
            <w:rPrChange w:id="4131" w:author="Natasha Hardy" w:date="2021-12-10T13:32:00Z">
              <w:rPr/>
            </w:rPrChange>
          </w:rPr>
          <w:t>to</w:t>
        </w:r>
      </w:ins>
      <w:moveTo w:id="4132" w:author="Natasha Hardy" w:date="2021-11-12T10:21:00Z">
        <w:del w:id="4133" w:author="Natasha Hardy" w:date="2021-11-12T10:26:00Z">
          <w:r w:rsidRPr="008E1A76" w:rsidDel="00E147F6">
            <w:rPr>
              <w:color w:val="000000" w:themeColor="text1"/>
              <w:rPrChange w:id="4134" w:author="Natasha Hardy" w:date="2021-12-10T13:32:00Z">
                <w:rPr/>
              </w:rPrChange>
            </w:rPr>
            <w:delText>can inform</w:delText>
          </w:r>
          <w:r w:rsidRPr="008E1A76" w:rsidDel="00E147F6">
            <w:rPr>
              <w:rFonts w:ascii="Times New Roman" w:eastAsia="Times New Roman" w:hAnsi="Times New Roman" w:cs="Times New Roman"/>
              <w:color w:val="000000" w:themeColor="text1"/>
              <w:rPrChange w:id="4135" w:author="Natasha Hardy" w:date="2021-12-10T13:32:00Z">
                <w:rPr>
                  <w:rFonts w:ascii="Times New Roman" w:eastAsia="Times New Roman" w:hAnsi="Times New Roman" w:cs="Times New Roman"/>
                  <w:color w:val="000000"/>
                </w:rPr>
              </w:rPrChange>
            </w:rPr>
            <w:delText xml:space="preserve"> decision making as</w:delText>
          </w:r>
        </w:del>
        <w:r w:rsidRPr="008E1A76">
          <w:rPr>
            <w:rFonts w:ascii="Times New Roman" w:eastAsia="Times New Roman" w:hAnsi="Times New Roman" w:cs="Times New Roman"/>
            <w:color w:val="000000" w:themeColor="text1"/>
            <w:rPrChange w:id="4136" w:author="Natasha Hardy" w:date="2021-12-10T13:32:00Z">
              <w:rPr>
                <w:rFonts w:ascii="Times New Roman" w:eastAsia="Times New Roman" w:hAnsi="Times New Roman" w:cs="Times New Roman"/>
                <w:color w:val="000000"/>
              </w:rPr>
            </w:rPrChange>
          </w:rPr>
          <w:t xml:space="preserve"> </w:t>
        </w:r>
        <w:del w:id="4137" w:author="Natasha Hardy" w:date="2021-11-12T14:03:00Z">
          <w:r w:rsidRPr="008E1A76" w:rsidDel="004754AF">
            <w:rPr>
              <w:rFonts w:ascii="Times New Roman" w:eastAsia="Times New Roman" w:hAnsi="Times New Roman" w:cs="Times New Roman"/>
              <w:color w:val="000000" w:themeColor="text1"/>
              <w:rPrChange w:id="4138" w:author="Natasha Hardy" w:date="2021-12-10T13:32:00Z">
                <w:rPr>
                  <w:rFonts w:ascii="Times New Roman" w:eastAsia="Times New Roman" w:hAnsi="Times New Roman" w:cs="Times New Roman"/>
                  <w:color w:val="000000"/>
                </w:rPr>
              </w:rPrChange>
            </w:rPr>
            <w:delText xml:space="preserve">increasingly </w:delText>
          </w:r>
        </w:del>
        <w:r w:rsidRPr="008E1A76">
          <w:rPr>
            <w:rFonts w:ascii="Times New Roman" w:eastAsia="Times New Roman" w:hAnsi="Times New Roman" w:cs="Times New Roman"/>
            <w:color w:val="000000" w:themeColor="text1"/>
            <w:rPrChange w:id="4139" w:author="Natasha Hardy" w:date="2021-12-10T13:32:00Z">
              <w:rPr>
                <w:rFonts w:ascii="Times New Roman" w:eastAsia="Times New Roman" w:hAnsi="Times New Roman" w:cs="Times New Roman"/>
                <w:color w:val="000000"/>
              </w:rPr>
            </w:rPrChange>
          </w:rPr>
          <w:t>complex conservation scenarios</w:t>
        </w:r>
      </w:moveTo>
      <w:ins w:id="4140" w:author="Natasha Hardy" w:date="2021-11-12T10:27:00Z">
        <w:r w:rsidR="00E147F6" w:rsidRPr="008E1A76">
          <w:rPr>
            <w:color w:val="000000" w:themeColor="text1"/>
            <w:rPrChange w:id="4141" w:author="Natasha Hardy" w:date="2021-12-10T13:32:00Z">
              <w:rPr/>
            </w:rPrChange>
          </w:rPr>
          <w:t xml:space="preserve"> can better </w:t>
        </w:r>
      </w:ins>
      <w:moveTo w:id="4142" w:author="Natasha Hardy" w:date="2021-11-12T10:21:00Z">
        <w:del w:id="4143" w:author="Natasha Hardy" w:date="2021-11-12T10:27:00Z">
          <w:r w:rsidRPr="008E1A76" w:rsidDel="00E147F6">
            <w:rPr>
              <w:rFonts w:ascii="Times New Roman" w:eastAsia="Times New Roman" w:hAnsi="Times New Roman" w:cs="Times New Roman"/>
              <w:color w:val="000000" w:themeColor="text1"/>
              <w:rPrChange w:id="4144" w:author="Natasha Hardy" w:date="2021-12-10T13:32:00Z">
                <w:rPr>
                  <w:rFonts w:ascii="Times New Roman" w:eastAsia="Times New Roman" w:hAnsi="Times New Roman" w:cs="Times New Roman"/>
                  <w:color w:val="000000"/>
                </w:rPr>
              </w:rPrChange>
            </w:rPr>
            <w:delText xml:space="preserve"> </w:delText>
          </w:r>
        </w:del>
      </w:moveTo>
      <w:ins w:id="4145" w:author="Natasha Hardy" w:date="2021-11-12T10:26:00Z">
        <w:r w:rsidR="00E147F6" w:rsidRPr="008E1A76">
          <w:rPr>
            <w:color w:val="000000" w:themeColor="text1"/>
            <w:rPrChange w:id="4146" w:author="Natasha Hardy" w:date="2021-12-10T13:32:00Z">
              <w:rPr/>
            </w:rPrChange>
          </w:rPr>
          <w:t>inform</w:t>
        </w:r>
        <w:r w:rsidR="00E147F6" w:rsidRPr="008E1A76">
          <w:rPr>
            <w:rFonts w:ascii="Times New Roman" w:eastAsia="Times New Roman" w:hAnsi="Times New Roman" w:cs="Times New Roman"/>
            <w:color w:val="000000" w:themeColor="text1"/>
            <w:rPrChange w:id="4147" w:author="Natasha Hardy" w:date="2021-12-10T13:32:00Z">
              <w:rPr>
                <w:rFonts w:ascii="Times New Roman" w:eastAsia="Times New Roman" w:hAnsi="Times New Roman" w:cs="Times New Roman"/>
                <w:color w:val="000000"/>
              </w:rPr>
            </w:rPrChange>
          </w:rPr>
          <w:t xml:space="preserve"> decision making</w:t>
        </w:r>
      </w:ins>
      <w:ins w:id="4148" w:author="Natasha Hardy" w:date="2021-12-10T11:02:00Z">
        <w:r w:rsidR="00D438AC" w:rsidRPr="008E1A76">
          <w:rPr>
            <w:rFonts w:ascii="Times New Roman" w:eastAsia="Times New Roman" w:hAnsi="Times New Roman" w:cs="Times New Roman"/>
            <w:color w:val="000000" w:themeColor="text1"/>
            <w:rPrChange w:id="4149" w:author="Natasha Hardy" w:date="2021-12-10T13:32:00Z">
              <w:rPr>
                <w:rFonts w:ascii="Times New Roman" w:eastAsia="Times New Roman" w:hAnsi="Times New Roman" w:cs="Times New Roman"/>
                <w:color w:val="000000"/>
              </w:rPr>
            </w:rPrChange>
          </w:rPr>
          <w:t xml:space="preserve">, also </w:t>
        </w:r>
      </w:ins>
      <w:ins w:id="4150" w:author="Natasha Hardy" w:date="2021-12-10T11:01:00Z">
        <w:r w:rsidR="00D438AC" w:rsidRPr="008E1A76">
          <w:rPr>
            <w:rFonts w:ascii="Times New Roman" w:eastAsia="Times New Roman" w:hAnsi="Times New Roman" w:cs="Times New Roman"/>
            <w:color w:val="000000" w:themeColor="text1"/>
            <w:rPrChange w:id="4151" w:author="Natasha Hardy" w:date="2021-12-10T13:32:00Z">
              <w:rPr>
                <w:rFonts w:ascii="Times New Roman" w:eastAsia="Times New Roman" w:hAnsi="Times New Roman" w:cs="Times New Roman"/>
                <w:color w:val="000000"/>
              </w:rPr>
            </w:rPrChange>
          </w:rPr>
          <w:t>provid</w:t>
        </w:r>
      </w:ins>
      <w:ins w:id="4152" w:author="Natasha Hardy" w:date="2021-12-10T11:02:00Z">
        <w:r w:rsidR="00D438AC" w:rsidRPr="008E1A76">
          <w:rPr>
            <w:rFonts w:ascii="Times New Roman" w:eastAsia="Times New Roman" w:hAnsi="Times New Roman" w:cs="Times New Roman"/>
            <w:color w:val="000000" w:themeColor="text1"/>
            <w:rPrChange w:id="4153" w:author="Natasha Hardy" w:date="2021-12-10T13:32:00Z">
              <w:rPr>
                <w:rFonts w:ascii="Times New Roman" w:eastAsia="Times New Roman" w:hAnsi="Times New Roman" w:cs="Times New Roman"/>
                <w:color w:val="000000"/>
              </w:rPr>
            </w:rPrChange>
          </w:rPr>
          <w:t>ing</w:t>
        </w:r>
      </w:ins>
      <w:ins w:id="4154" w:author="Natasha Hardy" w:date="2021-12-10T11:01:00Z">
        <w:r w:rsidR="00D438AC" w:rsidRPr="008E1A76">
          <w:rPr>
            <w:rFonts w:ascii="Times New Roman" w:eastAsia="Times New Roman" w:hAnsi="Times New Roman" w:cs="Times New Roman"/>
            <w:color w:val="000000" w:themeColor="text1"/>
            <w:rPrChange w:id="4155" w:author="Natasha Hardy" w:date="2021-12-10T13:32:00Z">
              <w:rPr>
                <w:rFonts w:ascii="Times New Roman" w:eastAsia="Times New Roman" w:hAnsi="Times New Roman" w:cs="Times New Roman"/>
                <w:color w:val="000000"/>
              </w:rPr>
            </w:rPrChange>
          </w:rPr>
          <w:t xml:space="preserve"> transferable </w:t>
        </w:r>
      </w:ins>
      <w:moveTo w:id="4156" w:author="Natasha Hardy" w:date="2021-11-12T10:21:00Z">
        <w:del w:id="4157" w:author="Natasha Hardy" w:date="2021-11-12T10:26:00Z">
          <w:r w:rsidRPr="008E1A76" w:rsidDel="00E147F6">
            <w:rPr>
              <w:rFonts w:ascii="Times New Roman" w:eastAsia="Times New Roman" w:hAnsi="Times New Roman" w:cs="Times New Roman"/>
              <w:color w:val="000000" w:themeColor="text1"/>
              <w:rPrChange w:id="4158" w:author="Natasha Hardy" w:date="2021-12-10T13:32:00Z">
                <w:rPr>
                  <w:rFonts w:ascii="Times New Roman" w:eastAsia="Times New Roman" w:hAnsi="Times New Roman" w:cs="Times New Roman"/>
                  <w:color w:val="000000"/>
                </w:rPr>
              </w:rPrChange>
            </w:rPr>
            <w:delText>arise</w:delText>
          </w:r>
        </w:del>
        <w:r w:rsidRPr="008E1A76">
          <w:rPr>
            <w:rFonts w:ascii="Times New Roman" w:eastAsia="Times New Roman" w:hAnsi="Times New Roman" w:cs="Times New Roman"/>
            <w:color w:val="000000" w:themeColor="text1"/>
            <w:rPrChange w:id="4159" w:author="Natasha Hardy" w:date="2021-12-10T13:32:00Z">
              <w:rPr>
                <w:rFonts w:ascii="Times New Roman" w:eastAsia="Times New Roman" w:hAnsi="Times New Roman" w:cs="Times New Roman"/>
                <w:color w:val="000000"/>
              </w:rPr>
            </w:rPrChange>
          </w:rPr>
          <w:t>.</w:t>
        </w:r>
      </w:moveTo>
      <w:ins w:id="4160" w:author="Natasha Hardy" w:date="2021-11-12T10:23:00Z">
        <w:r w:rsidRPr="008E1A76">
          <w:rPr>
            <w:rFonts w:ascii="Times New Roman" w:eastAsia="Times New Roman" w:hAnsi="Times New Roman" w:cs="Times New Roman"/>
            <w:color w:val="000000" w:themeColor="text1"/>
            <w:rPrChange w:id="4161" w:author="Natasha Hardy" w:date="2021-12-10T13:32:00Z">
              <w:rPr>
                <w:rFonts w:ascii="Times New Roman" w:eastAsia="Times New Roman" w:hAnsi="Times New Roman" w:cs="Times New Roman"/>
                <w:color w:val="000000"/>
              </w:rPr>
            </w:rPrChange>
          </w:rPr>
          <w:t xml:space="preserve"> </w:t>
        </w:r>
      </w:ins>
    </w:p>
    <w:moveToRangeEnd w:id="4093"/>
    <w:p w14:paraId="4B298B01" w14:textId="3D556916" w:rsidR="00897458" w:rsidRPr="008E1A76" w:rsidDel="00897458" w:rsidRDefault="00897458" w:rsidP="001553A7">
      <w:pPr>
        <w:rPr>
          <w:del w:id="4162" w:author="Natasha Hardy" w:date="2021-11-12T10:23:00Z"/>
          <w:color w:val="000000" w:themeColor="text1"/>
          <w:rPrChange w:id="4163" w:author="Natasha Hardy" w:date="2021-12-10T13:32:00Z">
            <w:rPr>
              <w:del w:id="4164" w:author="Natasha Hardy" w:date="2021-11-12T10:23:00Z"/>
            </w:rPr>
          </w:rPrChange>
        </w:rPr>
        <w:pPrChange w:id="4165" w:author="Natasha Hardy" w:date="2021-12-10T11:33:00Z">
          <w:pPr>
            <w:pBdr>
              <w:top w:val="nil"/>
              <w:left w:val="nil"/>
              <w:bottom w:val="nil"/>
              <w:right w:val="nil"/>
              <w:between w:val="nil"/>
            </w:pBdr>
          </w:pPr>
        </w:pPrChange>
      </w:pPr>
    </w:p>
    <w:p w14:paraId="17F7FD26" w14:textId="1ADFB769" w:rsidR="00D73F8E" w:rsidRPr="008E1A76" w:rsidDel="0028688C" w:rsidRDefault="00124902" w:rsidP="001553A7">
      <w:pPr>
        <w:rPr>
          <w:del w:id="4166" w:author="Natasha Hardy" w:date="2021-11-12T14:34:00Z"/>
          <w:color w:val="000000" w:themeColor="text1"/>
          <w:rPrChange w:id="4167" w:author="Natasha Hardy" w:date="2021-12-10T13:32:00Z">
            <w:rPr>
              <w:del w:id="4168" w:author="Natasha Hardy" w:date="2021-11-12T14:34:00Z"/>
              <w:color w:val="000000"/>
            </w:rPr>
          </w:rPrChange>
        </w:rPr>
        <w:pPrChange w:id="4169" w:author="Natasha Hardy" w:date="2021-12-10T11:33:00Z">
          <w:pPr/>
        </w:pPrChange>
      </w:pPr>
      <w:bookmarkStart w:id="4170" w:name="_ggasvmie5cpp" w:colFirst="0" w:colLast="0"/>
      <w:bookmarkStart w:id="4171" w:name="_gjdgxs" w:colFirst="0" w:colLast="0"/>
      <w:bookmarkEnd w:id="4170"/>
      <w:bookmarkEnd w:id="4171"/>
      <w:r w:rsidRPr="008E1A76">
        <w:rPr>
          <w:color w:val="000000" w:themeColor="text1"/>
          <w:rPrChange w:id="4172" w:author="Natasha Hardy" w:date="2021-12-10T13:32:00Z">
            <w:rPr/>
          </w:rPrChange>
        </w:rPr>
        <w:t>W</w:t>
      </w:r>
      <w:r w:rsidR="001E4EA0" w:rsidRPr="008E1A76">
        <w:rPr>
          <w:color w:val="000000" w:themeColor="text1"/>
          <w:rPrChange w:id="4173" w:author="Natasha Hardy" w:date="2021-12-10T13:32:00Z">
            <w:rPr/>
          </w:rPrChange>
        </w:rPr>
        <w:t xml:space="preserve">e leveraged </w:t>
      </w:r>
      <w:del w:id="4174" w:author="Michael Bunce" w:date="2021-12-09T12:26:00Z">
        <w:r w:rsidR="00FE26ED" w:rsidRPr="008E1A76" w:rsidDel="00A604C1">
          <w:rPr>
            <w:color w:val="000000" w:themeColor="text1"/>
            <w:rPrChange w:id="4175" w:author="Natasha Hardy" w:date="2021-12-10T13:32:00Z">
              <w:rPr/>
            </w:rPrChange>
          </w:rPr>
          <w:delText xml:space="preserve">recent </w:delText>
        </w:r>
        <w:r w:rsidR="001E4EA0" w:rsidRPr="008E1A76" w:rsidDel="00A604C1">
          <w:rPr>
            <w:color w:val="000000" w:themeColor="text1"/>
            <w:rPrChange w:id="4176" w:author="Natasha Hardy" w:date="2021-12-10T13:32:00Z">
              <w:rPr/>
            </w:rPrChange>
          </w:rPr>
          <w:delText>advances in cost-effective genetic assaying tools</w:delText>
        </w:r>
      </w:del>
      <w:ins w:id="4177" w:author="Natasha Hardy" w:date="2021-11-12T14:03:00Z">
        <w:del w:id="4178" w:author="Michael Bunce" w:date="2021-12-09T12:26:00Z">
          <w:r w:rsidR="004754AF" w:rsidRPr="008E1A76" w:rsidDel="00A604C1">
            <w:rPr>
              <w:color w:val="000000" w:themeColor="text1"/>
              <w:rPrChange w:id="4179" w:author="Natasha Hardy" w:date="2021-12-10T13:32:00Z">
                <w:rPr/>
              </w:rPrChange>
            </w:rPr>
            <w:delText>,</w:delText>
          </w:r>
        </w:del>
      </w:ins>
      <w:del w:id="4180" w:author="Michael Bunce" w:date="2021-12-09T12:26:00Z">
        <w:r w:rsidR="001E4EA0" w:rsidRPr="008E1A76" w:rsidDel="00A604C1">
          <w:rPr>
            <w:color w:val="000000" w:themeColor="text1"/>
            <w:rPrChange w:id="4181" w:author="Natasha Hardy" w:date="2021-12-10T13:32:00Z">
              <w:rPr/>
            </w:rPrChange>
          </w:rPr>
          <w:delText xml:space="preserve"> </w:delText>
        </w:r>
        <w:r w:rsidRPr="008E1A76" w:rsidDel="00A604C1">
          <w:rPr>
            <w:color w:val="000000" w:themeColor="text1"/>
            <w:rPrChange w:id="4182" w:author="Natasha Hardy" w:date="2021-12-10T13:32:00Z">
              <w:rPr/>
            </w:rPrChange>
          </w:rPr>
          <w:delText>combined</w:delText>
        </w:r>
        <w:r w:rsidR="001E4EA0" w:rsidRPr="008E1A76" w:rsidDel="00A604C1">
          <w:rPr>
            <w:color w:val="000000" w:themeColor="text1"/>
            <w:rPrChange w:id="4183" w:author="Natasha Hardy" w:date="2021-12-10T13:32:00Z">
              <w:rPr/>
            </w:rPrChange>
          </w:rPr>
          <w:delText xml:space="preserve"> </w:delText>
        </w:r>
      </w:del>
      <w:ins w:id="4184" w:author="Natasha Hardy" w:date="2021-11-12T10:28:00Z">
        <w:del w:id="4185" w:author="Michael Bunce" w:date="2021-12-09T12:26:00Z">
          <w:r w:rsidR="00E147F6" w:rsidRPr="008E1A76" w:rsidDel="00A604C1">
            <w:rPr>
              <w:color w:val="000000" w:themeColor="text1"/>
              <w:rPrChange w:id="4186" w:author="Natasha Hardy" w:date="2021-12-10T13:32:00Z">
                <w:rPr/>
              </w:rPrChange>
            </w:rPr>
            <w:delText>applied</w:delText>
          </w:r>
        </w:del>
      </w:ins>
      <w:ins w:id="4187" w:author="Michael Bunce" w:date="2021-12-09T12:26:00Z">
        <w:r w:rsidR="00A604C1" w:rsidRPr="008E1A76">
          <w:rPr>
            <w:color w:val="000000" w:themeColor="text1"/>
            <w:rPrChange w:id="4188" w:author="Natasha Hardy" w:date="2021-12-10T13:32:00Z">
              <w:rPr/>
            </w:rPrChange>
          </w:rPr>
          <w:t>metab</w:t>
        </w:r>
      </w:ins>
      <w:ins w:id="4189" w:author="Michael Bunce" w:date="2021-12-09T12:27:00Z">
        <w:r w:rsidR="00A604C1" w:rsidRPr="008E1A76">
          <w:rPr>
            <w:color w:val="000000" w:themeColor="text1"/>
            <w:rPrChange w:id="4190" w:author="Natasha Hardy" w:date="2021-12-10T13:32:00Z">
              <w:rPr/>
            </w:rPrChange>
          </w:rPr>
          <w:t>arcoding</w:t>
        </w:r>
      </w:ins>
      <w:ins w:id="4191" w:author="Natasha Hardy" w:date="2021-11-12T10:28:00Z">
        <w:r w:rsidR="00E147F6" w:rsidRPr="008E1A76">
          <w:rPr>
            <w:color w:val="000000" w:themeColor="text1"/>
            <w:rPrChange w:id="4192" w:author="Natasha Hardy" w:date="2021-12-10T13:32:00Z">
              <w:rPr/>
            </w:rPrChange>
          </w:rPr>
          <w:t xml:space="preserve"> alongside</w:t>
        </w:r>
      </w:ins>
      <w:del w:id="4193" w:author="Natasha Hardy" w:date="2021-11-12T10:28:00Z">
        <w:r w:rsidR="001E4EA0" w:rsidRPr="008E1A76" w:rsidDel="00E147F6">
          <w:rPr>
            <w:color w:val="000000" w:themeColor="text1"/>
            <w:rPrChange w:id="4194" w:author="Natasha Hardy" w:date="2021-12-10T13:32:00Z">
              <w:rPr/>
            </w:rPrChange>
          </w:rPr>
          <w:delText>with</w:delText>
        </w:r>
      </w:del>
      <w:r w:rsidR="001E4EA0" w:rsidRPr="008E1A76">
        <w:rPr>
          <w:color w:val="000000" w:themeColor="text1"/>
          <w:rPrChange w:id="4195" w:author="Natasha Hardy" w:date="2021-12-10T13:32:00Z">
            <w:rPr/>
          </w:rPrChange>
        </w:rPr>
        <w:t xml:space="preserve"> traditional diet analysis methods</w:t>
      </w:r>
      <w:ins w:id="4196" w:author="Natasha Hardy" w:date="2021-11-12T14:03:00Z">
        <w:r w:rsidR="004754AF" w:rsidRPr="008E1A76">
          <w:rPr>
            <w:color w:val="000000" w:themeColor="text1"/>
            <w:rPrChange w:id="4197" w:author="Natasha Hardy" w:date="2021-12-10T13:32:00Z">
              <w:rPr/>
            </w:rPrChange>
          </w:rPr>
          <w:t>,</w:t>
        </w:r>
      </w:ins>
      <w:del w:id="4198" w:author="Rebecca McIntosh" w:date="2021-10-28T11:34:00Z">
        <w:r w:rsidR="00FE26ED" w:rsidRPr="008E1A76" w:rsidDel="00E26CD2">
          <w:rPr>
            <w:color w:val="000000" w:themeColor="text1"/>
            <w:rPrChange w:id="4199" w:author="Natasha Hardy" w:date="2021-12-10T13:32:00Z">
              <w:rPr/>
            </w:rPrChange>
          </w:rPr>
          <w:delText>. We</w:delText>
        </w:r>
        <w:r w:rsidRPr="008E1A76" w:rsidDel="00E26CD2">
          <w:rPr>
            <w:color w:val="000000" w:themeColor="text1"/>
            <w:rPrChange w:id="4200" w:author="Natasha Hardy" w:date="2021-12-10T13:32:00Z">
              <w:rPr/>
            </w:rPrChange>
          </w:rPr>
          <w:delText xml:space="preserve"> </w:delText>
        </w:r>
        <w:r w:rsidR="001E4EA0" w:rsidRPr="008E1A76" w:rsidDel="00E26CD2">
          <w:rPr>
            <w:color w:val="000000" w:themeColor="text1"/>
            <w:rPrChange w:id="4201" w:author="Natasha Hardy" w:date="2021-12-10T13:32:00Z">
              <w:rPr/>
            </w:rPrChange>
          </w:rPr>
          <w:delText>contribute</w:delText>
        </w:r>
        <w:r w:rsidRPr="008E1A76" w:rsidDel="00E26CD2">
          <w:rPr>
            <w:color w:val="000000" w:themeColor="text1"/>
            <w:rPrChange w:id="4202" w:author="Natasha Hardy" w:date="2021-12-10T13:32:00Z">
              <w:rPr/>
            </w:rPrChange>
          </w:rPr>
          <w:delText>d</w:delText>
        </w:r>
        <w:r w:rsidR="001E4EA0" w:rsidRPr="008E1A76" w:rsidDel="00E26CD2">
          <w:rPr>
            <w:color w:val="000000" w:themeColor="text1"/>
            <w:rPrChange w:id="4203" w:author="Natasha Hardy" w:date="2021-12-10T13:32:00Z">
              <w:rPr/>
            </w:rPrChange>
          </w:rPr>
          <w:delText xml:space="preserve"> the following</w:delText>
        </w:r>
      </w:del>
      <w:ins w:id="4204" w:author="Rebecca McIntosh" w:date="2021-10-28T11:34:00Z">
        <w:r w:rsidR="00E26CD2" w:rsidRPr="008E1A76">
          <w:rPr>
            <w:color w:val="000000" w:themeColor="text1"/>
            <w:rPrChange w:id="4205" w:author="Natasha Hardy" w:date="2021-12-10T13:32:00Z">
              <w:rPr/>
            </w:rPrChange>
          </w:rPr>
          <w:t xml:space="preserve"> </w:t>
        </w:r>
      </w:ins>
      <w:ins w:id="4206" w:author="Natasha Hardy" w:date="2021-11-12T10:28:00Z">
        <w:r w:rsidR="00E147F6" w:rsidRPr="008E1A76">
          <w:rPr>
            <w:color w:val="000000" w:themeColor="text1"/>
            <w:rPrChange w:id="4207" w:author="Natasha Hardy" w:date="2021-12-10T13:32:00Z">
              <w:rPr/>
            </w:rPrChange>
          </w:rPr>
          <w:t>to</w:t>
        </w:r>
      </w:ins>
      <w:ins w:id="4208" w:author="Natasha Hardy" w:date="2021-11-12T10:29:00Z">
        <w:r w:rsidR="00E147F6" w:rsidRPr="008E1A76">
          <w:rPr>
            <w:color w:val="000000" w:themeColor="text1"/>
            <w:rPrChange w:id="4209" w:author="Natasha Hardy" w:date="2021-12-10T13:32:00Z">
              <w:rPr/>
            </w:rPrChange>
          </w:rPr>
          <w:t xml:space="preserve"> </w:t>
        </w:r>
      </w:ins>
      <w:ins w:id="4210" w:author="Natasha Hardy" w:date="2021-11-12T14:04:00Z">
        <w:r w:rsidR="004754AF" w:rsidRPr="008E1A76">
          <w:rPr>
            <w:color w:val="000000" w:themeColor="text1"/>
            <w:rPrChange w:id="4211" w:author="Natasha Hardy" w:date="2021-12-10T13:32:00Z">
              <w:rPr/>
            </w:rPrChange>
          </w:rPr>
          <w:t>investigate</w:t>
        </w:r>
      </w:ins>
      <w:ins w:id="4212" w:author="Natasha Hardy" w:date="2021-11-12T10:31:00Z">
        <w:r w:rsidR="00E147F6" w:rsidRPr="008E1A76">
          <w:rPr>
            <w:color w:val="000000" w:themeColor="text1"/>
            <w:rPrChange w:id="4213" w:author="Natasha Hardy" w:date="2021-12-10T13:32:00Z">
              <w:rPr/>
            </w:rPrChange>
          </w:rPr>
          <w:t xml:space="preserve"> </w:t>
        </w:r>
      </w:ins>
      <w:ins w:id="4214" w:author="Natasha Hardy" w:date="2021-11-12T10:30:00Z">
        <w:r w:rsidR="00E147F6" w:rsidRPr="008E1A76">
          <w:rPr>
            <w:color w:val="000000" w:themeColor="text1"/>
            <w:rPrChange w:id="4215" w:author="Natasha Hardy" w:date="2021-12-10T13:32:00Z">
              <w:rPr/>
            </w:rPrChange>
          </w:rPr>
          <w:t xml:space="preserve">a </w:t>
        </w:r>
        <w:del w:id="4216" w:author="Nathan Bott" w:date="2021-12-10T14:29:00Z">
          <w:r w:rsidR="00E147F6" w:rsidRPr="008E1A76" w:rsidDel="00994BE4">
            <w:rPr>
              <w:color w:val="000000" w:themeColor="text1"/>
              <w:rPrChange w:id="4217" w:author="Natasha Hardy" w:date="2021-12-10T13:32:00Z">
                <w:rPr/>
              </w:rPrChange>
            </w:rPr>
            <w:delText>growing</w:delText>
          </w:r>
        </w:del>
        <w:r w:rsidR="00E147F6" w:rsidRPr="008E1A76">
          <w:rPr>
            <w:color w:val="000000" w:themeColor="text1"/>
            <w:rPrChange w:id="4218" w:author="Natasha Hardy" w:date="2021-12-10T13:32:00Z">
              <w:rPr/>
            </w:rPrChange>
          </w:rPr>
          <w:t>wildlife conflict in southeastern Australia</w:t>
        </w:r>
      </w:ins>
      <w:ins w:id="4219" w:author="Natasha Hardy" w:date="2021-11-12T14:34:00Z">
        <w:r w:rsidR="0028688C" w:rsidRPr="008E1A76">
          <w:rPr>
            <w:color w:val="000000" w:themeColor="text1"/>
            <w:rPrChange w:id="4220" w:author="Natasha Hardy" w:date="2021-12-10T13:32:00Z">
              <w:rPr/>
            </w:rPrChange>
          </w:rPr>
          <w:t>.</w:t>
        </w:r>
      </w:ins>
      <w:ins w:id="4221" w:author="Natasha Hardy" w:date="2021-11-12T14:46:00Z">
        <w:r w:rsidR="004F60F0" w:rsidRPr="008E1A76">
          <w:rPr>
            <w:color w:val="000000" w:themeColor="text1"/>
            <w:rPrChange w:id="4222" w:author="Natasha Hardy" w:date="2021-12-10T13:32:00Z">
              <w:rPr/>
            </w:rPrChange>
          </w:rPr>
          <w:t xml:space="preserve"> </w:t>
        </w:r>
      </w:ins>
      <w:ins w:id="4223" w:author="Rebecca McIntosh" w:date="2021-10-28T11:34:00Z">
        <w:del w:id="4224" w:author="Natasha Hardy" w:date="2021-11-12T14:04:00Z">
          <w:r w:rsidR="00E26CD2" w:rsidRPr="008E1A76" w:rsidDel="004754AF">
            <w:rPr>
              <w:color w:val="000000" w:themeColor="text1"/>
              <w:rPrChange w:id="4225" w:author="Natasha Hardy" w:date="2021-12-10T13:32:00Z">
                <w:rPr/>
              </w:rPrChange>
            </w:rPr>
            <w:delText>to</w:delText>
          </w:r>
        </w:del>
      </w:ins>
      <w:ins w:id="4226" w:author="Rebecca McIntosh" w:date="2021-10-29T12:53:00Z">
        <w:del w:id="4227" w:author="Natasha Hardy" w:date="2021-11-12T14:04:00Z">
          <w:r w:rsidR="0037468C" w:rsidRPr="008E1A76" w:rsidDel="004754AF">
            <w:rPr>
              <w:color w:val="000000" w:themeColor="text1"/>
              <w:rPrChange w:id="4228" w:author="Natasha Hardy" w:date="2021-12-10T13:32:00Z">
                <w:rPr/>
              </w:rPrChange>
            </w:rPr>
            <w:delText>wards</w:delText>
          </w:r>
        </w:del>
      </w:ins>
      <w:del w:id="4229" w:author="Natasha Hardy" w:date="2021-11-12T14:04:00Z">
        <w:r w:rsidR="001E4EA0" w:rsidRPr="008E1A76" w:rsidDel="004754AF">
          <w:rPr>
            <w:color w:val="000000" w:themeColor="text1"/>
            <w:rPrChange w:id="4230" w:author="Natasha Hardy" w:date="2021-12-10T13:32:00Z">
              <w:rPr/>
            </w:rPrChange>
          </w:rPr>
          <w:delText xml:space="preserve">significant advances </w:delText>
        </w:r>
      </w:del>
      <w:ins w:id="4231" w:author="Rebecca McIntosh" w:date="2021-10-29T12:55:00Z">
        <w:del w:id="4232" w:author="Natasha Hardy" w:date="2021-11-12T14:04:00Z">
          <w:r w:rsidR="0037468C" w:rsidRPr="008E1A76" w:rsidDel="004754AF">
            <w:rPr>
              <w:color w:val="000000" w:themeColor="text1"/>
              <w:rPrChange w:id="4233" w:author="Natasha Hardy" w:date="2021-12-10T13:32:00Z">
                <w:rPr/>
              </w:rPrChange>
            </w:rPr>
            <w:delText xml:space="preserve"> in understanding complex predator-prey dynamics </w:delText>
          </w:r>
        </w:del>
      </w:ins>
      <w:del w:id="4234" w:author="Natasha Hardy" w:date="2021-11-12T14:04:00Z">
        <w:r w:rsidR="001E4EA0" w:rsidRPr="008E1A76" w:rsidDel="004754AF">
          <w:rPr>
            <w:color w:val="000000" w:themeColor="text1"/>
            <w:rPrChange w:id="4235" w:author="Natasha Hardy" w:date="2021-12-10T13:32:00Z">
              <w:rPr/>
            </w:rPrChange>
          </w:rPr>
          <w:delText xml:space="preserve">both </w:delText>
        </w:r>
        <w:r w:rsidR="00FF19DD" w:rsidRPr="008E1A76" w:rsidDel="004754AF">
          <w:rPr>
            <w:color w:val="000000" w:themeColor="text1"/>
            <w:rPrChange w:id="4236" w:author="Natasha Hardy" w:date="2021-12-10T13:32:00Z">
              <w:rPr/>
            </w:rPrChange>
          </w:rPr>
          <w:delText>within</w:delText>
        </w:r>
        <w:r w:rsidR="001E4EA0" w:rsidRPr="008E1A76" w:rsidDel="004754AF">
          <w:rPr>
            <w:color w:val="000000" w:themeColor="text1"/>
            <w:rPrChange w:id="4237" w:author="Natasha Hardy" w:date="2021-12-10T13:32:00Z">
              <w:rPr/>
            </w:rPrChange>
          </w:rPr>
          <w:delText xml:space="preserve"> our local context and to </w:delText>
        </w:r>
      </w:del>
      <w:ins w:id="4238" w:author="Rebecca McIntosh" w:date="2021-10-29T12:55:00Z">
        <w:del w:id="4239" w:author="Natasha Hardy" w:date="2021-11-12T14:04:00Z">
          <w:r w:rsidR="0037468C" w:rsidRPr="008E1A76" w:rsidDel="004754AF">
            <w:rPr>
              <w:color w:val="000000" w:themeColor="text1"/>
              <w:rPrChange w:id="4240" w:author="Natasha Hardy" w:date="2021-12-10T13:32:00Z">
                <w:rPr/>
              </w:rPrChange>
            </w:rPr>
            <w:delText xml:space="preserve">for </w:delText>
          </w:r>
        </w:del>
      </w:ins>
      <w:del w:id="4241" w:author="Natasha Hardy" w:date="2021-11-12T14:04:00Z">
        <w:r w:rsidR="001E4EA0" w:rsidRPr="008E1A76" w:rsidDel="004754AF">
          <w:rPr>
            <w:color w:val="000000" w:themeColor="text1"/>
            <w:rPrChange w:id="4242" w:author="Natasha Hardy" w:date="2021-12-10T13:32:00Z">
              <w:rPr/>
            </w:rPrChange>
          </w:rPr>
          <w:delText xml:space="preserve">the broader conservation biology community: </w:delText>
        </w:r>
      </w:del>
      <w:ins w:id="4243" w:author="Rebecca McIntosh" w:date="2021-10-28T12:39:00Z">
        <w:del w:id="4244" w:author="Natasha Hardy" w:date="2021-11-12T14:04:00Z">
          <w:r w:rsidR="008F08E5" w:rsidRPr="008E1A76" w:rsidDel="004754AF">
            <w:rPr>
              <w:color w:val="000000" w:themeColor="text1"/>
              <w:rPrChange w:id="4245" w:author="Natasha Hardy" w:date="2021-12-10T13:32:00Z">
                <w:rPr/>
              </w:rPrChange>
            </w:rPr>
            <w:delText xml:space="preserve">. </w:delText>
          </w:r>
        </w:del>
        <w:del w:id="4246" w:author="Natasha Hardy" w:date="2021-11-12T14:32:00Z">
          <w:r w:rsidR="008F08E5" w:rsidRPr="008E1A76" w:rsidDel="0028688C">
            <w:rPr>
              <w:color w:val="000000" w:themeColor="text1"/>
              <w:rPrChange w:id="4247" w:author="Natasha Hardy" w:date="2021-12-10T13:32:00Z">
                <w:rPr/>
              </w:rPrChange>
            </w:rPr>
            <w:delText xml:space="preserve">Using the little penguin and long-nosed fur seal predator-prey model, we </w:delText>
          </w:r>
        </w:del>
      </w:ins>
      <w:bookmarkStart w:id="4248" w:name="_Hlk86326399"/>
      <w:ins w:id="4249" w:author="Rebecca McIntosh" w:date="2021-10-28T12:40:00Z">
        <w:del w:id="4250" w:author="Natasha Hardy" w:date="2021-11-12T10:31:00Z">
          <w:r w:rsidR="008F08E5" w:rsidRPr="008E1A76" w:rsidDel="00E147F6">
            <w:rPr>
              <w:color w:val="000000" w:themeColor="text1"/>
              <w:rPrChange w:id="4251" w:author="Natasha Hardy" w:date="2021-12-10T13:32:00Z">
                <w:rPr/>
              </w:rPrChange>
            </w:rPr>
            <w:delText>developed</w:delText>
          </w:r>
        </w:del>
      </w:ins>
      <w:ins w:id="4252" w:author="Rebecca McIntosh" w:date="2021-10-28T12:39:00Z">
        <w:del w:id="4253" w:author="Natasha Hardy" w:date="2021-11-12T14:32:00Z">
          <w:r w:rsidR="008F08E5" w:rsidRPr="008E1A76" w:rsidDel="0028688C">
            <w:rPr>
              <w:color w:val="000000" w:themeColor="text1"/>
              <w:rPrChange w:id="4254" w:author="Natasha Hardy" w:date="2021-12-10T13:32:00Z">
                <w:rPr/>
              </w:rPrChange>
            </w:rPr>
            <w:delText xml:space="preserve"> </w:delText>
          </w:r>
        </w:del>
      </w:ins>
      <w:del w:id="4255" w:author="Natasha Hardy" w:date="2021-11-12T14:32:00Z">
        <w:r w:rsidR="001E4EA0" w:rsidRPr="008E1A76" w:rsidDel="0028688C">
          <w:rPr>
            <w:color w:val="000000" w:themeColor="text1"/>
            <w:rPrChange w:id="4256" w:author="Natasha Hardy" w:date="2021-12-10T13:32:00Z">
              <w:rPr/>
            </w:rPrChange>
          </w:rPr>
          <w:delText>(i) a multi-assay method for comparison of target species identification</w:delText>
        </w:r>
        <w:r w:rsidR="00D73F8E" w:rsidRPr="008E1A76" w:rsidDel="0028688C">
          <w:rPr>
            <w:color w:val="000000" w:themeColor="text1"/>
            <w:rPrChange w:id="4257" w:author="Natasha Hardy" w:date="2021-12-10T13:32:00Z">
              <w:rPr/>
            </w:rPrChange>
          </w:rPr>
          <w:delText xml:space="preserve"> – </w:delText>
        </w:r>
      </w:del>
      <w:ins w:id="4258" w:author="Rebecca McIntosh" w:date="2021-10-28T15:12:00Z">
        <w:del w:id="4259" w:author="Natasha Hardy" w:date="2021-11-12T14:32:00Z">
          <w:r w:rsidR="008E1CF5" w:rsidRPr="008E1A76" w:rsidDel="0028688C">
            <w:rPr>
              <w:color w:val="000000" w:themeColor="text1"/>
              <w:rPrChange w:id="4260" w:author="Natasha Hardy" w:date="2021-12-10T13:32:00Z">
                <w:rPr/>
              </w:rPrChange>
            </w:rPr>
            <w:delText xml:space="preserve">to </w:delText>
          </w:r>
        </w:del>
      </w:ins>
      <w:del w:id="4261" w:author="Natasha Hardy" w:date="2021-11-12T14:32:00Z">
        <w:r w:rsidR="00D73F8E" w:rsidRPr="008E1A76" w:rsidDel="0028688C">
          <w:rPr>
            <w:color w:val="000000" w:themeColor="text1"/>
            <w:rPrChange w:id="4262" w:author="Natasha Hardy" w:date="2021-12-10T13:32:00Z">
              <w:rPr/>
            </w:rPrChange>
          </w:rPr>
          <w:delText xml:space="preserve">producing </w:delText>
        </w:r>
      </w:del>
      <w:ins w:id="4263" w:author="Rebecca McIntosh" w:date="2021-10-28T15:12:00Z">
        <w:del w:id="4264" w:author="Natasha Hardy" w:date="2021-11-12T14:32:00Z">
          <w:r w:rsidR="008E1CF5" w:rsidRPr="008E1A76" w:rsidDel="0028688C">
            <w:rPr>
              <w:color w:val="000000" w:themeColor="text1"/>
              <w:rPrChange w:id="4265" w:author="Natasha Hardy" w:date="2021-12-10T13:32:00Z">
                <w:rPr/>
              </w:rPrChange>
            </w:rPr>
            <w:delText xml:space="preserve">produce </w:delText>
          </w:r>
        </w:del>
      </w:ins>
      <w:del w:id="4266" w:author="Natasha Hardy" w:date="2021-11-12T14:32:00Z">
        <w:r w:rsidR="00D73F8E" w:rsidRPr="008E1A76" w:rsidDel="0028688C">
          <w:rPr>
            <w:color w:val="000000" w:themeColor="text1"/>
            <w:rPrChange w:id="4267" w:author="Natasha Hardy" w:date="2021-12-10T13:32:00Z">
              <w:rPr/>
            </w:rPrChange>
          </w:rPr>
          <w:delText>a more reliable prevalence than that offered by the traditional assay alone</w:delText>
        </w:r>
        <w:r w:rsidR="00FE26ED" w:rsidRPr="008E1A76" w:rsidDel="0028688C">
          <w:rPr>
            <w:color w:val="000000" w:themeColor="text1"/>
            <w:rPrChange w:id="4268" w:author="Natasha Hardy" w:date="2021-12-10T13:32:00Z">
              <w:rPr/>
            </w:rPrChange>
          </w:rPr>
          <w:delText>;</w:delText>
        </w:r>
        <w:r w:rsidR="001E4EA0" w:rsidRPr="008E1A76" w:rsidDel="0028688C">
          <w:rPr>
            <w:color w:val="000000" w:themeColor="text1"/>
            <w:rPrChange w:id="4269" w:author="Natasha Hardy" w:date="2021-12-10T13:32:00Z">
              <w:rPr/>
            </w:rPrChange>
          </w:rPr>
          <w:delText xml:space="preserve"> (ii) a reproducible protocol for DNA metabarcoding analyses for identifying target prey species from predator scat samples</w:delText>
        </w:r>
        <w:r w:rsidR="00FE26ED" w:rsidRPr="008E1A76" w:rsidDel="0028688C">
          <w:rPr>
            <w:color w:val="000000" w:themeColor="text1"/>
            <w:rPrChange w:id="4270" w:author="Natasha Hardy" w:date="2021-12-10T13:32:00Z">
              <w:rPr/>
            </w:rPrChange>
          </w:rPr>
          <w:delText>;</w:delText>
        </w:r>
        <w:r w:rsidR="001E4EA0" w:rsidRPr="008E1A76" w:rsidDel="0028688C">
          <w:rPr>
            <w:color w:val="000000" w:themeColor="text1"/>
            <w:rPrChange w:id="4271" w:author="Natasha Hardy" w:date="2021-12-10T13:32:00Z">
              <w:rPr/>
            </w:rPrChange>
          </w:rPr>
          <w:delText xml:space="preserve"> </w:delText>
        </w:r>
        <w:r w:rsidR="00FE26ED" w:rsidRPr="008E1A76" w:rsidDel="0028688C">
          <w:rPr>
            <w:color w:val="000000" w:themeColor="text1"/>
            <w:rPrChange w:id="4272" w:author="Natasha Hardy" w:date="2021-12-10T13:32:00Z">
              <w:rPr/>
            </w:rPrChange>
          </w:rPr>
          <w:delText>and,</w:delText>
        </w:r>
        <w:r w:rsidR="001E4EA0" w:rsidRPr="008E1A76" w:rsidDel="0028688C">
          <w:rPr>
            <w:color w:val="000000" w:themeColor="text1"/>
            <w:rPrChange w:id="4273" w:author="Natasha Hardy" w:date="2021-12-10T13:32:00Z">
              <w:rPr/>
            </w:rPrChange>
          </w:rPr>
          <w:delText xml:space="preserve"> (iii) </w:delText>
        </w:r>
        <w:r w:rsidR="00065E05" w:rsidRPr="008E1A76" w:rsidDel="0028688C">
          <w:rPr>
            <w:color w:val="000000" w:themeColor="text1"/>
            <w:rPrChange w:id="4274" w:author="Natasha Hardy" w:date="2021-12-10T13:32:00Z">
              <w:rPr/>
            </w:rPrChange>
          </w:rPr>
          <w:delText xml:space="preserve">an applied </w:delText>
        </w:r>
        <w:r w:rsidR="001E4EA0" w:rsidRPr="008E1A76" w:rsidDel="0028688C">
          <w:rPr>
            <w:color w:val="000000" w:themeColor="text1"/>
            <w:rPrChange w:id="4275" w:author="Natasha Hardy" w:date="2021-12-10T13:32:00Z">
              <w:rPr/>
            </w:rPrChange>
          </w:rPr>
          <w:delText>haplotype</w:delText>
        </w:r>
        <w:r w:rsidR="00FE26ED" w:rsidRPr="008E1A76" w:rsidDel="0028688C">
          <w:rPr>
            <w:color w:val="000000" w:themeColor="text1"/>
            <w:rPrChange w:id="4276" w:author="Natasha Hardy" w:date="2021-12-10T13:32:00Z">
              <w:rPr/>
            </w:rPrChange>
          </w:rPr>
          <w:delText xml:space="preserve"> polymorphism</w:delText>
        </w:r>
        <w:r w:rsidR="001E4EA0" w:rsidRPr="008E1A76" w:rsidDel="0028688C">
          <w:rPr>
            <w:color w:val="000000" w:themeColor="text1"/>
            <w:rPrChange w:id="4277" w:author="Natasha Hardy" w:date="2021-12-10T13:32:00Z">
              <w:rPr/>
            </w:rPrChange>
          </w:rPr>
          <w:delText xml:space="preserve"> analys</w:delText>
        </w:r>
        <w:r w:rsidR="00FE26ED" w:rsidRPr="008E1A76" w:rsidDel="0028688C">
          <w:rPr>
            <w:color w:val="000000" w:themeColor="text1"/>
            <w:rPrChange w:id="4278" w:author="Natasha Hardy" w:date="2021-12-10T13:32:00Z">
              <w:rPr/>
            </w:rPrChange>
          </w:rPr>
          <w:delText>i</w:delText>
        </w:r>
        <w:r w:rsidR="001E4EA0" w:rsidRPr="008E1A76" w:rsidDel="0028688C">
          <w:rPr>
            <w:color w:val="000000" w:themeColor="text1"/>
            <w:rPrChange w:id="4279" w:author="Natasha Hardy" w:date="2021-12-10T13:32:00Z">
              <w:rPr/>
            </w:rPrChange>
          </w:rPr>
          <w:delText xml:space="preserve">s for genetic diversity and probable abundances of target species within and between samples using shorter base-pair target DNA. </w:delText>
        </w:r>
        <w:bookmarkEnd w:id="4248"/>
        <w:r w:rsidR="00FE26ED" w:rsidRPr="008E1A76" w:rsidDel="0028688C">
          <w:rPr>
            <w:color w:val="000000" w:themeColor="text1"/>
            <w:rPrChange w:id="4280" w:author="Natasha Hardy" w:date="2021-12-10T13:32:00Z">
              <w:rPr/>
            </w:rPrChange>
          </w:rPr>
          <w:delText xml:space="preserve">Our analytical framework is reproducible and can be tailored to </w:delText>
        </w:r>
        <w:r w:rsidR="00065E05" w:rsidRPr="008E1A76" w:rsidDel="0028688C">
          <w:rPr>
            <w:color w:val="000000" w:themeColor="text1"/>
            <w:rPrChange w:id="4281" w:author="Natasha Hardy" w:date="2021-12-10T13:32:00Z">
              <w:rPr/>
            </w:rPrChange>
          </w:rPr>
          <w:delText>a broad range of</w:delText>
        </w:r>
        <w:r w:rsidR="00A23418" w:rsidRPr="008E1A76" w:rsidDel="0028688C">
          <w:rPr>
            <w:color w:val="000000" w:themeColor="text1"/>
            <w:rPrChange w:id="4282" w:author="Natasha Hardy" w:date="2021-12-10T13:32:00Z">
              <w:rPr/>
            </w:rPrChange>
          </w:rPr>
          <w:delText xml:space="preserve"> </w:delText>
        </w:r>
        <w:r w:rsidR="00065E05" w:rsidRPr="008E1A76" w:rsidDel="0028688C">
          <w:rPr>
            <w:color w:val="000000" w:themeColor="text1"/>
            <w:rPrChange w:id="4283" w:author="Natasha Hardy" w:date="2021-12-10T13:32:00Z">
              <w:rPr/>
            </w:rPrChange>
          </w:rPr>
          <w:delText xml:space="preserve">wildlife interaction </w:delText>
        </w:r>
        <w:r w:rsidR="00A23418" w:rsidRPr="008E1A76" w:rsidDel="0028688C">
          <w:rPr>
            <w:color w:val="000000" w:themeColor="text1"/>
            <w:rPrChange w:id="4284" w:author="Natasha Hardy" w:date="2021-12-10T13:32:00Z">
              <w:rPr/>
            </w:rPrChange>
          </w:rPr>
          <w:delText>surveillance efforts.</w:delText>
        </w:r>
      </w:del>
      <w:del w:id="4285" w:author="Natasha Hardy" w:date="2021-11-12T14:34:00Z">
        <w:r w:rsidR="00221CB8" w:rsidRPr="008E1A76" w:rsidDel="0028688C">
          <w:rPr>
            <w:color w:val="000000" w:themeColor="text1"/>
            <w:rPrChange w:id="4286" w:author="Natasha Hardy" w:date="2021-12-10T13:32:00Z">
              <w:rPr/>
            </w:rPrChange>
          </w:rPr>
          <w:delText xml:space="preserve"> </w:delText>
        </w:r>
      </w:del>
      <w:del w:id="4287" w:author="Natasha Hardy" w:date="2021-11-12T14:06:00Z">
        <w:r w:rsidR="00221CB8" w:rsidRPr="008E1A76" w:rsidDel="001725D3">
          <w:rPr>
            <w:color w:val="000000" w:themeColor="text1"/>
            <w:rPrChange w:id="4288" w:author="Natasha Hardy" w:date="2021-12-10T13:32:00Z">
              <w:rPr/>
            </w:rPrChange>
          </w:rPr>
          <w:delText>In our study system, this analysis provided key information to conservation practitioners for assessing an</w:delText>
        </w:r>
        <w:r w:rsidR="00221CB8" w:rsidRPr="008E1A76" w:rsidDel="001725D3">
          <w:rPr>
            <w:color w:val="000000" w:themeColor="text1"/>
            <w:rPrChange w:id="4289" w:author="Natasha Hardy" w:date="2021-12-10T13:32:00Z">
              <w:rPr>
                <w:color w:val="000000"/>
              </w:rPr>
            </w:rPrChange>
          </w:rPr>
          <w:delText xml:space="preserve"> emerging wildlife conflict in Australian waters and to determine the next steps in monitoring and managing this conflict.</w:delText>
        </w:r>
      </w:del>
    </w:p>
    <w:p w14:paraId="594D75DA" w14:textId="7968A87D" w:rsidR="004F60F0" w:rsidRPr="008E1A76" w:rsidRDefault="001E4EA0" w:rsidP="001553A7">
      <w:pPr>
        <w:rPr>
          <w:ins w:id="4290" w:author="Natasha Hardy" w:date="2021-11-12T14:47:00Z"/>
          <w:color w:val="000000" w:themeColor="text1"/>
          <w:rPrChange w:id="4291" w:author="Natasha Hardy" w:date="2021-12-10T13:32:00Z">
            <w:rPr>
              <w:ins w:id="4292" w:author="Natasha Hardy" w:date="2021-11-12T14:47:00Z"/>
            </w:rPr>
          </w:rPrChange>
        </w:rPr>
      </w:pPr>
      <w:del w:id="4293" w:author="Natasha Hardy" w:date="2021-11-12T14:40:00Z">
        <w:r w:rsidRPr="008E1A76" w:rsidDel="002A4604">
          <w:rPr>
            <w:color w:val="000000" w:themeColor="text1"/>
            <w:rPrChange w:id="4294" w:author="Natasha Hardy" w:date="2021-12-10T13:32:00Z">
              <w:rPr/>
            </w:rPrChange>
          </w:rPr>
          <w:delText>Specifically, w</w:delText>
        </w:r>
      </w:del>
      <w:ins w:id="4295" w:author="Natasha Hardy" w:date="2021-11-12T14:40:00Z">
        <w:r w:rsidR="002A4604" w:rsidRPr="008E1A76">
          <w:rPr>
            <w:color w:val="000000" w:themeColor="text1"/>
            <w:rPrChange w:id="4296" w:author="Natasha Hardy" w:date="2021-12-10T13:32:00Z">
              <w:rPr/>
            </w:rPrChange>
          </w:rPr>
          <w:t>W</w:t>
        </w:r>
      </w:ins>
      <w:r w:rsidR="008445EE" w:rsidRPr="008E1A76">
        <w:rPr>
          <w:color w:val="000000" w:themeColor="text1"/>
          <w:rPrChange w:id="4297" w:author="Natasha Hardy" w:date="2021-12-10T13:32:00Z">
            <w:rPr/>
          </w:rPrChange>
        </w:rPr>
        <w:t xml:space="preserve">e </w:t>
      </w:r>
      <w:r w:rsidR="00FE26ED" w:rsidRPr="008E1A76">
        <w:rPr>
          <w:color w:val="000000" w:themeColor="text1"/>
          <w:rPrChange w:id="4298" w:author="Natasha Hardy" w:date="2021-12-10T13:32:00Z">
            <w:rPr/>
          </w:rPrChange>
        </w:rPr>
        <w:t xml:space="preserve">provide </w:t>
      </w:r>
      <w:del w:id="4299" w:author="Nathan Bott" w:date="2021-12-10T14:29:00Z">
        <w:r w:rsidR="00FE26ED" w:rsidRPr="008E1A76" w:rsidDel="00994BE4">
          <w:rPr>
            <w:color w:val="000000" w:themeColor="text1"/>
            <w:rPrChange w:id="4300" w:author="Natasha Hardy" w:date="2021-12-10T13:32:00Z">
              <w:rPr/>
            </w:rPrChange>
          </w:rPr>
          <w:delText xml:space="preserve">conservation practitioners with </w:delText>
        </w:r>
      </w:del>
      <w:del w:id="4301" w:author="Natasha Hardy" w:date="2021-11-11T10:06:00Z">
        <w:r w:rsidR="00FE26ED" w:rsidRPr="008E1A76">
          <w:rPr>
            <w:color w:val="000000" w:themeColor="text1"/>
            <w:rPrChange w:id="4302" w:author="Natasha Hardy" w:date="2021-12-10T13:32:00Z">
              <w:rPr/>
            </w:rPrChange>
          </w:rPr>
          <w:delText>a</w:delText>
        </w:r>
      </w:del>
      <w:ins w:id="4303" w:author="Rebecca McIntosh" w:date="2021-11-11T10:06:00Z">
        <w:r w:rsidR="00FE26ED" w:rsidRPr="008E1A76">
          <w:rPr>
            <w:color w:val="000000" w:themeColor="text1"/>
            <w:rPrChange w:id="4304" w:author="Natasha Hardy" w:date="2021-12-10T13:32:00Z">
              <w:rPr/>
            </w:rPrChange>
          </w:rPr>
          <w:t>a</w:t>
        </w:r>
      </w:ins>
      <w:ins w:id="4305" w:author="Rebecca McIntosh" w:date="2021-10-28T13:29:00Z">
        <w:r w:rsidR="002253CC" w:rsidRPr="008E1A76">
          <w:rPr>
            <w:color w:val="000000" w:themeColor="text1"/>
            <w:rPrChange w:id="4306" w:author="Natasha Hardy" w:date="2021-12-10T13:32:00Z">
              <w:rPr/>
            </w:rPrChange>
          </w:rPr>
          <w:t xml:space="preserve">n </w:t>
        </w:r>
      </w:ins>
      <w:ins w:id="4307" w:author="Rebecca McIntosh" w:date="2021-10-28T15:16:00Z">
        <w:r w:rsidR="008E1CF5" w:rsidRPr="008E1A76">
          <w:rPr>
            <w:color w:val="000000" w:themeColor="text1"/>
            <w:rPrChange w:id="4308" w:author="Natasha Hardy" w:date="2021-12-10T13:32:00Z">
              <w:rPr/>
            </w:rPrChange>
          </w:rPr>
          <w:t>updated and improved</w:t>
        </w:r>
      </w:ins>
      <w:r w:rsidR="00FE26ED" w:rsidRPr="008E1A76">
        <w:rPr>
          <w:color w:val="000000" w:themeColor="text1"/>
          <w:rPrChange w:id="4309" w:author="Natasha Hardy" w:date="2021-12-10T13:32:00Z">
            <w:rPr/>
          </w:rPrChange>
        </w:rPr>
        <w:t xml:space="preserve"> predation prevalence range for</w:t>
      </w:r>
      <w:r w:rsidR="008445EE" w:rsidRPr="008E1A76">
        <w:rPr>
          <w:color w:val="000000" w:themeColor="text1"/>
          <w:rPrChange w:id="4310" w:author="Natasha Hardy" w:date="2021-12-10T13:32:00Z">
            <w:rPr>
              <w:color w:val="000000"/>
            </w:rPr>
          </w:rPrChange>
        </w:rPr>
        <w:t xml:space="preserve"> seabirds </w:t>
      </w:r>
      <w:ins w:id="4311" w:author="Natasha Hardy" w:date="2021-11-12T10:52:00Z">
        <w:r w:rsidR="00926EAC" w:rsidRPr="008E1A76">
          <w:rPr>
            <w:color w:val="000000" w:themeColor="text1"/>
            <w:rPrChange w:id="4312" w:author="Natasha Hardy" w:date="2021-12-10T13:32:00Z">
              <w:rPr>
                <w:color w:val="000000"/>
              </w:rPr>
            </w:rPrChange>
          </w:rPr>
          <w:t xml:space="preserve">overall </w:t>
        </w:r>
      </w:ins>
      <w:r w:rsidR="00FE26ED" w:rsidRPr="008E1A76">
        <w:rPr>
          <w:color w:val="000000" w:themeColor="text1"/>
          <w:rPrChange w:id="4313" w:author="Natasha Hardy" w:date="2021-12-10T13:32:00Z">
            <w:rPr>
              <w:color w:val="000000"/>
            </w:rPr>
          </w:rPrChange>
        </w:rPr>
        <w:t xml:space="preserve">(9–29%) </w:t>
      </w:r>
      <w:r w:rsidR="008445EE" w:rsidRPr="008E1A76">
        <w:rPr>
          <w:color w:val="000000" w:themeColor="text1"/>
          <w:rPrChange w:id="4314" w:author="Natasha Hardy" w:date="2021-12-10T13:32:00Z">
            <w:rPr>
              <w:color w:val="000000"/>
            </w:rPr>
          </w:rPrChange>
        </w:rPr>
        <w:t>and little penguins</w:t>
      </w:r>
      <w:r w:rsidR="00FE26ED" w:rsidRPr="008E1A76">
        <w:rPr>
          <w:color w:val="000000" w:themeColor="text1"/>
          <w:rPrChange w:id="4315" w:author="Natasha Hardy" w:date="2021-12-10T13:32:00Z">
            <w:rPr>
              <w:color w:val="000000"/>
            </w:rPr>
          </w:rPrChange>
        </w:rPr>
        <w:t xml:space="preserve"> (6–25%) </w:t>
      </w:r>
      <w:r w:rsidR="008445EE" w:rsidRPr="008E1A76">
        <w:rPr>
          <w:color w:val="000000" w:themeColor="text1"/>
          <w:rPrChange w:id="4316" w:author="Natasha Hardy" w:date="2021-12-10T13:32:00Z">
            <w:rPr>
              <w:color w:val="000000"/>
            </w:rPr>
          </w:rPrChange>
        </w:rPr>
        <w:t xml:space="preserve">in </w:t>
      </w:r>
      <w:del w:id="4317" w:author="Natasha Hardy" w:date="2021-11-13T11:48:00Z">
        <w:r w:rsidR="008445EE" w:rsidRPr="008E1A76" w:rsidDel="00491733">
          <w:rPr>
            <w:color w:val="000000" w:themeColor="text1"/>
            <w:rPrChange w:id="4318" w:author="Natasha Hardy" w:date="2021-12-10T13:32:00Z">
              <w:rPr>
                <w:color w:val="000000"/>
              </w:rPr>
            </w:rPrChange>
          </w:rPr>
          <w:delText xml:space="preserve">the diets of </w:delText>
        </w:r>
      </w:del>
      <w:r w:rsidR="008445EE" w:rsidRPr="008E1A76">
        <w:rPr>
          <w:color w:val="000000" w:themeColor="text1"/>
          <w:rPrChange w:id="4319" w:author="Natasha Hardy" w:date="2021-12-10T13:32:00Z">
            <w:rPr>
              <w:color w:val="000000"/>
            </w:rPr>
          </w:rPrChange>
        </w:rPr>
        <w:t>long-nosed fur seal</w:t>
      </w:r>
      <w:ins w:id="4320" w:author="Natasha Hardy" w:date="2021-11-13T11:48:00Z">
        <w:r w:rsidR="00491733" w:rsidRPr="008E1A76">
          <w:rPr>
            <w:color w:val="000000" w:themeColor="text1"/>
            <w:rPrChange w:id="4321" w:author="Natasha Hardy" w:date="2021-12-10T13:32:00Z">
              <w:rPr>
                <w:color w:val="000000"/>
              </w:rPr>
            </w:rPrChange>
          </w:rPr>
          <w:t xml:space="preserve"> diet</w:t>
        </w:r>
        <w:del w:id="4322" w:author="Michael Bunce" w:date="2021-12-09T14:06:00Z">
          <w:r w:rsidR="00491733" w:rsidRPr="008E1A76" w:rsidDel="003C75A6">
            <w:rPr>
              <w:color w:val="000000" w:themeColor="text1"/>
              <w:rPrChange w:id="4323" w:author="Natasha Hardy" w:date="2021-12-10T13:32:00Z">
                <w:rPr>
                  <w:color w:val="000000"/>
                </w:rPr>
              </w:rPrChange>
            </w:rPr>
            <w:delText>s</w:delText>
          </w:r>
        </w:del>
      </w:ins>
      <w:del w:id="4324" w:author="Natasha Hardy" w:date="2021-11-13T11:48:00Z">
        <w:r w:rsidR="008445EE" w:rsidRPr="008E1A76" w:rsidDel="00491733">
          <w:rPr>
            <w:color w:val="000000" w:themeColor="text1"/>
            <w:rPrChange w:id="4325" w:author="Natasha Hardy" w:date="2021-12-10T13:32:00Z">
              <w:rPr>
                <w:color w:val="000000"/>
              </w:rPr>
            </w:rPrChange>
          </w:rPr>
          <w:delText>s</w:delText>
        </w:r>
      </w:del>
      <w:del w:id="4326" w:author="Natasha Hardy" w:date="2021-12-09T16:40:00Z">
        <w:r w:rsidR="008445EE" w:rsidRPr="008E1A76" w:rsidDel="00720552">
          <w:rPr>
            <w:color w:val="000000" w:themeColor="text1"/>
            <w:rPrChange w:id="4327" w:author="Natasha Hardy" w:date="2021-12-10T13:32:00Z">
              <w:rPr>
                <w:color w:val="000000"/>
              </w:rPr>
            </w:rPrChange>
          </w:rPr>
          <w:delText xml:space="preserve"> </w:delText>
        </w:r>
        <w:r w:rsidR="008445EE" w:rsidRPr="008E1A76" w:rsidDel="00720552">
          <w:rPr>
            <w:strike/>
            <w:color w:val="000000" w:themeColor="text1"/>
            <w:rPrChange w:id="4328" w:author="Natasha Hardy" w:date="2021-12-10T13:32:00Z">
              <w:rPr>
                <w:color w:val="000000"/>
              </w:rPr>
            </w:rPrChange>
          </w:rPr>
          <w:delText>in southeastern Australia</w:delText>
        </w:r>
      </w:del>
      <w:ins w:id="4329" w:author="Rebecca McIntosh" w:date="2021-10-28T13:30:00Z">
        <w:del w:id="4330" w:author="Natasha Hardy" w:date="2021-12-09T16:40:00Z">
          <w:r w:rsidR="002253CC" w:rsidRPr="008E1A76" w:rsidDel="00720552">
            <w:rPr>
              <w:strike/>
              <w:color w:val="000000" w:themeColor="text1"/>
              <w:rPrChange w:id="4331" w:author="Natasha Hardy" w:date="2021-12-10T13:32:00Z">
                <w:rPr>
                  <w:color w:val="000000"/>
                </w:rPr>
              </w:rPrChange>
            </w:rPr>
            <w:delText>using</w:delText>
          </w:r>
        </w:del>
      </w:ins>
      <w:r w:rsidR="00065E05" w:rsidRPr="008E1A76">
        <w:rPr>
          <w:color w:val="000000" w:themeColor="text1"/>
          <w:rPrChange w:id="4332" w:author="Natasha Hardy" w:date="2021-12-10T13:32:00Z">
            <w:rPr>
              <w:color w:val="000000"/>
            </w:rPr>
          </w:rPrChange>
        </w:rPr>
        <w:t xml:space="preserve">. </w:t>
      </w:r>
      <w:r w:rsidR="00D73F8E" w:rsidRPr="008E1A76">
        <w:rPr>
          <w:color w:val="000000" w:themeColor="text1"/>
          <w:rPrChange w:id="4333" w:author="Natasha Hardy" w:date="2021-12-10T13:32:00Z">
            <w:rPr>
              <w:color w:val="000000"/>
            </w:rPr>
          </w:rPrChange>
        </w:rPr>
        <w:t>We</w:t>
      </w:r>
      <w:ins w:id="4334" w:author="Natasha Hardy" w:date="2021-11-11T10:06:00Z">
        <w:r w:rsidR="00D73F8E" w:rsidRPr="008E1A76">
          <w:rPr>
            <w:color w:val="000000" w:themeColor="text1"/>
            <w:rPrChange w:id="4335" w:author="Natasha Hardy" w:date="2021-12-10T13:32:00Z">
              <w:rPr>
                <w:color w:val="000000"/>
              </w:rPr>
            </w:rPrChange>
          </w:rPr>
          <w:t xml:space="preserve"> </w:t>
        </w:r>
      </w:ins>
      <w:ins w:id="4336" w:author="Rebecca McIntosh" w:date="2021-10-28T12:41:00Z">
        <w:del w:id="4337" w:author="Natasha Hardy" w:date="2021-11-12T14:48:00Z">
          <w:r w:rsidR="00EA5D92" w:rsidRPr="008E1A76" w:rsidDel="004F60F0">
            <w:rPr>
              <w:color w:val="000000" w:themeColor="text1"/>
              <w:rPrChange w:id="4338" w:author="Natasha Hardy" w:date="2021-12-10T13:32:00Z">
                <w:rPr>
                  <w:color w:val="000000"/>
                </w:rPr>
              </w:rPrChange>
            </w:rPr>
            <w:delText xml:space="preserve">also </w:delText>
          </w:r>
        </w:del>
      </w:ins>
      <w:r w:rsidR="00D73F8E" w:rsidRPr="008E1A76">
        <w:rPr>
          <w:color w:val="000000" w:themeColor="text1"/>
          <w:rPrChange w:id="4339" w:author="Natasha Hardy" w:date="2021-12-10T13:32:00Z">
            <w:rPr>
              <w:color w:val="000000"/>
            </w:rPr>
          </w:rPrChange>
        </w:rPr>
        <w:t xml:space="preserve">confirm that little penguins </w:t>
      </w:r>
      <w:del w:id="4340" w:author="Natasha Hardy" w:date="2021-11-13T11:48:00Z">
        <w:r w:rsidR="00D73F8E" w:rsidRPr="008E1A76" w:rsidDel="00491733">
          <w:rPr>
            <w:color w:val="000000" w:themeColor="text1"/>
            <w:rPrChange w:id="4341" w:author="Natasha Hardy" w:date="2021-12-10T13:32:00Z">
              <w:rPr>
                <w:color w:val="000000"/>
              </w:rPr>
            </w:rPrChange>
          </w:rPr>
          <w:delText>are currently</w:delText>
        </w:r>
      </w:del>
      <w:ins w:id="4342" w:author="Natasha Hardy" w:date="2021-11-13T11:48:00Z">
        <w:r w:rsidR="00491733" w:rsidRPr="008E1A76">
          <w:rPr>
            <w:color w:val="000000" w:themeColor="text1"/>
            <w:rPrChange w:id="4343" w:author="Natasha Hardy" w:date="2021-12-10T13:32:00Z">
              <w:rPr>
                <w:color w:val="000000"/>
              </w:rPr>
            </w:rPrChange>
          </w:rPr>
          <w:t>remain</w:t>
        </w:r>
      </w:ins>
      <w:r w:rsidR="00D73F8E" w:rsidRPr="008E1A76">
        <w:rPr>
          <w:color w:val="000000" w:themeColor="text1"/>
          <w:rPrChange w:id="4344" w:author="Natasha Hardy" w:date="2021-12-10T13:32:00Z">
            <w:rPr>
              <w:color w:val="000000"/>
            </w:rPr>
          </w:rPrChange>
        </w:rPr>
        <w:t xml:space="preserve"> the </w:t>
      </w:r>
      <w:del w:id="4345" w:author="Natasha Hardy" w:date="2021-10-21T10:26:00Z">
        <w:r w:rsidR="00D73F8E" w:rsidRPr="008E1A76" w:rsidDel="00DB7067">
          <w:rPr>
            <w:color w:val="000000" w:themeColor="text1"/>
            <w:rPrChange w:id="4346" w:author="Natasha Hardy" w:date="2021-12-10T13:32:00Z">
              <w:rPr>
                <w:color w:val="000000"/>
              </w:rPr>
            </w:rPrChange>
          </w:rPr>
          <w:delText>most commonly consumed</w:delText>
        </w:r>
      </w:del>
      <w:ins w:id="4347" w:author="Natasha Hardy" w:date="2021-10-21T10:26:00Z">
        <w:r w:rsidR="00DB7067" w:rsidRPr="008E1A76">
          <w:rPr>
            <w:color w:val="000000" w:themeColor="text1"/>
            <w:rPrChange w:id="4348" w:author="Natasha Hardy" w:date="2021-12-10T13:32:00Z">
              <w:rPr>
                <w:color w:val="000000"/>
              </w:rPr>
            </w:rPrChange>
          </w:rPr>
          <w:t xml:space="preserve">most </w:t>
        </w:r>
      </w:ins>
      <w:ins w:id="4349" w:author="Michael Bunce" w:date="2021-12-09T14:06:00Z">
        <w:r w:rsidR="003C75A6" w:rsidRPr="008E1A76">
          <w:rPr>
            <w:color w:val="000000" w:themeColor="text1"/>
            <w:rPrChange w:id="4350" w:author="Natasha Hardy" w:date="2021-12-10T13:32:00Z">
              <w:rPr>
                <w:color w:val="000000"/>
              </w:rPr>
            </w:rPrChange>
          </w:rPr>
          <w:t xml:space="preserve">frequently </w:t>
        </w:r>
      </w:ins>
      <w:ins w:id="4351" w:author="Natasha Hardy" w:date="2021-10-21T10:26:00Z">
        <w:r w:rsidR="00DB7067" w:rsidRPr="008E1A76">
          <w:rPr>
            <w:color w:val="000000" w:themeColor="text1"/>
            <w:rPrChange w:id="4352" w:author="Natasha Hardy" w:date="2021-12-10T13:32:00Z">
              <w:rPr>
                <w:color w:val="000000"/>
              </w:rPr>
            </w:rPrChange>
          </w:rPr>
          <w:t>consumed</w:t>
        </w:r>
      </w:ins>
      <w:r w:rsidR="00D73F8E" w:rsidRPr="008E1A76">
        <w:rPr>
          <w:color w:val="000000" w:themeColor="text1"/>
          <w:rPrChange w:id="4353" w:author="Natasha Hardy" w:date="2021-12-10T13:32:00Z">
            <w:rPr>
              <w:color w:val="000000"/>
            </w:rPr>
          </w:rPrChange>
        </w:rPr>
        <w:t xml:space="preserve"> seabird by </w:t>
      </w:r>
      <w:r w:rsidR="00D73F8E" w:rsidRPr="008E1A76">
        <w:rPr>
          <w:color w:val="000000" w:themeColor="text1"/>
          <w:rPrChange w:id="4354" w:author="Natasha Hardy" w:date="2021-12-10T13:32:00Z">
            <w:rPr/>
          </w:rPrChange>
        </w:rPr>
        <w:t>long-nosed fur seals</w:t>
      </w:r>
      <w:r w:rsidR="00D73F8E" w:rsidRPr="008E1A76">
        <w:rPr>
          <w:color w:val="000000" w:themeColor="text1"/>
          <w:rPrChange w:id="4355" w:author="Natasha Hardy" w:date="2021-12-10T13:32:00Z">
            <w:rPr>
              <w:color w:val="000000"/>
            </w:rPr>
          </w:rPrChange>
        </w:rPr>
        <w:t xml:space="preserve"> </w:t>
      </w:r>
      <w:r w:rsidR="00D73F8E" w:rsidRPr="008E1A76">
        <w:rPr>
          <w:color w:val="000000" w:themeColor="text1"/>
          <w:rPrChange w:id="4356" w:author="Natasha Hardy" w:date="2021-12-10T13:32:00Z">
            <w:rPr/>
          </w:rPrChange>
        </w:rPr>
        <w:t xml:space="preserve">in comparison to other </w:t>
      </w:r>
      <w:del w:id="4357" w:author="Michael Bunce" w:date="2021-12-09T14:06:00Z">
        <w:r w:rsidR="00D73F8E" w:rsidRPr="008E1A76" w:rsidDel="003C75A6">
          <w:rPr>
            <w:color w:val="000000" w:themeColor="text1"/>
            <w:rPrChange w:id="4358" w:author="Natasha Hardy" w:date="2021-12-10T13:32:00Z">
              <w:rPr/>
            </w:rPrChange>
          </w:rPr>
          <w:delText xml:space="preserve">seabirds </w:delText>
        </w:r>
      </w:del>
      <w:ins w:id="4359" w:author="Michael Bunce" w:date="2021-12-09T14:06:00Z">
        <w:r w:rsidR="003C75A6" w:rsidRPr="008E1A76">
          <w:rPr>
            <w:color w:val="000000" w:themeColor="text1"/>
            <w:rPrChange w:id="4360" w:author="Natasha Hardy" w:date="2021-12-10T13:32:00Z">
              <w:rPr/>
            </w:rPrChange>
          </w:rPr>
          <w:t>avian taxa</w:t>
        </w:r>
      </w:ins>
      <w:ins w:id="4361" w:author="Nathan Bott" w:date="2021-12-10T14:14:00Z">
        <w:r w:rsidR="00737CAF" w:rsidRPr="008E1A76">
          <w:rPr>
            <w:color w:val="000000" w:themeColor="text1"/>
            <w:rPrChange w:id="4362" w:author="Natasha Hardy" w:date="2021-12-10T13:32:00Z">
              <w:rPr/>
            </w:rPrChange>
          </w:rPr>
          <w:t xml:space="preserve">. </w:t>
        </w:r>
      </w:ins>
      <w:ins w:id="4363" w:author="Natasha Hardy" w:date="2021-12-10T11:06:00Z">
        <w:r w:rsidR="00D438AC" w:rsidRPr="008E1A76">
          <w:rPr>
            <w:color w:val="000000" w:themeColor="text1"/>
            <w:rPrChange w:id="4364" w:author="Natasha Hardy" w:date="2021-12-10T13:32:00Z">
              <w:rPr/>
            </w:rPrChange>
          </w:rPr>
          <w:t xml:space="preserve">Here, </w:t>
        </w:r>
      </w:ins>
      <w:ins w:id="4365" w:author="Michael Bunce" w:date="2021-12-09T14:06:00Z">
        <w:del w:id="4366" w:author="Nathan Bott" w:date="2021-12-10T14:14:00Z">
          <w:r w:rsidR="003C75A6" w:rsidRPr="008E1A76" w:rsidDel="00737CAF">
            <w:rPr>
              <w:color w:val="000000" w:themeColor="text1"/>
              <w:rPrChange w:id="4367" w:author="Natasha Hardy" w:date="2021-12-10T13:32:00Z">
                <w:rPr/>
              </w:rPrChange>
            </w:rPr>
            <w:delText xml:space="preserve"> </w:delText>
          </w:r>
        </w:del>
      </w:ins>
      <w:del w:id="4368" w:author="Nathan Bott" w:date="2021-12-10T14:14:00Z">
        <w:r w:rsidR="00D73F8E" w:rsidRPr="008E1A76" w:rsidDel="00737CAF">
          <w:rPr>
            <w:color w:val="000000" w:themeColor="text1"/>
            <w:rPrChange w:id="4369" w:author="Natasha Hardy" w:date="2021-12-10T13:32:00Z">
              <w:rPr/>
            </w:rPrChange>
          </w:rPr>
          <w:delText xml:space="preserve">(e.g., procellarids, black-browed albatross, greater crested tern, and Australasian gannet). </w:delText>
        </w:r>
      </w:del>
      <w:ins w:id="4370" w:author="Natasha Hardy" w:date="2021-11-12T14:47:00Z">
        <w:r w:rsidR="004F60F0" w:rsidRPr="008E1A76">
          <w:rPr>
            <w:color w:val="000000" w:themeColor="text1"/>
            <w:rPrChange w:id="4371" w:author="Natasha Hardy" w:date="2021-12-10T13:32:00Z">
              <w:rPr>
                <w:color w:val="000000"/>
              </w:rPr>
            </w:rPrChange>
          </w:rPr>
          <w:t xml:space="preserve">DNA metabarcoding </w:t>
        </w:r>
      </w:ins>
      <w:ins w:id="4372" w:author="Natasha Hardy" w:date="2021-11-12T14:48:00Z">
        <w:r w:rsidR="004F60F0" w:rsidRPr="008E1A76">
          <w:rPr>
            <w:color w:val="000000" w:themeColor="text1"/>
            <w:rPrChange w:id="4373" w:author="Natasha Hardy" w:date="2021-12-10T13:32:00Z">
              <w:rPr>
                <w:color w:val="000000"/>
              </w:rPr>
            </w:rPrChange>
          </w:rPr>
          <w:t xml:space="preserve">also </w:t>
        </w:r>
      </w:ins>
      <w:ins w:id="4374" w:author="Natasha Hardy" w:date="2021-11-12T14:47:00Z">
        <w:r w:rsidR="004F60F0" w:rsidRPr="008E1A76">
          <w:rPr>
            <w:color w:val="000000" w:themeColor="text1"/>
            <w:rPrChange w:id="4375" w:author="Natasha Hardy" w:date="2021-12-10T13:32:00Z">
              <w:rPr>
                <w:color w:val="000000"/>
              </w:rPr>
            </w:rPrChange>
          </w:rPr>
          <w:t>offered</w:t>
        </w:r>
      </w:ins>
      <w:ins w:id="4376" w:author="Natasha Hardy" w:date="2021-12-10T11:06:00Z">
        <w:r w:rsidR="00D438AC" w:rsidRPr="008E1A76">
          <w:rPr>
            <w:color w:val="000000" w:themeColor="text1"/>
            <w:rPrChange w:id="4377" w:author="Natasha Hardy" w:date="2021-12-10T13:32:00Z">
              <w:rPr>
                <w:color w:val="000000"/>
              </w:rPr>
            </w:rPrChange>
          </w:rPr>
          <w:t xml:space="preserve"> key advantage</w:t>
        </w:r>
      </w:ins>
      <w:ins w:id="4378" w:author="Natasha Hardy" w:date="2021-12-10T11:07:00Z">
        <w:r w:rsidR="00B107BF" w:rsidRPr="008E1A76">
          <w:rPr>
            <w:color w:val="000000" w:themeColor="text1"/>
            <w:rPrChange w:id="4379" w:author="Natasha Hardy" w:date="2021-12-10T13:32:00Z">
              <w:rPr>
                <w:color w:val="000000"/>
              </w:rPr>
            </w:rPrChange>
          </w:rPr>
          <w:t>s</w:t>
        </w:r>
      </w:ins>
      <w:ins w:id="4380" w:author="Natasha Hardy" w:date="2021-12-10T11:06:00Z">
        <w:r w:rsidR="00D438AC" w:rsidRPr="008E1A76">
          <w:rPr>
            <w:color w:val="000000" w:themeColor="text1"/>
            <w:rPrChange w:id="4381" w:author="Natasha Hardy" w:date="2021-12-10T13:32:00Z">
              <w:rPr>
                <w:color w:val="000000"/>
              </w:rPr>
            </w:rPrChange>
          </w:rPr>
          <w:t xml:space="preserve"> over morphological analysis –</w:t>
        </w:r>
      </w:ins>
      <w:ins w:id="4382" w:author="Natasha Hardy" w:date="2021-11-12T14:48:00Z">
        <w:r w:rsidR="004F60F0" w:rsidRPr="008E1A76">
          <w:rPr>
            <w:color w:val="000000" w:themeColor="text1"/>
            <w:rPrChange w:id="4383" w:author="Natasha Hardy" w:date="2021-12-10T13:32:00Z">
              <w:rPr>
                <w:color w:val="000000"/>
              </w:rPr>
            </w:rPrChange>
          </w:rPr>
          <w:t xml:space="preserve"> quantitative</w:t>
        </w:r>
      </w:ins>
      <w:ins w:id="4384" w:author="Natasha Hardy" w:date="2021-11-12T14:47:00Z">
        <w:r w:rsidR="004F60F0" w:rsidRPr="008E1A76">
          <w:rPr>
            <w:color w:val="000000" w:themeColor="text1"/>
            <w:rPrChange w:id="4385" w:author="Natasha Hardy" w:date="2021-12-10T13:32:00Z">
              <w:rPr>
                <w:color w:val="000000"/>
              </w:rPr>
            </w:rPrChange>
          </w:rPr>
          <w:t xml:space="preserve"> information</w:t>
        </w:r>
      </w:ins>
      <w:ins w:id="4386" w:author="Natasha Hardy" w:date="2021-11-12T14:48:00Z">
        <w:r w:rsidR="004F60F0" w:rsidRPr="008E1A76">
          <w:rPr>
            <w:color w:val="000000" w:themeColor="text1"/>
            <w:rPrChange w:id="4387" w:author="Natasha Hardy" w:date="2021-12-10T13:32:00Z">
              <w:rPr>
                <w:color w:val="000000"/>
              </w:rPr>
            </w:rPrChange>
          </w:rPr>
          <w:t xml:space="preserve"> on</w:t>
        </w:r>
      </w:ins>
      <w:ins w:id="4388" w:author="Natasha Hardy" w:date="2021-11-12T14:47:00Z">
        <w:r w:rsidR="004F60F0" w:rsidRPr="008E1A76">
          <w:rPr>
            <w:color w:val="000000" w:themeColor="text1"/>
            <w:rPrChange w:id="4389" w:author="Natasha Hardy" w:date="2021-12-10T13:32:00Z">
              <w:rPr>
                <w:color w:val="000000"/>
              </w:rPr>
            </w:rPrChange>
          </w:rPr>
          <w:t>: (</w:t>
        </w:r>
        <w:proofErr w:type="spellStart"/>
        <w:r w:rsidR="004F60F0" w:rsidRPr="008E1A76">
          <w:rPr>
            <w:color w:val="000000" w:themeColor="text1"/>
            <w:rPrChange w:id="4390" w:author="Natasha Hardy" w:date="2021-12-10T13:32:00Z">
              <w:rPr>
                <w:color w:val="000000"/>
              </w:rPr>
            </w:rPrChange>
          </w:rPr>
          <w:t>i</w:t>
        </w:r>
        <w:proofErr w:type="spellEnd"/>
        <w:r w:rsidR="004F60F0" w:rsidRPr="008E1A76">
          <w:rPr>
            <w:color w:val="000000" w:themeColor="text1"/>
            <w:rPrChange w:id="4391" w:author="Natasha Hardy" w:date="2021-12-10T13:32:00Z">
              <w:rPr>
                <w:color w:val="000000"/>
              </w:rPr>
            </w:rPrChange>
          </w:rPr>
          <w:t>) absolute and relative abundance</w:t>
        </w:r>
      </w:ins>
      <w:ins w:id="4392" w:author="Natasha Hardy" w:date="2021-11-12T14:49:00Z">
        <w:r w:rsidR="004F60F0" w:rsidRPr="008E1A76">
          <w:rPr>
            <w:color w:val="000000" w:themeColor="text1"/>
            <w:rPrChange w:id="4393" w:author="Natasha Hardy" w:date="2021-12-10T13:32:00Z">
              <w:rPr>
                <w:color w:val="000000"/>
              </w:rPr>
            </w:rPrChange>
          </w:rPr>
          <w:t>s</w:t>
        </w:r>
      </w:ins>
      <w:ins w:id="4394" w:author="Natasha Hardy" w:date="2021-11-12T14:47:00Z">
        <w:r w:rsidR="004F60F0" w:rsidRPr="008E1A76">
          <w:rPr>
            <w:color w:val="000000" w:themeColor="text1"/>
            <w:rPrChange w:id="4395" w:author="Natasha Hardy" w:date="2021-12-10T13:32:00Z">
              <w:rPr>
                <w:color w:val="000000"/>
              </w:rPr>
            </w:rPrChange>
          </w:rPr>
          <w:t xml:space="preserve"> of </w:t>
        </w:r>
        <w:del w:id="4396" w:author="Michael Bunce" w:date="2021-12-09T14:08:00Z">
          <w:r w:rsidR="004F60F0" w:rsidRPr="008E1A76" w:rsidDel="003C75A6">
            <w:rPr>
              <w:color w:val="000000" w:themeColor="text1"/>
              <w:rPrChange w:id="4397" w:author="Natasha Hardy" w:date="2021-12-10T13:32:00Z">
                <w:rPr>
                  <w:color w:val="000000"/>
                </w:rPr>
              </w:rPrChange>
            </w:rPr>
            <w:delText>DNA</w:delText>
          </w:r>
        </w:del>
      </w:ins>
      <w:ins w:id="4398" w:author="Michael Bunce" w:date="2021-12-09T14:08:00Z">
        <w:r w:rsidR="003C75A6" w:rsidRPr="008E1A76">
          <w:rPr>
            <w:color w:val="000000" w:themeColor="text1"/>
            <w:rPrChange w:id="4399" w:author="Natasha Hardy" w:date="2021-12-10T13:32:00Z">
              <w:rPr>
                <w:color w:val="000000"/>
                <w:highlight w:val="lightGray"/>
              </w:rPr>
            </w:rPrChange>
          </w:rPr>
          <w:t>taxa</w:t>
        </w:r>
      </w:ins>
      <w:ins w:id="4400" w:author="Natasha Hardy" w:date="2021-11-12T14:47:00Z">
        <w:r w:rsidR="004F60F0" w:rsidRPr="008E1A76">
          <w:rPr>
            <w:color w:val="000000" w:themeColor="text1"/>
            <w:rPrChange w:id="4401" w:author="Natasha Hardy" w:date="2021-12-10T13:32:00Z">
              <w:rPr>
                <w:color w:val="000000"/>
              </w:rPr>
            </w:rPrChange>
          </w:rPr>
          <w:t xml:space="preserve"> recovered</w:t>
        </w:r>
      </w:ins>
      <w:ins w:id="4402" w:author="Michael Bunce" w:date="2021-12-09T14:08:00Z">
        <w:r w:rsidR="003C75A6" w:rsidRPr="008E1A76">
          <w:rPr>
            <w:color w:val="000000" w:themeColor="text1"/>
            <w:rPrChange w:id="4403" w:author="Natasha Hardy" w:date="2021-12-10T13:32:00Z">
              <w:rPr>
                <w:color w:val="000000"/>
                <w:highlight w:val="lightGray"/>
              </w:rPr>
            </w:rPrChange>
          </w:rPr>
          <w:t xml:space="preserve"> </w:t>
        </w:r>
      </w:ins>
      <w:ins w:id="4404" w:author="Michael Bunce" w:date="2021-12-09T14:09:00Z">
        <w:r w:rsidR="003C75A6" w:rsidRPr="008E1A76">
          <w:rPr>
            <w:color w:val="000000" w:themeColor="text1"/>
            <w:rPrChange w:id="4405" w:author="Natasha Hardy" w:date="2021-12-10T13:32:00Z">
              <w:rPr>
                <w:color w:val="000000"/>
                <w:highlight w:val="lightGray"/>
              </w:rPr>
            </w:rPrChange>
          </w:rPr>
          <w:t>using DNA</w:t>
        </w:r>
      </w:ins>
      <w:ins w:id="4406" w:author="Natasha Hardy" w:date="2021-11-12T14:47:00Z">
        <w:r w:rsidR="004F60F0" w:rsidRPr="008E1A76">
          <w:rPr>
            <w:color w:val="000000" w:themeColor="text1"/>
            <w:rPrChange w:id="4407" w:author="Natasha Hardy" w:date="2021-12-10T13:32:00Z">
              <w:rPr>
                <w:color w:val="000000"/>
              </w:rPr>
            </w:rPrChange>
          </w:rPr>
          <w:t xml:space="preserve">, (ii) </w:t>
        </w:r>
      </w:ins>
      <w:ins w:id="4408" w:author="Natasha Hardy" w:date="2021-11-12T14:49:00Z">
        <w:r w:rsidR="004F60F0" w:rsidRPr="008E1A76">
          <w:rPr>
            <w:color w:val="000000" w:themeColor="text1"/>
            <w:rPrChange w:id="4409" w:author="Natasha Hardy" w:date="2021-12-10T13:32:00Z">
              <w:rPr>
                <w:color w:val="000000"/>
              </w:rPr>
            </w:rPrChange>
          </w:rPr>
          <w:t>detection of</w:t>
        </w:r>
      </w:ins>
      <w:ins w:id="4410" w:author="Natasha Hardy" w:date="2021-11-12T14:47:00Z">
        <w:r w:rsidR="004F60F0" w:rsidRPr="008E1A76">
          <w:rPr>
            <w:color w:val="000000" w:themeColor="text1"/>
            <w:rPrChange w:id="4411" w:author="Natasha Hardy" w:date="2021-12-10T13:32:00Z">
              <w:rPr>
                <w:color w:val="000000"/>
              </w:rPr>
            </w:rPrChange>
          </w:rPr>
          <w:t xml:space="preserve"> multiple prey taxa within a single</w:t>
        </w:r>
        <w:r w:rsidR="004F60F0" w:rsidRPr="008E1A76">
          <w:rPr>
            <w:color w:val="000000" w:themeColor="text1"/>
            <w:rPrChange w:id="4412" w:author="Natasha Hardy" w:date="2021-12-10T13:32:00Z">
              <w:rPr/>
            </w:rPrChange>
          </w:rPr>
          <w:t xml:space="preserve"> scat</w:t>
        </w:r>
        <w:r w:rsidR="004F60F0" w:rsidRPr="008E1A76">
          <w:rPr>
            <w:color w:val="000000" w:themeColor="text1"/>
            <w:rPrChange w:id="4413" w:author="Natasha Hardy" w:date="2021-12-10T13:32:00Z">
              <w:rPr>
                <w:color w:val="000000"/>
              </w:rPr>
            </w:rPrChange>
          </w:rPr>
          <w:t xml:space="preserve"> sample, and (iii) </w:t>
        </w:r>
        <w:del w:id="4414" w:author="Michael Bunce" w:date="2021-12-09T14:10:00Z">
          <w:r w:rsidR="004F60F0" w:rsidRPr="008E1A76" w:rsidDel="003C75A6">
            <w:rPr>
              <w:color w:val="000000" w:themeColor="text1"/>
              <w:rPrChange w:id="4415" w:author="Natasha Hardy" w:date="2021-12-10T13:32:00Z">
                <w:rPr>
                  <w:color w:val="000000"/>
                </w:rPr>
              </w:rPrChange>
            </w:rPr>
            <w:delText xml:space="preserve">genetic diversity enabling </w:delText>
          </w:r>
        </w:del>
        <w:r w:rsidR="004F60F0" w:rsidRPr="008E1A76">
          <w:rPr>
            <w:color w:val="000000" w:themeColor="text1"/>
            <w:rPrChange w:id="4416" w:author="Natasha Hardy" w:date="2021-12-10T13:32:00Z">
              <w:rPr>
                <w:color w:val="000000"/>
              </w:rPr>
            </w:rPrChange>
          </w:rPr>
          <w:t>estima</w:t>
        </w:r>
      </w:ins>
      <w:ins w:id="4417" w:author="Michael Bunce" w:date="2021-12-09T14:13:00Z">
        <w:r w:rsidR="003C75A6" w:rsidRPr="008E1A76">
          <w:rPr>
            <w:color w:val="000000" w:themeColor="text1"/>
            <w:rPrChange w:id="4418" w:author="Natasha Hardy" w:date="2021-12-10T13:32:00Z">
              <w:rPr>
                <w:color w:val="000000"/>
                <w:highlight w:val="lightGray"/>
              </w:rPr>
            </w:rPrChange>
          </w:rPr>
          <w:t xml:space="preserve">tes </w:t>
        </w:r>
      </w:ins>
      <w:ins w:id="4419" w:author="Natasha Hardy" w:date="2021-11-12T14:47:00Z">
        <w:del w:id="4420" w:author="Michael Bunce" w:date="2021-12-09T14:13:00Z">
          <w:r w:rsidR="004F60F0" w:rsidRPr="008E1A76" w:rsidDel="003C75A6">
            <w:rPr>
              <w:color w:val="000000" w:themeColor="text1"/>
              <w:rPrChange w:id="4421" w:author="Natasha Hardy" w:date="2021-12-10T13:32:00Z">
                <w:rPr>
                  <w:color w:val="000000"/>
                </w:rPr>
              </w:rPrChange>
            </w:rPr>
            <w:delText>tion</w:delText>
          </w:r>
        </w:del>
        <w:r w:rsidR="004F60F0" w:rsidRPr="008E1A76">
          <w:rPr>
            <w:color w:val="000000" w:themeColor="text1"/>
            <w:rPrChange w:id="4422" w:author="Natasha Hardy" w:date="2021-12-10T13:32:00Z">
              <w:rPr>
                <w:color w:val="000000"/>
              </w:rPr>
            </w:rPrChange>
          </w:rPr>
          <w:t xml:space="preserve">of </w:t>
        </w:r>
      </w:ins>
      <w:ins w:id="4423" w:author="Michael Bunce" w:date="2021-12-09T14:13:00Z">
        <w:r w:rsidR="003C75A6" w:rsidRPr="008E1A76">
          <w:rPr>
            <w:color w:val="000000" w:themeColor="text1"/>
            <w:rPrChange w:id="4424" w:author="Natasha Hardy" w:date="2021-12-10T13:32:00Z">
              <w:rPr>
                <w:color w:val="000000"/>
                <w:highlight w:val="lightGray"/>
              </w:rPr>
            </w:rPrChange>
          </w:rPr>
          <w:t xml:space="preserve">at least 16 </w:t>
        </w:r>
      </w:ins>
      <w:ins w:id="4425" w:author="Natasha Hardy" w:date="2021-11-12T14:47:00Z">
        <w:r w:rsidR="004F60F0" w:rsidRPr="008E1A76">
          <w:rPr>
            <w:color w:val="000000" w:themeColor="text1"/>
            <w:rPrChange w:id="4426" w:author="Natasha Hardy" w:date="2021-12-10T13:32:00Z">
              <w:rPr>
                <w:color w:val="000000"/>
              </w:rPr>
            </w:rPrChange>
          </w:rPr>
          <w:t>penguin</w:t>
        </w:r>
      </w:ins>
      <w:ins w:id="4427" w:author="Michael Bunce" w:date="2021-12-09T14:13:00Z">
        <w:r w:rsidR="003C75A6" w:rsidRPr="008E1A76">
          <w:rPr>
            <w:color w:val="000000" w:themeColor="text1"/>
            <w:rPrChange w:id="4428" w:author="Natasha Hardy" w:date="2021-12-10T13:32:00Z">
              <w:rPr>
                <w:color w:val="000000"/>
                <w:highlight w:val="lightGray"/>
              </w:rPr>
            </w:rPrChange>
          </w:rPr>
          <w:t>s</w:t>
        </w:r>
      </w:ins>
      <w:ins w:id="4429" w:author="Natasha Hardy" w:date="2021-11-12T14:47:00Z">
        <w:r w:rsidR="004F60F0" w:rsidRPr="008E1A76">
          <w:rPr>
            <w:color w:val="000000" w:themeColor="text1"/>
            <w:rPrChange w:id="4430" w:author="Natasha Hardy" w:date="2021-12-10T13:32:00Z">
              <w:rPr>
                <w:color w:val="000000"/>
              </w:rPr>
            </w:rPrChange>
          </w:rPr>
          <w:t xml:space="preserve"> </w:t>
        </w:r>
        <w:del w:id="4431" w:author="Michael Bunce" w:date="2021-12-09T14:13:00Z">
          <w:r w:rsidR="004F60F0" w:rsidRPr="008E1A76" w:rsidDel="003C75A6">
            <w:rPr>
              <w:color w:val="000000" w:themeColor="text1"/>
              <w:rPrChange w:id="4432" w:author="Natasha Hardy" w:date="2021-12-10T13:32:00Z">
                <w:rPr>
                  <w:color w:val="000000"/>
                </w:rPr>
              </w:rPrChange>
            </w:rPr>
            <w:delText>abundance</w:delText>
          </w:r>
        </w:del>
        <w:del w:id="4433" w:author="Michael Bunce" w:date="2021-12-09T14:12:00Z">
          <w:r w:rsidR="004F60F0" w:rsidRPr="008E1A76" w:rsidDel="003C75A6">
            <w:rPr>
              <w:color w:val="000000" w:themeColor="text1"/>
              <w:rPrChange w:id="4434" w:author="Natasha Hardy" w:date="2021-12-10T13:32:00Z">
                <w:rPr>
                  <w:color w:val="000000"/>
                </w:rPr>
              </w:rPrChange>
            </w:rPr>
            <w:delText>s</w:delText>
          </w:r>
        </w:del>
        <w:del w:id="4435" w:author="Michael Bunce" w:date="2021-12-09T14:13:00Z">
          <w:r w:rsidR="004F60F0" w:rsidRPr="008E1A76" w:rsidDel="003C75A6">
            <w:rPr>
              <w:color w:val="000000" w:themeColor="text1"/>
              <w:rPrChange w:id="4436" w:author="Natasha Hardy" w:date="2021-12-10T13:32:00Z">
                <w:rPr>
                  <w:color w:val="000000"/>
                </w:rPr>
              </w:rPrChange>
            </w:rPr>
            <w:delText xml:space="preserve"> consumed</w:delText>
          </w:r>
        </w:del>
      </w:ins>
      <w:ins w:id="4437" w:author="Natasha Hardy" w:date="2021-11-30T15:48:00Z">
        <w:del w:id="4438" w:author="Michael Bunce" w:date="2021-12-09T14:13:00Z">
          <w:r w:rsidR="00E41A48" w:rsidRPr="008E1A76" w:rsidDel="003C75A6">
            <w:rPr>
              <w:color w:val="000000" w:themeColor="text1"/>
              <w:rPrChange w:id="4439" w:author="Natasha Hardy" w:date="2021-12-10T13:32:00Z">
                <w:rPr>
                  <w:color w:val="000000"/>
                  <w:highlight w:val="lightGray"/>
                </w:rPr>
              </w:rPrChange>
            </w:rPr>
            <w:delText xml:space="preserve"> accounting for at least 16 penguins consumed across samples</w:delText>
          </w:r>
        </w:del>
      </w:ins>
      <w:ins w:id="4440" w:author="Michael Bunce" w:date="2021-12-09T14:13:00Z">
        <w:r w:rsidR="003C75A6" w:rsidRPr="008E1A76">
          <w:rPr>
            <w:color w:val="000000" w:themeColor="text1"/>
            <w:rPrChange w:id="4441" w:author="Natasha Hardy" w:date="2021-12-10T13:32:00Z">
              <w:rPr>
                <w:color w:val="000000"/>
                <w:highlight w:val="lightGray"/>
              </w:rPr>
            </w:rPrChange>
          </w:rPr>
          <w:t xml:space="preserve">by exploring the spatial and temporal </w:t>
        </w:r>
      </w:ins>
      <w:ins w:id="4442" w:author="Michael Bunce" w:date="2021-12-09T14:14:00Z">
        <w:r w:rsidR="003C75A6" w:rsidRPr="008E1A76">
          <w:rPr>
            <w:color w:val="000000" w:themeColor="text1"/>
            <w:rPrChange w:id="4443" w:author="Natasha Hardy" w:date="2021-12-10T13:32:00Z">
              <w:rPr>
                <w:color w:val="000000"/>
                <w:highlight w:val="lightGray"/>
              </w:rPr>
            </w:rPrChange>
          </w:rPr>
          <w:t>distribution</w:t>
        </w:r>
      </w:ins>
      <w:ins w:id="4444" w:author="Michael Bunce" w:date="2021-12-09T14:13:00Z">
        <w:r w:rsidR="003C75A6" w:rsidRPr="008E1A76">
          <w:rPr>
            <w:color w:val="000000" w:themeColor="text1"/>
            <w:rPrChange w:id="4445" w:author="Natasha Hardy" w:date="2021-12-10T13:32:00Z">
              <w:rPr>
                <w:color w:val="000000"/>
                <w:highlight w:val="lightGray"/>
              </w:rPr>
            </w:rPrChange>
          </w:rPr>
          <w:t xml:space="preserve"> of haplotypes</w:t>
        </w:r>
      </w:ins>
      <w:ins w:id="4446" w:author="Natasha Hardy" w:date="2021-11-12T14:48:00Z">
        <w:r w:rsidR="004F60F0" w:rsidRPr="008E1A76">
          <w:rPr>
            <w:color w:val="000000" w:themeColor="text1"/>
            <w:rPrChange w:id="4447" w:author="Natasha Hardy" w:date="2021-12-10T13:32:00Z">
              <w:rPr>
                <w:color w:val="000000"/>
              </w:rPr>
            </w:rPrChange>
          </w:rPr>
          <w:t>.</w:t>
        </w:r>
      </w:ins>
    </w:p>
    <w:p w14:paraId="2146DECE" w14:textId="0F187A67" w:rsidR="00065E05" w:rsidRPr="008E1A76" w:rsidRDefault="00065E05" w:rsidP="001553A7">
      <w:pPr>
        <w:ind w:firstLine="720"/>
        <w:rPr>
          <w:ins w:id="4448" w:author="Natasha Hardy" w:date="2021-12-10T11:08:00Z"/>
          <w:color w:val="000000" w:themeColor="text1"/>
          <w:rPrChange w:id="4449" w:author="Natasha Hardy" w:date="2021-12-10T13:32:00Z">
            <w:rPr>
              <w:ins w:id="4450" w:author="Natasha Hardy" w:date="2021-12-10T11:08:00Z"/>
              <w:color w:val="000000"/>
            </w:rPr>
          </w:rPrChange>
        </w:rPr>
      </w:pPr>
      <w:del w:id="4451" w:author="Natasha Hardy" w:date="2021-11-12T10:54:00Z">
        <w:r w:rsidRPr="008E1A76" w:rsidDel="00926EAC">
          <w:rPr>
            <w:color w:val="000000" w:themeColor="text1"/>
            <w:rPrChange w:id="4452" w:author="Natasha Hardy" w:date="2021-12-10T13:32:00Z">
              <w:rPr>
                <w:color w:val="000000"/>
              </w:rPr>
            </w:rPrChange>
          </w:rPr>
          <w:delText>Whilst p</w:delText>
        </w:r>
      </w:del>
      <w:ins w:id="4453" w:author="Natasha Hardy" w:date="2021-11-12T10:54:00Z">
        <w:r w:rsidR="00926EAC" w:rsidRPr="008E1A76">
          <w:rPr>
            <w:color w:val="000000" w:themeColor="text1"/>
            <w:rPrChange w:id="4454" w:author="Natasha Hardy" w:date="2021-12-10T13:32:00Z">
              <w:rPr>
                <w:color w:val="000000"/>
              </w:rPr>
            </w:rPrChange>
          </w:rPr>
          <w:t>P</w:t>
        </w:r>
      </w:ins>
      <w:r w:rsidRPr="008E1A76">
        <w:rPr>
          <w:color w:val="000000" w:themeColor="text1"/>
          <w:rPrChange w:id="4455" w:author="Natasha Hardy" w:date="2021-12-10T13:32:00Z">
            <w:rPr>
              <w:color w:val="000000"/>
            </w:rPr>
          </w:rPrChange>
        </w:rPr>
        <w:t>revious studies</w:t>
      </w:r>
      <w:ins w:id="4456" w:author="Rebecca McIntosh" w:date="2021-10-28T15:16:00Z">
        <w:r w:rsidR="008E1CF5" w:rsidRPr="008E1A76">
          <w:rPr>
            <w:color w:val="000000" w:themeColor="text1"/>
            <w:rPrChange w:id="4457" w:author="Natasha Hardy" w:date="2021-12-10T13:32:00Z">
              <w:rPr>
                <w:color w:val="000000"/>
              </w:rPr>
            </w:rPrChange>
          </w:rPr>
          <w:t xml:space="preserve"> using </w:t>
        </w:r>
      </w:ins>
      <w:ins w:id="4458" w:author="Rebecca McIntosh" w:date="2021-10-28T15:17:00Z">
        <w:del w:id="4459" w:author="Natasha Hardy" w:date="2021-11-12T10:34:00Z">
          <w:r w:rsidR="008E1CF5" w:rsidRPr="008E1A76" w:rsidDel="00E147F6">
            <w:rPr>
              <w:color w:val="000000" w:themeColor="text1"/>
              <w:rPrChange w:id="4460" w:author="Natasha Hardy" w:date="2021-12-10T13:32:00Z">
                <w:rPr>
                  <w:color w:val="000000"/>
                </w:rPr>
              </w:rPrChange>
            </w:rPr>
            <w:delText>both</w:delText>
          </w:r>
        </w:del>
      </w:ins>
      <w:ins w:id="4461" w:author="Natasha Hardy" w:date="2021-11-12T10:34:00Z">
        <w:r w:rsidR="00E147F6" w:rsidRPr="008E1A76">
          <w:rPr>
            <w:color w:val="000000" w:themeColor="text1"/>
            <w:rPrChange w:id="4462" w:author="Natasha Hardy" w:date="2021-12-10T13:32:00Z">
              <w:rPr>
                <w:color w:val="000000"/>
              </w:rPr>
            </w:rPrChange>
          </w:rPr>
          <w:t>either</w:t>
        </w:r>
      </w:ins>
      <w:ins w:id="4463" w:author="Rebecca McIntosh" w:date="2021-10-28T15:17:00Z">
        <w:r w:rsidR="008E1CF5" w:rsidRPr="008E1A76">
          <w:rPr>
            <w:color w:val="000000" w:themeColor="text1"/>
            <w:rPrChange w:id="4464" w:author="Natasha Hardy" w:date="2021-12-10T13:32:00Z">
              <w:rPr>
                <w:color w:val="000000"/>
              </w:rPr>
            </w:rPrChange>
          </w:rPr>
          <w:t xml:space="preserve"> assay techniques</w:t>
        </w:r>
      </w:ins>
      <w:ins w:id="4465" w:author="Natasha Hardy" w:date="2021-11-11T10:06:00Z">
        <w:r w:rsidRPr="008E1A76">
          <w:rPr>
            <w:color w:val="000000" w:themeColor="text1"/>
            <w:rPrChange w:id="4466" w:author="Natasha Hardy" w:date="2021-12-10T13:32:00Z">
              <w:rPr>
                <w:color w:val="000000"/>
              </w:rPr>
            </w:rPrChange>
          </w:rPr>
          <w:t xml:space="preserve"> </w:t>
        </w:r>
      </w:ins>
      <w:r w:rsidRPr="008E1A76">
        <w:rPr>
          <w:color w:val="000000" w:themeColor="text1"/>
          <w:rPrChange w:id="4467" w:author="Natasha Hardy" w:date="2021-12-10T13:32:00Z">
            <w:rPr>
              <w:color w:val="000000"/>
            </w:rPr>
          </w:rPrChange>
        </w:rPr>
        <w:t xml:space="preserve">have identified little penguin remains at relatively low frequencies </w:t>
      </w:r>
      <w:ins w:id="4468" w:author="Rebecca McIntosh" w:date="2021-10-29T12:58:00Z">
        <w:r w:rsidR="0037468C" w:rsidRPr="008E1A76">
          <w:rPr>
            <w:color w:val="000000" w:themeColor="text1"/>
            <w:rPrChange w:id="4469" w:author="Natasha Hardy" w:date="2021-12-10T13:32:00Z">
              <w:rPr>
                <w:color w:val="000000"/>
              </w:rPr>
            </w:rPrChange>
          </w:rPr>
          <w:t xml:space="preserve">in </w:t>
        </w:r>
        <w:del w:id="4470" w:author="Natasha Hardy" w:date="2021-11-12T14:36:00Z">
          <w:r w:rsidR="0037468C" w:rsidRPr="008E1A76" w:rsidDel="0028688C">
            <w:rPr>
              <w:color w:val="000000" w:themeColor="text1"/>
              <w:rPrChange w:id="4471" w:author="Natasha Hardy" w:date="2021-12-10T13:32:00Z">
                <w:rPr>
                  <w:color w:val="000000"/>
                </w:rPr>
              </w:rPrChange>
            </w:rPr>
            <w:delText xml:space="preserve">samples </w:delText>
          </w:r>
        </w:del>
      </w:ins>
      <w:del w:id="4472" w:author="Natasha Hardy" w:date="2021-11-12T14:36:00Z">
        <w:r w:rsidRPr="008E1A76" w:rsidDel="0028688C">
          <w:rPr>
            <w:color w:val="000000" w:themeColor="text1"/>
            <w:rPrChange w:id="4473" w:author="Natasha Hardy" w:date="2021-12-10T13:32:00Z">
              <w:rPr>
                <w:color w:val="000000"/>
              </w:rPr>
            </w:rPrChange>
          </w:rPr>
          <w:delText>overall</w:delText>
        </w:r>
      </w:del>
      <w:ins w:id="4474" w:author="Natasha Hardy" w:date="2021-11-12T14:36:00Z">
        <w:r w:rsidR="0028688C" w:rsidRPr="008E1A76">
          <w:rPr>
            <w:color w:val="000000" w:themeColor="text1"/>
            <w:rPrChange w:id="4475" w:author="Natasha Hardy" w:date="2021-12-10T13:32:00Z">
              <w:rPr>
                <w:color w:val="000000"/>
              </w:rPr>
            </w:rPrChange>
          </w:rPr>
          <w:t>relation to seals’ total diets</w:t>
        </w:r>
      </w:ins>
      <w:r w:rsidRPr="008E1A76">
        <w:rPr>
          <w:color w:val="000000" w:themeColor="text1"/>
          <w:rPrChange w:id="4476" w:author="Natasha Hardy" w:date="2021-12-10T13:32:00Z">
            <w:rPr>
              <w:color w:val="000000"/>
            </w:rPr>
          </w:rPrChange>
        </w:rPr>
        <w:t xml:space="preserve"> (</w:t>
      </w:r>
      <w:r w:rsidRPr="008E1A76">
        <w:rPr>
          <w:color w:val="000000" w:themeColor="text1"/>
          <w:rPrChange w:id="4477" w:author="Natasha Hardy" w:date="2021-12-10T13:32:00Z">
            <w:rPr/>
          </w:rPrChange>
        </w:rPr>
        <w:t>5.9</w:t>
      </w:r>
      <w:r w:rsidRPr="008E1A76">
        <w:rPr>
          <w:color w:val="000000" w:themeColor="text1"/>
          <w:rPrChange w:id="4478" w:author="Natasha Hardy" w:date="2021-12-10T13:32:00Z">
            <w:rPr>
              <w:color w:val="000000"/>
            </w:rPr>
          </w:rPrChange>
        </w:rPr>
        <w:t xml:space="preserve">% </w:t>
      </w:r>
      <w:del w:id="4479" w:author="Rebecca McIntosh" w:date="2021-10-29T12:58:00Z">
        <w:r w:rsidRPr="008E1A76" w:rsidDel="0037468C">
          <w:rPr>
            <w:color w:val="000000" w:themeColor="text1"/>
            <w:rPrChange w:id="4480" w:author="Natasha Hardy" w:date="2021-12-10T13:32:00Z">
              <w:rPr>
                <w:color w:val="000000"/>
              </w:rPr>
            </w:rPrChange>
          </w:rPr>
          <w:delText>of samp</w:delText>
        </w:r>
        <w:r w:rsidRPr="008E1A76" w:rsidDel="0037468C">
          <w:rPr>
            <w:color w:val="000000" w:themeColor="text1"/>
            <w:rPrChange w:id="4481" w:author="Natasha Hardy" w:date="2021-12-10T13:32:00Z">
              <w:rPr/>
            </w:rPrChange>
          </w:rPr>
          <w:delText xml:space="preserve">les </w:delText>
        </w:r>
      </w:del>
      <w:r w:rsidRPr="008E1A76">
        <w:rPr>
          <w:color w:val="000000" w:themeColor="text1"/>
          <w:rPrChange w:id="4482" w:author="Natasha Hardy" w:date="2021-12-10T13:32:00Z">
            <w:rPr/>
          </w:rPrChange>
        </w:rPr>
        <w:t>in</w:t>
      </w:r>
      <w:r w:rsidRPr="008E1A76">
        <w:rPr>
          <w:color w:val="000000" w:themeColor="text1"/>
          <w:rPrChange w:id="4483" w:author="Natasha Hardy" w:date="2021-12-10T13:32:00Z">
            <w:rPr>
              <w:color w:val="000000"/>
            </w:rPr>
          </w:rPrChange>
        </w:rPr>
        <w:t xml:space="preserve"> Page et al. 2005, </w:t>
      </w:r>
      <w:r w:rsidRPr="008E1A76">
        <w:rPr>
          <w:color w:val="000000" w:themeColor="text1"/>
          <w:rPrChange w:id="4484" w:author="Natasha Hardy" w:date="2021-12-10T13:32:00Z">
            <w:rPr/>
          </w:rPrChange>
        </w:rPr>
        <w:t>&lt;2</w:t>
      </w:r>
      <w:r w:rsidRPr="008E1A76">
        <w:rPr>
          <w:color w:val="000000" w:themeColor="text1"/>
          <w:rPrChange w:id="4485" w:author="Natasha Hardy" w:date="2021-12-10T13:32:00Z">
            <w:rPr>
              <w:color w:val="000000"/>
            </w:rPr>
          </w:rPrChange>
        </w:rPr>
        <w:t xml:space="preserve">% in Hardy et al. 2017, ~13% </w:t>
      </w:r>
      <w:del w:id="4486" w:author="Rebecca McIntosh" w:date="2021-10-29T12:58:00Z">
        <w:r w:rsidRPr="008E1A76" w:rsidDel="0037468C">
          <w:rPr>
            <w:color w:val="000000" w:themeColor="text1"/>
            <w:rPrChange w:id="4487" w:author="Natasha Hardy" w:date="2021-12-10T13:32:00Z">
              <w:rPr>
                <w:color w:val="000000"/>
              </w:rPr>
            </w:rPrChange>
          </w:rPr>
          <w:delText xml:space="preserve">of samples </w:delText>
        </w:r>
      </w:del>
      <w:r w:rsidRPr="008E1A76">
        <w:rPr>
          <w:color w:val="000000" w:themeColor="text1"/>
          <w:rPrChange w:id="4488" w:author="Natasha Hardy" w:date="2021-12-10T13:32:00Z">
            <w:rPr>
              <w:color w:val="000000"/>
            </w:rPr>
          </w:rPrChange>
        </w:rPr>
        <w:t>in Goldsworthy et al. 2019)</w:t>
      </w:r>
      <w:ins w:id="4489" w:author="Natasha Hardy" w:date="2021-11-12T10:54:00Z">
        <w:r w:rsidR="00926EAC" w:rsidRPr="008E1A76">
          <w:rPr>
            <w:color w:val="000000" w:themeColor="text1"/>
            <w:rPrChange w:id="4490" w:author="Natasha Hardy" w:date="2021-12-10T13:32:00Z">
              <w:rPr>
                <w:color w:val="000000"/>
              </w:rPr>
            </w:rPrChange>
          </w:rPr>
          <w:t xml:space="preserve">. </w:t>
        </w:r>
      </w:ins>
      <w:ins w:id="4491" w:author="Natasha Hardy" w:date="2021-11-12T15:07:00Z">
        <w:r w:rsidR="0092214A" w:rsidRPr="008E1A76">
          <w:rPr>
            <w:color w:val="000000" w:themeColor="text1"/>
            <w:rPrChange w:id="4492" w:author="Natasha Hardy" w:date="2021-12-10T13:32:00Z">
              <w:rPr>
                <w:color w:val="000000"/>
              </w:rPr>
            </w:rPrChange>
          </w:rPr>
          <w:t xml:space="preserve">The lower range of estimates observed here (9% </w:t>
        </w:r>
      </w:ins>
      <w:ins w:id="4493" w:author="Natasha Hardy" w:date="2021-11-12T15:08:00Z">
        <w:r w:rsidR="0092214A" w:rsidRPr="008E1A76">
          <w:rPr>
            <w:color w:val="000000" w:themeColor="text1"/>
            <w:rPrChange w:id="4494" w:author="Natasha Hardy" w:date="2021-12-10T13:32:00Z">
              <w:rPr>
                <w:color w:val="000000"/>
              </w:rPr>
            </w:rPrChange>
          </w:rPr>
          <w:t xml:space="preserve">of samples </w:t>
        </w:r>
      </w:ins>
      <w:ins w:id="4495" w:author="Natasha Hardy" w:date="2021-11-12T15:07:00Z">
        <w:r w:rsidR="0092214A" w:rsidRPr="008E1A76">
          <w:rPr>
            <w:color w:val="000000" w:themeColor="text1"/>
            <w:rPrChange w:id="4496" w:author="Natasha Hardy" w:date="2021-12-10T13:32:00Z">
              <w:rPr>
                <w:color w:val="000000"/>
              </w:rPr>
            </w:rPrChange>
          </w:rPr>
          <w:t xml:space="preserve">for seabirds, 6% for penguins) </w:t>
        </w:r>
      </w:ins>
      <w:ins w:id="4497" w:author="Natasha Hardy" w:date="2021-11-12T15:08:00Z">
        <w:r w:rsidR="0092214A" w:rsidRPr="008E1A76">
          <w:rPr>
            <w:color w:val="000000" w:themeColor="text1"/>
            <w:rPrChange w:id="4498" w:author="Natasha Hardy" w:date="2021-12-10T13:32:00Z">
              <w:rPr>
                <w:color w:val="000000"/>
              </w:rPr>
            </w:rPrChange>
          </w:rPr>
          <w:t>and based on sample</w:t>
        </w:r>
      </w:ins>
      <w:ins w:id="4499" w:author="Natasha Hardy" w:date="2021-12-09T13:50:00Z">
        <w:r w:rsidR="009F111C" w:rsidRPr="008E1A76">
          <w:rPr>
            <w:color w:val="000000" w:themeColor="text1"/>
            <w:rPrChange w:id="4500" w:author="Natasha Hardy" w:date="2021-12-10T13:32:00Z">
              <w:rPr>
                <w:color w:val="000000"/>
              </w:rPr>
            </w:rPrChange>
          </w:rPr>
          <w:t>s</w:t>
        </w:r>
      </w:ins>
      <w:ins w:id="4501" w:author="Natasha Hardy" w:date="2021-11-12T15:08:00Z">
        <w:r w:rsidR="0092214A" w:rsidRPr="008E1A76">
          <w:rPr>
            <w:color w:val="000000" w:themeColor="text1"/>
            <w:rPrChange w:id="4502" w:author="Natasha Hardy" w:date="2021-12-10T13:32:00Z">
              <w:rPr>
                <w:color w:val="000000"/>
              </w:rPr>
            </w:rPrChange>
          </w:rPr>
          <w:t xml:space="preserve"> containing large quantities of prey DNA </w:t>
        </w:r>
      </w:ins>
      <w:ins w:id="4503" w:author="Natasha Hardy" w:date="2021-11-12T15:09:00Z">
        <w:r w:rsidR="0092214A" w:rsidRPr="008E1A76">
          <w:rPr>
            <w:color w:val="000000" w:themeColor="text1"/>
            <w:rPrChange w:id="4504" w:author="Natasha Hardy" w:date="2021-12-10T13:32:00Z">
              <w:rPr>
                <w:color w:val="000000"/>
              </w:rPr>
            </w:rPrChange>
          </w:rPr>
          <w:t xml:space="preserve">corroborate these previously reported predation rates for the region. </w:t>
        </w:r>
      </w:ins>
      <w:del w:id="4505" w:author="Natasha Hardy" w:date="2021-11-12T10:54:00Z">
        <w:r w:rsidRPr="008E1A76" w:rsidDel="00926EAC">
          <w:rPr>
            <w:color w:val="000000" w:themeColor="text1"/>
            <w:rPrChange w:id="4506" w:author="Natasha Hardy" w:date="2021-12-10T13:32:00Z">
              <w:rPr>
                <w:color w:val="000000"/>
              </w:rPr>
            </w:rPrChange>
          </w:rPr>
          <w:delText xml:space="preserve">, </w:delText>
        </w:r>
        <w:r w:rsidRPr="008E1A76" w:rsidDel="00926EAC">
          <w:rPr>
            <w:color w:val="000000" w:themeColor="text1"/>
            <w:rPrChange w:id="4507" w:author="Natasha Hardy" w:date="2021-12-10T13:32:00Z">
              <w:rPr/>
            </w:rPrChange>
          </w:rPr>
          <w:delText>t</w:delText>
        </w:r>
      </w:del>
      <w:ins w:id="4508" w:author="Natasha Hardy" w:date="2021-11-12T15:09:00Z">
        <w:r w:rsidR="0092214A" w:rsidRPr="008E1A76">
          <w:rPr>
            <w:color w:val="000000" w:themeColor="text1"/>
            <w:rPrChange w:id="4509" w:author="Natasha Hardy" w:date="2021-12-10T13:32:00Z">
              <w:rPr>
                <w:color w:val="000000"/>
              </w:rPr>
            </w:rPrChange>
          </w:rPr>
          <w:t>However, t</w:t>
        </w:r>
      </w:ins>
      <w:r w:rsidRPr="008E1A76">
        <w:rPr>
          <w:color w:val="000000" w:themeColor="text1"/>
          <w:rPrChange w:id="4510" w:author="Natasha Hardy" w:date="2021-12-10T13:32:00Z">
            <w:rPr>
              <w:color w:val="000000"/>
            </w:rPr>
          </w:rPrChange>
        </w:rPr>
        <w:t>he upper range of estimates observed in this study (</w:t>
      </w:r>
      <w:ins w:id="4511" w:author="Natasha Hardy" w:date="2021-11-12T14:37:00Z">
        <w:r w:rsidR="0028688C" w:rsidRPr="008E1A76">
          <w:rPr>
            <w:color w:val="000000" w:themeColor="text1"/>
            <w:rPrChange w:id="4512" w:author="Natasha Hardy" w:date="2021-12-10T13:32:00Z">
              <w:rPr>
                <w:color w:val="000000"/>
              </w:rPr>
            </w:rPrChange>
          </w:rPr>
          <w:t>10% and 25% of samples, respectively for DNA and hard-parts</w:t>
        </w:r>
      </w:ins>
      <w:del w:id="4513" w:author="Natasha Hardy" w:date="2021-11-12T14:37:00Z">
        <w:r w:rsidRPr="008E1A76" w:rsidDel="0028688C">
          <w:rPr>
            <w:color w:val="000000" w:themeColor="text1"/>
            <w:rPrChange w:id="4514" w:author="Natasha Hardy" w:date="2021-12-10T13:32:00Z">
              <w:rPr/>
            </w:rPrChange>
          </w:rPr>
          <w:delText>25% of samples</w:delText>
        </w:r>
      </w:del>
      <w:r w:rsidRPr="008E1A76">
        <w:rPr>
          <w:color w:val="000000" w:themeColor="text1"/>
          <w:rPrChange w:id="4515" w:author="Natasha Hardy" w:date="2021-12-10T13:32:00Z">
            <w:rPr>
              <w:color w:val="000000"/>
            </w:rPr>
          </w:rPrChange>
        </w:rPr>
        <w:t xml:space="preserve">) </w:t>
      </w:r>
      <w:ins w:id="4516" w:author="Natasha Hardy" w:date="2021-12-10T10:29:00Z">
        <w:r w:rsidR="00603CE7" w:rsidRPr="008E1A76">
          <w:rPr>
            <w:color w:val="000000" w:themeColor="text1"/>
            <w:rPrChange w:id="4517" w:author="Natasha Hardy" w:date="2021-12-10T13:32:00Z">
              <w:rPr>
                <w:color w:val="000000"/>
              </w:rPr>
            </w:rPrChange>
          </w:rPr>
          <w:t>and recent crashes in little penguin colonies</w:t>
        </w:r>
        <w:r w:rsidR="00603CE7" w:rsidRPr="008E1A76">
          <w:rPr>
            <w:color w:val="000000" w:themeColor="text1"/>
            <w:rPrChange w:id="4518" w:author="Natasha Hardy" w:date="2021-12-10T13:32:00Z">
              <w:rPr>
                <w:color w:val="000000"/>
              </w:rPr>
            </w:rPrChange>
          </w:rPr>
          <w:t xml:space="preserve"> (R. </w:t>
        </w:r>
      </w:ins>
      <w:ins w:id="4519" w:author="Natasha Hardy" w:date="2021-12-10T10:30:00Z">
        <w:r w:rsidR="00603CE7" w:rsidRPr="008E1A76">
          <w:rPr>
            <w:color w:val="000000" w:themeColor="text1"/>
            <w:rPrChange w:id="4520" w:author="Natasha Hardy" w:date="2021-12-10T13:32:00Z">
              <w:rPr>
                <w:color w:val="000000"/>
              </w:rPr>
            </w:rPrChange>
          </w:rPr>
          <w:t xml:space="preserve">R. </w:t>
        </w:r>
      </w:ins>
      <w:ins w:id="4521" w:author="Natasha Hardy" w:date="2021-12-10T10:29:00Z">
        <w:r w:rsidR="00603CE7" w:rsidRPr="008E1A76">
          <w:rPr>
            <w:color w:val="000000" w:themeColor="text1"/>
            <w:rPrChange w:id="4522" w:author="Natasha Hardy" w:date="2021-12-10T13:32:00Z">
              <w:rPr>
                <w:color w:val="000000"/>
              </w:rPr>
            </w:rPrChange>
          </w:rPr>
          <w:t>Mc</w:t>
        </w:r>
      </w:ins>
      <w:ins w:id="4523" w:author="Natasha Hardy" w:date="2021-12-10T10:30:00Z">
        <w:r w:rsidR="00603CE7" w:rsidRPr="008E1A76">
          <w:rPr>
            <w:color w:val="000000" w:themeColor="text1"/>
            <w:rPrChange w:id="4524" w:author="Natasha Hardy" w:date="2021-12-10T13:32:00Z">
              <w:rPr>
                <w:color w:val="000000"/>
              </w:rPr>
            </w:rPrChange>
          </w:rPr>
          <w:t>Intosh, pers. comm.)</w:t>
        </w:r>
      </w:ins>
      <w:ins w:id="4525" w:author="Natasha Hardy" w:date="2021-12-10T10:29:00Z">
        <w:r w:rsidR="00603CE7" w:rsidRPr="008E1A76">
          <w:rPr>
            <w:color w:val="000000" w:themeColor="text1"/>
            <w:rPrChange w:id="4526" w:author="Natasha Hardy" w:date="2021-12-10T13:32:00Z">
              <w:rPr>
                <w:color w:val="000000"/>
              </w:rPr>
            </w:rPrChange>
          </w:rPr>
          <w:t xml:space="preserve"> </w:t>
        </w:r>
      </w:ins>
      <w:r w:rsidRPr="008E1A76">
        <w:rPr>
          <w:color w:val="000000" w:themeColor="text1"/>
          <w:rPrChange w:id="4527" w:author="Natasha Hardy" w:date="2021-12-10T13:32:00Z">
            <w:rPr>
              <w:color w:val="000000"/>
            </w:rPr>
          </w:rPrChange>
        </w:rPr>
        <w:t>signal</w:t>
      </w:r>
      <w:del w:id="4528" w:author="Natasha Hardy" w:date="2021-11-12T15:09:00Z">
        <w:r w:rsidRPr="008E1A76" w:rsidDel="0092214A">
          <w:rPr>
            <w:color w:val="000000" w:themeColor="text1"/>
            <w:rPrChange w:id="4529" w:author="Natasha Hardy" w:date="2021-12-10T13:32:00Z">
              <w:rPr>
                <w:color w:val="000000"/>
              </w:rPr>
            </w:rPrChange>
          </w:rPr>
          <w:delText>s</w:delText>
        </w:r>
      </w:del>
      <w:r w:rsidRPr="008E1A76">
        <w:rPr>
          <w:color w:val="000000" w:themeColor="text1"/>
          <w:rPrChange w:id="4530" w:author="Natasha Hardy" w:date="2021-12-10T13:32:00Z">
            <w:rPr>
              <w:color w:val="000000"/>
            </w:rPr>
          </w:rPrChange>
        </w:rPr>
        <w:t xml:space="preserve"> a need for </w:t>
      </w:r>
      <w:ins w:id="4531" w:author="Natasha Hardy" w:date="2021-12-10T10:31:00Z">
        <w:r w:rsidR="00603CE7" w:rsidRPr="008E1A76">
          <w:rPr>
            <w:color w:val="000000" w:themeColor="text1"/>
            <w:rPrChange w:id="4532" w:author="Natasha Hardy" w:date="2021-12-10T13:32:00Z">
              <w:rPr>
                <w:color w:val="000000"/>
              </w:rPr>
            </w:rPrChange>
          </w:rPr>
          <w:t xml:space="preserve">broader and </w:t>
        </w:r>
      </w:ins>
      <w:r w:rsidRPr="008E1A76">
        <w:rPr>
          <w:color w:val="000000" w:themeColor="text1"/>
          <w:rPrChange w:id="4533" w:author="Natasha Hardy" w:date="2021-12-10T13:32:00Z">
            <w:rPr>
              <w:color w:val="000000"/>
            </w:rPr>
          </w:rPrChange>
        </w:rPr>
        <w:t>increased monitoring</w:t>
      </w:r>
      <w:ins w:id="4534" w:author="Natasha Hardy" w:date="2021-12-10T10:31:00Z">
        <w:r w:rsidR="00603CE7" w:rsidRPr="008E1A76">
          <w:rPr>
            <w:color w:val="000000" w:themeColor="text1"/>
            <w:rPrChange w:id="4535" w:author="Natasha Hardy" w:date="2021-12-10T13:32:00Z">
              <w:rPr>
                <w:color w:val="000000"/>
              </w:rPr>
            </w:rPrChange>
          </w:rPr>
          <w:t xml:space="preserve"> of predation mortality</w:t>
        </w:r>
      </w:ins>
      <w:del w:id="4536" w:author="Natasha Hardy" w:date="2021-11-12T14:39:00Z">
        <w:r w:rsidRPr="008E1A76" w:rsidDel="0028688C">
          <w:rPr>
            <w:color w:val="000000" w:themeColor="text1"/>
            <w:rPrChange w:id="4537" w:author="Natasha Hardy" w:date="2021-12-10T13:32:00Z">
              <w:rPr>
                <w:color w:val="000000"/>
              </w:rPr>
            </w:rPrChange>
          </w:rPr>
          <w:delText>. Specifically, longer-term and comprehensive sampling programs are needed to further quantify</w:delText>
        </w:r>
      </w:del>
      <w:del w:id="4538" w:author="Natasha Hardy" w:date="2021-11-12T10:34:00Z">
        <w:r w:rsidRPr="008E1A76" w:rsidDel="0023212B">
          <w:rPr>
            <w:color w:val="000000" w:themeColor="text1"/>
            <w:rPrChange w:id="4539" w:author="Natasha Hardy" w:date="2021-12-10T13:32:00Z">
              <w:rPr>
                <w:color w:val="000000"/>
              </w:rPr>
            </w:rPrChange>
          </w:rPr>
          <w:delText xml:space="preserve"> and update the</w:delText>
        </w:r>
      </w:del>
      <w:del w:id="4540" w:author="Natasha Hardy" w:date="2021-11-12T14:39:00Z">
        <w:r w:rsidRPr="008E1A76" w:rsidDel="0028688C">
          <w:rPr>
            <w:color w:val="000000" w:themeColor="text1"/>
            <w:rPrChange w:id="4541" w:author="Natasha Hardy" w:date="2021-12-10T13:32:00Z">
              <w:rPr>
                <w:color w:val="000000"/>
              </w:rPr>
            </w:rPrChange>
          </w:rPr>
          <w:delText xml:space="preserve"> spatiotemporal patterns in consumption by </w:delText>
        </w:r>
        <w:r w:rsidRPr="008E1A76" w:rsidDel="0028688C">
          <w:rPr>
            <w:color w:val="000000" w:themeColor="text1"/>
            <w:rPrChange w:id="4542" w:author="Natasha Hardy" w:date="2021-12-10T13:32:00Z">
              <w:rPr/>
            </w:rPrChange>
          </w:rPr>
          <w:delText>long-nosed fur seals</w:delText>
        </w:r>
      </w:del>
      <w:ins w:id="4543" w:author="Nathan Bott" w:date="2021-11-08T09:30:00Z">
        <w:del w:id="4544" w:author="Natasha Hardy" w:date="2021-11-12T14:39:00Z">
          <w:r w:rsidR="007D4061" w:rsidRPr="008E1A76" w:rsidDel="0028688C">
            <w:rPr>
              <w:color w:val="000000" w:themeColor="text1"/>
              <w:rPrChange w:id="4545" w:author="Natasha Hardy" w:date="2021-12-10T13:32:00Z">
                <w:rPr/>
              </w:rPrChange>
            </w:rPr>
            <w:delText xml:space="preserve"> consumption</w:delText>
          </w:r>
        </w:del>
      </w:ins>
      <w:del w:id="4546" w:author="Rebecca McIntosh" w:date="2021-10-28T15:27:00Z">
        <w:r w:rsidRPr="008E1A76" w:rsidDel="008C069F">
          <w:rPr>
            <w:color w:val="000000" w:themeColor="text1"/>
            <w:rPrChange w:id="4547" w:author="Natasha Hardy" w:date="2021-12-10T13:32:00Z">
              <w:rPr>
                <w:color w:val="000000"/>
              </w:rPr>
            </w:rPrChange>
          </w:rPr>
          <w:delText xml:space="preserve">. Little penguin consumption may </w:delText>
        </w:r>
      </w:del>
      <w:del w:id="4548" w:author="Rebecca McIntosh" w:date="2021-10-28T15:22:00Z">
        <w:r w:rsidRPr="008E1A76" w:rsidDel="00BB29CA">
          <w:rPr>
            <w:color w:val="000000" w:themeColor="text1"/>
            <w:rPrChange w:id="4549" w:author="Natasha Hardy" w:date="2021-12-10T13:32:00Z">
              <w:rPr>
                <w:color w:val="000000"/>
              </w:rPr>
            </w:rPrChange>
          </w:rPr>
          <w:delText>be more prevalent at certain locations</w:delText>
        </w:r>
      </w:del>
      <w:del w:id="4550" w:author="Rebecca McIntosh" w:date="2021-10-28T15:27:00Z">
        <w:r w:rsidRPr="008E1A76" w:rsidDel="008C069F">
          <w:rPr>
            <w:color w:val="000000" w:themeColor="text1"/>
            <w:rPrChange w:id="4551" w:author="Natasha Hardy" w:date="2021-12-10T13:32:00Z">
              <w:rPr>
                <w:color w:val="000000"/>
              </w:rPr>
            </w:rPrChange>
          </w:rPr>
          <w:delText xml:space="preserve"> </w:delText>
        </w:r>
      </w:del>
      <w:del w:id="4552" w:author="Rebecca McIntosh" w:date="2021-10-28T15:19:00Z">
        <w:r w:rsidRPr="008E1A76" w:rsidDel="008E1CF5">
          <w:rPr>
            <w:color w:val="000000" w:themeColor="text1"/>
            <w:rPrChange w:id="4553" w:author="Natasha Hardy" w:date="2021-12-10T13:32:00Z">
              <w:rPr/>
            </w:rPrChange>
          </w:rPr>
          <w:delText>near the centre of their range</w:delText>
        </w:r>
        <w:r w:rsidRPr="008E1A76" w:rsidDel="008E1CF5">
          <w:rPr>
            <w:color w:val="000000" w:themeColor="text1"/>
            <w:rPrChange w:id="4554" w:author="Natasha Hardy" w:date="2021-12-10T13:32:00Z">
              <w:rPr>
                <w:color w:val="000000"/>
              </w:rPr>
            </w:rPrChange>
          </w:rPr>
          <w:delText xml:space="preserve"> and patterns in seabird and little penguin</w:delText>
        </w:r>
      </w:del>
      <w:del w:id="4555" w:author="Rebecca McIntosh" w:date="2021-10-28T15:27:00Z">
        <w:r w:rsidRPr="008E1A76" w:rsidDel="008C069F">
          <w:rPr>
            <w:color w:val="000000" w:themeColor="text1"/>
            <w:rPrChange w:id="4556" w:author="Natasha Hardy" w:date="2021-12-10T13:32:00Z">
              <w:rPr>
                <w:color w:val="000000"/>
              </w:rPr>
            </w:rPrChange>
          </w:rPr>
          <w:delText xml:space="preserve"> consumption may </w:delText>
        </w:r>
      </w:del>
      <w:del w:id="4557" w:author="Rebecca McIntosh" w:date="2021-10-28T11:37:00Z">
        <w:r w:rsidRPr="008E1A76" w:rsidDel="00E26CD2">
          <w:rPr>
            <w:color w:val="000000" w:themeColor="text1"/>
            <w:rPrChange w:id="4558" w:author="Natasha Hardy" w:date="2021-12-10T13:32:00Z">
              <w:rPr>
                <w:color w:val="000000"/>
              </w:rPr>
            </w:rPrChange>
          </w:rPr>
          <w:delText xml:space="preserve">change </w:delText>
        </w:r>
      </w:del>
      <w:ins w:id="4559" w:author="Rebecca McIntosh" w:date="2021-10-28T16:03:00Z">
        <w:r w:rsidR="00BF5437" w:rsidRPr="008E1A76">
          <w:rPr>
            <w:color w:val="000000" w:themeColor="text1"/>
            <w:rPrChange w:id="4560" w:author="Natasha Hardy" w:date="2021-12-10T13:32:00Z">
              <w:rPr>
                <w:color w:val="000000"/>
              </w:rPr>
            </w:rPrChange>
          </w:rPr>
          <w:t xml:space="preserve">, </w:t>
        </w:r>
        <w:del w:id="4561" w:author="Natasha Hardy" w:date="2021-11-12T10:35:00Z">
          <w:r w:rsidR="00BF5437" w:rsidRPr="008E1A76" w:rsidDel="0023212B">
            <w:rPr>
              <w:color w:val="000000" w:themeColor="text1"/>
              <w:rPrChange w:id="4562" w:author="Natasha Hardy" w:date="2021-12-10T13:32:00Z">
                <w:rPr>
                  <w:color w:val="000000"/>
                </w:rPr>
              </w:rPrChange>
            </w:rPr>
            <w:delText xml:space="preserve">particularly </w:delText>
          </w:r>
        </w:del>
      </w:ins>
      <w:ins w:id="4563" w:author="Rebecca McIntosh" w:date="2021-10-28T16:04:00Z">
        <w:del w:id="4564" w:author="Natasha Hardy" w:date="2021-11-12T10:35:00Z">
          <w:r w:rsidR="00BF5437" w:rsidRPr="008E1A76" w:rsidDel="0023212B">
            <w:rPr>
              <w:color w:val="000000" w:themeColor="text1"/>
              <w:rPrChange w:id="4565" w:author="Natasha Hardy" w:date="2021-12-10T13:32:00Z">
                <w:rPr>
                  <w:color w:val="000000"/>
                </w:rPr>
              </w:rPrChange>
            </w:rPr>
            <w:delText>since</w:delText>
          </w:r>
        </w:del>
      </w:ins>
      <w:ins w:id="4566" w:author="Rebecca McIntosh" w:date="2021-10-28T15:27:00Z">
        <w:del w:id="4567" w:author="Natasha Hardy" w:date="2021-11-12T10:35:00Z">
          <w:r w:rsidR="008C069F" w:rsidRPr="008E1A76" w:rsidDel="0023212B">
            <w:rPr>
              <w:color w:val="000000" w:themeColor="text1"/>
              <w:rPrChange w:id="4568" w:author="Natasha Hardy" w:date="2021-12-10T13:32:00Z">
                <w:rPr>
                  <w:color w:val="000000"/>
                </w:rPr>
              </w:rPrChange>
            </w:rPr>
            <w:delText xml:space="preserve"> </w:delText>
          </w:r>
        </w:del>
      </w:ins>
      <w:ins w:id="4569" w:author="Natasha Hardy" w:date="2021-11-12T10:35:00Z">
        <w:r w:rsidR="0023212B" w:rsidRPr="008E1A76">
          <w:rPr>
            <w:color w:val="000000" w:themeColor="text1"/>
            <w:rPrChange w:id="4570" w:author="Natasha Hardy" w:date="2021-12-10T13:32:00Z">
              <w:rPr>
                <w:color w:val="000000"/>
              </w:rPr>
            </w:rPrChange>
          </w:rPr>
          <w:t xml:space="preserve">as </w:t>
        </w:r>
      </w:ins>
      <w:ins w:id="4571" w:author="Rebecca McIntosh" w:date="2021-10-28T15:28:00Z">
        <w:r w:rsidR="008C069F" w:rsidRPr="008E1A76">
          <w:rPr>
            <w:color w:val="000000" w:themeColor="text1"/>
            <w:rPrChange w:id="4572" w:author="Natasha Hardy" w:date="2021-12-10T13:32:00Z">
              <w:rPr>
                <w:color w:val="000000"/>
              </w:rPr>
            </w:rPrChange>
          </w:rPr>
          <w:t>long-nosed fur seal</w:t>
        </w:r>
      </w:ins>
      <w:ins w:id="4573" w:author="Rebecca McIntosh" w:date="2021-10-28T16:04:00Z">
        <w:r w:rsidR="00BF5437" w:rsidRPr="008E1A76">
          <w:rPr>
            <w:color w:val="000000" w:themeColor="text1"/>
            <w:rPrChange w:id="4574" w:author="Natasha Hardy" w:date="2021-12-10T13:32:00Z">
              <w:rPr>
                <w:color w:val="000000"/>
              </w:rPr>
            </w:rPrChange>
          </w:rPr>
          <w:t xml:space="preserve"> abundance</w:t>
        </w:r>
      </w:ins>
      <w:ins w:id="4575" w:author="Natasha Hardy" w:date="2021-11-12T14:39:00Z">
        <w:r w:rsidR="0028688C" w:rsidRPr="008E1A76">
          <w:rPr>
            <w:color w:val="000000" w:themeColor="text1"/>
            <w:rPrChange w:id="4576" w:author="Natasha Hardy" w:date="2021-12-10T13:32:00Z">
              <w:rPr>
                <w:color w:val="000000"/>
              </w:rPr>
            </w:rPrChange>
          </w:rPr>
          <w:t>s</w:t>
        </w:r>
      </w:ins>
      <w:ins w:id="4577" w:author="Rebecca McIntosh" w:date="2021-10-28T16:04:00Z">
        <w:r w:rsidR="00BF5437" w:rsidRPr="008E1A76">
          <w:rPr>
            <w:color w:val="000000" w:themeColor="text1"/>
            <w:rPrChange w:id="4578" w:author="Natasha Hardy" w:date="2021-12-10T13:32:00Z">
              <w:rPr>
                <w:color w:val="000000"/>
              </w:rPr>
            </w:rPrChange>
          </w:rPr>
          <w:t xml:space="preserve"> </w:t>
        </w:r>
      </w:ins>
      <w:ins w:id="4579" w:author="Natasha Hardy" w:date="2021-11-12T14:39:00Z">
        <w:r w:rsidR="0028688C" w:rsidRPr="008E1A76">
          <w:rPr>
            <w:color w:val="000000" w:themeColor="text1"/>
            <w:rPrChange w:id="4580" w:author="Natasha Hardy" w:date="2021-12-10T13:32:00Z">
              <w:rPr>
                <w:color w:val="000000"/>
              </w:rPr>
            </w:rPrChange>
          </w:rPr>
          <w:t>are</w:t>
        </w:r>
      </w:ins>
      <w:ins w:id="4581" w:author="Rebecca McIntosh" w:date="2021-10-28T16:04:00Z">
        <w:del w:id="4582" w:author="Natasha Hardy" w:date="2021-11-12T14:39:00Z">
          <w:r w:rsidR="00BF5437" w:rsidRPr="008E1A76" w:rsidDel="0028688C">
            <w:rPr>
              <w:color w:val="000000" w:themeColor="text1"/>
              <w:rPrChange w:id="4583" w:author="Natasha Hardy" w:date="2021-12-10T13:32:00Z">
                <w:rPr>
                  <w:color w:val="000000"/>
                </w:rPr>
              </w:rPrChange>
            </w:rPr>
            <w:delText>is</w:delText>
          </w:r>
        </w:del>
        <w:r w:rsidR="00BF5437" w:rsidRPr="008E1A76">
          <w:rPr>
            <w:color w:val="000000" w:themeColor="text1"/>
            <w:rPrChange w:id="4584" w:author="Natasha Hardy" w:date="2021-12-10T13:32:00Z">
              <w:rPr>
                <w:color w:val="000000"/>
              </w:rPr>
            </w:rPrChange>
          </w:rPr>
          <w:t xml:space="preserve"> expected to increase </w:t>
        </w:r>
      </w:ins>
      <w:ins w:id="4585" w:author="Rebecca McIntosh" w:date="2021-10-28T16:05:00Z">
        <w:r w:rsidR="00BF5437" w:rsidRPr="008E1A76">
          <w:rPr>
            <w:color w:val="000000" w:themeColor="text1"/>
            <w:rPrChange w:id="4586" w:author="Natasha Hardy" w:date="2021-12-10T13:32:00Z">
              <w:rPr>
                <w:color w:val="000000"/>
              </w:rPr>
            </w:rPrChange>
          </w:rPr>
          <w:t>across south-east</w:t>
        </w:r>
      </w:ins>
      <w:ins w:id="4587" w:author="Rebecca McIntosh" w:date="2021-10-29T12:58:00Z">
        <w:r w:rsidR="0037468C" w:rsidRPr="008E1A76">
          <w:rPr>
            <w:color w:val="000000" w:themeColor="text1"/>
            <w:rPrChange w:id="4588" w:author="Natasha Hardy" w:date="2021-12-10T13:32:00Z">
              <w:rPr>
                <w:color w:val="000000"/>
              </w:rPr>
            </w:rPrChange>
          </w:rPr>
          <w:t>ern</w:t>
        </w:r>
      </w:ins>
      <w:ins w:id="4589" w:author="Rebecca McIntosh" w:date="2021-10-28T16:05:00Z">
        <w:r w:rsidR="00BF5437" w:rsidRPr="008E1A76">
          <w:rPr>
            <w:color w:val="000000" w:themeColor="text1"/>
            <w:rPrChange w:id="4590" w:author="Natasha Hardy" w:date="2021-12-10T13:32:00Z">
              <w:rPr>
                <w:color w:val="000000"/>
              </w:rPr>
            </w:rPrChange>
          </w:rPr>
          <w:t xml:space="preserve"> Australia</w:t>
        </w:r>
      </w:ins>
      <w:ins w:id="4591" w:author="Rebecca McIntosh" w:date="2021-10-28T18:06:00Z">
        <w:r w:rsidR="001478AB" w:rsidRPr="008E1A76">
          <w:rPr>
            <w:color w:val="000000" w:themeColor="text1"/>
            <w:rPrChange w:id="4592" w:author="Natasha Hardy" w:date="2021-12-10T13:32:00Z">
              <w:rPr>
                <w:color w:val="000000"/>
              </w:rPr>
            </w:rPrChange>
          </w:rPr>
          <w:t xml:space="preserve"> (Shaughnessy et al. 2015)</w:t>
        </w:r>
      </w:ins>
      <w:del w:id="4593" w:author="Rebecca McIntosh" w:date="2021-10-28T15:19:00Z">
        <w:r w:rsidRPr="008E1A76" w:rsidDel="008E1CF5">
          <w:rPr>
            <w:color w:val="000000" w:themeColor="text1"/>
            <w:rPrChange w:id="4594" w:author="Natasha Hardy" w:date="2021-12-10T13:32:00Z">
              <w:rPr>
                <w:color w:val="000000"/>
              </w:rPr>
            </w:rPrChange>
          </w:rPr>
          <w:delText>over time</w:delText>
        </w:r>
        <w:r w:rsidRPr="008E1A76" w:rsidDel="008E1CF5">
          <w:rPr>
            <w:color w:val="000000" w:themeColor="text1"/>
            <w:rPrChange w:id="4595" w:author="Natasha Hardy" w:date="2021-12-10T13:32:00Z">
              <w:rPr/>
            </w:rPrChange>
          </w:rPr>
          <w:delText xml:space="preserve">, </w:delText>
        </w:r>
      </w:del>
      <w:del w:id="4596" w:author="Rebecca McIntosh" w:date="2021-10-28T11:37:00Z">
        <w:r w:rsidRPr="008E1A76" w:rsidDel="00E26CD2">
          <w:rPr>
            <w:color w:val="000000" w:themeColor="text1"/>
            <w:rPrChange w:id="4597" w:author="Natasha Hardy" w:date="2021-12-10T13:32:00Z">
              <w:rPr/>
            </w:rPrChange>
          </w:rPr>
          <w:delText xml:space="preserve">with </w:delText>
        </w:r>
        <w:r w:rsidRPr="008E1A76" w:rsidDel="00E26CD2">
          <w:rPr>
            <w:color w:val="000000" w:themeColor="text1"/>
            <w:rPrChange w:id="4598" w:author="Natasha Hardy" w:date="2021-12-10T13:32:00Z">
              <w:rPr>
                <w:color w:val="000000"/>
              </w:rPr>
            </w:rPrChange>
          </w:rPr>
          <w:delText xml:space="preserve">changing predator </w:delText>
        </w:r>
        <w:r w:rsidRPr="008E1A76" w:rsidDel="00E26CD2">
          <w:rPr>
            <w:color w:val="000000" w:themeColor="text1"/>
            <w:rPrChange w:id="4599" w:author="Natasha Hardy" w:date="2021-12-10T13:32:00Z">
              <w:rPr/>
            </w:rPrChange>
          </w:rPr>
          <w:delText>demography through</w:delText>
        </w:r>
      </w:del>
      <w:del w:id="4600" w:author="Rebecca McIntosh" w:date="2021-10-28T11:38:00Z">
        <w:r w:rsidRPr="008E1A76" w:rsidDel="00E26CD2">
          <w:rPr>
            <w:color w:val="000000" w:themeColor="text1"/>
            <w:rPrChange w:id="4601" w:author="Natasha Hardy" w:date="2021-12-10T13:32:00Z">
              <w:rPr/>
            </w:rPrChange>
          </w:rPr>
          <w:delText xml:space="preserve"> population recovery and </w:delText>
        </w:r>
        <w:commentRangeStart w:id="4602"/>
        <w:r w:rsidRPr="008E1A76" w:rsidDel="00E26CD2">
          <w:rPr>
            <w:color w:val="000000" w:themeColor="text1"/>
            <w:rPrChange w:id="4603" w:author="Natasha Hardy" w:date="2021-12-10T13:32:00Z">
              <w:rPr/>
            </w:rPrChange>
          </w:rPr>
          <w:delText>through climate change</w:delText>
        </w:r>
      </w:del>
      <w:commentRangeEnd w:id="4602"/>
      <w:ins w:id="4604" w:author="Nathan Bott" w:date="2021-11-11T10:06:00Z">
        <w:r w:rsidR="007D4061" w:rsidRPr="008E1A76">
          <w:rPr>
            <w:rStyle w:val="CommentReference"/>
            <w:color w:val="000000" w:themeColor="text1"/>
            <w:rPrChange w:id="4605" w:author="Natasha Hardy" w:date="2021-12-10T13:32:00Z">
              <w:rPr>
                <w:rStyle w:val="CommentReference"/>
              </w:rPr>
            </w:rPrChange>
          </w:rPr>
          <w:commentReference w:id="4602"/>
        </w:r>
        <w:r w:rsidRPr="008E1A76">
          <w:rPr>
            <w:color w:val="000000" w:themeColor="text1"/>
            <w:rPrChange w:id="4606" w:author="Natasha Hardy" w:date="2021-12-10T13:32:00Z">
              <w:rPr>
                <w:color w:val="000000"/>
              </w:rPr>
            </w:rPrChange>
          </w:rPr>
          <w:t xml:space="preserve">. </w:t>
        </w:r>
      </w:ins>
      <w:ins w:id="4607" w:author="Nathan Bott" w:date="2021-12-10T14:31:00Z">
        <w:r w:rsidR="00994BE4" w:rsidRPr="008E1A76">
          <w:rPr>
            <w:color w:val="000000" w:themeColor="text1"/>
            <w:rPrChange w:id="4608" w:author="Natasha Hardy" w:date="2021-12-10T13:32:00Z">
              <w:rPr>
                <w:color w:val="000000"/>
              </w:rPr>
            </w:rPrChange>
          </w:rPr>
          <w:t>P</w:t>
        </w:r>
      </w:ins>
      <w:ins w:id="4609" w:author="Nathan Bott" w:date="2021-11-11T10:06:00Z">
        <w:del w:id="4610" w:author="Natasha Hardy" w:date="2021-11-12T10:35:00Z">
          <w:r w:rsidRPr="008E1A76" w:rsidDel="0023212B">
            <w:rPr>
              <w:color w:val="000000" w:themeColor="text1"/>
              <w:rPrChange w:id="4611" w:author="Natasha Hardy" w:date="2021-12-10T13:32:00Z">
                <w:rPr>
                  <w:color w:val="000000"/>
                </w:rPr>
              </w:rPrChange>
            </w:rPr>
            <w:delText>Further</w:delText>
          </w:r>
        </w:del>
      </w:ins>
      <w:ins w:id="4612" w:author="Natasha Hardy" w:date="2021-11-11T10:06:00Z">
        <w:del w:id="4613" w:author="Nathan Bott" w:date="2021-12-10T14:31:00Z">
          <w:r w:rsidRPr="008E1A76" w:rsidDel="00994BE4">
            <w:rPr>
              <w:color w:val="000000" w:themeColor="text1"/>
              <w:rPrChange w:id="4614" w:author="Natasha Hardy" w:date="2021-12-10T13:32:00Z">
                <w:rPr>
                  <w:color w:val="000000"/>
                </w:rPr>
              </w:rPrChange>
            </w:rPr>
            <w:delText>Further</w:delText>
          </w:r>
        </w:del>
      </w:ins>
      <w:ins w:id="4615" w:author="Rebecca McIntosh" w:date="2021-10-28T12:42:00Z">
        <w:del w:id="4616" w:author="Nathan Bott" w:date="2021-12-10T14:31:00Z">
          <w:r w:rsidR="00EA5D92" w:rsidRPr="008E1A76" w:rsidDel="00994BE4">
            <w:rPr>
              <w:color w:val="000000" w:themeColor="text1"/>
              <w:rPrChange w:id="4617" w:author="Natasha Hardy" w:date="2021-12-10T13:32:00Z">
                <w:rPr>
                  <w:color w:val="000000"/>
                </w:rPr>
              </w:rPrChange>
            </w:rPr>
            <w:delText>more</w:delText>
          </w:r>
        </w:del>
      </w:ins>
      <w:del w:id="4618" w:author="Nathan Bott" w:date="2021-12-10T14:31:00Z">
        <w:r w:rsidRPr="008E1A76" w:rsidDel="00994BE4">
          <w:rPr>
            <w:color w:val="000000" w:themeColor="text1"/>
            <w:rPrChange w:id="4619" w:author="Natasha Hardy" w:date="2021-12-10T13:32:00Z">
              <w:rPr>
                <w:color w:val="000000"/>
              </w:rPr>
            </w:rPrChange>
          </w:rPr>
          <w:delText xml:space="preserve">, </w:delText>
        </w:r>
      </w:del>
      <w:del w:id="4620" w:author="Rebecca McIntosh" w:date="2021-10-28T15:22:00Z">
        <w:r w:rsidRPr="008E1A76" w:rsidDel="00BB29CA">
          <w:rPr>
            <w:color w:val="000000" w:themeColor="text1"/>
            <w:rPrChange w:id="4621" w:author="Natasha Hardy" w:date="2021-12-10T13:32:00Z">
              <w:rPr>
                <w:color w:val="000000"/>
              </w:rPr>
            </w:rPrChange>
          </w:rPr>
          <w:delText>it may be that a learned behaviour becomes advantageous to a sub-population and is</w:delText>
        </w:r>
      </w:del>
      <w:ins w:id="4622" w:author="Rebecca McIntosh" w:date="2021-10-28T15:22:00Z">
        <w:del w:id="4623" w:author="Natasha Hardy" w:date="2021-11-12T14:53:00Z">
          <w:r w:rsidR="00BB29CA" w:rsidRPr="008E1A76" w:rsidDel="00D10C18">
            <w:rPr>
              <w:color w:val="000000" w:themeColor="text1"/>
              <w:rPrChange w:id="4624" w:author="Natasha Hardy" w:date="2021-12-10T13:32:00Z">
                <w:rPr>
                  <w:color w:val="000000"/>
                </w:rPr>
              </w:rPrChange>
            </w:rPr>
            <w:delText>this</w:delText>
          </w:r>
        </w:del>
        <w:del w:id="4625" w:author="Nathan Bott" w:date="2021-12-10T14:30:00Z">
          <w:r w:rsidR="00BB29CA" w:rsidRPr="008E1A76" w:rsidDel="00994BE4">
            <w:rPr>
              <w:color w:val="000000" w:themeColor="text1"/>
              <w:rPrChange w:id="4626" w:author="Natasha Hardy" w:date="2021-12-10T13:32:00Z">
                <w:rPr>
                  <w:color w:val="000000"/>
                </w:rPr>
              </w:rPrChange>
            </w:rPr>
            <w:delText xml:space="preserve"> p</w:delText>
          </w:r>
        </w:del>
        <w:r w:rsidR="00BB29CA" w:rsidRPr="008E1A76">
          <w:rPr>
            <w:color w:val="000000" w:themeColor="text1"/>
            <w:rPrChange w:id="4627" w:author="Natasha Hardy" w:date="2021-12-10T13:32:00Z">
              <w:rPr>
                <w:color w:val="000000"/>
              </w:rPr>
            </w:rPrChange>
          </w:rPr>
          <w:t>redatory behaviour</w:t>
        </w:r>
      </w:ins>
      <w:ins w:id="4628" w:author="Natasha Hardy" w:date="2021-11-12T14:53:00Z">
        <w:r w:rsidR="00D10C18" w:rsidRPr="008E1A76">
          <w:rPr>
            <w:color w:val="000000" w:themeColor="text1"/>
            <w:rPrChange w:id="4629" w:author="Natasha Hardy" w:date="2021-12-10T13:32:00Z">
              <w:rPr>
                <w:color w:val="000000"/>
              </w:rPr>
            </w:rPrChange>
          </w:rPr>
          <w:t>s</w:t>
        </w:r>
      </w:ins>
      <w:ins w:id="4630" w:author="Rebecca McIntosh" w:date="2021-10-28T15:22:00Z">
        <w:r w:rsidR="00BB29CA" w:rsidRPr="008E1A76">
          <w:rPr>
            <w:color w:val="000000" w:themeColor="text1"/>
            <w:rPrChange w:id="4631" w:author="Natasha Hardy" w:date="2021-12-10T13:32:00Z">
              <w:rPr>
                <w:color w:val="000000"/>
              </w:rPr>
            </w:rPrChange>
          </w:rPr>
          <w:t xml:space="preserve"> could be</w:t>
        </w:r>
      </w:ins>
      <w:r w:rsidRPr="008E1A76">
        <w:rPr>
          <w:color w:val="000000" w:themeColor="text1"/>
          <w:rPrChange w:id="4632" w:author="Natasha Hardy" w:date="2021-12-10T13:32:00Z">
            <w:rPr>
              <w:color w:val="000000"/>
            </w:rPr>
          </w:rPrChange>
        </w:rPr>
        <w:t xml:space="preserve"> transmitted to other predator populations, particularly in response to </w:t>
      </w:r>
      <w:del w:id="4633" w:author="Rebecca McIntosh" w:date="2021-10-28T11:39:00Z">
        <w:r w:rsidRPr="008E1A76" w:rsidDel="00E26CD2">
          <w:rPr>
            <w:color w:val="000000" w:themeColor="text1"/>
            <w:rPrChange w:id="4634" w:author="Natasha Hardy" w:date="2021-12-10T13:32:00Z">
              <w:rPr>
                <w:color w:val="000000"/>
              </w:rPr>
            </w:rPrChange>
          </w:rPr>
          <w:delText>environmental changes</w:delText>
        </w:r>
      </w:del>
      <w:del w:id="4635" w:author="Natasha Hardy" w:date="2021-11-11T10:06:00Z">
        <w:r w:rsidRPr="008E1A76">
          <w:rPr>
            <w:color w:val="000000" w:themeColor="text1"/>
            <w:rPrChange w:id="4636" w:author="Natasha Hardy" w:date="2021-12-10T13:32:00Z">
              <w:rPr>
                <w:color w:val="000000"/>
              </w:rPr>
            </w:rPrChange>
          </w:rPr>
          <w:delText xml:space="preserve"> and </w:delText>
        </w:r>
      </w:del>
      <w:ins w:id="4637" w:author="Rebecca McIntosh" w:date="2021-10-28T11:39:00Z">
        <w:r w:rsidR="00E26CD2" w:rsidRPr="008E1A76">
          <w:rPr>
            <w:color w:val="000000" w:themeColor="text1"/>
            <w:rPrChange w:id="4638" w:author="Natasha Hardy" w:date="2021-12-10T13:32:00Z">
              <w:rPr>
                <w:color w:val="000000"/>
              </w:rPr>
            </w:rPrChange>
          </w:rPr>
          <w:t>food web disruption under ocean warming</w:t>
        </w:r>
      </w:ins>
      <w:ins w:id="4639" w:author="Natasha Hardy" w:date="2021-11-11T10:06:00Z">
        <w:r w:rsidRPr="008E1A76">
          <w:rPr>
            <w:color w:val="000000" w:themeColor="text1"/>
            <w:rPrChange w:id="4640" w:author="Natasha Hardy" w:date="2021-12-10T13:32:00Z">
              <w:rPr>
                <w:color w:val="000000"/>
              </w:rPr>
            </w:rPrChange>
          </w:rPr>
          <w:t xml:space="preserve"> and </w:t>
        </w:r>
      </w:ins>
      <w:ins w:id="4641" w:author="Rebecca McIntosh" w:date="2021-10-28T12:42:00Z">
        <w:r w:rsidR="00EA5D92" w:rsidRPr="008E1A76">
          <w:rPr>
            <w:color w:val="000000" w:themeColor="text1"/>
            <w:rPrChange w:id="4642" w:author="Natasha Hardy" w:date="2021-12-10T13:32:00Z">
              <w:rPr>
                <w:color w:val="000000"/>
              </w:rPr>
            </w:rPrChange>
          </w:rPr>
          <w:t xml:space="preserve">changes in </w:t>
        </w:r>
      </w:ins>
      <w:r w:rsidRPr="008E1A76">
        <w:rPr>
          <w:color w:val="000000" w:themeColor="text1"/>
          <w:rPrChange w:id="4643" w:author="Natasha Hardy" w:date="2021-12-10T13:32:00Z">
            <w:rPr>
              <w:color w:val="000000"/>
            </w:rPr>
          </w:rPrChange>
        </w:rPr>
        <w:t>prey availability</w:t>
      </w:r>
      <w:ins w:id="4644" w:author="Natasha Hardy" w:date="2021-11-12T14:53:00Z">
        <w:r w:rsidR="00D10C18" w:rsidRPr="008E1A76">
          <w:rPr>
            <w:color w:val="000000" w:themeColor="text1"/>
            <w:rPrChange w:id="4645" w:author="Natasha Hardy" w:date="2021-12-10T13:32:00Z">
              <w:rPr>
                <w:color w:val="000000"/>
              </w:rPr>
            </w:rPrChange>
          </w:rPr>
          <w:t xml:space="preserve"> and this could have cascading effects on pe</w:t>
        </w:r>
        <w:del w:id="4646" w:author="Michael Bunce" w:date="2021-12-09T14:19:00Z">
          <w:r w:rsidR="00D10C18" w:rsidRPr="008E1A76" w:rsidDel="003C75A6">
            <w:rPr>
              <w:color w:val="000000" w:themeColor="text1"/>
              <w:rPrChange w:id="4647" w:author="Natasha Hardy" w:date="2021-12-10T13:32:00Z">
                <w:rPr>
                  <w:color w:val="000000"/>
                </w:rPr>
              </w:rPrChange>
            </w:rPr>
            <w:delText>g</w:delText>
          </w:r>
        </w:del>
        <w:r w:rsidR="00D10C18" w:rsidRPr="008E1A76">
          <w:rPr>
            <w:color w:val="000000" w:themeColor="text1"/>
            <w:rPrChange w:id="4648" w:author="Natasha Hardy" w:date="2021-12-10T13:32:00Z">
              <w:rPr>
                <w:color w:val="000000"/>
              </w:rPr>
            </w:rPrChange>
          </w:rPr>
          <w:t>nguin populations</w:t>
        </w:r>
      </w:ins>
      <w:r w:rsidRPr="008E1A76">
        <w:rPr>
          <w:color w:val="000000" w:themeColor="text1"/>
          <w:rPrChange w:id="4649" w:author="Natasha Hardy" w:date="2021-12-10T13:32:00Z">
            <w:rPr>
              <w:color w:val="000000"/>
            </w:rPr>
          </w:rPrChange>
        </w:rPr>
        <w:t xml:space="preserve">. Analysis of the predator’s total diet </w:t>
      </w:r>
      <w:del w:id="4650" w:author="Rebecca McIntosh" w:date="2021-10-28T15:23:00Z">
        <w:r w:rsidRPr="008E1A76" w:rsidDel="00BB29CA">
          <w:rPr>
            <w:color w:val="000000" w:themeColor="text1"/>
            <w:rPrChange w:id="4651" w:author="Natasha Hardy" w:date="2021-12-10T13:32:00Z">
              <w:rPr>
                <w:color w:val="000000"/>
              </w:rPr>
            </w:rPrChange>
          </w:rPr>
          <w:delText xml:space="preserve">consumed </w:delText>
        </w:r>
      </w:del>
      <w:r w:rsidRPr="008E1A76">
        <w:rPr>
          <w:color w:val="000000" w:themeColor="text1"/>
          <w:rPrChange w:id="4652" w:author="Natasha Hardy" w:date="2021-12-10T13:32:00Z">
            <w:rPr>
              <w:color w:val="000000"/>
            </w:rPr>
          </w:rPrChange>
        </w:rPr>
        <w:t>is also warranted to gauge the relative importance of</w:t>
      </w:r>
      <w:ins w:id="4653" w:author="Natasha Hardy" w:date="2021-11-12T10:35:00Z">
        <w:r w:rsidR="0023212B" w:rsidRPr="008E1A76">
          <w:rPr>
            <w:color w:val="000000" w:themeColor="text1"/>
            <w:rPrChange w:id="4654" w:author="Natasha Hardy" w:date="2021-12-10T13:32:00Z">
              <w:rPr>
                <w:color w:val="000000"/>
              </w:rPr>
            </w:rPrChange>
          </w:rPr>
          <w:t xml:space="preserve"> </w:t>
        </w:r>
      </w:ins>
      <w:del w:id="4655" w:author="Natasha Hardy" w:date="2021-11-12T10:35:00Z">
        <w:r w:rsidRPr="008E1A76" w:rsidDel="0023212B">
          <w:rPr>
            <w:color w:val="000000" w:themeColor="text1"/>
            <w:rPrChange w:id="4656" w:author="Natasha Hardy" w:date="2021-12-10T13:32:00Z">
              <w:rPr>
                <w:color w:val="000000"/>
              </w:rPr>
            </w:rPrChange>
          </w:rPr>
          <w:delText xml:space="preserve"> </w:delText>
        </w:r>
      </w:del>
      <w:ins w:id="4657" w:author="Rebecca McIntosh" w:date="2021-10-28T15:23:00Z">
        <w:del w:id="4658" w:author="Natasha Hardy" w:date="2021-11-12T10:35:00Z">
          <w:r w:rsidR="00BB29CA" w:rsidRPr="008E1A76" w:rsidDel="0023212B">
            <w:rPr>
              <w:color w:val="000000" w:themeColor="text1"/>
              <w:rPrChange w:id="4659" w:author="Natasha Hardy" w:date="2021-12-10T13:32:00Z">
                <w:rPr>
                  <w:color w:val="000000"/>
                </w:rPr>
              </w:rPrChange>
            </w:rPr>
            <w:delText xml:space="preserve">the </w:delText>
          </w:r>
        </w:del>
      </w:ins>
      <w:r w:rsidRPr="008E1A76">
        <w:rPr>
          <w:color w:val="000000" w:themeColor="text1"/>
          <w:rPrChange w:id="4660" w:author="Natasha Hardy" w:date="2021-12-10T13:32:00Z">
            <w:rPr>
              <w:color w:val="000000"/>
            </w:rPr>
          </w:rPrChange>
        </w:rPr>
        <w:t>different prey items</w:t>
      </w:r>
      <w:ins w:id="4661" w:author="Rebecca McIntosh" w:date="2021-10-28T16:05:00Z">
        <w:r w:rsidR="0033119F" w:rsidRPr="008E1A76">
          <w:rPr>
            <w:color w:val="000000" w:themeColor="text1"/>
            <w:rPrChange w:id="4662" w:author="Natasha Hardy" w:date="2021-12-10T13:32:00Z">
              <w:rPr>
                <w:color w:val="000000"/>
              </w:rPr>
            </w:rPrChange>
          </w:rPr>
          <w:t>,</w:t>
        </w:r>
      </w:ins>
      <w:ins w:id="4663" w:author="Rebecca McIntosh" w:date="2021-10-28T15:23:00Z">
        <w:r w:rsidR="00BB29CA" w:rsidRPr="008E1A76">
          <w:rPr>
            <w:color w:val="000000" w:themeColor="text1"/>
            <w:rPrChange w:id="4664" w:author="Natasha Hardy" w:date="2021-12-10T13:32:00Z">
              <w:rPr>
                <w:color w:val="000000"/>
              </w:rPr>
            </w:rPrChange>
          </w:rPr>
          <w:t xml:space="preserve"> </w:t>
        </w:r>
      </w:ins>
      <w:del w:id="4665" w:author="Rebecca McIntosh" w:date="2021-10-28T15:23:00Z">
        <w:r w:rsidRPr="008E1A76" w:rsidDel="00BB29CA">
          <w:rPr>
            <w:color w:val="000000" w:themeColor="text1"/>
            <w:rPrChange w:id="4666" w:author="Natasha Hardy" w:date="2021-12-10T13:32:00Z">
              <w:rPr>
                <w:color w:val="000000"/>
              </w:rPr>
            </w:rPrChange>
          </w:rPr>
          <w:delText xml:space="preserve">, in addition to or in combination with </w:delText>
        </w:r>
      </w:del>
      <w:del w:id="4667" w:author="Rebecca McIntosh" w:date="2021-10-28T11:40:00Z">
        <w:r w:rsidRPr="008E1A76" w:rsidDel="00E26CD2">
          <w:rPr>
            <w:color w:val="000000" w:themeColor="text1"/>
            <w:rPrChange w:id="4668" w:author="Natasha Hardy" w:date="2021-12-10T13:32:00Z">
              <w:rPr>
                <w:color w:val="000000"/>
              </w:rPr>
            </w:rPrChange>
          </w:rPr>
          <w:delText xml:space="preserve">focusing </w:delText>
        </w:r>
      </w:del>
      <w:del w:id="4669" w:author="Rebecca McIntosh" w:date="2021-10-28T15:23:00Z">
        <w:r w:rsidRPr="008E1A76" w:rsidDel="00BB29CA">
          <w:rPr>
            <w:color w:val="000000" w:themeColor="text1"/>
            <w:rPrChange w:id="4670" w:author="Natasha Hardy" w:date="2021-12-10T13:32:00Z">
              <w:rPr>
                <w:color w:val="000000"/>
              </w:rPr>
            </w:rPrChange>
          </w:rPr>
          <w:delText>on a specific taxonomic group such as</w:delText>
        </w:r>
      </w:del>
      <w:ins w:id="4671" w:author="Rebecca McIntosh" w:date="2021-10-28T15:23:00Z">
        <w:del w:id="4672" w:author="Natasha Hardy" w:date="2021-11-12T10:36:00Z">
          <w:r w:rsidR="00BB29CA" w:rsidRPr="008E1A76" w:rsidDel="0023212B">
            <w:rPr>
              <w:color w:val="000000" w:themeColor="text1"/>
              <w:rPrChange w:id="4673" w:author="Natasha Hardy" w:date="2021-12-10T13:32:00Z">
                <w:rPr>
                  <w:color w:val="000000"/>
                </w:rPr>
              </w:rPrChange>
            </w:rPr>
            <w:delText>including</w:delText>
          </w:r>
        </w:del>
      </w:ins>
      <w:ins w:id="4674" w:author="Natasha Hardy" w:date="2021-11-12T10:36:00Z">
        <w:r w:rsidR="0023212B" w:rsidRPr="008E1A76">
          <w:rPr>
            <w:color w:val="000000" w:themeColor="text1"/>
            <w:rPrChange w:id="4675" w:author="Natasha Hardy" w:date="2021-12-10T13:32:00Z">
              <w:rPr>
                <w:color w:val="000000"/>
              </w:rPr>
            </w:rPrChange>
          </w:rPr>
          <w:t>besides</w:t>
        </w:r>
      </w:ins>
      <w:r w:rsidRPr="008E1A76">
        <w:rPr>
          <w:color w:val="000000" w:themeColor="text1"/>
          <w:rPrChange w:id="4676" w:author="Natasha Hardy" w:date="2021-12-10T13:32:00Z">
            <w:rPr>
              <w:color w:val="000000"/>
            </w:rPr>
          </w:rPrChange>
        </w:rPr>
        <w:t xml:space="preserve"> seabirds.</w:t>
      </w:r>
      <w:del w:id="4677" w:author="Rebecca McIntosh" w:date="2021-10-28T11:40:00Z">
        <w:r w:rsidRPr="008E1A76" w:rsidDel="00E26CD2">
          <w:rPr>
            <w:color w:val="000000" w:themeColor="text1"/>
            <w:rPrChange w:id="4678" w:author="Natasha Hardy" w:date="2021-12-10T13:32:00Z">
              <w:rPr>
                <w:color w:val="000000"/>
              </w:rPr>
            </w:rPrChange>
          </w:rPr>
          <w:delText xml:space="preserve">  </w:delText>
        </w:r>
      </w:del>
    </w:p>
    <w:p w14:paraId="391C708C" w14:textId="77769397" w:rsidR="00B107BF" w:rsidRPr="008E1A76" w:rsidRDefault="00B107BF" w:rsidP="001553A7">
      <w:pPr>
        <w:ind w:firstLine="720"/>
        <w:rPr>
          <w:ins w:id="4679" w:author="Natasha Hardy" w:date="2021-11-12T14:40:00Z"/>
          <w:color w:val="000000" w:themeColor="text1"/>
          <w:rPrChange w:id="4680" w:author="Natasha Hardy" w:date="2021-12-10T13:32:00Z">
            <w:rPr>
              <w:ins w:id="4681" w:author="Natasha Hardy" w:date="2021-11-12T14:40:00Z"/>
              <w:color w:val="000000"/>
            </w:rPr>
          </w:rPrChange>
        </w:rPr>
      </w:pPr>
      <w:ins w:id="4682" w:author="Natasha Hardy" w:date="2021-12-10T11:08:00Z">
        <w:r w:rsidRPr="008E1A76">
          <w:rPr>
            <w:color w:val="000000" w:themeColor="text1"/>
            <w:rPrChange w:id="4683" w:author="Natasha Hardy" w:date="2021-12-10T13:32:00Z">
              <w:rPr/>
            </w:rPrChange>
          </w:rPr>
          <w:lastRenderedPageBreak/>
          <w:t>While</w:t>
        </w:r>
        <w:r w:rsidRPr="008E1A76">
          <w:rPr>
            <w:color w:val="000000" w:themeColor="text1"/>
            <w:rPrChange w:id="4684" w:author="Natasha Hardy" w:date="2021-12-10T13:32:00Z">
              <w:rPr>
                <w:color w:val="000000"/>
              </w:rPr>
            </w:rPrChange>
          </w:rPr>
          <w:t xml:space="preserve"> both metabarcoding and morphological methods provided statistically similar results, we emphasize that these represent complementary but quasi-independent assays of predation. Different detection rates </w:t>
        </w:r>
        <w:r w:rsidRPr="008E1A76">
          <w:rPr>
            <w:color w:val="000000" w:themeColor="text1"/>
            <w:rPrChange w:id="4685" w:author="Natasha Hardy" w:date="2021-12-10T13:32:00Z">
              <w:rPr>
                <w:color w:val="000000"/>
              </w:rPr>
            </w:rPrChange>
          </w:rPr>
          <w:t xml:space="preserve">reported </w:t>
        </w:r>
        <w:r w:rsidRPr="008E1A76">
          <w:rPr>
            <w:color w:val="000000" w:themeColor="text1"/>
            <w:rPrChange w:id="4686" w:author="Natasha Hardy" w:date="2021-12-10T13:32:00Z">
              <w:rPr>
                <w:color w:val="000000"/>
              </w:rPr>
            </w:rPrChange>
          </w:rPr>
          <w:t>between these methods in this study are also common across a broad range of predator and prey taxa (</w:t>
        </w:r>
        <w:proofErr w:type="spellStart"/>
        <w:r w:rsidRPr="008E1A76">
          <w:rPr>
            <w:color w:val="000000" w:themeColor="text1"/>
            <w:rPrChange w:id="4687" w:author="Natasha Hardy" w:date="2021-12-10T13:32:00Z">
              <w:rPr>
                <w:color w:val="000000"/>
              </w:rPr>
            </w:rPrChange>
          </w:rPr>
          <w:t>Tollit</w:t>
        </w:r>
        <w:proofErr w:type="spellEnd"/>
        <w:r w:rsidRPr="008E1A76">
          <w:rPr>
            <w:color w:val="000000" w:themeColor="text1"/>
            <w:rPrChange w:id="4688" w:author="Natasha Hardy" w:date="2021-12-10T13:32:00Z">
              <w:rPr>
                <w:color w:val="000000"/>
              </w:rPr>
            </w:rPrChange>
          </w:rPr>
          <w:t xml:space="preserve"> et al., 2009; </w:t>
        </w:r>
        <w:proofErr w:type="spellStart"/>
        <w:r w:rsidRPr="008E1A76">
          <w:rPr>
            <w:color w:val="000000" w:themeColor="text1"/>
            <w:rPrChange w:id="4689" w:author="Natasha Hardy" w:date="2021-12-10T13:32:00Z">
              <w:rPr>
                <w:color w:val="000000"/>
              </w:rPr>
            </w:rPrChange>
          </w:rPr>
          <w:t>Zarzoso</w:t>
        </w:r>
        <w:proofErr w:type="spellEnd"/>
        <w:r w:rsidRPr="008E1A76">
          <w:rPr>
            <w:color w:val="000000" w:themeColor="text1"/>
            <w:rPrChange w:id="4690" w:author="Natasha Hardy" w:date="2021-12-10T13:32:00Z">
              <w:rPr>
                <w:color w:val="000000"/>
              </w:rPr>
            </w:rPrChange>
          </w:rPr>
          <w:t xml:space="preserve">-Lacoste et al., 2013). Many methodological and biological factors differentially affect the recovery of diagnostic genetic and morphological materials. In another pinniped species, prey soft tissues had a gut passage rate of 48 hours and up to 7 days for </w:t>
        </w:r>
        <w:proofErr w:type="gramStart"/>
        <w:r w:rsidRPr="008E1A76">
          <w:rPr>
            <w:color w:val="000000" w:themeColor="text1"/>
            <w:rPrChange w:id="4691" w:author="Natasha Hardy" w:date="2021-12-10T13:32:00Z">
              <w:rPr>
                <w:color w:val="000000"/>
              </w:rPr>
            </w:rPrChange>
          </w:rPr>
          <w:t>hard-parts</w:t>
        </w:r>
        <w:proofErr w:type="gramEnd"/>
        <w:r w:rsidRPr="008E1A76">
          <w:rPr>
            <w:color w:val="000000" w:themeColor="text1"/>
            <w:rPrChange w:id="4692" w:author="Natasha Hardy" w:date="2021-12-10T13:32:00Z">
              <w:rPr>
                <w:color w:val="000000"/>
              </w:rPr>
            </w:rPrChange>
          </w:rPr>
          <w:t xml:space="preserve"> (</w:t>
        </w:r>
        <w:proofErr w:type="spellStart"/>
        <w:r w:rsidRPr="008E1A76">
          <w:rPr>
            <w:color w:val="000000" w:themeColor="text1"/>
            <w:rPrChange w:id="4693" w:author="Natasha Hardy" w:date="2021-12-10T13:32:00Z">
              <w:rPr>
                <w:color w:val="000000"/>
              </w:rPr>
            </w:rPrChange>
          </w:rPr>
          <w:t>Tollit</w:t>
        </w:r>
        <w:proofErr w:type="spellEnd"/>
        <w:r w:rsidRPr="008E1A76">
          <w:rPr>
            <w:color w:val="000000" w:themeColor="text1"/>
            <w:rPrChange w:id="4694" w:author="Natasha Hardy" w:date="2021-12-10T13:32:00Z">
              <w:rPr>
                <w:color w:val="000000"/>
              </w:rPr>
            </w:rPrChange>
          </w:rPr>
          <w:t xml:space="preserve"> et al., 2009). Soft tissues may contain greater DNA quantities and concentrations, particularly mitochondrial (Mumma et al., 2016; </w:t>
        </w:r>
        <w:proofErr w:type="spellStart"/>
        <w:r w:rsidRPr="008E1A76">
          <w:rPr>
            <w:color w:val="000000" w:themeColor="text1"/>
            <w:rPrChange w:id="4695" w:author="Natasha Hardy" w:date="2021-12-10T13:32:00Z">
              <w:rPr>
                <w:color w:val="000000"/>
              </w:rPr>
            </w:rPrChange>
          </w:rPr>
          <w:t>Granquist</w:t>
        </w:r>
        <w:proofErr w:type="spellEnd"/>
        <w:r w:rsidRPr="008E1A76">
          <w:rPr>
            <w:color w:val="000000" w:themeColor="text1"/>
            <w:rPrChange w:id="4696" w:author="Natasha Hardy" w:date="2021-12-10T13:32:00Z">
              <w:rPr>
                <w:color w:val="000000"/>
              </w:rPr>
            </w:rPrChange>
          </w:rPr>
          <w:t xml:space="preserve"> et al., 2018), and could be preferentially amplified compared to DNA available from </w:t>
        </w:r>
        <w:proofErr w:type="gramStart"/>
        <w:r w:rsidRPr="008E1A76">
          <w:rPr>
            <w:color w:val="000000" w:themeColor="text1"/>
            <w:rPrChange w:id="4697" w:author="Natasha Hardy" w:date="2021-12-10T13:32:00Z">
              <w:rPr>
                <w:color w:val="000000"/>
              </w:rPr>
            </w:rPrChange>
          </w:rPr>
          <w:t>hard-parts</w:t>
        </w:r>
        <w:proofErr w:type="gramEnd"/>
        <w:r w:rsidRPr="008E1A76">
          <w:rPr>
            <w:color w:val="000000" w:themeColor="text1"/>
            <w:rPrChange w:id="4698" w:author="Natasha Hardy" w:date="2021-12-10T13:32:00Z">
              <w:rPr>
                <w:color w:val="000000"/>
              </w:rPr>
            </w:rPrChange>
          </w:rPr>
          <w:t>, (i.e., feather, fur or bone). DNA from these tissues is of poor quality and requires a different process for extraction (McDonald &amp; Griffith, 2011</w:t>
        </w:r>
      </w:ins>
      <w:ins w:id="4699" w:author="Natasha Hardy" w:date="2021-12-10T11:09:00Z">
        <w:r w:rsidRPr="008E1A76">
          <w:rPr>
            <w:color w:val="000000" w:themeColor="text1"/>
            <w:rPrChange w:id="4700" w:author="Natasha Hardy" w:date="2021-12-10T13:32:00Z">
              <w:rPr>
                <w:color w:val="000000"/>
              </w:rPr>
            </w:rPrChange>
          </w:rPr>
          <w:t xml:space="preserve">; </w:t>
        </w:r>
      </w:ins>
      <w:proofErr w:type="spellStart"/>
      <w:ins w:id="4701" w:author="Natasha Hardy" w:date="2021-12-10T11:08:00Z">
        <w:r w:rsidRPr="008E1A76">
          <w:rPr>
            <w:color w:val="000000" w:themeColor="text1"/>
            <w:rPrChange w:id="4702" w:author="Natasha Hardy" w:date="2021-12-10T13:32:00Z">
              <w:rPr>
                <w:color w:val="000000"/>
              </w:rPr>
            </w:rPrChange>
          </w:rPr>
          <w:t>Rothe</w:t>
        </w:r>
        <w:proofErr w:type="spellEnd"/>
        <w:r w:rsidRPr="008E1A76">
          <w:rPr>
            <w:color w:val="000000" w:themeColor="text1"/>
            <w:rPrChange w:id="4703" w:author="Natasha Hardy" w:date="2021-12-10T13:32:00Z">
              <w:rPr>
                <w:color w:val="000000"/>
              </w:rPr>
            </w:rPrChange>
          </w:rPr>
          <w:t xml:space="preserve"> &amp; Nagy, 2016). Typically, studies report higher detection rates from genetic assays compared to morphological analyses (</w:t>
        </w:r>
        <w:proofErr w:type="spellStart"/>
        <w:r w:rsidRPr="008E1A76">
          <w:rPr>
            <w:color w:val="000000" w:themeColor="text1"/>
            <w:rPrChange w:id="4704" w:author="Natasha Hardy" w:date="2021-12-10T13:32:00Z">
              <w:rPr>
                <w:color w:val="000000"/>
              </w:rPr>
            </w:rPrChange>
          </w:rPr>
          <w:t>Egeter</w:t>
        </w:r>
        <w:proofErr w:type="spellEnd"/>
        <w:r w:rsidRPr="008E1A76">
          <w:rPr>
            <w:color w:val="000000" w:themeColor="text1"/>
            <w:rPrChange w:id="4705" w:author="Natasha Hardy" w:date="2021-12-10T13:32:00Z">
              <w:rPr>
                <w:color w:val="000000"/>
              </w:rPr>
            </w:rPrChange>
          </w:rPr>
          <w:t xml:space="preserve"> et al., 2015; Mumma et al., 2016), but the lower detection rates here are consistent with other pinniped studies (</w:t>
        </w:r>
        <w:proofErr w:type="spellStart"/>
        <w:r w:rsidRPr="008E1A76">
          <w:rPr>
            <w:color w:val="000000" w:themeColor="text1"/>
            <w:rPrChange w:id="4706" w:author="Natasha Hardy" w:date="2021-12-10T13:32:00Z">
              <w:rPr>
                <w:color w:val="000000"/>
              </w:rPr>
            </w:rPrChange>
          </w:rPr>
          <w:t>Tollit</w:t>
        </w:r>
        <w:proofErr w:type="spellEnd"/>
        <w:r w:rsidRPr="008E1A76">
          <w:rPr>
            <w:color w:val="000000" w:themeColor="text1"/>
            <w:rPrChange w:id="4707" w:author="Natasha Hardy" w:date="2021-12-10T13:32:00Z">
              <w:rPr>
                <w:color w:val="000000"/>
              </w:rPr>
            </w:rPrChange>
          </w:rPr>
          <w:t xml:space="preserve"> et al., 2009) and with over-representation of feathers across fur seal scats (Goldsworthy et al., 2019), explaining the higher detection rate from these </w:t>
        </w:r>
        <w:proofErr w:type="gramStart"/>
        <w:r w:rsidRPr="008E1A76">
          <w:rPr>
            <w:color w:val="000000" w:themeColor="text1"/>
            <w:rPrChange w:id="4708" w:author="Natasha Hardy" w:date="2021-12-10T13:32:00Z">
              <w:rPr>
                <w:color w:val="000000"/>
              </w:rPr>
            </w:rPrChange>
          </w:rPr>
          <w:t>hard-parts</w:t>
        </w:r>
        <w:proofErr w:type="gramEnd"/>
        <w:r w:rsidRPr="008E1A76">
          <w:rPr>
            <w:color w:val="000000" w:themeColor="text1"/>
            <w:rPrChange w:id="4709" w:author="Natasha Hardy" w:date="2021-12-10T13:32:00Z">
              <w:rPr>
                <w:color w:val="000000"/>
              </w:rPr>
            </w:rPrChange>
          </w:rPr>
          <w:t>.</w:t>
        </w:r>
      </w:ins>
    </w:p>
    <w:p w14:paraId="4CD8A955" w14:textId="74C6EED3" w:rsidR="00603CE7" w:rsidRPr="008E1A76" w:rsidRDefault="003C75A6" w:rsidP="001553A7">
      <w:pPr>
        <w:ind w:firstLine="720"/>
        <w:rPr>
          <w:ins w:id="4710" w:author="Natasha Hardy" w:date="2021-12-10T10:32:00Z"/>
          <w:color w:val="000000" w:themeColor="text1"/>
          <w:rPrChange w:id="4711" w:author="Natasha Hardy" w:date="2021-12-10T13:32:00Z">
            <w:rPr>
              <w:ins w:id="4712" w:author="Natasha Hardy" w:date="2021-12-10T10:32:00Z"/>
              <w:color w:val="000000"/>
              <w:highlight w:val="yellow"/>
            </w:rPr>
          </w:rPrChange>
        </w:rPr>
      </w:pPr>
      <w:ins w:id="4713" w:author="Michael Bunce" w:date="2021-12-09T14:20:00Z">
        <w:del w:id="4714" w:author="Natasha Hardy" w:date="2021-12-10T10:16:00Z">
          <w:r w:rsidRPr="008E1A76" w:rsidDel="007172FD">
            <w:rPr>
              <w:rFonts w:ascii="Times New Roman" w:eastAsia="Times New Roman" w:hAnsi="Times New Roman" w:cs="Times New Roman"/>
              <w:color w:val="000000" w:themeColor="text1"/>
              <w:rPrChange w:id="4715" w:author="Natasha Hardy" w:date="2021-12-10T13:32:00Z">
                <w:rPr>
                  <w:rFonts w:ascii="Times New Roman" w:eastAsia="Times New Roman" w:hAnsi="Times New Roman" w:cs="Times New Roman"/>
                  <w:highlight w:val="yellow"/>
                </w:rPr>
              </w:rPrChange>
            </w:rPr>
            <w:delText>The observation of v</w:delText>
          </w:r>
        </w:del>
      </w:ins>
      <w:ins w:id="4716" w:author="Natasha Hardy" w:date="2021-12-10T10:17:00Z">
        <w:r w:rsidR="00EA291B" w:rsidRPr="008E1A76">
          <w:rPr>
            <w:rFonts w:ascii="Times New Roman" w:eastAsia="Times New Roman" w:hAnsi="Times New Roman" w:cs="Times New Roman"/>
            <w:color w:val="000000" w:themeColor="text1"/>
            <w:rPrChange w:id="4717" w:author="Natasha Hardy" w:date="2021-12-10T13:32:00Z">
              <w:rPr>
                <w:rFonts w:ascii="Times New Roman" w:eastAsia="Times New Roman" w:hAnsi="Times New Roman" w:cs="Times New Roman"/>
                <w:highlight w:val="yellow"/>
              </w:rPr>
            </w:rPrChange>
          </w:rPr>
          <w:t>Distinct v</w:t>
        </w:r>
      </w:ins>
      <w:ins w:id="4718" w:author="Michael Bunce" w:date="2021-12-09T14:20:00Z">
        <w:r w:rsidRPr="008E1A76">
          <w:rPr>
            <w:rFonts w:ascii="Times New Roman" w:eastAsia="Times New Roman" w:hAnsi="Times New Roman" w:cs="Times New Roman"/>
            <w:color w:val="000000" w:themeColor="text1"/>
            <w:rPrChange w:id="4719" w:author="Natasha Hardy" w:date="2021-12-10T13:32:00Z">
              <w:rPr>
                <w:rFonts w:ascii="Times New Roman" w:eastAsia="Times New Roman" w:hAnsi="Times New Roman" w:cs="Times New Roman"/>
                <w:highlight w:val="yellow"/>
              </w:rPr>
            </w:rPrChange>
          </w:rPr>
          <w:t xml:space="preserve">ariation in </w:t>
        </w:r>
        <w:del w:id="4720" w:author="Natasha Hardy" w:date="2021-12-10T10:16:00Z">
          <w:r w:rsidRPr="008E1A76" w:rsidDel="007172FD">
            <w:rPr>
              <w:rFonts w:ascii="Times New Roman" w:eastAsia="Times New Roman" w:hAnsi="Times New Roman" w:cs="Times New Roman"/>
              <w:color w:val="000000" w:themeColor="text1"/>
              <w:rPrChange w:id="4721" w:author="Natasha Hardy" w:date="2021-12-10T13:32:00Z">
                <w:rPr>
                  <w:rFonts w:ascii="Times New Roman" w:eastAsia="Times New Roman" w:hAnsi="Times New Roman" w:cs="Times New Roman"/>
                  <w:highlight w:val="yellow"/>
                </w:rPr>
              </w:rPrChange>
            </w:rPr>
            <w:delText xml:space="preserve">the </w:delText>
          </w:r>
        </w:del>
      </w:ins>
      <w:ins w:id="4722" w:author="Michael Bunce" w:date="2021-12-09T14:21:00Z">
        <w:r w:rsidRPr="008E1A76">
          <w:rPr>
            <w:rFonts w:ascii="Times New Roman" w:eastAsia="Times New Roman" w:hAnsi="Times New Roman" w:cs="Times New Roman"/>
            <w:color w:val="000000" w:themeColor="text1"/>
            <w:rPrChange w:id="4723" w:author="Natasha Hardy" w:date="2021-12-10T13:32:00Z">
              <w:rPr>
                <w:rFonts w:ascii="Times New Roman" w:eastAsia="Times New Roman" w:hAnsi="Times New Roman" w:cs="Times New Roman"/>
                <w:highlight w:val="yellow"/>
              </w:rPr>
            </w:rPrChange>
          </w:rPr>
          <w:t>penguin</w:t>
        </w:r>
      </w:ins>
      <w:ins w:id="4724" w:author="Michael Bunce" w:date="2021-12-09T14:20:00Z">
        <w:r w:rsidRPr="008E1A76">
          <w:rPr>
            <w:rFonts w:ascii="Times New Roman" w:eastAsia="Times New Roman" w:hAnsi="Times New Roman" w:cs="Times New Roman"/>
            <w:color w:val="000000" w:themeColor="text1"/>
            <w:rPrChange w:id="4725" w:author="Natasha Hardy" w:date="2021-12-10T13:32:00Z">
              <w:rPr>
                <w:rFonts w:ascii="Times New Roman" w:eastAsia="Times New Roman" w:hAnsi="Times New Roman" w:cs="Times New Roman"/>
                <w:highlight w:val="yellow"/>
              </w:rPr>
            </w:rPrChange>
          </w:rPr>
          <w:t xml:space="preserve"> metabarcodes</w:t>
        </w:r>
      </w:ins>
      <w:ins w:id="4726" w:author="Natasha Hardy" w:date="2021-12-10T10:16:00Z">
        <w:r w:rsidR="007172FD" w:rsidRPr="008E1A76">
          <w:rPr>
            <w:rFonts w:ascii="Times New Roman" w:eastAsia="Times New Roman" w:hAnsi="Times New Roman" w:cs="Times New Roman"/>
            <w:color w:val="000000" w:themeColor="text1"/>
            <w:rPrChange w:id="4727" w:author="Natasha Hardy" w:date="2021-12-10T13:32:00Z">
              <w:rPr>
                <w:rFonts w:ascii="Times New Roman" w:eastAsia="Times New Roman" w:hAnsi="Times New Roman" w:cs="Times New Roman"/>
                <w:highlight w:val="yellow"/>
              </w:rPr>
            </w:rPrChange>
          </w:rPr>
          <w:t xml:space="preserve"> obtained</w:t>
        </w:r>
      </w:ins>
      <w:ins w:id="4728" w:author="Natasha Hardy" w:date="2021-12-10T10:17:00Z">
        <w:r w:rsidR="00EA291B" w:rsidRPr="008E1A76">
          <w:rPr>
            <w:rFonts w:ascii="Times New Roman" w:eastAsia="Times New Roman" w:hAnsi="Times New Roman" w:cs="Times New Roman"/>
            <w:color w:val="000000" w:themeColor="text1"/>
            <w:rPrChange w:id="4729" w:author="Natasha Hardy" w:date="2021-12-10T13:32:00Z">
              <w:rPr>
                <w:rFonts w:ascii="Times New Roman" w:eastAsia="Times New Roman" w:hAnsi="Times New Roman" w:cs="Times New Roman"/>
                <w:highlight w:val="yellow"/>
              </w:rPr>
            </w:rPrChange>
          </w:rPr>
          <w:t>,</w:t>
        </w:r>
      </w:ins>
      <w:ins w:id="4730" w:author="Michael Bunce" w:date="2021-12-09T14:21:00Z">
        <w:r w:rsidRPr="008E1A76">
          <w:rPr>
            <w:rFonts w:ascii="Times New Roman" w:eastAsia="Times New Roman" w:hAnsi="Times New Roman" w:cs="Times New Roman"/>
            <w:color w:val="000000" w:themeColor="text1"/>
            <w:rPrChange w:id="4731" w:author="Natasha Hardy" w:date="2021-12-10T13:32:00Z">
              <w:rPr>
                <w:rFonts w:ascii="Times New Roman" w:eastAsia="Times New Roman" w:hAnsi="Times New Roman" w:cs="Times New Roman"/>
                <w:highlight w:val="yellow"/>
              </w:rPr>
            </w:rPrChange>
          </w:rPr>
          <w:t xml:space="preserve"> </w:t>
        </w:r>
      </w:ins>
      <w:ins w:id="4732" w:author="Natasha Hardy" w:date="2021-12-10T10:17:00Z">
        <w:r w:rsidR="00EA291B" w:rsidRPr="008E1A76">
          <w:rPr>
            <w:rFonts w:ascii="Times New Roman" w:eastAsia="Times New Roman" w:hAnsi="Times New Roman" w:cs="Times New Roman"/>
            <w:color w:val="000000" w:themeColor="text1"/>
            <w:rPrChange w:id="4733" w:author="Natasha Hardy" w:date="2021-12-10T13:32:00Z">
              <w:rPr>
                <w:rFonts w:ascii="Times New Roman" w:eastAsia="Times New Roman" w:hAnsi="Times New Roman" w:cs="Times New Roman"/>
                <w:highlight w:val="yellow"/>
              </w:rPr>
            </w:rPrChange>
          </w:rPr>
          <w:t xml:space="preserve">beyond </w:t>
        </w:r>
      </w:ins>
      <w:ins w:id="4734" w:author="Natasha Hardy" w:date="2021-12-10T10:58:00Z">
        <w:r w:rsidR="00D438AC" w:rsidRPr="008E1A76">
          <w:rPr>
            <w:rFonts w:ascii="Times New Roman" w:eastAsia="Times New Roman" w:hAnsi="Times New Roman" w:cs="Times New Roman"/>
            <w:color w:val="000000" w:themeColor="text1"/>
            <w:rPrChange w:id="4735" w:author="Natasha Hardy" w:date="2021-12-10T13:32:00Z">
              <w:rPr>
                <w:rFonts w:ascii="Times New Roman" w:eastAsia="Times New Roman" w:hAnsi="Times New Roman" w:cs="Times New Roman"/>
              </w:rPr>
            </w:rPrChange>
          </w:rPr>
          <w:t>that attributed to</w:t>
        </w:r>
      </w:ins>
      <w:ins w:id="4736" w:author="Natasha Hardy" w:date="2021-12-10T10:17:00Z">
        <w:r w:rsidR="00EA291B" w:rsidRPr="008E1A76">
          <w:rPr>
            <w:rFonts w:ascii="Times New Roman" w:eastAsia="Times New Roman" w:hAnsi="Times New Roman" w:cs="Times New Roman"/>
            <w:color w:val="000000" w:themeColor="text1"/>
            <w:rPrChange w:id="4737" w:author="Natasha Hardy" w:date="2021-12-10T13:32:00Z">
              <w:rPr>
                <w:rFonts w:ascii="Times New Roman" w:eastAsia="Times New Roman" w:hAnsi="Times New Roman" w:cs="Times New Roman"/>
                <w:highlight w:val="yellow"/>
              </w:rPr>
            </w:rPrChange>
          </w:rPr>
          <w:t xml:space="preserve"> sequencing error, </w:t>
        </w:r>
      </w:ins>
      <w:ins w:id="4738" w:author="Michael Bunce" w:date="2021-12-09T14:21:00Z">
        <w:r w:rsidR="00C45A50" w:rsidRPr="008E1A76">
          <w:rPr>
            <w:rFonts w:ascii="Times New Roman" w:eastAsia="Times New Roman" w:hAnsi="Times New Roman" w:cs="Times New Roman"/>
            <w:color w:val="000000" w:themeColor="text1"/>
            <w:rPrChange w:id="4739" w:author="Natasha Hardy" w:date="2021-12-10T13:32:00Z">
              <w:rPr>
                <w:rFonts w:ascii="Times New Roman" w:eastAsia="Times New Roman" w:hAnsi="Times New Roman" w:cs="Times New Roman"/>
                <w:highlight w:val="yellow"/>
              </w:rPr>
            </w:rPrChange>
          </w:rPr>
          <w:t>led us to explore h</w:t>
        </w:r>
      </w:ins>
      <w:ins w:id="4740" w:author="Microsoft Office User" w:date="2021-12-10T10:23:00Z">
        <w:r w:rsidR="00A34CE2" w:rsidRPr="008E1A76">
          <w:rPr>
            <w:rFonts w:ascii="Times New Roman" w:eastAsia="Times New Roman" w:hAnsi="Times New Roman" w:cs="Times New Roman"/>
            <w:color w:val="000000" w:themeColor="text1"/>
            <w:rPrChange w:id="4741" w:author="Natasha Hardy" w:date="2021-12-10T13:32:00Z">
              <w:rPr>
                <w:rFonts w:ascii="Times New Roman" w:eastAsia="Times New Roman" w:hAnsi="Times New Roman" w:cs="Times New Roman"/>
                <w:highlight w:val="yellow"/>
              </w:rPr>
            </w:rPrChange>
          </w:rPr>
          <w:t>o</w:t>
        </w:r>
      </w:ins>
      <w:ins w:id="4742" w:author="Michael Bunce" w:date="2021-12-09T14:21:00Z">
        <w:r w:rsidR="00C45A50" w:rsidRPr="008E1A76">
          <w:rPr>
            <w:rFonts w:ascii="Times New Roman" w:eastAsia="Times New Roman" w:hAnsi="Times New Roman" w:cs="Times New Roman"/>
            <w:color w:val="000000" w:themeColor="text1"/>
            <w:rPrChange w:id="4743" w:author="Natasha Hardy" w:date="2021-12-10T13:32:00Z">
              <w:rPr>
                <w:rFonts w:ascii="Times New Roman" w:eastAsia="Times New Roman" w:hAnsi="Times New Roman" w:cs="Times New Roman"/>
                <w:highlight w:val="yellow"/>
              </w:rPr>
            </w:rPrChange>
          </w:rPr>
          <w:t xml:space="preserve">w many individuals might be </w:t>
        </w:r>
        <w:del w:id="4744" w:author="Microsoft Office User" w:date="2021-12-10T10:24:00Z">
          <w:r w:rsidR="00C45A50" w:rsidRPr="008E1A76" w:rsidDel="00A34CE2">
            <w:rPr>
              <w:rFonts w:ascii="Times New Roman" w:eastAsia="Times New Roman" w:hAnsi="Times New Roman" w:cs="Times New Roman"/>
              <w:color w:val="000000" w:themeColor="text1"/>
              <w:rPrChange w:id="4745" w:author="Natasha Hardy" w:date="2021-12-10T13:32:00Z">
                <w:rPr>
                  <w:rFonts w:ascii="Times New Roman" w:eastAsia="Times New Roman" w:hAnsi="Times New Roman" w:cs="Times New Roman"/>
                  <w:highlight w:val="yellow"/>
                </w:rPr>
              </w:rPrChange>
            </w:rPr>
            <w:delText xml:space="preserve">contained </w:delText>
          </w:r>
        </w:del>
        <w:r w:rsidR="00C45A50" w:rsidRPr="008E1A76">
          <w:rPr>
            <w:rFonts w:ascii="Times New Roman" w:eastAsia="Times New Roman" w:hAnsi="Times New Roman" w:cs="Times New Roman"/>
            <w:color w:val="000000" w:themeColor="text1"/>
            <w:rPrChange w:id="4746" w:author="Natasha Hardy" w:date="2021-12-10T13:32:00Z">
              <w:rPr>
                <w:rFonts w:ascii="Times New Roman" w:eastAsia="Times New Roman" w:hAnsi="Times New Roman" w:cs="Times New Roman"/>
                <w:highlight w:val="yellow"/>
              </w:rPr>
            </w:rPrChange>
          </w:rPr>
          <w:t>within the data</w:t>
        </w:r>
      </w:ins>
      <w:ins w:id="4747" w:author="Natasha Hardy" w:date="2021-12-10T10:58:00Z">
        <w:r w:rsidR="00D438AC" w:rsidRPr="008E1A76">
          <w:rPr>
            <w:rFonts w:ascii="Times New Roman" w:eastAsia="Times New Roman" w:hAnsi="Times New Roman" w:cs="Times New Roman"/>
            <w:color w:val="000000" w:themeColor="text1"/>
            <w:rPrChange w:id="4748" w:author="Natasha Hardy" w:date="2021-12-10T13:32:00Z">
              <w:rPr>
                <w:rFonts w:ascii="Times New Roman" w:eastAsia="Times New Roman" w:hAnsi="Times New Roman" w:cs="Times New Roman"/>
              </w:rPr>
            </w:rPrChange>
          </w:rPr>
          <w:t xml:space="preserve"> (</w:t>
        </w:r>
      </w:ins>
      <w:proofErr w:type="gramStart"/>
      <w:ins w:id="4749" w:author="Natasha Hardy" w:date="2021-12-10T10:59:00Z">
        <w:r w:rsidR="00D438AC" w:rsidRPr="008E1A76">
          <w:rPr>
            <w:rFonts w:ascii="Times New Roman" w:eastAsia="Times New Roman" w:hAnsi="Times New Roman" w:cs="Times New Roman"/>
            <w:color w:val="000000" w:themeColor="text1"/>
            <w:rPrChange w:id="4750" w:author="Natasha Hardy" w:date="2021-12-10T13:32:00Z">
              <w:rPr>
                <w:rFonts w:ascii="Times New Roman" w:eastAsia="Times New Roman" w:hAnsi="Times New Roman" w:cs="Times New Roman"/>
              </w:rPr>
            </w:rPrChange>
          </w:rPr>
          <w:t>similar to</w:t>
        </w:r>
        <w:proofErr w:type="gramEnd"/>
        <w:r w:rsidR="00D438AC" w:rsidRPr="008E1A76">
          <w:rPr>
            <w:rFonts w:ascii="Times New Roman" w:eastAsia="Times New Roman" w:hAnsi="Times New Roman" w:cs="Times New Roman"/>
            <w:color w:val="000000" w:themeColor="text1"/>
            <w:rPrChange w:id="4751" w:author="Natasha Hardy" w:date="2021-12-10T13:32:00Z">
              <w:rPr>
                <w:rFonts w:ascii="Times New Roman" w:eastAsia="Times New Roman" w:hAnsi="Times New Roman" w:cs="Times New Roman"/>
              </w:rPr>
            </w:rPrChange>
          </w:rPr>
          <w:t xml:space="preserve"> </w:t>
        </w:r>
      </w:ins>
      <w:proofErr w:type="spellStart"/>
      <w:ins w:id="4752" w:author="Natasha Hardy" w:date="2021-12-10T10:58:00Z">
        <w:r w:rsidR="00D438AC" w:rsidRPr="008E1A76">
          <w:rPr>
            <w:rFonts w:ascii="Times New Roman" w:eastAsia="Times New Roman" w:hAnsi="Times New Roman" w:cs="Times New Roman"/>
            <w:color w:val="000000" w:themeColor="text1"/>
            <w:rPrChange w:id="4753" w:author="Natasha Hardy" w:date="2021-12-10T13:32:00Z">
              <w:rPr>
                <w:rFonts w:ascii="Times New Roman" w:eastAsia="Times New Roman" w:hAnsi="Times New Roman" w:cs="Times New Roman"/>
              </w:rPr>
            </w:rPrChange>
          </w:rPr>
          <w:t>Seersholm</w:t>
        </w:r>
        <w:proofErr w:type="spellEnd"/>
        <w:r w:rsidR="00D438AC" w:rsidRPr="008E1A76">
          <w:rPr>
            <w:rFonts w:ascii="Times New Roman" w:eastAsia="Times New Roman" w:hAnsi="Times New Roman" w:cs="Times New Roman"/>
            <w:color w:val="000000" w:themeColor="text1"/>
            <w:rPrChange w:id="4754" w:author="Natasha Hardy" w:date="2021-12-10T13:32:00Z">
              <w:rPr>
                <w:rFonts w:ascii="Times New Roman" w:eastAsia="Times New Roman" w:hAnsi="Times New Roman" w:cs="Times New Roman"/>
              </w:rPr>
            </w:rPrChange>
          </w:rPr>
          <w:t xml:space="preserve"> et al., 2018</w:t>
        </w:r>
      </w:ins>
      <w:ins w:id="4755" w:author="Natasha Hardy" w:date="2021-12-10T10:59:00Z">
        <w:r w:rsidR="00D438AC" w:rsidRPr="008E1A76">
          <w:rPr>
            <w:rFonts w:ascii="Times New Roman" w:eastAsia="Times New Roman" w:hAnsi="Times New Roman" w:cs="Times New Roman"/>
            <w:color w:val="000000" w:themeColor="text1"/>
            <w:rPrChange w:id="4756" w:author="Natasha Hardy" w:date="2021-12-10T13:32:00Z">
              <w:rPr>
                <w:rFonts w:ascii="Times New Roman" w:eastAsia="Times New Roman" w:hAnsi="Times New Roman" w:cs="Times New Roman"/>
              </w:rPr>
            </w:rPrChange>
          </w:rPr>
          <w:t xml:space="preserve"> and</w:t>
        </w:r>
      </w:ins>
      <w:ins w:id="4757" w:author="Natasha Hardy" w:date="2021-12-10T10:58:00Z">
        <w:r w:rsidR="00D438AC" w:rsidRPr="008E1A76">
          <w:rPr>
            <w:rFonts w:ascii="Times New Roman" w:eastAsia="Times New Roman" w:hAnsi="Times New Roman" w:cs="Times New Roman"/>
            <w:color w:val="000000" w:themeColor="text1"/>
            <w:rPrChange w:id="4758" w:author="Natasha Hardy" w:date="2021-12-10T13:32:00Z">
              <w:rPr>
                <w:rFonts w:ascii="Times New Roman" w:eastAsia="Times New Roman" w:hAnsi="Times New Roman" w:cs="Times New Roman"/>
              </w:rPr>
            </w:rPrChange>
          </w:rPr>
          <w:t xml:space="preserve"> Tsuji et al., 2020)</w:t>
        </w:r>
      </w:ins>
      <w:ins w:id="4759" w:author="Michael Bunce" w:date="2021-12-09T14:21:00Z">
        <w:r w:rsidR="00C45A50" w:rsidRPr="008E1A76">
          <w:rPr>
            <w:rFonts w:ascii="Times New Roman" w:eastAsia="Times New Roman" w:hAnsi="Times New Roman" w:cs="Times New Roman"/>
            <w:color w:val="000000" w:themeColor="text1"/>
            <w:rPrChange w:id="4760" w:author="Natasha Hardy" w:date="2021-12-10T13:32:00Z">
              <w:rPr>
                <w:rFonts w:ascii="Times New Roman" w:eastAsia="Times New Roman" w:hAnsi="Times New Roman" w:cs="Times New Roman"/>
                <w:highlight w:val="yellow"/>
              </w:rPr>
            </w:rPrChange>
          </w:rPr>
          <w:t xml:space="preserve">. While not the ideal </w:t>
        </w:r>
      </w:ins>
      <w:ins w:id="4761" w:author="Michael Bunce" w:date="2021-12-09T14:22:00Z">
        <w:r w:rsidR="00C45A50" w:rsidRPr="008E1A76">
          <w:rPr>
            <w:rFonts w:ascii="Times New Roman" w:eastAsia="Times New Roman" w:hAnsi="Times New Roman" w:cs="Times New Roman"/>
            <w:color w:val="000000" w:themeColor="text1"/>
            <w:rPrChange w:id="4762" w:author="Natasha Hardy" w:date="2021-12-10T13:32:00Z">
              <w:rPr>
                <w:rFonts w:ascii="Times New Roman" w:eastAsia="Times New Roman" w:hAnsi="Times New Roman" w:cs="Times New Roman"/>
                <w:highlight w:val="yellow"/>
              </w:rPr>
            </w:rPrChange>
          </w:rPr>
          <w:t>locus to explore intra-species diversity</w:t>
        </w:r>
      </w:ins>
      <w:ins w:id="4763" w:author="Natasha Hardy" w:date="2021-12-10T10:16:00Z">
        <w:r w:rsidR="00EA291B" w:rsidRPr="008E1A76">
          <w:rPr>
            <w:rFonts w:ascii="Times New Roman" w:eastAsia="Times New Roman" w:hAnsi="Times New Roman" w:cs="Times New Roman"/>
            <w:color w:val="000000" w:themeColor="text1"/>
            <w:rPrChange w:id="4764" w:author="Natasha Hardy" w:date="2021-12-10T13:32:00Z">
              <w:rPr>
                <w:rFonts w:ascii="Times New Roman" w:eastAsia="Times New Roman" w:hAnsi="Times New Roman" w:cs="Times New Roman"/>
                <w:highlight w:val="yellow"/>
              </w:rPr>
            </w:rPrChange>
          </w:rPr>
          <w:t>,</w:t>
        </w:r>
      </w:ins>
      <w:ins w:id="4765" w:author="Natasha Hardy" w:date="2021-11-12T14:40:00Z">
        <w:del w:id="4766" w:author="Michael Bunce" w:date="2021-12-09T14:22:00Z">
          <w:r w:rsidR="002A4604" w:rsidRPr="008E1A76" w:rsidDel="00C45A50">
            <w:rPr>
              <w:rFonts w:ascii="Times New Roman" w:eastAsia="Times New Roman" w:hAnsi="Times New Roman" w:cs="Times New Roman"/>
              <w:color w:val="000000" w:themeColor="text1"/>
              <w:rPrChange w:id="4767" w:author="Natasha Hardy" w:date="2021-12-10T13:32:00Z">
                <w:rPr>
                  <w:rFonts w:ascii="Times New Roman" w:eastAsia="Times New Roman" w:hAnsi="Times New Roman" w:cs="Times New Roman"/>
                </w:rPr>
              </w:rPrChange>
            </w:rPr>
            <w:delText xml:space="preserve">Based on </w:delText>
          </w:r>
          <w:r w:rsidR="002A4604" w:rsidRPr="008E1A76" w:rsidDel="00C45A50">
            <w:rPr>
              <w:rFonts w:ascii="Times New Roman" w:hAnsi="Times New Roman"/>
              <w:color w:val="000000" w:themeColor="text1"/>
              <w:rPrChange w:id="4768" w:author="Natasha Hardy" w:date="2021-12-10T13:32:00Z">
                <w:rPr>
                  <w:rFonts w:ascii="Times New Roman" w:hAnsi="Times New Roman"/>
                  <w:highlight w:val="green"/>
                </w:rPr>
              </w:rPrChange>
            </w:rPr>
            <w:delText>haplotype polymorphism,</w:delText>
          </w:r>
        </w:del>
        <w:r w:rsidR="002A4604" w:rsidRPr="008E1A76">
          <w:rPr>
            <w:rFonts w:ascii="Times New Roman" w:hAnsi="Times New Roman"/>
            <w:color w:val="000000" w:themeColor="text1"/>
            <w:rPrChange w:id="4769" w:author="Natasha Hardy" w:date="2021-12-10T13:32:00Z">
              <w:rPr>
                <w:rFonts w:ascii="Times New Roman" w:hAnsi="Times New Roman"/>
                <w:highlight w:val="green"/>
              </w:rPr>
            </w:rPrChange>
          </w:rPr>
          <w:t xml:space="preserve"> we </w:t>
        </w:r>
      </w:ins>
      <w:ins w:id="4770" w:author="Michael Bunce" w:date="2021-12-09T14:22:00Z">
        <w:r w:rsidR="00C45A50" w:rsidRPr="008E1A76">
          <w:rPr>
            <w:rFonts w:ascii="Times New Roman" w:hAnsi="Times New Roman"/>
            <w:color w:val="000000" w:themeColor="text1"/>
            <w:rPrChange w:id="4771" w:author="Natasha Hardy" w:date="2021-12-10T13:32:00Z">
              <w:rPr>
                <w:rFonts w:ascii="Times New Roman" w:hAnsi="Times New Roman"/>
                <w:highlight w:val="yellow"/>
              </w:rPr>
            </w:rPrChange>
          </w:rPr>
          <w:t xml:space="preserve">nonetheless </w:t>
        </w:r>
      </w:ins>
      <w:ins w:id="4772" w:author="Natasha Hardy" w:date="2021-11-29T18:29:00Z">
        <w:r w:rsidR="00147EC2" w:rsidRPr="008E1A76">
          <w:rPr>
            <w:rFonts w:ascii="Times New Roman" w:hAnsi="Times New Roman"/>
            <w:color w:val="000000" w:themeColor="text1"/>
            <w:rPrChange w:id="4773" w:author="Natasha Hardy" w:date="2021-12-10T13:32:00Z">
              <w:rPr>
                <w:rFonts w:ascii="Times New Roman" w:hAnsi="Times New Roman"/>
              </w:rPr>
            </w:rPrChange>
          </w:rPr>
          <w:t xml:space="preserve">identified </w:t>
        </w:r>
      </w:ins>
      <w:ins w:id="4774" w:author="Natasha Hardy" w:date="2021-11-30T15:49:00Z">
        <w:r w:rsidR="00E41A48" w:rsidRPr="008E1A76">
          <w:rPr>
            <w:rFonts w:ascii="Times New Roman" w:hAnsi="Times New Roman"/>
            <w:color w:val="000000" w:themeColor="text1"/>
            <w:rPrChange w:id="4775" w:author="Natasha Hardy" w:date="2021-12-10T13:32:00Z">
              <w:rPr>
                <w:rFonts w:ascii="Times New Roman" w:hAnsi="Times New Roman"/>
                <w:highlight w:val="yellow"/>
              </w:rPr>
            </w:rPrChange>
          </w:rPr>
          <w:t>5</w:t>
        </w:r>
      </w:ins>
      <w:ins w:id="4776" w:author="Natasha Hardy" w:date="2021-11-29T18:29:00Z">
        <w:r w:rsidR="00147EC2" w:rsidRPr="008E1A76">
          <w:rPr>
            <w:rFonts w:ascii="Times New Roman" w:hAnsi="Times New Roman"/>
            <w:color w:val="000000" w:themeColor="text1"/>
            <w:rPrChange w:id="4777" w:author="Natasha Hardy" w:date="2021-12-10T13:32:00Z">
              <w:rPr>
                <w:rFonts w:ascii="Times New Roman" w:hAnsi="Times New Roman"/>
              </w:rPr>
            </w:rPrChange>
          </w:rPr>
          <w:t xml:space="preserve"> haplotypes consumed</w:t>
        </w:r>
      </w:ins>
      <w:ins w:id="4778" w:author="Michael Bunce" w:date="2021-12-09T14:23:00Z">
        <w:del w:id="4779" w:author="Natasha Hardy" w:date="2021-12-10T10:18:00Z">
          <w:r w:rsidR="00D10393" w:rsidRPr="008E1A76" w:rsidDel="00EA291B">
            <w:rPr>
              <w:rFonts w:ascii="Times New Roman" w:hAnsi="Times New Roman"/>
              <w:color w:val="000000" w:themeColor="text1"/>
              <w:rPrChange w:id="4780" w:author="Natasha Hardy" w:date="2021-12-10T13:32:00Z">
                <w:rPr>
                  <w:rFonts w:ascii="Times New Roman" w:hAnsi="Times New Roman"/>
                  <w:highlight w:val="yellow"/>
                </w:rPr>
              </w:rPrChange>
            </w:rPr>
            <w:delText>which, when explored temporally and spatially</w:delText>
          </w:r>
        </w:del>
        <w:r w:rsidR="00D10393" w:rsidRPr="008E1A76">
          <w:rPr>
            <w:rFonts w:ascii="Times New Roman" w:hAnsi="Times New Roman"/>
            <w:color w:val="000000" w:themeColor="text1"/>
            <w:rPrChange w:id="4781" w:author="Natasha Hardy" w:date="2021-12-10T13:32:00Z">
              <w:rPr>
                <w:rFonts w:ascii="Times New Roman" w:hAnsi="Times New Roman"/>
                <w:highlight w:val="yellow"/>
              </w:rPr>
            </w:rPrChange>
          </w:rPr>
          <w:t>,</w:t>
        </w:r>
      </w:ins>
      <w:ins w:id="4782" w:author="Natasha Hardy" w:date="2021-12-10T10:18:00Z">
        <w:r w:rsidR="00EA291B" w:rsidRPr="008E1A76">
          <w:rPr>
            <w:rFonts w:ascii="Times New Roman" w:hAnsi="Times New Roman"/>
            <w:color w:val="000000" w:themeColor="text1"/>
            <w:rPrChange w:id="4783" w:author="Natasha Hardy" w:date="2021-12-10T13:32:00Z">
              <w:rPr>
                <w:rFonts w:ascii="Times New Roman" w:hAnsi="Times New Roman"/>
                <w:highlight w:val="yellow"/>
              </w:rPr>
            </w:rPrChange>
          </w:rPr>
          <w:t xml:space="preserve"> across time and space this</w:t>
        </w:r>
      </w:ins>
      <w:ins w:id="4784" w:author="Michael Bunce" w:date="2021-12-09T14:23:00Z">
        <w:r w:rsidR="00D10393" w:rsidRPr="008E1A76">
          <w:rPr>
            <w:rFonts w:ascii="Times New Roman" w:hAnsi="Times New Roman"/>
            <w:color w:val="000000" w:themeColor="text1"/>
            <w:rPrChange w:id="4785" w:author="Natasha Hardy" w:date="2021-12-10T13:32:00Z">
              <w:rPr>
                <w:rFonts w:ascii="Times New Roman" w:hAnsi="Times New Roman"/>
                <w:highlight w:val="yellow"/>
              </w:rPr>
            </w:rPrChange>
          </w:rPr>
          <w:t xml:space="preserve"> </w:t>
        </w:r>
      </w:ins>
      <w:ins w:id="4786" w:author="Natasha Hardy" w:date="2021-11-29T18:29:00Z">
        <w:del w:id="4787" w:author="Michael Bunce" w:date="2021-12-09T14:23:00Z">
          <w:r w:rsidR="00147EC2" w:rsidRPr="008E1A76" w:rsidDel="00D10393">
            <w:rPr>
              <w:rFonts w:ascii="Times New Roman" w:hAnsi="Times New Roman"/>
              <w:color w:val="000000" w:themeColor="text1"/>
              <w:rPrChange w:id="4788" w:author="Natasha Hardy" w:date="2021-12-10T13:32:00Z">
                <w:rPr>
                  <w:rFonts w:ascii="Times New Roman" w:hAnsi="Times New Roman"/>
                </w:rPr>
              </w:rPrChange>
            </w:rPr>
            <w:delText xml:space="preserve"> </w:delText>
          </w:r>
        </w:del>
      </w:ins>
      <w:ins w:id="4789" w:author="Natasha Hardy" w:date="2021-11-12T14:40:00Z">
        <w:del w:id="4790" w:author="Michael Bunce" w:date="2021-12-09T14:23:00Z">
          <w:r w:rsidR="002A4604" w:rsidRPr="008E1A76" w:rsidDel="00D10393">
            <w:rPr>
              <w:rFonts w:ascii="Times New Roman" w:eastAsia="Times New Roman" w:hAnsi="Times New Roman" w:cs="Times New Roman"/>
              <w:color w:val="000000" w:themeColor="text1"/>
              <w:rPrChange w:id="4791" w:author="Natasha Hardy" w:date="2021-12-10T13:32:00Z">
                <w:rPr>
                  <w:rFonts w:ascii="Times New Roman" w:eastAsia="Times New Roman" w:hAnsi="Times New Roman" w:cs="Times New Roman"/>
                  <w:highlight w:val="green"/>
                </w:rPr>
              </w:rPrChange>
            </w:rPr>
            <w:delText>determined that</w:delText>
          </w:r>
        </w:del>
      </w:ins>
      <w:ins w:id="4792" w:author="Michael Bunce" w:date="2021-12-09T14:23:00Z">
        <w:r w:rsidR="00D10393" w:rsidRPr="008E1A76">
          <w:rPr>
            <w:rFonts w:ascii="Times New Roman" w:hAnsi="Times New Roman"/>
            <w:color w:val="000000" w:themeColor="text1"/>
            <w:rPrChange w:id="4793" w:author="Natasha Hardy" w:date="2021-12-10T13:32:00Z">
              <w:rPr>
                <w:rFonts w:ascii="Times New Roman" w:hAnsi="Times New Roman"/>
                <w:highlight w:val="yellow"/>
              </w:rPr>
            </w:rPrChange>
          </w:rPr>
          <w:t>suggested</w:t>
        </w:r>
        <w:del w:id="4794" w:author="Natasha Hardy" w:date="2021-12-10T10:16:00Z">
          <w:r w:rsidR="00D10393" w:rsidRPr="008E1A76" w:rsidDel="00EA291B">
            <w:rPr>
              <w:rFonts w:ascii="Times New Roman" w:hAnsi="Times New Roman"/>
              <w:color w:val="000000" w:themeColor="text1"/>
              <w:rPrChange w:id="4795" w:author="Natasha Hardy" w:date="2021-12-10T13:32:00Z">
                <w:rPr>
                  <w:rFonts w:ascii="Times New Roman" w:hAnsi="Times New Roman"/>
                  <w:highlight w:val="yellow"/>
                </w:rPr>
              </w:rPrChange>
            </w:rPr>
            <w:delText xml:space="preserve"> </w:delText>
          </w:r>
        </w:del>
      </w:ins>
      <w:ins w:id="4796" w:author="Natasha Hardy" w:date="2021-11-12T14:40:00Z">
        <w:r w:rsidR="002A4604" w:rsidRPr="008E1A76">
          <w:rPr>
            <w:rFonts w:ascii="Times New Roman" w:eastAsia="Times New Roman" w:hAnsi="Times New Roman" w:cs="Times New Roman"/>
            <w:color w:val="000000" w:themeColor="text1"/>
            <w:rPrChange w:id="4797" w:author="Natasha Hardy" w:date="2021-12-10T13:32:00Z">
              <w:rPr>
                <w:rFonts w:ascii="Times New Roman" w:eastAsia="Times New Roman" w:hAnsi="Times New Roman" w:cs="Times New Roman"/>
                <w:highlight w:val="green"/>
              </w:rPr>
            </w:rPrChange>
          </w:rPr>
          <w:t xml:space="preserve"> </w:t>
        </w:r>
        <w:r w:rsidR="002A4604" w:rsidRPr="008E1A76">
          <w:rPr>
            <w:rFonts w:ascii="Times New Roman" w:hAnsi="Times New Roman"/>
            <w:color w:val="000000" w:themeColor="text1"/>
            <w:rPrChange w:id="4798" w:author="Natasha Hardy" w:date="2021-12-10T13:32:00Z">
              <w:rPr>
                <w:rFonts w:ascii="Times New Roman" w:hAnsi="Times New Roman"/>
                <w:color w:val="000000"/>
                <w:highlight w:val="green"/>
              </w:rPr>
            </w:rPrChange>
          </w:rPr>
          <w:t xml:space="preserve">at least </w:t>
        </w:r>
      </w:ins>
      <w:ins w:id="4799" w:author="Natasha Hardy" w:date="2021-11-30T15:49:00Z">
        <w:r w:rsidR="00E41A48" w:rsidRPr="008E1A76">
          <w:rPr>
            <w:rFonts w:ascii="Times New Roman" w:hAnsi="Times New Roman"/>
            <w:color w:val="000000" w:themeColor="text1"/>
            <w:rPrChange w:id="4800" w:author="Natasha Hardy" w:date="2021-12-10T13:32:00Z">
              <w:rPr>
                <w:rFonts w:ascii="Times New Roman" w:hAnsi="Times New Roman"/>
                <w:color w:val="000000"/>
                <w:highlight w:val="yellow"/>
              </w:rPr>
            </w:rPrChange>
          </w:rPr>
          <w:t>16</w:t>
        </w:r>
      </w:ins>
      <w:ins w:id="4801" w:author="Natasha Hardy" w:date="2021-11-12T14:40:00Z">
        <w:r w:rsidR="002A4604" w:rsidRPr="008E1A76">
          <w:rPr>
            <w:rFonts w:ascii="Times New Roman" w:hAnsi="Times New Roman"/>
            <w:color w:val="000000" w:themeColor="text1"/>
            <w:rPrChange w:id="4802" w:author="Natasha Hardy" w:date="2021-12-10T13:32:00Z">
              <w:rPr>
                <w:rFonts w:ascii="Times New Roman" w:hAnsi="Times New Roman"/>
                <w:color w:val="000000"/>
                <w:highlight w:val="green"/>
              </w:rPr>
            </w:rPrChange>
          </w:rPr>
          <w:t xml:space="preserve"> penguins were consumed</w:t>
        </w:r>
      </w:ins>
      <w:ins w:id="4803" w:author="Natasha Hardy" w:date="2021-11-12T14:41:00Z">
        <w:del w:id="4804" w:author="Michael Bunce" w:date="2021-12-09T14:24:00Z">
          <w:r w:rsidR="004F60F0" w:rsidRPr="008E1A76" w:rsidDel="00D10393">
            <w:rPr>
              <w:rFonts w:ascii="Times New Roman" w:hAnsi="Times New Roman"/>
              <w:color w:val="000000" w:themeColor="text1"/>
              <w:rPrChange w:id="4805" w:author="Natasha Hardy" w:date="2021-12-10T13:32:00Z">
                <w:rPr>
                  <w:rFonts w:ascii="Times New Roman" w:hAnsi="Times New Roman"/>
                  <w:color w:val="000000"/>
                </w:rPr>
              </w:rPrChange>
            </w:rPr>
            <w:delText>, present in 10</w:delText>
          </w:r>
        </w:del>
      </w:ins>
      <w:ins w:id="4806" w:author="Natasha Hardy" w:date="2021-11-12T14:40:00Z">
        <w:del w:id="4807" w:author="Michael Bunce" w:date="2021-12-09T14:24:00Z">
          <w:r w:rsidR="002A4604" w:rsidRPr="008E1A76" w:rsidDel="00D10393">
            <w:rPr>
              <w:rFonts w:ascii="Times New Roman" w:eastAsia="Times New Roman" w:hAnsi="Times New Roman" w:cs="Times New Roman"/>
              <w:color w:val="000000" w:themeColor="text1"/>
              <w:rPrChange w:id="4808" w:author="Natasha Hardy" w:date="2021-12-10T13:32:00Z">
                <w:rPr>
                  <w:rFonts w:ascii="Times New Roman" w:eastAsia="Times New Roman" w:hAnsi="Times New Roman" w:cs="Times New Roman"/>
                  <w:color w:val="000000"/>
                </w:rPr>
              </w:rPrChange>
            </w:rPr>
            <w:delText xml:space="preserve"> of the 99 long-nosed fur seal scat samples that </w:delText>
          </w:r>
        </w:del>
      </w:ins>
      <w:ins w:id="4809" w:author="Natasha Hardy" w:date="2021-11-12T14:42:00Z">
        <w:del w:id="4810" w:author="Michael Bunce" w:date="2021-12-09T14:24:00Z">
          <w:r w:rsidR="004F60F0" w:rsidRPr="008E1A76" w:rsidDel="00D10393">
            <w:rPr>
              <w:rFonts w:ascii="Times New Roman" w:eastAsia="Times New Roman" w:hAnsi="Times New Roman" w:cs="Times New Roman"/>
              <w:color w:val="000000" w:themeColor="text1"/>
              <w:rPrChange w:id="4811" w:author="Natasha Hardy" w:date="2021-12-10T13:32:00Z">
                <w:rPr>
                  <w:rFonts w:ascii="Times New Roman" w:eastAsia="Times New Roman" w:hAnsi="Times New Roman" w:cs="Times New Roman"/>
                  <w:color w:val="000000"/>
                </w:rPr>
              </w:rPrChange>
            </w:rPr>
            <w:delText>were positive</w:delText>
          </w:r>
        </w:del>
      </w:ins>
      <w:ins w:id="4812" w:author="Natasha Hardy" w:date="2021-11-12T14:40:00Z">
        <w:del w:id="4813" w:author="Michael Bunce" w:date="2021-12-09T14:24:00Z">
          <w:r w:rsidR="002A4604" w:rsidRPr="008E1A76" w:rsidDel="00D10393">
            <w:rPr>
              <w:rFonts w:ascii="Times New Roman" w:eastAsia="Times New Roman" w:hAnsi="Times New Roman" w:cs="Times New Roman"/>
              <w:color w:val="000000" w:themeColor="text1"/>
              <w:rPrChange w:id="4814" w:author="Natasha Hardy" w:date="2021-12-10T13:32:00Z">
                <w:rPr>
                  <w:rFonts w:ascii="Times New Roman" w:eastAsia="Times New Roman" w:hAnsi="Times New Roman" w:cs="Times New Roman"/>
                  <w:color w:val="000000"/>
                </w:rPr>
              </w:rPrChange>
            </w:rPr>
            <w:delText xml:space="preserve"> </w:delText>
          </w:r>
        </w:del>
      </w:ins>
      <w:ins w:id="4815" w:author="Natasha Hardy" w:date="2021-11-12T15:20:00Z">
        <w:del w:id="4816" w:author="Michael Bunce" w:date="2021-12-09T14:24:00Z">
          <w:r w:rsidR="00185FAC" w:rsidRPr="008E1A76" w:rsidDel="00D10393">
            <w:rPr>
              <w:rFonts w:ascii="Times New Roman" w:eastAsia="Times New Roman" w:hAnsi="Times New Roman" w:cs="Times New Roman"/>
              <w:color w:val="000000" w:themeColor="text1"/>
              <w:rPrChange w:id="4817" w:author="Natasha Hardy" w:date="2021-12-10T13:32:00Z">
                <w:rPr>
                  <w:rFonts w:ascii="Times New Roman" w:eastAsia="Times New Roman" w:hAnsi="Times New Roman" w:cs="Times New Roman"/>
                  <w:color w:val="000000"/>
                </w:rPr>
              </w:rPrChange>
            </w:rPr>
            <w:delText xml:space="preserve">for </w:delText>
          </w:r>
        </w:del>
      </w:ins>
      <w:ins w:id="4818" w:author="Natasha Hardy" w:date="2021-11-12T14:40:00Z">
        <w:del w:id="4819" w:author="Michael Bunce" w:date="2021-12-09T14:24:00Z">
          <w:r w:rsidR="002A4604" w:rsidRPr="008E1A76" w:rsidDel="00D10393">
            <w:rPr>
              <w:rFonts w:ascii="Times New Roman" w:eastAsia="Times New Roman" w:hAnsi="Times New Roman" w:cs="Times New Roman"/>
              <w:color w:val="000000" w:themeColor="text1"/>
              <w:rPrChange w:id="4820" w:author="Natasha Hardy" w:date="2021-12-10T13:32:00Z">
                <w:rPr>
                  <w:rFonts w:ascii="Times New Roman" w:eastAsia="Times New Roman" w:hAnsi="Times New Roman" w:cs="Times New Roman"/>
                  <w:color w:val="000000"/>
                </w:rPr>
              </w:rPrChange>
            </w:rPr>
            <w:delText>penguin DNA</w:delText>
          </w:r>
        </w:del>
      </w:ins>
      <w:ins w:id="4821" w:author="Natasha Hardy" w:date="2021-11-12T14:43:00Z">
        <w:del w:id="4822" w:author="Michael Bunce" w:date="2021-12-09T14:24:00Z">
          <w:r w:rsidR="004F60F0" w:rsidRPr="008E1A76" w:rsidDel="00D10393">
            <w:rPr>
              <w:rFonts w:ascii="Times New Roman" w:eastAsia="Times New Roman" w:hAnsi="Times New Roman" w:cs="Times New Roman"/>
              <w:color w:val="000000" w:themeColor="text1"/>
              <w:rPrChange w:id="4823" w:author="Natasha Hardy" w:date="2021-12-10T13:32:00Z">
                <w:rPr>
                  <w:rFonts w:ascii="Times New Roman" w:eastAsia="Times New Roman" w:hAnsi="Times New Roman" w:cs="Times New Roman"/>
                  <w:color w:val="000000"/>
                </w:rPr>
              </w:rPrChange>
            </w:rPr>
            <w:delText xml:space="preserve"> and passed stringent sequence filtering procedures</w:delText>
          </w:r>
        </w:del>
        <w:r w:rsidR="004F60F0" w:rsidRPr="008E1A76">
          <w:rPr>
            <w:rFonts w:ascii="Times New Roman" w:eastAsia="Times New Roman" w:hAnsi="Times New Roman" w:cs="Times New Roman"/>
            <w:color w:val="000000" w:themeColor="text1"/>
            <w:rPrChange w:id="4824" w:author="Natasha Hardy" w:date="2021-12-10T13:32:00Z">
              <w:rPr>
                <w:rFonts w:ascii="Times New Roman" w:eastAsia="Times New Roman" w:hAnsi="Times New Roman" w:cs="Times New Roman"/>
                <w:color w:val="000000"/>
              </w:rPr>
            </w:rPrChange>
          </w:rPr>
          <w:t xml:space="preserve">. </w:t>
        </w:r>
      </w:ins>
      <w:ins w:id="4825" w:author="Natasha Hardy" w:date="2021-11-12T15:21:00Z">
        <w:r w:rsidR="00185FAC" w:rsidRPr="008E1A76">
          <w:rPr>
            <w:rFonts w:ascii="Times New Roman" w:eastAsia="Times New Roman" w:hAnsi="Times New Roman" w:cs="Times New Roman"/>
            <w:color w:val="000000" w:themeColor="text1"/>
            <w:rPrChange w:id="4826" w:author="Natasha Hardy" w:date="2021-12-10T13:32:00Z">
              <w:rPr>
                <w:rFonts w:ascii="Times New Roman" w:eastAsia="Times New Roman" w:hAnsi="Times New Roman" w:cs="Times New Roman"/>
                <w:color w:val="000000"/>
              </w:rPr>
            </w:rPrChange>
          </w:rPr>
          <w:t xml:space="preserve">This is </w:t>
        </w:r>
      </w:ins>
      <w:ins w:id="4827" w:author="Natasha Hardy" w:date="2021-11-12T15:22:00Z">
        <w:r w:rsidR="005D5E66" w:rsidRPr="008E1A76">
          <w:rPr>
            <w:rFonts w:ascii="Times New Roman" w:eastAsia="Times New Roman" w:hAnsi="Times New Roman" w:cs="Times New Roman"/>
            <w:color w:val="000000" w:themeColor="text1"/>
            <w:rPrChange w:id="4828" w:author="Natasha Hardy" w:date="2021-12-10T13:32:00Z">
              <w:rPr>
                <w:rFonts w:ascii="Times New Roman" w:eastAsia="Times New Roman" w:hAnsi="Times New Roman" w:cs="Times New Roman"/>
                <w:color w:val="000000"/>
              </w:rPr>
            </w:rPrChange>
          </w:rPr>
          <w:t xml:space="preserve">very </w:t>
        </w:r>
      </w:ins>
      <w:ins w:id="4829" w:author="Natasha Hardy" w:date="2021-11-12T15:21:00Z">
        <w:r w:rsidR="00185FAC" w:rsidRPr="008E1A76">
          <w:rPr>
            <w:rFonts w:ascii="Times New Roman" w:eastAsia="Times New Roman" w:hAnsi="Times New Roman" w:cs="Times New Roman"/>
            <w:color w:val="000000" w:themeColor="text1"/>
            <w:rPrChange w:id="4830" w:author="Natasha Hardy" w:date="2021-12-10T13:32:00Z">
              <w:rPr>
                <w:rFonts w:ascii="Times New Roman" w:eastAsia="Times New Roman" w:hAnsi="Times New Roman" w:cs="Times New Roman"/>
                <w:color w:val="000000"/>
              </w:rPr>
            </w:rPrChange>
          </w:rPr>
          <w:t xml:space="preserve">likely an </w:t>
        </w:r>
        <w:r w:rsidR="005D5E66" w:rsidRPr="008E1A76">
          <w:rPr>
            <w:rFonts w:ascii="Times New Roman" w:eastAsia="Times New Roman" w:hAnsi="Times New Roman" w:cs="Times New Roman"/>
            <w:color w:val="000000" w:themeColor="text1"/>
            <w:rPrChange w:id="4831" w:author="Natasha Hardy" w:date="2021-12-10T13:32:00Z">
              <w:rPr>
                <w:rFonts w:ascii="Times New Roman" w:eastAsia="Times New Roman" w:hAnsi="Times New Roman" w:cs="Times New Roman"/>
                <w:color w:val="000000"/>
              </w:rPr>
            </w:rPrChange>
          </w:rPr>
          <w:t>underestimate</w:t>
        </w:r>
        <w:r w:rsidR="00185FAC" w:rsidRPr="008E1A76">
          <w:rPr>
            <w:rFonts w:ascii="Times New Roman" w:eastAsia="Times New Roman" w:hAnsi="Times New Roman" w:cs="Times New Roman"/>
            <w:color w:val="000000" w:themeColor="text1"/>
            <w:rPrChange w:id="4832" w:author="Natasha Hardy" w:date="2021-12-10T13:32:00Z">
              <w:rPr>
                <w:rFonts w:ascii="Times New Roman" w:eastAsia="Times New Roman" w:hAnsi="Times New Roman" w:cs="Times New Roman"/>
                <w:color w:val="000000"/>
              </w:rPr>
            </w:rPrChange>
          </w:rPr>
          <w:t xml:space="preserve"> </w:t>
        </w:r>
      </w:ins>
      <w:ins w:id="4833" w:author="Natasha Hardy" w:date="2021-11-12T15:22:00Z">
        <w:r w:rsidR="005D5E66" w:rsidRPr="008E1A76">
          <w:rPr>
            <w:rFonts w:ascii="Times New Roman" w:eastAsia="Times New Roman" w:hAnsi="Times New Roman" w:cs="Times New Roman"/>
            <w:color w:val="000000" w:themeColor="text1"/>
            <w:rPrChange w:id="4834" w:author="Natasha Hardy" w:date="2021-12-10T13:32:00Z">
              <w:rPr>
                <w:rFonts w:ascii="Times New Roman" w:eastAsia="Times New Roman" w:hAnsi="Times New Roman" w:cs="Times New Roman"/>
                <w:color w:val="000000"/>
              </w:rPr>
            </w:rPrChange>
          </w:rPr>
          <w:t>of preda</w:t>
        </w:r>
      </w:ins>
      <w:ins w:id="4835" w:author="Natasha Hardy" w:date="2021-11-12T15:32:00Z">
        <w:r w:rsidR="005D5E66" w:rsidRPr="008E1A76">
          <w:rPr>
            <w:rFonts w:ascii="Times New Roman" w:eastAsia="Times New Roman" w:hAnsi="Times New Roman" w:cs="Times New Roman"/>
            <w:color w:val="000000" w:themeColor="text1"/>
            <w:rPrChange w:id="4836" w:author="Natasha Hardy" w:date="2021-12-10T13:32:00Z">
              <w:rPr>
                <w:rFonts w:ascii="Times New Roman" w:eastAsia="Times New Roman" w:hAnsi="Times New Roman" w:cs="Times New Roman"/>
                <w:color w:val="000000"/>
              </w:rPr>
            </w:rPrChange>
          </w:rPr>
          <w:t>tion</w:t>
        </w:r>
      </w:ins>
      <w:ins w:id="4837" w:author="Natasha Hardy" w:date="2021-11-12T16:01:00Z">
        <w:r w:rsidR="0032778E" w:rsidRPr="008E1A76">
          <w:rPr>
            <w:rFonts w:ascii="Times New Roman" w:eastAsia="Times New Roman" w:hAnsi="Times New Roman" w:cs="Times New Roman"/>
            <w:color w:val="000000" w:themeColor="text1"/>
            <w:rPrChange w:id="4838" w:author="Natasha Hardy" w:date="2021-12-10T13:32:00Z">
              <w:rPr>
                <w:rFonts w:ascii="Times New Roman" w:eastAsia="Times New Roman" w:hAnsi="Times New Roman" w:cs="Times New Roman"/>
                <w:color w:val="000000"/>
              </w:rPr>
            </w:rPrChange>
          </w:rPr>
          <w:t>,</w:t>
        </w:r>
      </w:ins>
      <w:ins w:id="4839" w:author="Natasha Hardy" w:date="2021-11-12T15:32:00Z">
        <w:r w:rsidR="005D5E66" w:rsidRPr="008E1A76">
          <w:rPr>
            <w:rFonts w:ascii="Times New Roman" w:eastAsia="Times New Roman" w:hAnsi="Times New Roman" w:cs="Times New Roman"/>
            <w:color w:val="000000" w:themeColor="text1"/>
            <w:rPrChange w:id="4840" w:author="Natasha Hardy" w:date="2021-12-10T13:32:00Z">
              <w:rPr>
                <w:rFonts w:ascii="Times New Roman" w:eastAsia="Times New Roman" w:hAnsi="Times New Roman" w:cs="Times New Roman"/>
                <w:color w:val="000000"/>
              </w:rPr>
            </w:rPrChange>
          </w:rPr>
          <w:t xml:space="preserve"> </w:t>
        </w:r>
      </w:ins>
      <w:ins w:id="4841" w:author="Natasha Hardy" w:date="2021-11-12T16:01:00Z">
        <w:r w:rsidR="0032778E" w:rsidRPr="008E1A76">
          <w:rPr>
            <w:rFonts w:ascii="Times New Roman" w:eastAsia="Times New Roman" w:hAnsi="Times New Roman" w:cs="Times New Roman"/>
            <w:color w:val="000000" w:themeColor="text1"/>
            <w:rPrChange w:id="4842" w:author="Natasha Hardy" w:date="2021-12-10T13:32:00Z">
              <w:rPr>
                <w:rFonts w:ascii="Times New Roman" w:eastAsia="Times New Roman" w:hAnsi="Times New Roman" w:cs="Times New Roman"/>
                <w:color w:val="000000"/>
              </w:rPr>
            </w:rPrChange>
          </w:rPr>
          <w:t xml:space="preserve">firstly </w:t>
        </w:r>
      </w:ins>
      <w:ins w:id="4843" w:author="Natasha Hardy" w:date="2021-11-12T15:21:00Z">
        <w:r w:rsidR="005D5E66" w:rsidRPr="008E1A76">
          <w:rPr>
            <w:rFonts w:ascii="Times New Roman" w:eastAsia="Times New Roman" w:hAnsi="Times New Roman" w:cs="Times New Roman"/>
            <w:color w:val="000000" w:themeColor="text1"/>
            <w:rPrChange w:id="4844" w:author="Natasha Hardy" w:date="2021-12-10T13:32:00Z">
              <w:rPr>
                <w:rFonts w:ascii="Times New Roman" w:eastAsia="Times New Roman" w:hAnsi="Times New Roman" w:cs="Times New Roman"/>
                <w:color w:val="000000"/>
              </w:rPr>
            </w:rPrChange>
          </w:rPr>
          <w:t xml:space="preserve">because </w:t>
        </w:r>
      </w:ins>
      <w:ins w:id="4845" w:author="Natasha Hardy" w:date="2021-11-12T15:33:00Z">
        <w:r w:rsidR="00241FDB" w:rsidRPr="008E1A76">
          <w:rPr>
            <w:rFonts w:ascii="Times New Roman" w:eastAsia="Times New Roman" w:hAnsi="Times New Roman" w:cs="Times New Roman"/>
            <w:color w:val="000000" w:themeColor="text1"/>
            <w:rPrChange w:id="4846" w:author="Natasha Hardy" w:date="2021-12-10T13:32:00Z">
              <w:rPr>
                <w:rFonts w:ascii="Times New Roman" w:eastAsia="Times New Roman" w:hAnsi="Times New Roman" w:cs="Times New Roman"/>
                <w:color w:val="000000"/>
              </w:rPr>
            </w:rPrChange>
          </w:rPr>
          <w:t>we</w:t>
        </w:r>
        <w:del w:id="4847" w:author="Nathan Bott" w:date="2021-12-10T14:12:00Z">
          <w:r w:rsidR="00241FDB" w:rsidRPr="008E1A76" w:rsidDel="00737CAF">
            <w:rPr>
              <w:rFonts w:ascii="Times New Roman" w:eastAsia="Times New Roman" w:hAnsi="Times New Roman" w:cs="Times New Roman"/>
              <w:color w:val="000000" w:themeColor="text1"/>
              <w:rPrChange w:id="4848" w:author="Natasha Hardy" w:date="2021-12-10T13:32:00Z">
                <w:rPr>
                  <w:rFonts w:ascii="Times New Roman" w:eastAsia="Times New Roman" w:hAnsi="Times New Roman" w:cs="Times New Roman"/>
                  <w:color w:val="000000"/>
                </w:rPr>
              </w:rPrChange>
            </w:rPr>
            <w:delText xml:space="preserve"> </w:delText>
          </w:r>
        </w:del>
      </w:ins>
      <w:ins w:id="4849" w:author="Nathan Bott" w:date="2021-12-10T14:12:00Z">
        <w:r w:rsidR="00737CAF" w:rsidRPr="008E1A76">
          <w:rPr>
            <w:rFonts w:ascii="Times New Roman" w:eastAsia="Times New Roman" w:hAnsi="Times New Roman" w:cs="Times New Roman"/>
            <w:color w:val="000000" w:themeColor="text1"/>
            <w:rPrChange w:id="4850" w:author="Natasha Hardy" w:date="2021-12-10T13:32:00Z">
              <w:rPr>
                <w:rFonts w:ascii="Times New Roman" w:eastAsia="Times New Roman" w:hAnsi="Times New Roman" w:cs="Times New Roman"/>
                <w:color w:val="000000"/>
                <w:highlight w:val="yellow"/>
              </w:rPr>
            </w:rPrChange>
          </w:rPr>
          <w:t xml:space="preserve"> used</w:t>
        </w:r>
      </w:ins>
      <w:ins w:id="4851" w:author="Natasha Hardy" w:date="2021-11-12T15:33:00Z">
        <w:del w:id="4852" w:author="Nathan Bott" w:date="2021-12-10T14:12:00Z">
          <w:r w:rsidR="00241FDB" w:rsidRPr="008E1A76" w:rsidDel="00737CAF">
            <w:rPr>
              <w:rFonts w:ascii="Times New Roman" w:eastAsia="Times New Roman" w:hAnsi="Times New Roman" w:cs="Times New Roman"/>
              <w:color w:val="000000" w:themeColor="text1"/>
              <w:rPrChange w:id="4853" w:author="Natasha Hardy" w:date="2021-12-10T13:32:00Z">
                <w:rPr>
                  <w:rFonts w:ascii="Times New Roman" w:eastAsia="Times New Roman" w:hAnsi="Times New Roman" w:cs="Times New Roman"/>
                  <w:color w:val="000000"/>
                </w:rPr>
              </w:rPrChange>
            </w:rPr>
            <w:delText xml:space="preserve">used a </w:delText>
          </w:r>
        </w:del>
      </w:ins>
      <w:ins w:id="4854" w:author="Michael Bunce" w:date="2021-12-09T14:25:00Z">
        <w:del w:id="4855" w:author="Nathan Bott" w:date="2021-12-10T14:12:00Z">
          <w:r w:rsidR="00D10393" w:rsidRPr="008E1A76" w:rsidDel="00737CAF">
            <w:rPr>
              <w:rFonts w:ascii="Times New Roman" w:eastAsia="Times New Roman" w:hAnsi="Times New Roman" w:cs="Times New Roman"/>
              <w:color w:val="000000" w:themeColor="text1"/>
              <w:rPrChange w:id="4856" w:author="Natasha Hardy" w:date="2021-12-10T13:32:00Z">
                <w:rPr>
                  <w:rFonts w:ascii="Times New Roman" w:eastAsia="Times New Roman" w:hAnsi="Times New Roman" w:cs="Times New Roman"/>
                  <w:color w:val="000000"/>
                  <w:highlight w:val="yellow"/>
                </w:rPr>
              </w:rPrChange>
            </w:rPr>
            <w:delText>relatively</w:delText>
          </w:r>
        </w:del>
      </w:ins>
      <w:ins w:id="4857" w:author="Michael Bunce" w:date="2021-12-09T14:24:00Z">
        <w:del w:id="4858" w:author="Nathan Bott" w:date="2021-12-10T14:12:00Z">
          <w:r w:rsidR="00D10393" w:rsidRPr="008E1A76" w:rsidDel="00737CAF">
            <w:rPr>
              <w:rFonts w:ascii="Times New Roman" w:eastAsia="Times New Roman" w:hAnsi="Times New Roman" w:cs="Times New Roman"/>
              <w:color w:val="000000" w:themeColor="text1"/>
              <w:rPrChange w:id="4859" w:author="Natasha Hardy" w:date="2021-12-10T13:32:00Z">
                <w:rPr>
                  <w:rFonts w:ascii="Times New Roman" w:eastAsia="Times New Roman" w:hAnsi="Times New Roman" w:cs="Times New Roman"/>
                  <w:color w:val="000000"/>
                  <w:highlight w:val="yellow"/>
                </w:rPr>
              </w:rPrChange>
            </w:rPr>
            <w:delText xml:space="preserve"> </w:delText>
          </w:r>
        </w:del>
      </w:ins>
      <w:ins w:id="4860" w:author="Natasha Hardy" w:date="2021-11-12T15:33:00Z">
        <w:del w:id="4861" w:author="Nathan Bott" w:date="2021-12-10T14:12:00Z">
          <w:r w:rsidR="00241FDB" w:rsidRPr="008E1A76" w:rsidDel="00737CAF">
            <w:rPr>
              <w:rFonts w:ascii="Times New Roman" w:eastAsia="Times New Roman" w:hAnsi="Times New Roman" w:cs="Times New Roman"/>
              <w:color w:val="000000" w:themeColor="text1"/>
              <w:rPrChange w:id="4862" w:author="Natasha Hardy" w:date="2021-12-10T13:32:00Z">
                <w:rPr>
                  <w:rFonts w:ascii="Times New Roman" w:eastAsia="Times New Roman" w:hAnsi="Times New Roman" w:cs="Times New Roman"/>
                  <w:color w:val="000000"/>
                </w:rPr>
              </w:rPrChange>
            </w:rPr>
            <w:delText>conserved mitochondrial gene</w:delText>
          </w:r>
        </w:del>
      </w:ins>
      <w:ins w:id="4863" w:author="Natasha Hardy" w:date="2021-12-10T10:18:00Z">
        <w:r w:rsidR="00EA291B" w:rsidRPr="008E1A76">
          <w:rPr>
            <w:rFonts w:ascii="Times New Roman" w:eastAsia="Times New Roman" w:hAnsi="Times New Roman" w:cs="Times New Roman"/>
            <w:color w:val="000000" w:themeColor="text1"/>
            <w:rPrChange w:id="4864" w:author="Natasha Hardy" w:date="2021-12-10T13:32:00Z">
              <w:rPr>
                <w:rFonts w:ascii="Times New Roman" w:eastAsia="Times New Roman" w:hAnsi="Times New Roman" w:cs="Times New Roman"/>
                <w:color w:val="000000"/>
                <w:highlight w:val="yellow"/>
              </w:rPr>
            </w:rPrChange>
          </w:rPr>
          <w:t xml:space="preserve"> the highly conserved</w:t>
        </w:r>
      </w:ins>
      <w:ins w:id="4865" w:author="Natasha Hardy" w:date="2021-11-12T15:33:00Z">
        <w:r w:rsidR="00241FDB" w:rsidRPr="008E1A76">
          <w:rPr>
            <w:rFonts w:ascii="Times New Roman" w:eastAsia="Times New Roman" w:hAnsi="Times New Roman" w:cs="Times New Roman"/>
            <w:color w:val="000000" w:themeColor="text1"/>
            <w:rPrChange w:id="4866" w:author="Natasha Hardy" w:date="2021-12-10T13:32:00Z">
              <w:rPr>
                <w:rFonts w:ascii="Times New Roman" w:eastAsia="Times New Roman" w:hAnsi="Times New Roman" w:cs="Times New Roman"/>
                <w:color w:val="000000"/>
              </w:rPr>
            </w:rPrChange>
          </w:rPr>
          <w:t xml:space="preserve"> </w:t>
        </w:r>
      </w:ins>
      <w:ins w:id="4867" w:author="Natasha Hardy" w:date="2021-12-10T10:18:00Z">
        <w:r w:rsidR="00EA291B" w:rsidRPr="008E1A76">
          <w:rPr>
            <w:rFonts w:ascii="Times New Roman" w:eastAsia="Times New Roman" w:hAnsi="Times New Roman" w:cs="Times New Roman"/>
            <w:color w:val="000000" w:themeColor="text1"/>
            <w:rPrChange w:id="4868" w:author="Natasha Hardy" w:date="2021-12-10T13:32:00Z">
              <w:rPr>
                <w:rFonts w:ascii="Times New Roman" w:eastAsia="Times New Roman" w:hAnsi="Times New Roman" w:cs="Times New Roman"/>
                <w:color w:val="000000"/>
                <w:highlight w:val="yellow"/>
              </w:rPr>
            </w:rPrChange>
          </w:rPr>
          <w:t xml:space="preserve">gene for </w:t>
        </w:r>
      </w:ins>
      <w:ins w:id="4869" w:author="Natasha Hardy" w:date="2021-11-12T15:33:00Z">
        <w:r w:rsidR="00241FDB" w:rsidRPr="008E1A76">
          <w:rPr>
            <w:color w:val="000000" w:themeColor="text1"/>
            <w:rPrChange w:id="4870" w:author="Natasha Hardy" w:date="2021-12-10T13:32:00Z">
              <w:rPr>
                <w:color w:val="000000"/>
              </w:rPr>
            </w:rPrChange>
          </w:rPr>
          <w:t>12S ribosomal RNA</w:t>
        </w:r>
      </w:ins>
      <w:ins w:id="4871" w:author="Nathan Bott" w:date="2021-12-10T14:12:00Z">
        <w:r w:rsidR="00737CAF" w:rsidRPr="008E1A76">
          <w:rPr>
            <w:color w:val="000000" w:themeColor="text1"/>
            <w:rPrChange w:id="4872" w:author="Natasha Hardy" w:date="2021-12-10T13:32:00Z">
              <w:rPr>
                <w:color w:val="000000"/>
                <w:highlight w:val="yellow"/>
              </w:rPr>
            </w:rPrChange>
          </w:rPr>
          <w:t xml:space="preserve"> </w:t>
        </w:r>
        <w:del w:id="4873" w:author="Natasha Hardy" w:date="2021-12-10T10:18:00Z">
          <w:r w:rsidR="00737CAF" w:rsidRPr="008E1A76" w:rsidDel="00EA291B">
            <w:rPr>
              <w:color w:val="000000" w:themeColor="text1"/>
              <w:rPrChange w:id="4874" w:author="Natasha Hardy" w:date="2021-12-10T13:32:00Z">
                <w:rPr>
                  <w:color w:val="000000"/>
                  <w:highlight w:val="yellow"/>
                </w:rPr>
              </w:rPrChange>
            </w:rPr>
            <w:delText>which is conserved</w:delText>
          </w:r>
        </w:del>
      </w:ins>
      <w:ins w:id="4875" w:author="Natasha Hardy" w:date="2021-11-29T18:26:00Z">
        <w:r w:rsidR="00147EC2" w:rsidRPr="008E1A76">
          <w:rPr>
            <w:color w:val="000000" w:themeColor="text1"/>
            <w:rPrChange w:id="4876" w:author="Natasha Hardy" w:date="2021-12-10T13:32:00Z">
              <w:rPr>
                <w:color w:val="000000"/>
              </w:rPr>
            </w:rPrChange>
          </w:rPr>
          <w:t>(Banks et al., 2002)</w:t>
        </w:r>
      </w:ins>
      <w:ins w:id="4877" w:author="Natasha Hardy" w:date="2021-11-12T15:33:00Z">
        <w:del w:id="4878" w:author="Microsoft Office User" w:date="2021-12-10T10:25:00Z">
          <w:r w:rsidR="00241FDB" w:rsidRPr="008E1A76" w:rsidDel="00A34CE2">
            <w:rPr>
              <w:color w:val="000000" w:themeColor="text1"/>
              <w:rPrChange w:id="4879" w:author="Natasha Hardy" w:date="2021-12-10T13:32:00Z">
                <w:rPr>
                  <w:color w:val="000000"/>
                </w:rPr>
              </w:rPrChange>
            </w:rPr>
            <w:delText>, and recovered ~230 bp DNA fragments</w:delText>
          </w:r>
        </w:del>
        <w:r w:rsidR="00241FDB" w:rsidRPr="008E1A76">
          <w:rPr>
            <w:color w:val="000000" w:themeColor="text1"/>
            <w:rPrChange w:id="4880" w:author="Natasha Hardy" w:date="2021-12-10T13:32:00Z">
              <w:rPr>
                <w:color w:val="000000"/>
              </w:rPr>
            </w:rPrChange>
          </w:rPr>
          <w:t>, selected for proven reliability in detecting seabirds (Hardy et al. 2017). It is possible that targeting a</w:t>
        </w:r>
      </w:ins>
      <w:r w:rsidR="00D10393" w:rsidRPr="008E1A76">
        <w:rPr>
          <w:color w:val="000000" w:themeColor="text1"/>
          <w:rPrChange w:id="4881" w:author="Natasha Hardy" w:date="2021-12-10T13:32:00Z">
            <w:rPr>
              <w:color w:val="000000"/>
              <w:highlight w:val="yellow"/>
            </w:rPr>
          </w:rPrChange>
        </w:rPr>
        <w:t xml:space="preserve">lternative markers </w:t>
      </w:r>
      <w:ins w:id="4882" w:author="Michael Bunce" w:date="2021-12-09T14:25:00Z">
        <w:r w:rsidR="00D10393" w:rsidRPr="008E1A76">
          <w:rPr>
            <w:color w:val="000000" w:themeColor="text1"/>
            <w:rPrChange w:id="4883" w:author="Natasha Hardy" w:date="2021-12-10T13:32:00Z">
              <w:rPr>
                <w:color w:val="000000"/>
                <w:highlight w:val="yellow"/>
              </w:rPr>
            </w:rPrChange>
          </w:rPr>
          <w:t>(</w:t>
        </w:r>
      </w:ins>
      <w:del w:id="4884" w:author="Natasha Hardy" w:date="2021-12-10T10:19:00Z">
        <w:r w:rsidR="00D10393" w:rsidRPr="008E1A76" w:rsidDel="00EA291B">
          <w:rPr>
            <w:color w:val="000000" w:themeColor="text1"/>
            <w:rPrChange w:id="4885" w:author="Natasha Hardy" w:date="2021-12-10T13:32:00Z">
              <w:rPr>
                <w:color w:val="000000"/>
                <w:highlight w:val="yellow"/>
              </w:rPr>
            </w:rPrChange>
          </w:rPr>
          <w:delText xml:space="preserve"> </w:delText>
        </w:r>
      </w:del>
      <w:ins w:id="4886" w:author="Natasha Hardy" w:date="2021-11-12T15:34:00Z">
        <w:del w:id="4887" w:author="Michael Bunce" w:date="2021-12-09T14:25:00Z">
          <w:r w:rsidR="00241FDB" w:rsidRPr="008E1A76" w:rsidDel="00D10393">
            <w:rPr>
              <w:color w:val="000000" w:themeColor="text1"/>
              <w:rPrChange w:id="4888" w:author="Natasha Hardy" w:date="2021-12-10T13:32:00Z">
                <w:rPr>
                  <w:color w:val="000000"/>
                </w:rPr>
              </w:rPrChange>
            </w:rPr>
            <w:delText xml:space="preserve"> </w:delText>
          </w:r>
        </w:del>
      </w:ins>
      <w:ins w:id="4889" w:author="Michael Bunce" w:date="2021-12-09T14:25:00Z">
        <w:r w:rsidR="00D10393" w:rsidRPr="008E1A76">
          <w:rPr>
            <w:color w:val="000000" w:themeColor="text1"/>
            <w:rPrChange w:id="4890" w:author="Natasha Hardy" w:date="2021-12-10T13:32:00Z">
              <w:rPr>
                <w:color w:val="000000"/>
                <w:highlight w:val="yellow"/>
              </w:rPr>
            </w:rPrChange>
          </w:rPr>
          <w:t xml:space="preserve">variable </w:t>
        </w:r>
      </w:ins>
      <w:ins w:id="4891" w:author="Natasha Hardy" w:date="2021-11-12T15:34:00Z">
        <w:del w:id="4892" w:author="Michael Bunce" w:date="2021-12-09T14:25:00Z">
          <w:r w:rsidR="00241FDB" w:rsidRPr="008E1A76" w:rsidDel="00D10393">
            <w:rPr>
              <w:color w:val="000000" w:themeColor="text1"/>
              <w:rPrChange w:id="4893" w:author="Natasha Hardy" w:date="2021-12-10T13:32:00Z">
                <w:rPr>
                  <w:color w:val="000000"/>
                </w:rPr>
              </w:rPrChange>
            </w:rPr>
            <w:delText xml:space="preserve">longer </w:delText>
          </w:r>
        </w:del>
        <w:r w:rsidR="00241FDB" w:rsidRPr="008E1A76">
          <w:rPr>
            <w:color w:val="000000" w:themeColor="text1"/>
            <w:rPrChange w:id="4894" w:author="Natasha Hardy" w:date="2021-12-10T13:32:00Z">
              <w:rPr>
                <w:color w:val="000000"/>
              </w:rPr>
            </w:rPrChange>
          </w:rPr>
          <w:t>barcode</w:t>
        </w:r>
      </w:ins>
      <w:ins w:id="4895" w:author="Michael Bunce" w:date="2021-12-09T14:25:00Z">
        <w:r w:rsidR="00D10393" w:rsidRPr="008E1A76">
          <w:rPr>
            <w:color w:val="000000" w:themeColor="text1"/>
            <w:rPrChange w:id="4896" w:author="Natasha Hardy" w:date="2021-12-10T13:32:00Z">
              <w:rPr>
                <w:color w:val="000000"/>
                <w:highlight w:val="yellow"/>
              </w:rPr>
            </w:rPrChange>
          </w:rPr>
          <w:t xml:space="preserve">s </w:t>
        </w:r>
      </w:ins>
      <w:ins w:id="4897" w:author="Michael Bunce" w:date="2021-12-09T14:26:00Z">
        <w:r w:rsidR="00D10393" w:rsidRPr="008E1A76">
          <w:rPr>
            <w:color w:val="000000" w:themeColor="text1"/>
            <w:rPrChange w:id="4898" w:author="Natasha Hardy" w:date="2021-12-10T13:32:00Z">
              <w:rPr>
                <w:color w:val="000000"/>
                <w:highlight w:val="yellow"/>
              </w:rPr>
            </w:rPrChange>
          </w:rPr>
          <w:t>or microsatellites)</w:t>
        </w:r>
        <w:del w:id="4899" w:author="Natasha Hardy" w:date="2021-12-10T10:19:00Z">
          <w:r w:rsidR="00D10393" w:rsidRPr="008E1A76" w:rsidDel="00EA291B">
            <w:rPr>
              <w:color w:val="000000" w:themeColor="text1"/>
              <w:rPrChange w:id="4900" w:author="Natasha Hardy" w:date="2021-12-10T13:32:00Z">
                <w:rPr>
                  <w:color w:val="000000"/>
                  <w:highlight w:val="yellow"/>
                </w:rPr>
              </w:rPrChange>
            </w:rPr>
            <w:delText xml:space="preserve"> </w:delText>
          </w:r>
        </w:del>
      </w:ins>
      <w:ins w:id="4901" w:author="Natasha Hardy" w:date="2021-11-12T15:34:00Z">
        <w:r w:rsidR="00241FDB" w:rsidRPr="008E1A76">
          <w:rPr>
            <w:color w:val="000000" w:themeColor="text1"/>
            <w:rPrChange w:id="4902" w:author="Natasha Hardy" w:date="2021-12-10T13:32:00Z">
              <w:rPr>
                <w:color w:val="000000"/>
              </w:rPr>
            </w:rPrChange>
          </w:rPr>
          <w:t xml:space="preserve"> could reveal greater genetic diversity, however we </w:t>
        </w:r>
        <w:proofErr w:type="gramStart"/>
        <w:r w:rsidR="00241FDB" w:rsidRPr="008E1A76">
          <w:rPr>
            <w:color w:val="000000" w:themeColor="text1"/>
            <w:rPrChange w:id="4903" w:author="Natasha Hardy" w:date="2021-12-10T13:32:00Z">
              <w:rPr>
                <w:color w:val="000000"/>
              </w:rPr>
            </w:rPrChange>
          </w:rPr>
          <w:t>did not succeed</w:t>
        </w:r>
        <w:proofErr w:type="gramEnd"/>
        <w:r w:rsidR="00241FDB" w:rsidRPr="008E1A76">
          <w:rPr>
            <w:color w:val="000000" w:themeColor="text1"/>
            <w:rPrChange w:id="4904" w:author="Natasha Hardy" w:date="2021-12-10T13:32:00Z">
              <w:rPr>
                <w:color w:val="000000"/>
              </w:rPr>
            </w:rPrChange>
          </w:rPr>
          <w:t xml:space="preserve"> with a COI barcode (Appendix </w:t>
        </w:r>
      </w:ins>
      <w:ins w:id="4905" w:author="Natasha Hardy" w:date="2021-11-12T15:36:00Z">
        <w:r w:rsidR="00241FDB" w:rsidRPr="008E1A76">
          <w:rPr>
            <w:color w:val="000000" w:themeColor="text1"/>
            <w:rPrChange w:id="4906" w:author="Natasha Hardy" w:date="2021-12-10T13:32:00Z">
              <w:rPr>
                <w:color w:val="000000"/>
              </w:rPr>
            </w:rPrChange>
          </w:rPr>
          <w:t>S1.2)</w:t>
        </w:r>
      </w:ins>
      <w:ins w:id="4907" w:author="Nathan Bott" w:date="2021-12-10T14:32:00Z">
        <w:r w:rsidR="00994BE4" w:rsidRPr="008E1A76">
          <w:rPr>
            <w:color w:val="000000" w:themeColor="text1"/>
            <w:rPrChange w:id="4908" w:author="Natasha Hardy" w:date="2021-12-10T13:32:00Z">
              <w:rPr>
                <w:color w:val="000000"/>
                <w:highlight w:val="yellow"/>
              </w:rPr>
            </w:rPrChange>
          </w:rPr>
          <w:t xml:space="preserve">. </w:t>
        </w:r>
        <w:r w:rsidR="00994BE4" w:rsidRPr="008E1A76">
          <w:rPr>
            <w:color w:val="000000" w:themeColor="text1"/>
            <w:rPrChange w:id="4909" w:author="Natasha Hardy" w:date="2021-12-10T13:32:00Z">
              <w:rPr>
                <w:color w:val="000000"/>
                <w:highlight w:val="yellow"/>
              </w:rPr>
            </w:rPrChange>
          </w:rPr>
          <w:lastRenderedPageBreak/>
          <w:t>T</w:t>
        </w:r>
      </w:ins>
      <w:ins w:id="4910" w:author="Natasha Hardy" w:date="2021-11-12T15:36:00Z">
        <w:del w:id="4911" w:author="Nathan Bott" w:date="2021-12-10T14:32:00Z">
          <w:r w:rsidR="00241FDB" w:rsidRPr="008E1A76" w:rsidDel="00994BE4">
            <w:rPr>
              <w:color w:val="000000" w:themeColor="text1"/>
              <w:rPrChange w:id="4912" w:author="Natasha Hardy" w:date="2021-12-10T13:32:00Z">
                <w:rPr>
                  <w:color w:val="000000"/>
                </w:rPr>
              </w:rPrChange>
            </w:rPr>
            <w:delText>.</w:delText>
          </w:r>
        </w:del>
      </w:ins>
      <w:ins w:id="4913" w:author="Natasha Hardy" w:date="2021-11-12T16:01:00Z">
        <w:del w:id="4914" w:author="Nathan Bott" w:date="2021-12-10T14:32:00Z">
          <w:r w:rsidR="0032778E" w:rsidRPr="008E1A76" w:rsidDel="00994BE4">
            <w:rPr>
              <w:color w:val="000000" w:themeColor="text1"/>
              <w:rPrChange w:id="4915" w:author="Natasha Hardy" w:date="2021-12-10T13:32:00Z">
                <w:rPr>
                  <w:color w:val="000000"/>
                </w:rPr>
              </w:rPrChange>
            </w:rPr>
            <w:delText xml:space="preserve"> </w:delText>
          </w:r>
          <w:r w:rsidR="0032778E" w:rsidRPr="008E1A76" w:rsidDel="00994BE4">
            <w:rPr>
              <w:color w:val="000000" w:themeColor="text1"/>
              <w:rPrChange w:id="4916" w:author="Natasha Hardy" w:date="2021-12-10T13:32:00Z">
                <w:rPr>
                  <w:color w:val="000000"/>
                  <w:highlight w:val="green"/>
                </w:rPr>
              </w:rPrChange>
            </w:rPr>
            <w:delText xml:space="preserve">Secondly, </w:delText>
          </w:r>
        </w:del>
      </w:ins>
      <w:ins w:id="4917" w:author="Michael Bunce" w:date="2021-12-09T14:26:00Z">
        <w:del w:id="4918" w:author="Nathan Bott" w:date="2021-12-10T14:32:00Z">
          <w:r w:rsidR="00D10393" w:rsidRPr="008E1A76" w:rsidDel="00994BE4">
            <w:rPr>
              <w:color w:val="000000" w:themeColor="text1"/>
              <w:rPrChange w:id="4919" w:author="Natasha Hardy" w:date="2021-12-10T13:32:00Z">
                <w:rPr>
                  <w:color w:val="000000"/>
                  <w:highlight w:val="yellow"/>
                </w:rPr>
              </w:rPrChange>
            </w:rPr>
            <w:delText>t</w:delText>
          </w:r>
        </w:del>
        <w:r w:rsidR="00D10393" w:rsidRPr="008E1A76">
          <w:rPr>
            <w:color w:val="000000" w:themeColor="text1"/>
            <w:rPrChange w:id="4920" w:author="Natasha Hardy" w:date="2021-12-10T13:32:00Z">
              <w:rPr>
                <w:color w:val="000000"/>
                <w:highlight w:val="yellow"/>
              </w:rPr>
            </w:rPrChange>
          </w:rPr>
          <w:t>o avoid int</w:t>
        </w:r>
      </w:ins>
      <w:ins w:id="4921" w:author="Michael Bunce" w:date="2021-12-09T14:27:00Z">
        <w:r w:rsidR="00D10393" w:rsidRPr="008E1A76">
          <w:rPr>
            <w:color w:val="000000" w:themeColor="text1"/>
            <w:rPrChange w:id="4922" w:author="Natasha Hardy" w:date="2021-12-10T13:32:00Z">
              <w:rPr>
                <w:color w:val="000000"/>
                <w:highlight w:val="yellow"/>
              </w:rPr>
            </w:rPrChange>
          </w:rPr>
          <w:t>er</w:t>
        </w:r>
      </w:ins>
      <w:ins w:id="4923" w:author="Michael Bunce" w:date="2021-12-09T14:26:00Z">
        <w:r w:rsidR="00D10393" w:rsidRPr="008E1A76">
          <w:rPr>
            <w:color w:val="000000" w:themeColor="text1"/>
            <w:rPrChange w:id="4924" w:author="Natasha Hardy" w:date="2021-12-10T13:32:00Z">
              <w:rPr>
                <w:color w:val="000000"/>
                <w:highlight w:val="yellow"/>
              </w:rPr>
            </w:rPrChange>
          </w:rPr>
          <w:t>preting error</w:t>
        </w:r>
      </w:ins>
      <w:ins w:id="4925" w:author="Michael Bunce" w:date="2021-12-09T14:27:00Z">
        <w:r w:rsidR="00D10393" w:rsidRPr="008E1A76">
          <w:rPr>
            <w:color w:val="000000" w:themeColor="text1"/>
            <w:rPrChange w:id="4926" w:author="Natasha Hardy" w:date="2021-12-10T13:32:00Z">
              <w:rPr>
                <w:color w:val="000000"/>
                <w:highlight w:val="yellow"/>
              </w:rPr>
            </w:rPrChange>
          </w:rPr>
          <w:t xml:space="preserve"> (PCR or sequencing) as separate individuals </w:t>
        </w:r>
      </w:ins>
      <w:ins w:id="4927" w:author="Natasha Hardy" w:date="2021-11-12T16:01:00Z">
        <w:r w:rsidR="0032778E" w:rsidRPr="008E1A76">
          <w:rPr>
            <w:color w:val="000000" w:themeColor="text1"/>
            <w:rPrChange w:id="4928" w:author="Natasha Hardy" w:date="2021-12-10T13:32:00Z">
              <w:rPr>
                <w:color w:val="000000"/>
                <w:highlight w:val="green"/>
              </w:rPr>
            </w:rPrChange>
          </w:rPr>
          <w:t>we</w:t>
        </w:r>
        <w:r w:rsidR="0032778E" w:rsidRPr="008E1A76" w:rsidDel="00A14B3E">
          <w:rPr>
            <w:color w:val="000000" w:themeColor="text1"/>
            <w:rPrChange w:id="4929" w:author="Natasha Hardy" w:date="2021-12-10T13:32:00Z">
              <w:rPr>
                <w:color w:val="000000"/>
                <w:highlight w:val="green"/>
              </w:rPr>
            </w:rPrChange>
          </w:rPr>
          <w:t xml:space="preserve"> follow</w:t>
        </w:r>
        <w:r w:rsidR="0032778E" w:rsidRPr="008E1A76">
          <w:rPr>
            <w:color w:val="000000" w:themeColor="text1"/>
            <w:rPrChange w:id="4930" w:author="Natasha Hardy" w:date="2021-12-10T13:32:00Z">
              <w:rPr>
                <w:color w:val="000000"/>
              </w:rPr>
            </w:rPrChange>
          </w:rPr>
          <w:t>ed</w:t>
        </w:r>
        <w:r w:rsidR="0032778E" w:rsidRPr="008E1A76" w:rsidDel="00A14B3E">
          <w:rPr>
            <w:color w:val="000000" w:themeColor="text1"/>
            <w:rPrChange w:id="4931" w:author="Natasha Hardy" w:date="2021-12-10T13:32:00Z">
              <w:rPr>
                <w:color w:val="000000"/>
                <w:highlight w:val="green"/>
              </w:rPr>
            </w:rPrChange>
          </w:rPr>
          <w:t xml:space="preserve"> stringent sequence quality </w:t>
        </w:r>
      </w:ins>
      <w:ins w:id="4932" w:author="Michael Bunce" w:date="2021-12-09T14:27:00Z">
        <w:r w:rsidR="00D10393" w:rsidRPr="008E1A76">
          <w:rPr>
            <w:color w:val="000000" w:themeColor="text1"/>
            <w:rPrChange w:id="4933" w:author="Natasha Hardy" w:date="2021-12-10T13:32:00Z">
              <w:rPr>
                <w:color w:val="000000"/>
                <w:highlight w:val="yellow"/>
              </w:rPr>
            </w:rPrChange>
          </w:rPr>
          <w:t xml:space="preserve">and abundance </w:t>
        </w:r>
      </w:ins>
      <w:ins w:id="4934" w:author="Natasha Hardy" w:date="2021-11-12T16:01:00Z">
        <w:r w:rsidR="0032778E" w:rsidRPr="008E1A76" w:rsidDel="00A14B3E">
          <w:rPr>
            <w:color w:val="000000" w:themeColor="text1"/>
            <w:rPrChange w:id="4935" w:author="Natasha Hardy" w:date="2021-12-10T13:32:00Z">
              <w:rPr>
                <w:color w:val="000000"/>
                <w:highlight w:val="green"/>
              </w:rPr>
            </w:rPrChange>
          </w:rPr>
          <w:t>filtering</w:t>
        </w:r>
      </w:ins>
      <w:ins w:id="4936" w:author="Natasha Hardy" w:date="2021-11-13T11:53:00Z">
        <w:r w:rsidR="00530C29" w:rsidRPr="008E1A76">
          <w:rPr>
            <w:color w:val="000000" w:themeColor="text1"/>
            <w:rPrChange w:id="4937" w:author="Natasha Hardy" w:date="2021-12-10T13:32:00Z">
              <w:rPr>
                <w:color w:val="000000"/>
              </w:rPr>
            </w:rPrChange>
          </w:rPr>
          <w:t xml:space="preserve"> </w:t>
        </w:r>
        <w:del w:id="4938" w:author="Michael Bunce" w:date="2021-12-09T14:29:00Z">
          <w:r w:rsidR="00530C29" w:rsidRPr="008E1A76" w:rsidDel="00D10393">
            <w:rPr>
              <w:color w:val="000000" w:themeColor="text1"/>
              <w:rPrChange w:id="4939" w:author="Natasha Hardy" w:date="2021-12-10T13:32:00Z">
                <w:rPr>
                  <w:color w:val="000000"/>
                </w:rPr>
              </w:rPrChange>
            </w:rPr>
            <w:delText xml:space="preserve">and we were extremely selective for representative </w:delText>
          </w:r>
        </w:del>
      </w:ins>
      <w:ins w:id="4940" w:author="Natasha Hardy" w:date="2021-11-13T11:54:00Z">
        <w:del w:id="4941" w:author="Michael Bunce" w:date="2021-12-09T14:29:00Z">
          <w:r w:rsidR="00530C29" w:rsidRPr="008E1A76" w:rsidDel="00D10393">
            <w:rPr>
              <w:color w:val="000000" w:themeColor="text1"/>
              <w:rPrChange w:id="4942" w:author="Natasha Hardy" w:date="2021-12-10T13:32:00Z">
                <w:rPr>
                  <w:color w:val="000000"/>
                </w:rPr>
              </w:rPrChange>
            </w:rPr>
            <w:delText xml:space="preserve">haplotype </w:delText>
          </w:r>
        </w:del>
      </w:ins>
      <w:ins w:id="4943" w:author="Natasha Hardy" w:date="2021-11-13T11:53:00Z">
        <w:del w:id="4944" w:author="Michael Bunce" w:date="2021-12-09T14:29:00Z">
          <w:r w:rsidR="00530C29" w:rsidRPr="008E1A76" w:rsidDel="00D10393">
            <w:rPr>
              <w:color w:val="000000" w:themeColor="text1"/>
              <w:rPrChange w:id="4945" w:author="Natasha Hardy" w:date="2021-12-10T13:32:00Z">
                <w:rPr>
                  <w:color w:val="000000"/>
                </w:rPr>
              </w:rPrChange>
            </w:rPr>
            <w:delText>sequences within samples</w:delText>
          </w:r>
        </w:del>
      </w:ins>
      <w:ins w:id="4946" w:author="Natasha Hardy" w:date="2021-11-12T16:01:00Z">
        <w:del w:id="4947" w:author="Michael Bunce" w:date="2021-12-09T14:29:00Z">
          <w:r w:rsidR="0032778E" w:rsidRPr="008E1A76" w:rsidDel="00D10393">
            <w:rPr>
              <w:color w:val="000000" w:themeColor="text1"/>
              <w:rPrChange w:id="4948" w:author="Natasha Hardy" w:date="2021-12-10T13:32:00Z">
                <w:rPr>
                  <w:color w:val="000000"/>
                </w:rPr>
              </w:rPrChange>
            </w:rPr>
            <w:delText xml:space="preserve"> </w:delText>
          </w:r>
        </w:del>
        <w:r w:rsidR="0032778E" w:rsidRPr="008E1A76" w:rsidDel="00A14B3E">
          <w:rPr>
            <w:color w:val="000000" w:themeColor="text1"/>
            <w:rPrChange w:id="4949" w:author="Natasha Hardy" w:date="2021-12-10T13:32:00Z">
              <w:rPr>
                <w:color w:val="000000"/>
              </w:rPr>
            </w:rPrChange>
          </w:rPr>
          <w:t>to exclude the possibility of false positives beyond</w:t>
        </w:r>
      </w:ins>
      <w:ins w:id="4950" w:author="Natasha Hardy" w:date="2021-11-12T16:02:00Z">
        <w:r w:rsidR="0032778E" w:rsidRPr="008E1A76">
          <w:rPr>
            <w:color w:val="000000" w:themeColor="text1"/>
            <w:rPrChange w:id="4951" w:author="Natasha Hardy" w:date="2021-12-10T13:32:00Z">
              <w:rPr>
                <w:color w:val="000000"/>
              </w:rPr>
            </w:rPrChange>
          </w:rPr>
          <w:t xml:space="preserve"> sequencing error</w:t>
        </w:r>
      </w:ins>
      <w:ins w:id="4952" w:author="Natasha Hardy" w:date="2021-12-10T10:19:00Z">
        <w:r w:rsidR="00EA291B" w:rsidRPr="008E1A76">
          <w:rPr>
            <w:color w:val="000000" w:themeColor="text1"/>
            <w:rPrChange w:id="4953" w:author="Natasha Hardy" w:date="2021-12-10T13:32:00Z">
              <w:rPr>
                <w:color w:val="000000"/>
              </w:rPr>
            </w:rPrChange>
          </w:rPr>
          <w:t xml:space="preserve">, and we likely excluded several </w:t>
        </w:r>
      </w:ins>
      <w:ins w:id="4954" w:author="Natasha Hardy" w:date="2021-12-10T10:20:00Z">
        <w:r w:rsidR="00EA291B" w:rsidRPr="008E1A76">
          <w:rPr>
            <w:color w:val="000000" w:themeColor="text1"/>
            <w:rPrChange w:id="4955" w:author="Natasha Hardy" w:date="2021-12-10T13:32:00Z">
              <w:rPr>
                <w:color w:val="000000"/>
              </w:rPr>
            </w:rPrChange>
          </w:rPr>
          <w:t>low</w:t>
        </w:r>
      </w:ins>
      <w:ins w:id="4956" w:author="Natasha Hardy" w:date="2021-12-10T10:26:00Z">
        <w:r w:rsidR="00EA291B" w:rsidRPr="008E1A76">
          <w:rPr>
            <w:color w:val="000000" w:themeColor="text1"/>
            <w:rPrChange w:id="4957" w:author="Natasha Hardy" w:date="2021-12-10T13:32:00Z">
              <w:rPr>
                <w:color w:val="000000"/>
              </w:rPr>
            </w:rPrChange>
          </w:rPr>
          <w:t xml:space="preserve"> DNA-</w:t>
        </w:r>
      </w:ins>
      <w:ins w:id="4958" w:author="Natasha Hardy" w:date="2021-12-10T10:20:00Z">
        <w:r w:rsidR="00EA291B" w:rsidRPr="008E1A76">
          <w:rPr>
            <w:color w:val="000000" w:themeColor="text1"/>
            <w:rPrChange w:id="4959" w:author="Natasha Hardy" w:date="2021-12-10T13:32:00Z">
              <w:rPr>
                <w:color w:val="000000"/>
              </w:rPr>
            </w:rPrChange>
          </w:rPr>
          <w:t xml:space="preserve">abundance, </w:t>
        </w:r>
      </w:ins>
      <w:ins w:id="4960" w:author="Natasha Hardy" w:date="2021-12-10T10:19:00Z">
        <w:r w:rsidR="00EA291B" w:rsidRPr="008E1A76">
          <w:rPr>
            <w:color w:val="000000" w:themeColor="text1"/>
            <w:rPrChange w:id="4961" w:author="Natasha Hardy" w:date="2021-12-10T13:32:00Z">
              <w:rPr>
                <w:color w:val="000000"/>
              </w:rPr>
            </w:rPrChange>
          </w:rPr>
          <w:t>true positives</w:t>
        </w:r>
      </w:ins>
      <w:ins w:id="4962" w:author="Natasha Hardy" w:date="2021-12-10T10:20:00Z">
        <w:r w:rsidR="00EA291B" w:rsidRPr="008E1A76">
          <w:rPr>
            <w:color w:val="000000" w:themeColor="text1"/>
            <w:rPrChange w:id="4963" w:author="Natasha Hardy" w:date="2021-12-10T13:32:00Z">
              <w:rPr>
                <w:color w:val="000000"/>
              </w:rPr>
            </w:rPrChange>
          </w:rPr>
          <w:t xml:space="preserve"> (</w:t>
        </w:r>
      </w:ins>
      <w:proofErr w:type="spellStart"/>
      <w:ins w:id="4964" w:author="Natasha Hardy" w:date="2021-11-12T16:02:00Z">
        <w:del w:id="4965" w:author="Michael Bunce" w:date="2021-12-09T14:29:00Z">
          <w:r w:rsidR="0032778E" w:rsidRPr="008E1A76" w:rsidDel="00D10393">
            <w:rPr>
              <w:color w:val="000000" w:themeColor="text1"/>
              <w:rPrChange w:id="4966" w:author="Natasha Hardy" w:date="2021-12-10T13:32:00Z">
                <w:rPr>
                  <w:color w:val="000000"/>
                </w:rPr>
              </w:rPrChange>
            </w:rPr>
            <w:delText xml:space="preserve"> and</w:delText>
          </w:r>
        </w:del>
      </w:ins>
      <w:ins w:id="4967" w:author="Natasha Hardy" w:date="2021-11-12T16:01:00Z">
        <w:del w:id="4968" w:author="Michael Bunce" w:date="2021-12-09T14:29:00Z">
          <w:r w:rsidR="0032778E" w:rsidRPr="008E1A76" w:rsidDel="00D10393">
            <w:rPr>
              <w:color w:val="000000" w:themeColor="text1"/>
              <w:rPrChange w:id="4969" w:author="Natasha Hardy" w:date="2021-12-10T13:32:00Z">
                <w:rPr>
                  <w:color w:val="000000"/>
                </w:rPr>
              </w:rPrChange>
            </w:rPr>
            <w:delText xml:space="preserve"> reasonable doubt</w:delText>
          </w:r>
        </w:del>
        <w:r w:rsidR="0032778E" w:rsidRPr="008E1A76">
          <w:rPr>
            <w:color w:val="000000" w:themeColor="text1"/>
            <w:rPrChange w:id="4970" w:author="Natasha Hardy" w:date="2021-12-10T13:32:00Z">
              <w:rPr>
                <w:color w:val="000000"/>
              </w:rPr>
            </w:rPrChange>
          </w:rPr>
          <w:t>Deagle</w:t>
        </w:r>
        <w:proofErr w:type="spellEnd"/>
        <w:r w:rsidR="0032778E" w:rsidRPr="008E1A76">
          <w:rPr>
            <w:color w:val="000000" w:themeColor="text1"/>
            <w:rPrChange w:id="4971" w:author="Natasha Hardy" w:date="2021-12-10T13:32:00Z">
              <w:rPr>
                <w:color w:val="000000"/>
              </w:rPr>
            </w:rPrChange>
          </w:rPr>
          <w:t xml:space="preserve"> et al.</w:t>
        </w:r>
      </w:ins>
      <w:ins w:id="4972" w:author="Natasha Hardy" w:date="2021-12-10T10:20:00Z">
        <w:r w:rsidR="00EA291B" w:rsidRPr="008E1A76">
          <w:rPr>
            <w:color w:val="000000" w:themeColor="text1"/>
            <w:rPrChange w:id="4973" w:author="Natasha Hardy" w:date="2021-12-10T13:32:00Z">
              <w:rPr>
                <w:color w:val="000000"/>
                <w:highlight w:val="yellow"/>
              </w:rPr>
            </w:rPrChange>
          </w:rPr>
          <w:t xml:space="preserve">, </w:t>
        </w:r>
      </w:ins>
      <w:ins w:id="4974" w:author="Natasha Hardy" w:date="2021-11-12T16:01:00Z">
        <w:r w:rsidR="0032778E" w:rsidRPr="008E1A76">
          <w:rPr>
            <w:color w:val="000000" w:themeColor="text1"/>
            <w:rPrChange w:id="4975" w:author="Natasha Hardy" w:date="2021-12-10T13:32:00Z">
              <w:rPr>
                <w:color w:val="000000"/>
              </w:rPr>
            </w:rPrChange>
          </w:rPr>
          <w:t>2013)</w:t>
        </w:r>
      </w:ins>
      <w:ins w:id="4976" w:author="Natasha Hardy" w:date="2021-11-13T11:56:00Z">
        <w:r w:rsidR="00530C29" w:rsidRPr="008E1A76">
          <w:rPr>
            <w:color w:val="000000" w:themeColor="text1"/>
            <w:rPrChange w:id="4977" w:author="Natasha Hardy" w:date="2021-12-10T13:32:00Z">
              <w:rPr>
                <w:color w:val="000000"/>
              </w:rPr>
            </w:rPrChange>
          </w:rPr>
          <w:t>.</w:t>
        </w:r>
      </w:ins>
    </w:p>
    <w:p w14:paraId="728A5846" w14:textId="6DA06525" w:rsidR="0001669B" w:rsidRPr="000B2280" w:rsidRDefault="00D10393" w:rsidP="001553A7">
      <w:pPr>
        <w:ind w:firstLine="720"/>
        <w:rPr>
          <w:ins w:id="4978" w:author="Natasha Hardy" w:date="2021-12-10T13:17:00Z"/>
          <w:color w:val="000000" w:themeColor="text1"/>
        </w:rPr>
      </w:pPr>
      <w:ins w:id="4979" w:author="Michael Bunce" w:date="2021-12-09T14:30:00Z">
        <w:del w:id="4980" w:author="Natasha Hardy" w:date="2021-12-10T10:20:00Z">
          <w:r w:rsidRPr="008E1A76" w:rsidDel="00EA291B">
            <w:rPr>
              <w:color w:val="000000" w:themeColor="text1"/>
              <w:rPrChange w:id="4981" w:author="Natasha Hardy" w:date="2021-12-10T13:32:00Z">
                <w:rPr>
                  <w:color w:val="000000"/>
                  <w:highlight w:val="yellow"/>
                </w:rPr>
              </w:rPrChange>
            </w:rPr>
            <w:delText>In contrast, l</w:delText>
          </w:r>
        </w:del>
        <w:del w:id="4982" w:author="Natasha Hardy" w:date="2021-12-10T11:03:00Z">
          <w:r w:rsidRPr="008E1A76" w:rsidDel="00D438AC">
            <w:rPr>
              <w:color w:val="000000" w:themeColor="text1"/>
              <w:rPrChange w:id="4983" w:author="Natasha Hardy" w:date="2021-12-10T13:32:00Z">
                <w:rPr>
                  <w:color w:val="000000"/>
                  <w:highlight w:val="yellow"/>
                </w:rPr>
              </w:rPrChange>
            </w:rPr>
            <w:delText>s</w:delText>
          </w:r>
        </w:del>
      </w:ins>
      <w:ins w:id="4984" w:author="Michael Bunce" w:date="2021-12-09T14:33:00Z">
        <w:r w:rsidR="007E09FF" w:rsidRPr="008E1A76">
          <w:rPr>
            <w:rFonts w:ascii="Times New Roman" w:eastAsia="Times New Roman" w:hAnsi="Times New Roman" w:cs="Times New Roman"/>
            <w:color w:val="000000" w:themeColor="text1"/>
            <w:rPrChange w:id="4985" w:author="Natasha Hardy" w:date="2021-12-10T13:32:00Z">
              <w:rPr>
                <w:rFonts w:ascii="Times New Roman" w:eastAsia="Times New Roman" w:hAnsi="Times New Roman" w:cs="Times New Roman"/>
                <w:color w:val="000000"/>
                <w:highlight w:val="yellow"/>
              </w:rPr>
            </w:rPrChange>
          </w:rPr>
          <w:t xml:space="preserve">Most scats </w:t>
        </w:r>
        <w:del w:id="4986" w:author="Natasha Hardy" w:date="2021-12-09T13:51:00Z">
          <w:r w:rsidR="007E09FF" w:rsidRPr="008E1A76" w:rsidDel="009F111C">
            <w:rPr>
              <w:rFonts w:ascii="Times New Roman" w:eastAsia="Times New Roman" w:hAnsi="Times New Roman" w:cs="Times New Roman"/>
              <w:color w:val="000000" w:themeColor="text1"/>
              <w:rPrChange w:id="4987" w:author="Natasha Hardy" w:date="2021-12-10T13:32:00Z">
                <w:rPr>
                  <w:rFonts w:ascii="Times New Roman" w:eastAsia="Times New Roman" w:hAnsi="Times New Roman" w:cs="Times New Roman"/>
                  <w:color w:val="000000"/>
                  <w:highlight w:val="yellow"/>
                </w:rPr>
              </w:rPrChange>
            </w:rPr>
            <w:delText>containing</w:delText>
          </w:r>
        </w:del>
      </w:ins>
      <w:ins w:id="4988" w:author="Natasha Hardy" w:date="2021-12-09T13:51:00Z">
        <w:r w:rsidR="009F111C" w:rsidRPr="008E1A76">
          <w:rPr>
            <w:rFonts w:ascii="Times New Roman" w:eastAsia="Times New Roman" w:hAnsi="Times New Roman" w:cs="Times New Roman"/>
            <w:color w:val="000000" w:themeColor="text1"/>
            <w:rPrChange w:id="4989" w:author="Natasha Hardy" w:date="2021-12-10T13:32:00Z">
              <w:rPr>
                <w:rFonts w:ascii="Times New Roman" w:eastAsia="Times New Roman" w:hAnsi="Times New Roman" w:cs="Times New Roman"/>
                <w:color w:val="000000"/>
                <w:highlight w:val="yellow"/>
              </w:rPr>
            </w:rPrChange>
          </w:rPr>
          <w:t>with</w:t>
        </w:r>
      </w:ins>
      <w:ins w:id="4990" w:author="Michael Bunce" w:date="2021-12-09T14:33:00Z">
        <w:r w:rsidR="007E09FF" w:rsidRPr="008E1A76">
          <w:rPr>
            <w:rFonts w:ascii="Times New Roman" w:eastAsia="Times New Roman" w:hAnsi="Times New Roman" w:cs="Times New Roman"/>
            <w:color w:val="000000" w:themeColor="text1"/>
            <w:rPrChange w:id="4991" w:author="Natasha Hardy" w:date="2021-12-10T13:32:00Z">
              <w:rPr>
                <w:rFonts w:ascii="Times New Roman" w:eastAsia="Times New Roman" w:hAnsi="Times New Roman" w:cs="Times New Roman"/>
                <w:color w:val="000000"/>
                <w:highlight w:val="yellow"/>
              </w:rPr>
            </w:rPrChange>
          </w:rPr>
          <w:t xml:space="preserve"> penguin</w:t>
        </w:r>
      </w:ins>
      <w:ins w:id="4992" w:author="Michael Bunce" w:date="2021-12-09T14:34:00Z">
        <w:r w:rsidR="007E09FF" w:rsidRPr="008E1A76">
          <w:rPr>
            <w:rFonts w:ascii="Times New Roman" w:eastAsia="Times New Roman" w:hAnsi="Times New Roman" w:cs="Times New Roman"/>
            <w:color w:val="000000" w:themeColor="text1"/>
            <w:rPrChange w:id="4993" w:author="Natasha Hardy" w:date="2021-12-10T13:32:00Z">
              <w:rPr>
                <w:rFonts w:ascii="Times New Roman" w:eastAsia="Times New Roman" w:hAnsi="Times New Roman" w:cs="Times New Roman"/>
                <w:color w:val="000000"/>
                <w:highlight w:val="yellow"/>
              </w:rPr>
            </w:rPrChange>
          </w:rPr>
          <w:t xml:space="preserve"> </w:t>
        </w:r>
      </w:ins>
      <w:ins w:id="4994" w:author="Michael Bunce" w:date="2021-12-09T14:33:00Z">
        <w:r w:rsidR="007E09FF" w:rsidRPr="008E1A76">
          <w:rPr>
            <w:rFonts w:ascii="Times New Roman" w:eastAsia="Times New Roman" w:hAnsi="Times New Roman" w:cs="Times New Roman"/>
            <w:color w:val="000000" w:themeColor="text1"/>
            <w:rPrChange w:id="4995" w:author="Natasha Hardy" w:date="2021-12-10T13:32:00Z">
              <w:rPr>
                <w:rFonts w:ascii="Times New Roman" w:eastAsia="Times New Roman" w:hAnsi="Times New Roman" w:cs="Times New Roman"/>
                <w:color w:val="000000"/>
                <w:highlight w:val="yellow"/>
              </w:rPr>
            </w:rPrChange>
          </w:rPr>
          <w:t xml:space="preserve">DNA </w:t>
        </w:r>
      </w:ins>
      <w:ins w:id="4996" w:author="Michael Bunce" w:date="2021-12-09T14:34:00Z">
        <w:r w:rsidR="007E09FF" w:rsidRPr="008E1A76">
          <w:rPr>
            <w:rFonts w:ascii="Times New Roman" w:eastAsia="Times New Roman" w:hAnsi="Times New Roman" w:cs="Times New Roman"/>
            <w:color w:val="000000" w:themeColor="text1"/>
            <w:rPrChange w:id="4997" w:author="Natasha Hardy" w:date="2021-12-10T13:32:00Z">
              <w:rPr>
                <w:rFonts w:ascii="Times New Roman" w:eastAsia="Times New Roman" w:hAnsi="Times New Roman" w:cs="Times New Roman"/>
                <w:color w:val="000000"/>
                <w:highlight w:val="yellow"/>
              </w:rPr>
            </w:rPrChange>
          </w:rPr>
          <w:t xml:space="preserve">contained a </w:t>
        </w:r>
        <w:del w:id="4998" w:author="Natasha Hardy" w:date="2021-12-10T11:03:00Z">
          <w:r w:rsidR="007E09FF" w:rsidRPr="008E1A76" w:rsidDel="00D438AC">
            <w:rPr>
              <w:rFonts w:ascii="Times New Roman" w:eastAsia="Times New Roman" w:hAnsi="Times New Roman" w:cs="Times New Roman"/>
              <w:color w:val="000000" w:themeColor="text1"/>
              <w:rPrChange w:id="4999" w:author="Natasha Hardy" w:date="2021-12-10T13:32:00Z">
                <w:rPr>
                  <w:rFonts w:ascii="Times New Roman" w:eastAsia="Times New Roman" w:hAnsi="Times New Roman" w:cs="Times New Roman"/>
                  <w:color w:val="000000"/>
                  <w:highlight w:val="yellow"/>
                </w:rPr>
              </w:rPrChange>
            </w:rPr>
            <w:delText>single haplotypes</w:delText>
          </w:r>
        </w:del>
      </w:ins>
      <w:ins w:id="5000" w:author="Natasha Hardy" w:date="2021-12-10T11:03:00Z">
        <w:r w:rsidR="00D438AC" w:rsidRPr="008E1A76">
          <w:rPr>
            <w:rFonts w:ascii="Times New Roman" w:eastAsia="Times New Roman" w:hAnsi="Times New Roman" w:cs="Times New Roman"/>
            <w:color w:val="000000" w:themeColor="text1"/>
            <w:rPrChange w:id="5001" w:author="Natasha Hardy" w:date="2021-12-10T13:32:00Z">
              <w:rPr>
                <w:rFonts w:ascii="Times New Roman" w:eastAsia="Times New Roman" w:hAnsi="Times New Roman" w:cs="Times New Roman"/>
                <w:color w:val="000000"/>
                <w:highlight w:val="yellow"/>
              </w:rPr>
            </w:rPrChange>
          </w:rPr>
          <w:t>single haplotype</w:t>
        </w:r>
      </w:ins>
      <w:ins w:id="5002" w:author="Michael Bunce" w:date="2021-12-09T14:34:00Z">
        <w:r w:rsidR="007E09FF" w:rsidRPr="008E1A76">
          <w:rPr>
            <w:rFonts w:ascii="Times New Roman" w:eastAsia="Times New Roman" w:hAnsi="Times New Roman" w:cs="Times New Roman"/>
            <w:color w:val="000000" w:themeColor="text1"/>
            <w:rPrChange w:id="5003" w:author="Natasha Hardy" w:date="2021-12-10T13:32:00Z">
              <w:rPr>
                <w:rFonts w:ascii="Times New Roman" w:eastAsia="Times New Roman" w:hAnsi="Times New Roman" w:cs="Times New Roman"/>
                <w:color w:val="000000"/>
                <w:highlight w:val="yellow"/>
              </w:rPr>
            </w:rPrChange>
          </w:rPr>
          <w:t xml:space="preserve">, however </w:t>
        </w:r>
        <w:del w:id="5004" w:author="Natasha Hardy" w:date="2021-12-10T10:38:00Z">
          <w:r w:rsidR="007E09FF" w:rsidRPr="008E1A76" w:rsidDel="00A670D5">
            <w:rPr>
              <w:rFonts w:ascii="Times New Roman" w:eastAsia="Times New Roman" w:hAnsi="Times New Roman" w:cs="Times New Roman"/>
              <w:color w:val="000000" w:themeColor="text1"/>
              <w:rPrChange w:id="5005" w:author="Natasha Hardy" w:date="2021-12-10T13:32:00Z">
                <w:rPr>
                  <w:rFonts w:ascii="Times New Roman" w:eastAsia="Times New Roman" w:hAnsi="Times New Roman" w:cs="Times New Roman"/>
                  <w:color w:val="000000"/>
                  <w:highlight w:val="yellow"/>
                </w:rPr>
              </w:rPrChange>
            </w:rPr>
            <w:delText xml:space="preserve">some </w:delText>
          </w:r>
        </w:del>
      </w:ins>
      <w:ins w:id="5006" w:author="Michael Bunce" w:date="2021-12-09T14:33:00Z">
        <w:del w:id="5007" w:author="Natasha Hardy" w:date="2021-12-10T10:38:00Z">
          <w:r w:rsidR="007E09FF" w:rsidRPr="008E1A76" w:rsidDel="00A670D5">
            <w:rPr>
              <w:rFonts w:ascii="Times New Roman" w:eastAsia="Times New Roman" w:hAnsi="Times New Roman" w:cs="Times New Roman"/>
              <w:color w:val="000000" w:themeColor="text1"/>
              <w:rPrChange w:id="5008" w:author="Natasha Hardy" w:date="2021-12-10T13:32:00Z">
                <w:rPr>
                  <w:rFonts w:ascii="Times New Roman" w:eastAsia="Times New Roman" w:hAnsi="Times New Roman" w:cs="Times New Roman"/>
                  <w:color w:val="000000"/>
                  <w:highlight w:val="yellow"/>
                </w:rPr>
              </w:rPrChange>
            </w:rPr>
            <w:delText>i</w:delText>
          </w:r>
        </w:del>
      </w:ins>
      <w:ins w:id="5009" w:author="Natasha Hardy" w:date="2021-12-10T10:38:00Z">
        <w:r w:rsidR="00A670D5" w:rsidRPr="008E1A76">
          <w:rPr>
            <w:rFonts w:ascii="Times New Roman" w:eastAsia="Times New Roman" w:hAnsi="Times New Roman" w:cs="Times New Roman"/>
            <w:color w:val="000000" w:themeColor="text1"/>
            <w:rPrChange w:id="5010" w:author="Natasha Hardy" w:date="2021-12-10T13:32:00Z">
              <w:rPr>
                <w:rFonts w:ascii="Times New Roman" w:eastAsia="Times New Roman" w:hAnsi="Times New Roman" w:cs="Times New Roman"/>
                <w:color w:val="000000"/>
                <w:highlight w:val="yellow"/>
              </w:rPr>
            </w:rPrChange>
          </w:rPr>
          <w:t>four</w:t>
        </w:r>
      </w:ins>
      <w:ins w:id="5011" w:author="Natasha Hardy" w:date="2021-11-30T15:49:00Z">
        <w:r w:rsidR="00E41A48" w:rsidRPr="008E1A76">
          <w:rPr>
            <w:rFonts w:ascii="Times New Roman" w:eastAsia="Times New Roman" w:hAnsi="Times New Roman" w:cs="Times New Roman"/>
            <w:color w:val="000000" w:themeColor="text1"/>
            <w:rPrChange w:id="5012" w:author="Natasha Hardy" w:date="2021-12-10T13:32:00Z">
              <w:rPr>
                <w:rFonts w:ascii="Times New Roman" w:eastAsia="Times New Roman" w:hAnsi="Times New Roman" w:cs="Times New Roman"/>
                <w:color w:val="000000"/>
                <w:highlight w:val="yellow"/>
              </w:rPr>
            </w:rPrChange>
          </w:rPr>
          <w:t xml:space="preserve"> </w:t>
        </w:r>
      </w:ins>
      <w:ins w:id="5013" w:author="Natasha Hardy" w:date="2021-11-12T15:38:00Z">
        <w:r w:rsidR="00241FDB" w:rsidRPr="008E1A76">
          <w:rPr>
            <w:rFonts w:ascii="Times New Roman" w:eastAsia="Times New Roman" w:hAnsi="Times New Roman" w:cs="Times New Roman"/>
            <w:color w:val="000000" w:themeColor="text1"/>
            <w:rPrChange w:id="5014" w:author="Natasha Hardy" w:date="2021-12-10T13:32:00Z">
              <w:rPr>
                <w:rFonts w:ascii="Times New Roman" w:eastAsia="Times New Roman" w:hAnsi="Times New Roman" w:cs="Times New Roman"/>
                <w:color w:val="000000"/>
              </w:rPr>
            </w:rPrChange>
          </w:rPr>
          <w:t>s</w:t>
        </w:r>
      </w:ins>
      <w:ins w:id="5015" w:author="Natasha Hardy" w:date="2021-11-12T14:54:00Z">
        <w:r w:rsidR="00D10C18" w:rsidRPr="008E1A76">
          <w:rPr>
            <w:rFonts w:ascii="Times New Roman" w:eastAsia="Times New Roman" w:hAnsi="Times New Roman" w:cs="Times New Roman"/>
            <w:color w:val="000000" w:themeColor="text1"/>
            <w:rPrChange w:id="5016" w:author="Natasha Hardy" w:date="2021-12-10T13:32:00Z">
              <w:rPr>
                <w:rFonts w:ascii="Times New Roman" w:eastAsia="Times New Roman" w:hAnsi="Times New Roman" w:cs="Times New Roman"/>
                <w:color w:val="000000"/>
              </w:rPr>
            </w:rPrChange>
          </w:rPr>
          <w:t>cat</w:t>
        </w:r>
      </w:ins>
      <w:ins w:id="5017" w:author="Michael Bunce" w:date="2021-12-09T14:34:00Z">
        <w:r w:rsidR="007E09FF" w:rsidRPr="008E1A76">
          <w:rPr>
            <w:rFonts w:ascii="Times New Roman" w:eastAsia="Times New Roman" w:hAnsi="Times New Roman" w:cs="Times New Roman"/>
            <w:color w:val="000000" w:themeColor="text1"/>
            <w:rPrChange w:id="5018" w:author="Natasha Hardy" w:date="2021-12-10T13:32:00Z">
              <w:rPr>
                <w:rFonts w:ascii="Times New Roman" w:eastAsia="Times New Roman" w:hAnsi="Times New Roman" w:cs="Times New Roman"/>
                <w:color w:val="000000"/>
                <w:highlight w:val="yellow"/>
              </w:rPr>
            </w:rPrChange>
          </w:rPr>
          <w:t>s</w:t>
        </w:r>
      </w:ins>
      <w:ins w:id="5019" w:author="Michael Bunce" w:date="2021-12-09T14:33:00Z">
        <w:r w:rsidR="007E09FF" w:rsidRPr="008E1A76">
          <w:rPr>
            <w:rFonts w:ascii="Times New Roman" w:eastAsia="Times New Roman" w:hAnsi="Times New Roman" w:cs="Times New Roman"/>
            <w:color w:val="000000" w:themeColor="text1"/>
            <w:rPrChange w:id="5020" w:author="Natasha Hardy" w:date="2021-12-10T13:32:00Z">
              <w:rPr>
                <w:rFonts w:ascii="Times New Roman" w:eastAsia="Times New Roman" w:hAnsi="Times New Roman" w:cs="Times New Roman"/>
                <w:color w:val="000000"/>
                <w:highlight w:val="yellow"/>
              </w:rPr>
            </w:rPrChange>
          </w:rPr>
          <w:t xml:space="preserve"> </w:t>
        </w:r>
        <w:del w:id="5021" w:author="Natasha Hardy" w:date="2021-12-10T10:38:00Z">
          <w:r w:rsidR="007E09FF" w:rsidRPr="008E1A76" w:rsidDel="00A670D5">
            <w:rPr>
              <w:rFonts w:ascii="Times New Roman" w:eastAsia="Times New Roman" w:hAnsi="Times New Roman" w:cs="Times New Roman"/>
              <w:color w:val="000000" w:themeColor="text1"/>
              <w:rPrChange w:id="5022" w:author="Natasha Hardy" w:date="2021-12-10T13:32:00Z">
                <w:rPr>
                  <w:rFonts w:ascii="Times New Roman" w:eastAsia="Times New Roman" w:hAnsi="Times New Roman" w:cs="Times New Roman"/>
                  <w:color w:val="000000"/>
                  <w:highlight w:val="yellow"/>
                </w:rPr>
              </w:rPrChange>
            </w:rPr>
            <w:delText>(N=????_)</w:delText>
          </w:r>
        </w:del>
      </w:ins>
      <w:ins w:id="5023" w:author="Natasha Hardy" w:date="2021-11-12T14:54:00Z">
        <w:del w:id="5024" w:author="Microsoft Office User" w:date="2021-11-30T14:51:00Z">
          <w:r w:rsidR="00D10C18" w:rsidRPr="008E1A76" w:rsidDel="00DC3727">
            <w:rPr>
              <w:rFonts w:ascii="Times New Roman" w:eastAsia="Times New Roman" w:hAnsi="Times New Roman" w:cs="Times New Roman"/>
              <w:color w:val="000000" w:themeColor="text1"/>
              <w:rPrChange w:id="5025" w:author="Natasha Hardy" w:date="2021-12-10T13:32:00Z">
                <w:rPr>
                  <w:rFonts w:ascii="Times New Roman" w:eastAsia="Times New Roman" w:hAnsi="Times New Roman" w:cs="Times New Roman"/>
                  <w:color w:val="000000"/>
                </w:rPr>
              </w:rPrChange>
            </w:rPr>
            <w:delText xml:space="preserve">could </w:delText>
          </w:r>
        </w:del>
        <w:r w:rsidR="00D10C18" w:rsidRPr="008E1A76">
          <w:rPr>
            <w:rFonts w:ascii="Times New Roman" w:eastAsia="Times New Roman" w:hAnsi="Times New Roman" w:cs="Times New Roman"/>
            <w:color w:val="000000" w:themeColor="text1"/>
            <w:rPrChange w:id="5026" w:author="Natasha Hardy" w:date="2021-12-10T13:32:00Z">
              <w:rPr>
                <w:rFonts w:ascii="Times New Roman" w:eastAsia="Times New Roman" w:hAnsi="Times New Roman" w:cs="Times New Roman"/>
                <w:color w:val="000000"/>
              </w:rPr>
            </w:rPrChange>
          </w:rPr>
          <w:t>contain</w:t>
        </w:r>
      </w:ins>
      <w:ins w:id="5027" w:author="Michael Bunce" w:date="2021-12-09T14:33:00Z">
        <w:r w:rsidR="007E09FF" w:rsidRPr="008E1A76">
          <w:rPr>
            <w:rFonts w:ascii="Times New Roman" w:eastAsia="Times New Roman" w:hAnsi="Times New Roman" w:cs="Times New Roman"/>
            <w:color w:val="000000" w:themeColor="text1"/>
            <w:rPrChange w:id="5028" w:author="Natasha Hardy" w:date="2021-12-10T13:32:00Z">
              <w:rPr>
                <w:rFonts w:ascii="Times New Roman" w:eastAsia="Times New Roman" w:hAnsi="Times New Roman" w:cs="Times New Roman"/>
                <w:color w:val="000000"/>
                <w:highlight w:val="yellow"/>
              </w:rPr>
            </w:rPrChange>
          </w:rPr>
          <w:t>ed</w:t>
        </w:r>
      </w:ins>
      <w:ins w:id="5029" w:author="Natasha Hardy" w:date="2021-11-12T14:54:00Z">
        <w:r w:rsidR="00D10C18" w:rsidRPr="008E1A76">
          <w:rPr>
            <w:rFonts w:ascii="Times New Roman" w:eastAsia="Times New Roman" w:hAnsi="Times New Roman" w:cs="Times New Roman"/>
            <w:color w:val="000000" w:themeColor="text1"/>
            <w:rPrChange w:id="5030" w:author="Natasha Hardy" w:date="2021-12-10T13:32:00Z">
              <w:rPr>
                <w:rFonts w:ascii="Times New Roman" w:eastAsia="Times New Roman" w:hAnsi="Times New Roman" w:cs="Times New Roman"/>
                <w:color w:val="000000"/>
              </w:rPr>
            </w:rPrChange>
          </w:rPr>
          <w:t xml:space="preserve"> </w:t>
        </w:r>
      </w:ins>
      <w:ins w:id="5031" w:author="Natasha Hardy" w:date="2021-11-30T15:49:00Z">
        <w:r w:rsidR="00E41A48" w:rsidRPr="008E1A76">
          <w:rPr>
            <w:rFonts w:ascii="Times New Roman" w:eastAsia="Times New Roman" w:hAnsi="Times New Roman" w:cs="Times New Roman"/>
            <w:color w:val="000000" w:themeColor="text1"/>
            <w:rPrChange w:id="5032" w:author="Natasha Hardy" w:date="2021-12-10T13:32:00Z">
              <w:rPr>
                <w:rFonts w:ascii="Times New Roman" w:eastAsia="Times New Roman" w:hAnsi="Times New Roman" w:cs="Times New Roman"/>
                <w:color w:val="000000"/>
                <w:highlight w:val="yellow"/>
              </w:rPr>
            </w:rPrChange>
          </w:rPr>
          <w:t xml:space="preserve">up to </w:t>
        </w:r>
      </w:ins>
      <w:ins w:id="5033" w:author="Natasha Hardy" w:date="2021-11-30T15:48:00Z">
        <w:r w:rsidR="00E41A48" w:rsidRPr="008E1A76">
          <w:rPr>
            <w:rFonts w:ascii="Times New Roman" w:eastAsia="Times New Roman" w:hAnsi="Times New Roman" w:cs="Times New Roman"/>
            <w:color w:val="000000" w:themeColor="text1"/>
            <w:rPrChange w:id="5034" w:author="Natasha Hardy" w:date="2021-12-10T13:32:00Z">
              <w:rPr>
                <w:rFonts w:ascii="Times New Roman" w:eastAsia="Times New Roman" w:hAnsi="Times New Roman" w:cs="Times New Roman"/>
                <w:color w:val="000000"/>
                <w:highlight w:val="yellow"/>
              </w:rPr>
            </w:rPrChange>
          </w:rPr>
          <w:t>4</w:t>
        </w:r>
      </w:ins>
      <w:ins w:id="5035" w:author="Natasha Hardy" w:date="2021-11-12T14:55:00Z">
        <w:r w:rsidR="00D10C18" w:rsidRPr="008E1A76">
          <w:rPr>
            <w:rFonts w:ascii="Times New Roman" w:eastAsia="Times New Roman" w:hAnsi="Times New Roman" w:cs="Times New Roman"/>
            <w:color w:val="000000" w:themeColor="text1"/>
            <w:rPrChange w:id="5036" w:author="Natasha Hardy" w:date="2021-12-10T13:32:00Z">
              <w:rPr>
                <w:rFonts w:ascii="Times New Roman" w:eastAsia="Times New Roman" w:hAnsi="Times New Roman" w:cs="Times New Roman"/>
                <w:color w:val="000000"/>
              </w:rPr>
            </w:rPrChange>
          </w:rPr>
          <w:t xml:space="preserve"> </w:t>
        </w:r>
      </w:ins>
      <w:ins w:id="5037" w:author="Natasha Hardy" w:date="2021-11-12T14:54:00Z">
        <w:r w:rsidR="00D10C18" w:rsidRPr="008E1A76">
          <w:rPr>
            <w:rFonts w:ascii="Times New Roman" w:eastAsia="Times New Roman" w:hAnsi="Times New Roman" w:cs="Times New Roman"/>
            <w:color w:val="000000" w:themeColor="text1"/>
            <w:rPrChange w:id="5038" w:author="Natasha Hardy" w:date="2021-12-10T13:32:00Z">
              <w:rPr>
                <w:rFonts w:ascii="Times New Roman" w:eastAsia="Times New Roman" w:hAnsi="Times New Roman" w:cs="Times New Roman"/>
                <w:color w:val="000000"/>
              </w:rPr>
            </w:rPrChange>
          </w:rPr>
          <w:t>distinct genetic haplotypes</w:t>
        </w:r>
      </w:ins>
      <w:ins w:id="5039" w:author="Natasha Hardy" w:date="2021-11-12T14:55:00Z">
        <w:r w:rsidR="00D10C18" w:rsidRPr="008E1A76">
          <w:rPr>
            <w:rFonts w:ascii="Times New Roman" w:eastAsia="Times New Roman" w:hAnsi="Times New Roman" w:cs="Times New Roman"/>
            <w:color w:val="000000" w:themeColor="text1"/>
            <w:rPrChange w:id="5040" w:author="Natasha Hardy" w:date="2021-12-10T13:32:00Z">
              <w:rPr>
                <w:rFonts w:ascii="Times New Roman" w:eastAsia="Times New Roman" w:hAnsi="Times New Roman" w:cs="Times New Roman"/>
                <w:color w:val="000000"/>
              </w:rPr>
            </w:rPrChange>
          </w:rPr>
          <w:t xml:space="preserve">, </w:t>
        </w:r>
        <w:del w:id="5041" w:author="Michael Bunce" w:date="2021-12-09T14:34:00Z">
          <w:r w:rsidR="00D10C18" w:rsidRPr="008E1A76" w:rsidDel="007E09FF">
            <w:rPr>
              <w:rFonts w:ascii="Times New Roman" w:eastAsia="Times New Roman" w:hAnsi="Times New Roman" w:cs="Times New Roman"/>
              <w:color w:val="000000" w:themeColor="text1"/>
              <w:rPrChange w:id="5042" w:author="Natasha Hardy" w:date="2021-12-10T13:32:00Z">
                <w:rPr>
                  <w:rFonts w:ascii="Times New Roman" w:eastAsia="Times New Roman" w:hAnsi="Times New Roman" w:cs="Times New Roman"/>
                  <w:color w:val="000000"/>
                </w:rPr>
              </w:rPrChange>
            </w:rPr>
            <w:delText>indicating</w:delText>
          </w:r>
        </w:del>
      </w:ins>
      <w:ins w:id="5043" w:author="Michael Bunce" w:date="2021-12-09T14:34:00Z">
        <w:r w:rsidR="007E09FF" w:rsidRPr="008E1A76">
          <w:rPr>
            <w:rFonts w:ascii="Times New Roman" w:eastAsia="Times New Roman" w:hAnsi="Times New Roman" w:cs="Times New Roman"/>
            <w:color w:val="000000" w:themeColor="text1"/>
            <w:rPrChange w:id="5044" w:author="Natasha Hardy" w:date="2021-12-10T13:32:00Z">
              <w:rPr>
                <w:rFonts w:ascii="Times New Roman" w:eastAsia="Times New Roman" w:hAnsi="Times New Roman" w:cs="Times New Roman"/>
                <w:color w:val="000000"/>
                <w:highlight w:val="yellow"/>
              </w:rPr>
            </w:rPrChange>
          </w:rPr>
          <w:t>sugg</w:t>
        </w:r>
      </w:ins>
      <w:ins w:id="5045" w:author="Michael Bunce" w:date="2021-12-09T14:35:00Z">
        <w:r w:rsidR="007E09FF" w:rsidRPr="008E1A76">
          <w:rPr>
            <w:rFonts w:ascii="Times New Roman" w:eastAsia="Times New Roman" w:hAnsi="Times New Roman" w:cs="Times New Roman"/>
            <w:color w:val="000000" w:themeColor="text1"/>
            <w:rPrChange w:id="5046" w:author="Natasha Hardy" w:date="2021-12-10T13:32:00Z">
              <w:rPr>
                <w:rFonts w:ascii="Times New Roman" w:eastAsia="Times New Roman" w:hAnsi="Times New Roman" w:cs="Times New Roman"/>
                <w:color w:val="000000"/>
                <w:highlight w:val="yellow"/>
              </w:rPr>
            </w:rPrChange>
          </w:rPr>
          <w:t xml:space="preserve">esting </w:t>
        </w:r>
      </w:ins>
      <w:ins w:id="5047" w:author="Natasha Hardy" w:date="2021-11-12T14:55:00Z">
        <w:r w:rsidR="00D10C18" w:rsidRPr="008E1A76">
          <w:rPr>
            <w:rFonts w:ascii="Times New Roman" w:eastAsia="Times New Roman" w:hAnsi="Times New Roman" w:cs="Times New Roman"/>
            <w:color w:val="000000" w:themeColor="text1"/>
            <w:rPrChange w:id="5048" w:author="Natasha Hardy" w:date="2021-12-10T13:32:00Z">
              <w:rPr>
                <w:rFonts w:ascii="Times New Roman" w:eastAsia="Times New Roman" w:hAnsi="Times New Roman" w:cs="Times New Roman"/>
                <w:color w:val="000000"/>
              </w:rPr>
            </w:rPrChange>
          </w:rPr>
          <w:t>that long-nosed fur seals can consume multiple penguins in a single foraging</w:t>
        </w:r>
      </w:ins>
      <w:ins w:id="5049" w:author="Natasha Hardy" w:date="2021-11-12T14:58:00Z">
        <w:r w:rsidR="00D10C18" w:rsidRPr="008E1A76">
          <w:rPr>
            <w:rFonts w:ascii="Times New Roman" w:eastAsia="Times New Roman" w:hAnsi="Times New Roman" w:cs="Times New Roman"/>
            <w:color w:val="000000" w:themeColor="text1"/>
            <w:rPrChange w:id="5050" w:author="Natasha Hardy" w:date="2021-12-10T13:32:00Z">
              <w:rPr>
                <w:rFonts w:ascii="Times New Roman" w:eastAsia="Times New Roman" w:hAnsi="Times New Roman" w:cs="Times New Roman"/>
                <w:color w:val="000000"/>
              </w:rPr>
            </w:rPrChange>
          </w:rPr>
          <w:t xml:space="preserve"> trip</w:t>
        </w:r>
      </w:ins>
      <w:ins w:id="5051" w:author="Natasha Hardy" w:date="2021-12-10T11:04:00Z">
        <w:r w:rsidR="00D438AC" w:rsidRPr="008E1A76">
          <w:rPr>
            <w:rFonts w:ascii="Times New Roman" w:eastAsia="Times New Roman" w:hAnsi="Times New Roman" w:cs="Times New Roman"/>
            <w:color w:val="000000" w:themeColor="text1"/>
            <w:rPrChange w:id="5052" w:author="Natasha Hardy" w:date="2021-12-10T13:32:00Z">
              <w:rPr>
                <w:rFonts w:ascii="Times New Roman" w:eastAsia="Times New Roman" w:hAnsi="Times New Roman" w:cs="Times New Roman"/>
                <w:color w:val="000000"/>
                <w:highlight w:val="yellow"/>
              </w:rPr>
            </w:rPrChange>
          </w:rPr>
          <w:t xml:space="preserve"> or within 48h of sampling</w:t>
        </w:r>
      </w:ins>
      <w:ins w:id="5053" w:author="Natasha Hardy" w:date="2021-11-12T14:58:00Z">
        <w:r w:rsidR="00D10C18" w:rsidRPr="008E1A76">
          <w:rPr>
            <w:rFonts w:ascii="Times New Roman" w:eastAsia="Times New Roman" w:hAnsi="Times New Roman" w:cs="Times New Roman"/>
            <w:color w:val="000000" w:themeColor="text1"/>
            <w:rPrChange w:id="5054" w:author="Natasha Hardy" w:date="2021-12-10T13:32:00Z">
              <w:rPr>
                <w:rFonts w:ascii="Times New Roman" w:eastAsia="Times New Roman" w:hAnsi="Times New Roman" w:cs="Times New Roman"/>
                <w:color w:val="000000"/>
              </w:rPr>
            </w:rPrChange>
          </w:rPr>
          <w:t xml:space="preserve">. </w:t>
        </w:r>
      </w:ins>
      <w:ins w:id="5055" w:author="Natasha Hardy" w:date="2021-11-12T14:59:00Z">
        <w:r w:rsidR="00D10C18" w:rsidRPr="008E1A76">
          <w:rPr>
            <w:rFonts w:ascii="Times New Roman" w:eastAsia="Times New Roman" w:hAnsi="Times New Roman" w:cs="Times New Roman"/>
            <w:color w:val="000000" w:themeColor="text1"/>
            <w:rPrChange w:id="5056" w:author="Natasha Hardy" w:date="2021-12-10T13:32:00Z">
              <w:rPr>
                <w:rFonts w:ascii="Times New Roman" w:eastAsia="Times New Roman" w:hAnsi="Times New Roman" w:cs="Times New Roman"/>
                <w:color w:val="000000"/>
              </w:rPr>
            </w:rPrChange>
          </w:rPr>
          <w:t>This result provide</w:t>
        </w:r>
        <w:del w:id="5057" w:author="Nathan Bott" w:date="2021-12-10T14:33:00Z">
          <w:r w:rsidR="00D10C18" w:rsidRPr="008E1A76" w:rsidDel="00994BE4">
            <w:rPr>
              <w:rFonts w:ascii="Times New Roman" w:eastAsia="Times New Roman" w:hAnsi="Times New Roman" w:cs="Times New Roman"/>
              <w:color w:val="000000" w:themeColor="text1"/>
              <w:rPrChange w:id="5058" w:author="Natasha Hardy" w:date="2021-12-10T13:32:00Z">
                <w:rPr>
                  <w:rFonts w:ascii="Times New Roman" w:eastAsia="Times New Roman" w:hAnsi="Times New Roman" w:cs="Times New Roman"/>
                  <w:color w:val="000000"/>
                </w:rPr>
              </w:rPrChange>
            </w:rPr>
            <w:delText>s practitioners with</w:delText>
          </w:r>
        </w:del>
        <w:r w:rsidR="00D10C18" w:rsidRPr="008E1A76">
          <w:rPr>
            <w:rFonts w:ascii="Times New Roman" w:eastAsia="Times New Roman" w:hAnsi="Times New Roman" w:cs="Times New Roman"/>
            <w:color w:val="000000" w:themeColor="text1"/>
            <w:rPrChange w:id="5059" w:author="Natasha Hardy" w:date="2021-12-10T13:32:00Z">
              <w:rPr>
                <w:rFonts w:ascii="Times New Roman" w:eastAsia="Times New Roman" w:hAnsi="Times New Roman" w:cs="Times New Roman"/>
                <w:color w:val="000000"/>
              </w:rPr>
            </w:rPrChange>
          </w:rPr>
          <w:t xml:space="preserve"> a significantly more reliable method of estimating predation incidence and </w:t>
        </w:r>
      </w:ins>
      <w:ins w:id="5060" w:author="Natasha Hardy" w:date="2021-11-12T15:00:00Z">
        <w:r w:rsidR="00D10C18" w:rsidRPr="008E1A76">
          <w:rPr>
            <w:rFonts w:ascii="Times New Roman" w:eastAsia="Times New Roman" w:hAnsi="Times New Roman" w:cs="Times New Roman"/>
            <w:color w:val="000000" w:themeColor="text1"/>
            <w:rPrChange w:id="5061" w:author="Natasha Hardy" w:date="2021-12-10T13:32:00Z">
              <w:rPr>
                <w:rFonts w:ascii="Times New Roman" w:eastAsia="Times New Roman" w:hAnsi="Times New Roman" w:cs="Times New Roman"/>
                <w:color w:val="000000"/>
              </w:rPr>
            </w:rPrChange>
          </w:rPr>
          <w:t>impact than previous</w:t>
        </w:r>
      </w:ins>
      <w:ins w:id="5062" w:author="Nathan Bott" w:date="2021-12-10T14:33:00Z">
        <w:del w:id="5063" w:author="Natasha Hardy" w:date="2021-12-10T10:39:00Z">
          <w:r w:rsidR="009D518A" w:rsidRPr="008E1A76" w:rsidDel="00A670D5">
            <w:rPr>
              <w:rFonts w:ascii="Times New Roman" w:eastAsia="Times New Roman" w:hAnsi="Times New Roman" w:cs="Times New Roman"/>
              <w:color w:val="000000" w:themeColor="text1"/>
              <w:rPrChange w:id="5064" w:author="Natasha Hardy" w:date="2021-12-10T13:32:00Z">
                <w:rPr>
                  <w:rFonts w:ascii="Times New Roman" w:eastAsia="Times New Roman" w:hAnsi="Times New Roman" w:cs="Times New Roman"/>
                  <w:color w:val="000000"/>
                  <w:highlight w:val="yellow"/>
                </w:rPr>
              </w:rPrChange>
            </w:rPr>
            <w:delText>ly</w:delText>
          </w:r>
        </w:del>
      </w:ins>
      <w:ins w:id="5065" w:author="Natasha Hardy" w:date="2021-11-12T15:00:00Z">
        <w:r w:rsidR="00D10C18" w:rsidRPr="008E1A76">
          <w:rPr>
            <w:rFonts w:ascii="Times New Roman" w:eastAsia="Times New Roman" w:hAnsi="Times New Roman" w:cs="Times New Roman"/>
            <w:color w:val="000000" w:themeColor="text1"/>
            <w:rPrChange w:id="5066" w:author="Natasha Hardy" w:date="2021-12-10T13:32:00Z">
              <w:rPr>
                <w:rFonts w:ascii="Times New Roman" w:eastAsia="Times New Roman" w:hAnsi="Times New Roman" w:cs="Times New Roman"/>
                <w:color w:val="000000"/>
              </w:rPr>
            </w:rPrChange>
          </w:rPr>
          <w:t xml:space="preserve"> </w:t>
        </w:r>
      </w:ins>
      <w:ins w:id="5067" w:author="Nathan Bott" w:date="2021-12-10T14:33:00Z">
        <w:del w:id="5068" w:author="Natasha Hardy" w:date="2021-12-10T10:39:00Z">
          <w:r w:rsidR="009D518A" w:rsidRPr="008E1A76" w:rsidDel="00A670D5">
            <w:rPr>
              <w:rFonts w:ascii="Times New Roman" w:eastAsia="Times New Roman" w:hAnsi="Times New Roman" w:cs="Times New Roman"/>
              <w:color w:val="000000" w:themeColor="text1"/>
              <w:rPrChange w:id="5069" w:author="Natasha Hardy" w:date="2021-12-10T13:32:00Z">
                <w:rPr>
                  <w:rFonts w:ascii="Times New Roman" w:eastAsia="Times New Roman" w:hAnsi="Times New Roman" w:cs="Times New Roman"/>
                  <w:color w:val="000000"/>
                  <w:highlight w:val="yellow"/>
                </w:rPr>
              </w:rPrChange>
            </w:rPr>
            <w:delText>when it</w:delText>
          </w:r>
        </w:del>
      </w:ins>
      <w:ins w:id="5070" w:author="Nathan Bott" w:date="2021-12-10T14:34:00Z">
        <w:del w:id="5071" w:author="Natasha Hardy" w:date="2021-12-10T10:39:00Z">
          <w:r w:rsidR="009D518A" w:rsidRPr="008E1A76" w:rsidDel="00A670D5">
            <w:rPr>
              <w:rFonts w:ascii="Times New Roman" w:eastAsia="Times New Roman" w:hAnsi="Times New Roman" w:cs="Times New Roman"/>
              <w:color w:val="000000" w:themeColor="text1"/>
              <w:rPrChange w:id="5072" w:author="Natasha Hardy" w:date="2021-12-10T13:32:00Z">
                <w:rPr>
                  <w:rFonts w:ascii="Times New Roman" w:eastAsia="Times New Roman" w:hAnsi="Times New Roman" w:cs="Times New Roman"/>
                  <w:color w:val="000000"/>
                  <w:highlight w:val="yellow"/>
                </w:rPr>
              </w:rPrChange>
            </w:rPr>
            <w:delText xml:space="preserve"> was </w:delText>
          </w:r>
        </w:del>
      </w:ins>
      <w:ins w:id="5073" w:author="Natasha Hardy" w:date="2021-11-12T15:01:00Z">
        <w:del w:id="5074" w:author="Nathan Bott" w:date="2021-12-10T14:33:00Z">
          <w:r w:rsidR="0092214A" w:rsidRPr="008E1A76" w:rsidDel="009D518A">
            <w:rPr>
              <w:rFonts w:ascii="Times New Roman" w:eastAsia="Times New Roman" w:hAnsi="Times New Roman" w:cs="Times New Roman"/>
              <w:color w:val="000000" w:themeColor="text1"/>
              <w:rPrChange w:id="5075" w:author="Natasha Hardy" w:date="2021-12-10T13:32:00Z">
                <w:rPr>
                  <w:rFonts w:ascii="Times New Roman" w:eastAsia="Times New Roman" w:hAnsi="Times New Roman" w:cs="Times New Roman"/>
                  <w:color w:val="000000"/>
                </w:rPr>
              </w:rPrChange>
            </w:rPr>
            <w:delText>methods constrained to</w:delText>
          </w:r>
        </w:del>
      </w:ins>
      <w:ins w:id="5076" w:author="Natasha Hardy" w:date="2021-11-12T15:00:00Z">
        <w:del w:id="5077" w:author="Nathan Bott" w:date="2021-12-10T14:33:00Z">
          <w:r w:rsidR="00D10C18" w:rsidRPr="008E1A76" w:rsidDel="009D518A">
            <w:rPr>
              <w:rFonts w:ascii="Times New Roman" w:eastAsia="Times New Roman" w:hAnsi="Times New Roman" w:cs="Times New Roman"/>
              <w:color w:val="000000" w:themeColor="text1"/>
              <w:rPrChange w:id="5078" w:author="Natasha Hardy" w:date="2021-12-10T13:32:00Z">
                <w:rPr>
                  <w:rFonts w:ascii="Times New Roman" w:eastAsia="Times New Roman" w:hAnsi="Times New Roman" w:cs="Times New Roman"/>
                  <w:color w:val="000000"/>
                </w:rPr>
              </w:rPrChange>
            </w:rPr>
            <w:delText xml:space="preserve"> </w:delText>
          </w:r>
        </w:del>
        <w:r w:rsidR="00D10C18" w:rsidRPr="008E1A76">
          <w:rPr>
            <w:rFonts w:ascii="Times New Roman" w:eastAsia="Times New Roman" w:hAnsi="Times New Roman" w:cs="Times New Roman"/>
            <w:color w:val="000000" w:themeColor="text1"/>
            <w:rPrChange w:id="5079" w:author="Natasha Hardy" w:date="2021-12-10T13:32:00Z">
              <w:rPr>
                <w:rFonts w:ascii="Times New Roman" w:eastAsia="Times New Roman" w:hAnsi="Times New Roman" w:cs="Times New Roman"/>
                <w:color w:val="000000"/>
              </w:rPr>
            </w:rPrChange>
          </w:rPr>
          <w:t>assum</w:t>
        </w:r>
      </w:ins>
      <w:ins w:id="5080" w:author="Nathan Bott" w:date="2021-12-10T14:34:00Z">
        <w:del w:id="5081" w:author="Natasha Hardy" w:date="2021-12-10T10:39:00Z">
          <w:r w:rsidR="009D518A" w:rsidRPr="008E1A76" w:rsidDel="00A670D5">
            <w:rPr>
              <w:rFonts w:ascii="Times New Roman" w:eastAsia="Times New Roman" w:hAnsi="Times New Roman" w:cs="Times New Roman"/>
              <w:color w:val="000000" w:themeColor="text1"/>
              <w:rPrChange w:id="5082" w:author="Natasha Hardy" w:date="2021-12-10T13:32:00Z">
                <w:rPr>
                  <w:rFonts w:ascii="Times New Roman" w:eastAsia="Times New Roman" w:hAnsi="Times New Roman" w:cs="Times New Roman"/>
                  <w:color w:val="000000"/>
                  <w:highlight w:val="yellow"/>
                </w:rPr>
              </w:rPrChange>
            </w:rPr>
            <w:delText>ed</w:delText>
          </w:r>
        </w:del>
      </w:ins>
      <w:ins w:id="5083" w:author="Natasha Hardy" w:date="2021-12-10T10:39:00Z">
        <w:r w:rsidR="00A670D5" w:rsidRPr="008E1A76">
          <w:rPr>
            <w:rFonts w:ascii="Times New Roman" w:eastAsia="Times New Roman" w:hAnsi="Times New Roman" w:cs="Times New Roman"/>
            <w:color w:val="000000" w:themeColor="text1"/>
            <w:rPrChange w:id="5084" w:author="Natasha Hardy" w:date="2021-12-10T13:32:00Z">
              <w:rPr>
                <w:rFonts w:ascii="Times New Roman" w:eastAsia="Times New Roman" w:hAnsi="Times New Roman" w:cs="Times New Roman"/>
                <w:color w:val="000000"/>
                <w:highlight w:val="yellow"/>
              </w:rPr>
            </w:rPrChange>
          </w:rPr>
          <w:t>ptions</w:t>
        </w:r>
      </w:ins>
      <w:ins w:id="5085" w:author="Natasha Hardy" w:date="2021-11-12T15:00:00Z">
        <w:del w:id="5086" w:author="Nathan Bott" w:date="2021-12-10T14:34:00Z">
          <w:r w:rsidR="00D10C18" w:rsidRPr="008E1A76" w:rsidDel="009D518A">
            <w:rPr>
              <w:rFonts w:ascii="Times New Roman" w:eastAsia="Times New Roman" w:hAnsi="Times New Roman" w:cs="Times New Roman"/>
              <w:color w:val="000000" w:themeColor="text1"/>
              <w:rPrChange w:id="5087" w:author="Natasha Hardy" w:date="2021-12-10T13:32:00Z">
                <w:rPr>
                  <w:rFonts w:ascii="Times New Roman" w:eastAsia="Times New Roman" w:hAnsi="Times New Roman" w:cs="Times New Roman"/>
                  <w:color w:val="000000"/>
                </w:rPr>
              </w:rPrChange>
            </w:rPr>
            <w:delText>ing</w:delText>
          </w:r>
        </w:del>
        <w:r w:rsidR="00D10C18" w:rsidRPr="008E1A76">
          <w:rPr>
            <w:rFonts w:ascii="Times New Roman" w:eastAsia="Times New Roman" w:hAnsi="Times New Roman" w:cs="Times New Roman"/>
            <w:color w:val="000000" w:themeColor="text1"/>
            <w:rPrChange w:id="5088" w:author="Natasha Hardy" w:date="2021-12-10T13:32:00Z">
              <w:rPr>
                <w:rFonts w:ascii="Times New Roman" w:eastAsia="Times New Roman" w:hAnsi="Times New Roman" w:cs="Times New Roman"/>
                <w:color w:val="000000"/>
              </w:rPr>
            </w:rPrChange>
          </w:rPr>
          <w:t xml:space="preserve"> that each scat containing feathers </w:t>
        </w:r>
      </w:ins>
      <w:ins w:id="5089" w:author="Natasha Hardy" w:date="2021-11-12T15:01:00Z">
        <w:r w:rsidR="0092214A" w:rsidRPr="008E1A76">
          <w:rPr>
            <w:rFonts w:ascii="Times New Roman" w:eastAsia="Times New Roman" w:hAnsi="Times New Roman" w:cs="Times New Roman"/>
            <w:color w:val="000000" w:themeColor="text1"/>
            <w:rPrChange w:id="5090" w:author="Natasha Hardy" w:date="2021-12-10T13:32:00Z">
              <w:rPr>
                <w:rFonts w:ascii="Times New Roman" w:eastAsia="Times New Roman" w:hAnsi="Times New Roman" w:cs="Times New Roman"/>
                <w:color w:val="000000"/>
              </w:rPr>
            </w:rPrChange>
          </w:rPr>
          <w:t>corresponded to a single</w:t>
        </w:r>
      </w:ins>
      <w:ins w:id="5091" w:author="Nathan Bott" w:date="2021-12-10T14:34:00Z">
        <w:r w:rsidR="009D518A" w:rsidRPr="008E1A76">
          <w:rPr>
            <w:rFonts w:ascii="Times New Roman" w:eastAsia="Times New Roman" w:hAnsi="Times New Roman" w:cs="Times New Roman"/>
            <w:color w:val="000000" w:themeColor="text1"/>
            <w:rPrChange w:id="5092" w:author="Natasha Hardy" w:date="2021-12-10T13:32:00Z">
              <w:rPr>
                <w:rFonts w:ascii="Times New Roman" w:eastAsia="Times New Roman" w:hAnsi="Times New Roman" w:cs="Times New Roman"/>
                <w:color w:val="000000"/>
                <w:highlight w:val="yellow"/>
              </w:rPr>
            </w:rPrChange>
          </w:rPr>
          <w:t xml:space="preserve"> </w:t>
        </w:r>
      </w:ins>
      <w:ins w:id="5093" w:author="Natasha Hardy" w:date="2021-11-12T15:10:00Z">
        <w:del w:id="5094" w:author="Nathan Bott" w:date="2021-12-10T14:34:00Z">
          <w:r w:rsidR="0092214A" w:rsidRPr="008E1A76" w:rsidDel="009D518A">
            <w:rPr>
              <w:rFonts w:ascii="Times New Roman" w:eastAsia="Times New Roman" w:hAnsi="Times New Roman" w:cs="Times New Roman"/>
              <w:color w:val="000000" w:themeColor="text1"/>
              <w:rPrChange w:id="5095" w:author="Natasha Hardy" w:date="2021-12-10T13:32:00Z">
                <w:rPr>
                  <w:rFonts w:ascii="Times New Roman" w:eastAsia="Times New Roman" w:hAnsi="Times New Roman" w:cs="Times New Roman"/>
                  <w:color w:val="000000"/>
                </w:rPr>
              </w:rPrChange>
            </w:rPr>
            <w:delText xml:space="preserve"> consumed</w:delText>
          </w:r>
        </w:del>
      </w:ins>
      <w:ins w:id="5096" w:author="Natasha Hardy" w:date="2021-11-12T15:01:00Z">
        <w:del w:id="5097" w:author="Nathan Bott" w:date="2021-12-10T14:34:00Z">
          <w:r w:rsidR="0092214A" w:rsidRPr="008E1A76" w:rsidDel="009D518A">
            <w:rPr>
              <w:rFonts w:ascii="Times New Roman" w:eastAsia="Times New Roman" w:hAnsi="Times New Roman" w:cs="Times New Roman"/>
              <w:color w:val="000000" w:themeColor="text1"/>
              <w:rPrChange w:id="5098" w:author="Natasha Hardy" w:date="2021-12-10T13:32:00Z">
                <w:rPr>
                  <w:rFonts w:ascii="Times New Roman" w:eastAsia="Times New Roman" w:hAnsi="Times New Roman" w:cs="Times New Roman"/>
                  <w:color w:val="000000"/>
                </w:rPr>
              </w:rPrChange>
            </w:rPr>
            <w:delText xml:space="preserve"> </w:delText>
          </w:r>
        </w:del>
        <w:r w:rsidR="0092214A" w:rsidRPr="008E1A76">
          <w:rPr>
            <w:rFonts w:ascii="Times New Roman" w:eastAsia="Times New Roman" w:hAnsi="Times New Roman" w:cs="Times New Roman"/>
            <w:color w:val="000000" w:themeColor="text1"/>
            <w:rPrChange w:id="5099" w:author="Natasha Hardy" w:date="2021-12-10T13:32:00Z">
              <w:rPr>
                <w:rFonts w:ascii="Times New Roman" w:eastAsia="Times New Roman" w:hAnsi="Times New Roman" w:cs="Times New Roman"/>
                <w:color w:val="000000"/>
              </w:rPr>
            </w:rPrChange>
          </w:rPr>
          <w:t>bird</w:t>
        </w:r>
      </w:ins>
      <w:ins w:id="5100" w:author="Natasha Hardy" w:date="2021-11-12T15:02:00Z">
        <w:r w:rsidR="0092214A" w:rsidRPr="008E1A76">
          <w:rPr>
            <w:rFonts w:ascii="Times New Roman" w:eastAsia="Times New Roman" w:hAnsi="Times New Roman" w:cs="Times New Roman"/>
            <w:color w:val="000000" w:themeColor="text1"/>
            <w:rPrChange w:id="5101" w:author="Natasha Hardy" w:date="2021-12-10T13:32:00Z">
              <w:rPr>
                <w:rFonts w:ascii="Times New Roman" w:eastAsia="Times New Roman" w:hAnsi="Times New Roman" w:cs="Times New Roman"/>
                <w:color w:val="000000"/>
              </w:rPr>
            </w:rPrChange>
          </w:rPr>
          <w:t xml:space="preserve"> </w:t>
        </w:r>
        <w:r w:rsidR="0092214A" w:rsidRPr="008E1A76">
          <w:rPr>
            <w:color w:val="000000" w:themeColor="text1"/>
            <w:rPrChange w:id="5102" w:author="Natasha Hardy" w:date="2021-12-10T13:32:00Z">
              <w:rPr/>
            </w:rPrChange>
          </w:rPr>
          <w:t>(Page et al., 2005, Mumma et al. 2016)</w:t>
        </w:r>
      </w:ins>
      <w:ins w:id="5103" w:author="Natasha Hardy" w:date="2021-11-12T15:01:00Z">
        <w:r w:rsidR="0092214A" w:rsidRPr="008E1A76">
          <w:rPr>
            <w:rFonts w:ascii="Times New Roman" w:eastAsia="Times New Roman" w:hAnsi="Times New Roman" w:cs="Times New Roman"/>
            <w:color w:val="000000" w:themeColor="text1"/>
            <w:rPrChange w:id="5104" w:author="Natasha Hardy" w:date="2021-12-10T13:32:00Z">
              <w:rPr>
                <w:rFonts w:ascii="Times New Roman" w:eastAsia="Times New Roman" w:hAnsi="Times New Roman" w:cs="Times New Roman"/>
                <w:color w:val="000000"/>
              </w:rPr>
            </w:rPrChange>
          </w:rPr>
          <w:t xml:space="preserve">. </w:t>
        </w:r>
      </w:ins>
      <w:ins w:id="5105" w:author="Natasha Hardy" w:date="2021-12-10T13:16:00Z">
        <w:r w:rsidR="0001669B" w:rsidRPr="000B2280">
          <w:rPr>
            <w:color w:val="000000" w:themeColor="text1"/>
          </w:rPr>
          <w:t>If l</w:t>
        </w:r>
        <w:r w:rsidR="0001669B" w:rsidRPr="000B2280">
          <w:rPr>
            <w:color w:val="000000" w:themeColor="text1"/>
          </w:rPr>
          <w:t xml:space="preserve">ittle penguin predation </w:t>
        </w:r>
        <w:r w:rsidR="0001669B" w:rsidRPr="000B2280">
          <w:rPr>
            <w:color w:val="000000" w:themeColor="text1"/>
          </w:rPr>
          <w:t>becomes an</w:t>
        </w:r>
        <w:r w:rsidR="0001669B" w:rsidRPr="000B2280">
          <w:rPr>
            <w:color w:val="000000" w:themeColor="text1"/>
          </w:rPr>
          <w:t xml:space="preserve"> important individual foraging strategy </w:t>
        </w:r>
      </w:ins>
      <w:ins w:id="5106" w:author="Natasha Hardy" w:date="2021-12-10T13:17:00Z">
        <w:r w:rsidR="0001669B" w:rsidRPr="000B2280">
          <w:rPr>
            <w:color w:val="000000" w:themeColor="text1"/>
          </w:rPr>
          <w:t>even for</w:t>
        </w:r>
      </w:ins>
      <w:ins w:id="5107" w:author="Natasha Hardy" w:date="2021-12-10T13:16:00Z">
        <w:r w:rsidR="0001669B" w:rsidRPr="000B2280">
          <w:rPr>
            <w:color w:val="000000" w:themeColor="text1"/>
          </w:rPr>
          <w:t xml:space="preserve"> some long-nosed fur seals, </w:t>
        </w:r>
      </w:ins>
      <w:ins w:id="5108" w:author="Natasha Hardy" w:date="2021-12-10T13:17:00Z">
        <w:r w:rsidR="0001669B" w:rsidRPr="000B2280">
          <w:rPr>
            <w:color w:val="000000" w:themeColor="text1"/>
          </w:rPr>
          <w:t>this could have</w:t>
        </w:r>
      </w:ins>
      <w:ins w:id="5109" w:author="Natasha Hardy" w:date="2021-12-10T13:16:00Z">
        <w:r w:rsidR="0001669B" w:rsidRPr="000B2280">
          <w:rPr>
            <w:color w:val="000000" w:themeColor="text1"/>
          </w:rPr>
          <w:t xml:space="preserve"> </w:t>
        </w:r>
      </w:ins>
      <w:ins w:id="5110" w:author="Natasha Hardy" w:date="2021-12-10T13:20:00Z">
        <w:r w:rsidR="00EB201F" w:rsidRPr="000B2280">
          <w:rPr>
            <w:color w:val="000000" w:themeColor="text1"/>
          </w:rPr>
          <w:t xml:space="preserve">serious </w:t>
        </w:r>
      </w:ins>
      <w:ins w:id="5111" w:author="Natasha Hardy" w:date="2021-12-10T13:16:00Z">
        <w:r w:rsidR="0001669B" w:rsidRPr="000B2280">
          <w:rPr>
            <w:color w:val="000000" w:themeColor="text1"/>
          </w:rPr>
          <w:t xml:space="preserve">negative impacts for </w:t>
        </w:r>
      </w:ins>
      <w:ins w:id="5112" w:author="Natasha Hardy" w:date="2021-12-10T13:20:00Z">
        <w:r w:rsidR="00EB201F" w:rsidRPr="000B2280">
          <w:rPr>
            <w:color w:val="000000" w:themeColor="text1"/>
          </w:rPr>
          <w:t xml:space="preserve">isolated </w:t>
        </w:r>
      </w:ins>
      <w:ins w:id="5113" w:author="Natasha Hardy" w:date="2021-12-10T13:16:00Z">
        <w:r w:rsidR="0001669B" w:rsidRPr="000B2280">
          <w:rPr>
            <w:color w:val="000000" w:themeColor="text1"/>
          </w:rPr>
          <w:t>penguin populations.</w:t>
        </w:r>
      </w:ins>
      <w:ins w:id="5114" w:author="Natasha Hardy" w:date="2021-12-10T13:17:00Z">
        <w:r w:rsidR="0001669B" w:rsidRPr="000B2280">
          <w:rPr>
            <w:color w:val="000000" w:themeColor="text1"/>
          </w:rPr>
          <w:t xml:space="preserve"> </w:t>
        </w:r>
      </w:ins>
      <w:ins w:id="5115" w:author="Natasha Hardy" w:date="2021-12-10T13:21:00Z">
        <w:r w:rsidR="00EB201F" w:rsidRPr="000B2280">
          <w:rPr>
            <w:color w:val="000000" w:themeColor="text1"/>
          </w:rPr>
          <w:t>DNA-based methods are transferable across systems and offer vast potential for technological and methodological improvements (Tsuji et al., 2020) over traditional morphological diet assays.</w:t>
        </w:r>
      </w:ins>
    </w:p>
    <w:p w14:paraId="6E98BFCC" w14:textId="05030D90" w:rsidR="00926EAC" w:rsidRPr="008E1A76" w:rsidDel="006879F9" w:rsidRDefault="00926EAC" w:rsidP="001553A7">
      <w:pPr>
        <w:ind w:firstLine="720"/>
        <w:rPr>
          <w:del w:id="5116" w:author="Natasha Hardy" w:date="2021-11-12T15:57:00Z"/>
          <w:color w:val="000000" w:themeColor="text1"/>
          <w:rPrChange w:id="5117" w:author="Natasha Hardy" w:date="2021-12-10T13:32:00Z">
            <w:rPr>
              <w:del w:id="5118" w:author="Natasha Hardy" w:date="2021-11-12T15:57:00Z"/>
              <w:color w:val="000000"/>
            </w:rPr>
          </w:rPrChange>
        </w:rPr>
        <w:pPrChange w:id="5119" w:author="Natasha Hardy" w:date="2021-12-10T11:33:00Z">
          <w:pPr>
            <w:ind w:firstLine="720"/>
          </w:pPr>
        </w:pPrChange>
      </w:pPr>
    </w:p>
    <w:p w14:paraId="581E6649" w14:textId="21EEA633" w:rsidR="00065E05" w:rsidRPr="008E1A76" w:rsidDel="006879F9" w:rsidRDefault="004911EF" w:rsidP="001553A7">
      <w:pPr>
        <w:ind w:firstLine="720"/>
        <w:rPr>
          <w:ins w:id="5120" w:author="Microsoft Office User" w:date="2021-10-14T07:32:00Z"/>
          <w:del w:id="5121" w:author="Natasha Hardy" w:date="2021-11-12T15:57:00Z"/>
          <w:color w:val="000000" w:themeColor="text1"/>
          <w:rPrChange w:id="5122" w:author="Natasha Hardy" w:date="2021-12-10T13:32:00Z">
            <w:rPr>
              <w:ins w:id="5123" w:author="Microsoft Office User" w:date="2021-10-14T07:32:00Z"/>
              <w:del w:id="5124" w:author="Natasha Hardy" w:date="2021-11-12T15:57:00Z"/>
            </w:rPr>
          </w:rPrChange>
        </w:rPr>
        <w:pPrChange w:id="5125" w:author="Natasha Hardy" w:date="2021-12-10T11:33:00Z">
          <w:pPr>
            <w:ind w:firstLine="720"/>
          </w:pPr>
        </w:pPrChange>
      </w:pPr>
      <w:del w:id="5126" w:author="Natasha Hardy" w:date="2021-11-12T15:57:00Z">
        <w:r w:rsidRPr="008E1A76" w:rsidDel="006879F9">
          <w:rPr>
            <w:rFonts w:ascii="Times New Roman" w:eastAsia="Times New Roman" w:hAnsi="Times New Roman" w:cs="Times New Roman"/>
            <w:color w:val="000000" w:themeColor="text1"/>
            <w:rPrChange w:id="5127" w:author="Natasha Hardy" w:date="2021-12-10T13:32:00Z">
              <w:rPr>
                <w:rFonts w:ascii="Times New Roman" w:eastAsia="Times New Roman" w:hAnsi="Times New Roman" w:cs="Times New Roman"/>
                <w:color w:val="000000"/>
              </w:rPr>
            </w:rPrChange>
          </w:rPr>
          <w:delText xml:space="preserve">Quantifying predation can be difficult for certain taxa and current </w:delText>
        </w:r>
        <w:r w:rsidRPr="008E1A76" w:rsidDel="006879F9">
          <w:rPr>
            <w:rFonts w:ascii="Times New Roman" w:eastAsia="Times New Roman" w:hAnsi="Times New Roman" w:cs="Times New Roman"/>
            <w:color w:val="000000" w:themeColor="text1"/>
            <w:rPrChange w:id="5128" w:author="Natasha Hardy" w:date="2021-12-10T13:32:00Z">
              <w:rPr>
                <w:rFonts w:ascii="Times New Roman" w:eastAsia="Times New Roman" w:hAnsi="Times New Roman" w:cs="Times New Roman"/>
              </w:rPr>
            </w:rPrChange>
          </w:rPr>
          <w:delText>DNA-based tools already offer significant advantages over identifications of morphological prey remains</w:delText>
        </w:r>
      </w:del>
      <w:del w:id="5129" w:author="Natasha Hardy" w:date="2021-11-11T10:06:00Z">
        <w:r w:rsidRPr="008E1A76">
          <w:rPr>
            <w:color w:val="000000" w:themeColor="text1"/>
            <w:rPrChange w:id="5130" w:author="Natasha Hardy" w:date="2021-12-10T13:32:00Z">
              <w:rPr>
                <w:color w:val="000000"/>
              </w:rPr>
            </w:rPrChange>
          </w:rPr>
          <w:delText>.</w:delText>
        </w:r>
      </w:del>
      <w:ins w:id="5131" w:author="Rebecca McIntosh" w:date="2021-10-28T16:07:00Z">
        <w:del w:id="5132" w:author="Natasha Hardy" w:date="2021-11-12T15:57:00Z">
          <w:r w:rsidR="00993CA6" w:rsidRPr="008E1A76" w:rsidDel="006879F9">
            <w:rPr>
              <w:rFonts w:ascii="Times New Roman" w:eastAsia="Times New Roman" w:hAnsi="Times New Roman" w:cs="Times New Roman"/>
              <w:color w:val="000000" w:themeColor="text1"/>
              <w:rPrChange w:id="5133" w:author="Natasha Hardy" w:date="2021-12-10T13:32:00Z">
                <w:rPr>
                  <w:rFonts w:ascii="Times New Roman" w:eastAsia="Times New Roman" w:hAnsi="Times New Roman" w:cs="Times New Roman"/>
                </w:rPr>
              </w:rPrChange>
            </w:rPr>
            <w:delText xml:space="preserve">, particularly </w:delText>
          </w:r>
        </w:del>
      </w:ins>
      <w:ins w:id="5134" w:author="Rebecca McIntosh" w:date="2021-10-28T16:13:00Z">
        <w:del w:id="5135" w:author="Natasha Hardy" w:date="2021-11-12T15:57:00Z">
          <w:r w:rsidR="00B07307" w:rsidRPr="008E1A76" w:rsidDel="006879F9">
            <w:rPr>
              <w:rFonts w:ascii="Times New Roman" w:eastAsia="Times New Roman" w:hAnsi="Times New Roman" w:cs="Times New Roman"/>
              <w:color w:val="000000" w:themeColor="text1"/>
              <w:rPrChange w:id="5136" w:author="Natasha Hardy" w:date="2021-12-10T13:32:00Z">
                <w:rPr>
                  <w:rFonts w:ascii="Times New Roman" w:eastAsia="Times New Roman" w:hAnsi="Times New Roman" w:cs="Times New Roman"/>
                </w:rPr>
              </w:rPrChange>
            </w:rPr>
            <w:delText xml:space="preserve">for </w:delText>
          </w:r>
        </w:del>
      </w:ins>
      <w:ins w:id="5137" w:author="Rebecca McIntosh" w:date="2021-10-28T16:07:00Z">
        <w:del w:id="5138" w:author="Natasha Hardy" w:date="2021-11-12T15:57:00Z">
          <w:r w:rsidR="00993CA6" w:rsidRPr="008E1A76" w:rsidDel="006879F9">
            <w:rPr>
              <w:rFonts w:ascii="Times New Roman" w:eastAsia="Times New Roman" w:hAnsi="Times New Roman" w:cs="Times New Roman"/>
              <w:color w:val="000000" w:themeColor="text1"/>
              <w:rPrChange w:id="5139" w:author="Natasha Hardy" w:date="2021-12-10T13:32:00Z">
                <w:rPr>
                  <w:rFonts w:ascii="Times New Roman" w:eastAsia="Times New Roman" w:hAnsi="Times New Roman" w:cs="Times New Roman"/>
                </w:rPr>
              </w:rPrChange>
            </w:rPr>
            <w:delText>cartilaginous or gelatinous taxa</w:delText>
          </w:r>
        </w:del>
      </w:ins>
      <w:ins w:id="5140" w:author="Rebecca McIntosh" w:date="2021-11-11T10:06:00Z">
        <w:del w:id="5141" w:author="Natasha Hardy" w:date="2021-11-12T15:57:00Z">
          <w:r w:rsidRPr="008E1A76" w:rsidDel="006879F9">
            <w:rPr>
              <w:color w:val="000000" w:themeColor="text1"/>
              <w:rPrChange w:id="5142" w:author="Natasha Hardy" w:date="2021-12-10T13:32:00Z">
                <w:rPr>
                  <w:color w:val="000000"/>
                </w:rPr>
              </w:rPrChange>
            </w:rPr>
            <w:delText xml:space="preserve">. </w:delText>
          </w:r>
        </w:del>
      </w:ins>
      <w:ins w:id="5143" w:author="Rebecca McIntosh" w:date="2021-10-28T16:09:00Z">
        <w:del w:id="5144" w:author="Natasha Hardy" w:date="2021-11-12T15:57:00Z">
          <w:r w:rsidR="00993CA6" w:rsidRPr="008E1A76" w:rsidDel="006879F9">
            <w:rPr>
              <w:color w:val="000000" w:themeColor="text1"/>
              <w:rPrChange w:id="5145" w:author="Natasha Hardy" w:date="2021-12-10T13:32:00Z">
                <w:rPr>
                  <w:color w:val="000000"/>
                </w:rPr>
              </w:rPrChange>
            </w:rPr>
            <w:delText>DNA analyses can detect</w:delText>
          </w:r>
        </w:del>
      </w:ins>
      <w:ins w:id="5146" w:author="Rebecca McIntosh" w:date="2021-10-28T12:46:00Z">
        <w:del w:id="5147" w:author="Natasha Hardy" w:date="2021-11-12T15:57:00Z">
          <w:r w:rsidR="00EA5D92" w:rsidRPr="008E1A76" w:rsidDel="006879F9">
            <w:rPr>
              <w:color w:val="000000" w:themeColor="text1"/>
              <w:rPrChange w:id="5148" w:author="Natasha Hardy" w:date="2021-12-10T13:32:00Z">
                <w:rPr>
                  <w:color w:val="000000"/>
                </w:rPr>
              </w:rPrChange>
            </w:rPr>
            <w:delText xml:space="preserve"> </w:delText>
          </w:r>
        </w:del>
      </w:ins>
      <w:ins w:id="5149" w:author="Rebecca McIntosh" w:date="2021-10-28T13:05:00Z">
        <w:del w:id="5150" w:author="Natasha Hardy" w:date="2021-11-12T15:57:00Z">
          <w:r w:rsidR="003E29B1" w:rsidRPr="008E1A76" w:rsidDel="006879F9">
            <w:rPr>
              <w:color w:val="000000" w:themeColor="text1"/>
              <w:rPrChange w:id="5151" w:author="Natasha Hardy" w:date="2021-12-10T13:32:00Z">
                <w:rPr>
                  <w:color w:val="000000"/>
                  <w:highlight w:val="yellow"/>
                </w:rPr>
              </w:rPrChange>
            </w:rPr>
            <w:delText>larger prey</w:delText>
          </w:r>
        </w:del>
      </w:ins>
      <w:ins w:id="5152" w:author="Rebecca McIntosh" w:date="2021-10-28T16:09:00Z">
        <w:del w:id="5153" w:author="Natasha Hardy" w:date="2021-11-12T15:57:00Z">
          <w:r w:rsidR="00993CA6" w:rsidRPr="008E1A76" w:rsidDel="006879F9">
            <w:rPr>
              <w:color w:val="000000" w:themeColor="text1"/>
              <w:rPrChange w:id="5154" w:author="Natasha Hardy" w:date="2021-12-10T13:32:00Z">
                <w:rPr>
                  <w:color w:val="000000"/>
                  <w:highlight w:val="green"/>
                </w:rPr>
              </w:rPrChange>
            </w:rPr>
            <w:delText xml:space="preserve"> missed in hard-parts analyses</w:delText>
          </w:r>
        </w:del>
      </w:ins>
      <w:ins w:id="5155" w:author="Rebecca McIntosh" w:date="2021-10-29T13:00:00Z">
        <w:del w:id="5156" w:author="Natasha Hardy" w:date="2021-11-12T15:57:00Z">
          <w:r w:rsidR="0037468C" w:rsidRPr="008E1A76" w:rsidDel="006879F9">
            <w:rPr>
              <w:color w:val="000000" w:themeColor="text1"/>
              <w:rPrChange w:id="5157" w:author="Natasha Hardy" w:date="2021-12-10T13:32:00Z">
                <w:rPr>
                  <w:color w:val="000000"/>
                </w:rPr>
              </w:rPrChange>
            </w:rPr>
            <w:delText>: f</w:delText>
          </w:r>
        </w:del>
      </w:ins>
      <w:ins w:id="5158" w:author="Rebecca McIntosh" w:date="2021-10-28T16:10:00Z">
        <w:del w:id="5159" w:author="Natasha Hardy" w:date="2021-11-12T15:57:00Z">
          <w:r w:rsidR="00993CA6" w:rsidRPr="008E1A76" w:rsidDel="006879F9">
            <w:rPr>
              <w:color w:val="000000" w:themeColor="text1"/>
              <w:rPrChange w:id="5160" w:author="Natasha Hardy" w:date="2021-12-10T13:32:00Z">
                <w:rPr>
                  <w:color w:val="000000"/>
                </w:rPr>
              </w:rPrChange>
            </w:rPr>
            <w:delText xml:space="preserve">or example, fur seals </w:delText>
          </w:r>
        </w:del>
      </w:ins>
      <w:ins w:id="5161" w:author="Rebecca McIntosh" w:date="2021-10-28T13:05:00Z">
        <w:del w:id="5162" w:author="Natasha Hardy" w:date="2021-11-12T15:57:00Z">
          <w:r w:rsidR="003E29B1" w:rsidRPr="008E1A76" w:rsidDel="006879F9">
            <w:rPr>
              <w:color w:val="000000" w:themeColor="text1"/>
              <w:rPrChange w:id="5163" w:author="Natasha Hardy" w:date="2021-12-10T13:32:00Z">
                <w:rPr>
                  <w:color w:val="000000"/>
                </w:rPr>
              </w:rPrChange>
            </w:rPr>
            <w:delText xml:space="preserve">may </w:delText>
          </w:r>
        </w:del>
      </w:ins>
      <w:ins w:id="5164" w:author="Rebecca McIntosh" w:date="2021-10-28T16:10:00Z">
        <w:del w:id="5165" w:author="Natasha Hardy" w:date="2021-11-12T15:57:00Z">
          <w:r w:rsidR="00993CA6" w:rsidRPr="008E1A76" w:rsidDel="006879F9">
            <w:rPr>
              <w:color w:val="000000" w:themeColor="text1"/>
              <w:rPrChange w:id="5166" w:author="Natasha Hardy" w:date="2021-12-10T13:32:00Z">
                <w:rPr>
                  <w:color w:val="000000"/>
                </w:rPr>
              </w:rPrChange>
            </w:rPr>
            <w:delText>break</w:delText>
          </w:r>
        </w:del>
      </w:ins>
      <w:ins w:id="5167" w:author="Rebecca McIntosh" w:date="2021-10-28T13:05:00Z">
        <w:del w:id="5168" w:author="Natasha Hardy" w:date="2021-11-12T15:57:00Z">
          <w:r w:rsidR="003E29B1" w:rsidRPr="008E1A76" w:rsidDel="006879F9">
            <w:rPr>
              <w:color w:val="000000" w:themeColor="text1"/>
              <w:rPrChange w:id="5169" w:author="Natasha Hardy" w:date="2021-12-10T13:32:00Z">
                <w:rPr>
                  <w:color w:val="000000"/>
                </w:rPr>
              </w:rPrChange>
            </w:rPr>
            <w:delText xml:space="preserve"> apart and selectively eat</w:delText>
          </w:r>
        </w:del>
      </w:ins>
      <w:ins w:id="5170" w:author="Rebecca McIntosh" w:date="2021-10-28T15:38:00Z">
        <w:del w:id="5171" w:author="Natasha Hardy" w:date="2021-11-12T15:57:00Z">
          <w:r w:rsidR="00E90795" w:rsidRPr="008E1A76" w:rsidDel="006879F9">
            <w:rPr>
              <w:color w:val="000000" w:themeColor="text1"/>
              <w:rPrChange w:id="5172" w:author="Natasha Hardy" w:date="2021-12-10T13:32:00Z">
                <w:rPr>
                  <w:color w:val="000000"/>
                </w:rPr>
              </w:rPrChange>
            </w:rPr>
            <w:delText xml:space="preserve"> </w:delText>
          </w:r>
        </w:del>
      </w:ins>
      <w:ins w:id="5173" w:author="Rebecca McIntosh" w:date="2021-10-28T16:10:00Z">
        <w:del w:id="5174" w:author="Natasha Hardy" w:date="2021-11-12T15:57:00Z">
          <w:r w:rsidR="00993CA6" w:rsidRPr="008E1A76" w:rsidDel="006879F9">
            <w:rPr>
              <w:color w:val="000000" w:themeColor="text1"/>
              <w:rPrChange w:id="5175" w:author="Natasha Hardy" w:date="2021-12-10T13:32:00Z">
                <w:rPr>
                  <w:color w:val="000000"/>
                </w:rPr>
              </w:rPrChange>
            </w:rPr>
            <w:delText>larger prey</w:delText>
          </w:r>
          <w:r w:rsidR="00993CA6" w:rsidRPr="008E1A76" w:rsidDel="006879F9">
            <w:rPr>
              <w:color w:val="000000" w:themeColor="text1"/>
              <w:rPrChange w:id="5176" w:author="Natasha Hardy" w:date="2021-12-10T13:32:00Z">
                <w:rPr/>
              </w:rPrChange>
            </w:rPr>
            <w:delText>,</w:delText>
          </w:r>
          <w:r w:rsidR="00993CA6" w:rsidRPr="008E1A76" w:rsidDel="006879F9">
            <w:rPr>
              <w:color w:val="000000" w:themeColor="text1"/>
              <w:rPrChange w:id="5177" w:author="Natasha Hardy" w:date="2021-12-10T13:32:00Z">
                <w:rPr>
                  <w:color w:val="000000"/>
                </w:rPr>
              </w:rPrChange>
            </w:rPr>
            <w:delText xml:space="preserve"> </w:delText>
          </w:r>
        </w:del>
      </w:ins>
      <w:del w:id="5178" w:author="Natasha Hardy" w:date="2021-11-12T15:57:00Z">
        <w:r w:rsidRPr="008E1A76" w:rsidDel="006879F9">
          <w:rPr>
            <w:color w:val="000000" w:themeColor="text1"/>
            <w:rPrChange w:id="5179" w:author="Natasha Hardy" w:date="2021-12-10T13:32:00Z">
              <w:rPr>
                <w:color w:val="000000"/>
              </w:rPr>
            </w:rPrChange>
          </w:rPr>
          <w:delText>Many predators</w:delText>
        </w:r>
        <w:r w:rsidRPr="008E1A76" w:rsidDel="006879F9">
          <w:rPr>
            <w:rFonts w:ascii="Times New Roman" w:eastAsia="Times New Roman" w:hAnsi="Times New Roman" w:cs="Times New Roman"/>
            <w:color w:val="000000" w:themeColor="text1"/>
            <w:rPrChange w:id="5180" w:author="Natasha Hardy" w:date="2021-12-10T13:32:00Z">
              <w:rPr>
                <w:rFonts w:ascii="Times New Roman" w:eastAsia="Times New Roman" w:hAnsi="Times New Roman" w:cs="Times New Roman"/>
                <w:color w:val="000000"/>
              </w:rPr>
            </w:rPrChange>
          </w:rPr>
          <w:delText xml:space="preserve"> </w:delText>
        </w:r>
        <w:r w:rsidRPr="008E1A76" w:rsidDel="006879F9">
          <w:rPr>
            <w:color w:val="000000" w:themeColor="text1"/>
            <w:rPrChange w:id="5181" w:author="Natasha Hardy" w:date="2021-12-10T13:32:00Z">
              <w:rPr>
                <w:color w:val="000000"/>
              </w:rPr>
            </w:rPrChange>
          </w:rPr>
          <w:delText>often process large, feathered prey differently than they do smaller prey that can be swallowed whole – fur seals thrash seabirds into pieces or tear</w:delText>
        </w:r>
      </w:del>
      <w:ins w:id="5182" w:author="Rebecca McIntosh" w:date="2021-10-28T15:32:00Z">
        <w:del w:id="5183" w:author="Natasha Hardy" w:date="2021-11-12T15:57:00Z">
          <w:r w:rsidR="00BA74E0" w:rsidRPr="008E1A76" w:rsidDel="006879F9">
            <w:rPr>
              <w:color w:val="000000" w:themeColor="text1"/>
              <w:rPrChange w:id="5184" w:author="Natasha Hardy" w:date="2021-12-10T13:32:00Z">
                <w:rPr>
                  <w:color w:val="000000"/>
                </w:rPr>
              </w:rPrChange>
            </w:rPr>
            <w:delText>remove</w:delText>
          </w:r>
        </w:del>
      </w:ins>
      <w:ins w:id="5185" w:author="Rebecca McIntosh" w:date="2021-10-28T12:56:00Z">
        <w:del w:id="5186" w:author="Natasha Hardy" w:date="2021-11-12T15:57:00Z">
          <w:r w:rsidR="009A4489" w:rsidRPr="008E1A76" w:rsidDel="006879F9">
            <w:rPr>
              <w:color w:val="000000" w:themeColor="text1"/>
              <w:rPrChange w:id="5187" w:author="Natasha Hardy" w:date="2021-12-10T13:32:00Z">
                <w:rPr>
                  <w:color w:val="000000"/>
                </w:rPr>
              </w:rPrChange>
            </w:rPr>
            <w:delText xml:space="preserve">seabird </w:delText>
          </w:r>
        </w:del>
      </w:ins>
      <w:del w:id="5188" w:author="Natasha Hardy" w:date="2021-11-12T15:57:00Z">
        <w:r w:rsidRPr="008E1A76" w:rsidDel="006879F9">
          <w:rPr>
            <w:color w:val="000000" w:themeColor="text1"/>
            <w:rPrChange w:id="5189" w:author="Natasha Hardy" w:date="2021-12-10T13:32:00Z">
              <w:rPr>
                <w:color w:val="000000"/>
              </w:rPr>
            </w:rPrChange>
          </w:rPr>
          <w:delText>their skin and feathers off</w:delText>
        </w:r>
      </w:del>
      <w:ins w:id="5190" w:author="Rebecca McIntosh" w:date="2021-10-28T12:49:00Z">
        <w:del w:id="5191" w:author="Natasha Hardy" w:date="2021-11-12T15:57:00Z">
          <w:r w:rsidR="00EA5D92" w:rsidRPr="008E1A76" w:rsidDel="006879F9">
            <w:rPr>
              <w:color w:val="000000" w:themeColor="text1"/>
              <w:rPrChange w:id="5192" w:author="Natasha Hardy" w:date="2021-12-10T13:32:00Z">
                <w:rPr>
                  <w:color w:val="000000"/>
                </w:rPr>
              </w:rPrChange>
            </w:rPr>
            <w:delText>pr</w:delText>
          </w:r>
        </w:del>
      </w:ins>
      <w:ins w:id="5193" w:author="Rebecca McIntosh" w:date="2021-10-28T12:50:00Z">
        <w:del w:id="5194" w:author="Natasha Hardy" w:date="2021-11-12T15:57:00Z">
          <w:r w:rsidR="00EA5D92" w:rsidRPr="008E1A76" w:rsidDel="006879F9">
            <w:rPr>
              <w:color w:val="000000" w:themeColor="text1"/>
              <w:rPrChange w:id="5195" w:author="Natasha Hardy" w:date="2021-12-10T13:32:00Z">
                <w:rPr>
                  <w:color w:val="000000"/>
                </w:rPr>
              </w:rPrChange>
            </w:rPr>
            <w:delText>ior to consumption</w:delText>
          </w:r>
        </w:del>
      </w:ins>
      <w:del w:id="5196" w:author="Natasha Hardy" w:date="2021-11-12T15:57:00Z">
        <w:r w:rsidRPr="008E1A76" w:rsidDel="006879F9">
          <w:rPr>
            <w:color w:val="000000" w:themeColor="text1"/>
            <w:rPrChange w:id="5197" w:author="Natasha Hardy" w:date="2021-12-10T13:32:00Z">
              <w:rPr>
                <w:color w:val="000000"/>
              </w:rPr>
            </w:rPrChange>
          </w:rPr>
          <w:delText xml:space="preserve"> </w:delText>
        </w:r>
        <w:r w:rsidRPr="008E1A76" w:rsidDel="006879F9">
          <w:rPr>
            <w:color w:val="000000" w:themeColor="text1"/>
            <w:rPrChange w:id="5198" w:author="Natasha Hardy" w:date="2021-12-10T13:32:00Z">
              <w:rPr/>
            </w:rPrChange>
          </w:rPr>
          <w:delText>(Hocking et al., 2016</w:delText>
        </w:r>
      </w:del>
      <w:del w:id="5199" w:author="Natasha Hardy" w:date="2021-11-11T10:06:00Z">
        <w:r w:rsidRPr="008E1A76">
          <w:rPr>
            <w:color w:val="000000" w:themeColor="text1"/>
            <w:rPrChange w:id="5200" w:author="Natasha Hardy" w:date="2021-12-10T13:32:00Z">
              <w:rPr/>
            </w:rPrChange>
          </w:rPr>
          <w:delText>)</w:delText>
        </w:r>
      </w:del>
      <w:del w:id="5201" w:author="Natasha Hardy" w:date="2021-11-12T15:57:00Z">
        <w:r w:rsidRPr="008E1A76" w:rsidDel="006879F9">
          <w:rPr>
            <w:color w:val="000000" w:themeColor="text1"/>
            <w:rPrChange w:id="5202" w:author="Natasha Hardy" w:date="2021-12-10T13:32:00Z">
              <w:rPr/>
            </w:rPrChange>
          </w:rPr>
          <w:delText>)</w:delText>
        </w:r>
      </w:del>
      <w:ins w:id="5203" w:author="Rebecca McIntosh" w:date="2021-10-28T12:56:00Z">
        <w:del w:id="5204" w:author="Natasha Hardy" w:date="2021-11-12T15:57:00Z">
          <w:r w:rsidR="009A4489" w:rsidRPr="008E1A76" w:rsidDel="006879F9">
            <w:rPr>
              <w:color w:val="000000" w:themeColor="text1"/>
              <w:rPrChange w:id="5205" w:author="Natasha Hardy" w:date="2021-12-10T13:32:00Z">
                <w:rPr/>
              </w:rPrChange>
            </w:rPr>
            <w:delText>and regurgitat</w:delText>
          </w:r>
        </w:del>
      </w:ins>
      <w:ins w:id="5206" w:author="Rebecca McIntosh" w:date="2021-10-28T15:32:00Z">
        <w:del w:id="5207" w:author="Natasha Hardy" w:date="2021-11-12T15:57:00Z">
          <w:r w:rsidR="00BA74E0" w:rsidRPr="008E1A76" w:rsidDel="006879F9">
            <w:rPr>
              <w:color w:val="000000" w:themeColor="text1"/>
              <w:rPrChange w:id="5208" w:author="Natasha Hardy" w:date="2021-12-10T13:32:00Z">
                <w:rPr/>
              </w:rPrChange>
            </w:rPr>
            <w:delText>e</w:delText>
          </w:r>
        </w:del>
      </w:ins>
      <w:ins w:id="5209" w:author="Rebecca McIntosh" w:date="2021-10-28T12:56:00Z">
        <w:del w:id="5210" w:author="Natasha Hardy" w:date="2021-11-12T15:57:00Z">
          <w:r w:rsidR="009A4489" w:rsidRPr="008E1A76" w:rsidDel="006879F9">
            <w:rPr>
              <w:color w:val="000000" w:themeColor="text1"/>
              <w:rPrChange w:id="5211" w:author="Natasha Hardy" w:date="2021-12-10T13:32:00Z">
                <w:rPr/>
              </w:rPrChange>
            </w:rPr>
            <w:delText xml:space="preserve"> large prey remains (Hocking et al., 2016</w:delText>
          </w:r>
        </w:del>
      </w:ins>
      <w:ins w:id="5212" w:author="Rebecca McIntosh" w:date="2021-10-28T12:57:00Z">
        <w:del w:id="5213" w:author="Natasha Hardy" w:date="2021-11-12T15:57:00Z">
          <w:r w:rsidR="009A4489" w:rsidRPr="008E1A76" w:rsidDel="006879F9">
            <w:rPr>
              <w:color w:val="000000" w:themeColor="text1"/>
              <w:rPrChange w:id="5214" w:author="Natasha Hardy" w:date="2021-12-10T13:32:00Z">
                <w:rPr>
                  <w:color w:val="000000"/>
                </w:rPr>
              </w:rPrChange>
            </w:rPr>
            <w:delText>; Page et al. 2005</w:delText>
          </w:r>
        </w:del>
      </w:ins>
      <w:ins w:id="5215" w:author="Rebecca McIntosh" w:date="2021-10-28T16:10:00Z">
        <w:del w:id="5216" w:author="Natasha Hardy" w:date="2021-11-12T15:57:00Z">
          <w:r w:rsidR="00993CA6" w:rsidRPr="008E1A76" w:rsidDel="006879F9">
            <w:rPr>
              <w:color w:val="000000" w:themeColor="text1"/>
              <w:rPrChange w:id="5217" w:author="Natasha Hardy" w:date="2021-12-10T13:32:00Z">
                <w:rPr>
                  <w:color w:val="000000"/>
                </w:rPr>
              </w:rPrChange>
            </w:rPr>
            <w:delText xml:space="preserve">; </w:delText>
          </w:r>
          <w:r w:rsidR="00993CA6" w:rsidRPr="008E1A76" w:rsidDel="006879F9">
            <w:rPr>
              <w:color w:val="000000" w:themeColor="text1"/>
              <w:rPrChange w:id="5218" w:author="Natasha Hardy" w:date="2021-12-10T13:32:00Z">
                <w:rPr/>
              </w:rPrChange>
            </w:rPr>
            <w:delText>Mumma et al., 2016</w:delText>
          </w:r>
        </w:del>
      </w:ins>
      <w:ins w:id="5219" w:author="Rebecca McIntosh" w:date="2021-10-28T12:56:00Z">
        <w:del w:id="5220" w:author="Natasha Hardy" w:date="2021-11-12T15:57:00Z">
          <w:r w:rsidR="009A4489" w:rsidRPr="008E1A76" w:rsidDel="006879F9">
            <w:rPr>
              <w:color w:val="000000" w:themeColor="text1"/>
              <w:rPrChange w:id="5221" w:author="Natasha Hardy" w:date="2021-12-10T13:32:00Z">
                <w:rPr/>
              </w:rPrChange>
            </w:rPr>
            <w:delText>)</w:delText>
          </w:r>
        </w:del>
      </w:ins>
      <w:ins w:id="5222" w:author="Nathan Bott" w:date="2021-11-08T09:41:00Z">
        <w:del w:id="5223" w:author="Natasha Hardy" w:date="2021-11-12T15:57:00Z">
          <w:r w:rsidR="00A37F2A" w:rsidRPr="008E1A76" w:rsidDel="006879F9">
            <w:rPr>
              <w:color w:val="000000" w:themeColor="text1"/>
              <w:rPrChange w:id="5224" w:author="Natasha Hardy" w:date="2021-12-10T13:32:00Z">
                <w:rPr/>
              </w:rPrChange>
            </w:rPr>
            <w:delText xml:space="preserve">terrestrial have been reported to </w:delText>
          </w:r>
        </w:del>
      </w:ins>
      <w:ins w:id="5225" w:author="Nathan Bott" w:date="2021-11-11T10:06:00Z">
        <w:del w:id="5226" w:author="Natasha Hardy" w:date="2021-11-12T15:57:00Z">
          <w:r w:rsidRPr="008E1A76" w:rsidDel="006879F9">
            <w:rPr>
              <w:color w:val="000000" w:themeColor="text1"/>
              <w:rPrChange w:id="5227" w:author="Natasha Hardy" w:date="2021-12-10T13:32:00Z">
                <w:rPr>
                  <w:color w:val="000000"/>
                </w:rPr>
              </w:rPrChange>
            </w:rPr>
            <w:delText xml:space="preserve">. </w:delText>
          </w:r>
        </w:del>
      </w:ins>
      <w:ins w:id="5228" w:author="Nathan Bott" w:date="2021-11-08T09:40:00Z">
        <w:del w:id="5229" w:author="Natasha Hardy" w:date="2021-11-12T15:57:00Z">
          <w:r w:rsidR="007D4061" w:rsidRPr="008E1A76" w:rsidDel="006879F9">
            <w:rPr>
              <w:color w:val="000000" w:themeColor="text1"/>
              <w:rPrChange w:id="5230" w:author="Natasha Hardy" w:date="2021-12-10T13:32:00Z">
                <w:rPr>
                  <w:color w:val="000000"/>
                </w:rPr>
              </w:rPrChange>
            </w:rPr>
            <w:delText xml:space="preserve">Morphological analyses of </w:delText>
          </w:r>
        </w:del>
      </w:ins>
      <w:ins w:id="5231" w:author="Nathan Bott" w:date="2021-11-08T09:41:00Z">
        <w:del w:id="5232" w:author="Natasha Hardy" w:date="2021-11-12T15:57:00Z">
          <w:r w:rsidR="00A37F2A" w:rsidRPr="008E1A76" w:rsidDel="006879F9">
            <w:rPr>
              <w:color w:val="000000" w:themeColor="text1"/>
              <w:rPrChange w:id="5233" w:author="Natasha Hardy" w:date="2021-12-10T13:32:00Z">
                <w:rPr>
                  <w:color w:val="000000"/>
                </w:rPr>
              </w:rPrChange>
            </w:rPr>
            <w:delText>f</w:delText>
          </w:r>
        </w:del>
      </w:ins>
      <w:ins w:id="5234" w:author="Nathan Bott" w:date="2021-11-08T09:40:00Z">
        <w:del w:id="5235" w:author="Natasha Hardy" w:date="2021-11-12T15:57:00Z">
          <w:r w:rsidR="007D4061" w:rsidRPr="008E1A76" w:rsidDel="006879F9">
            <w:rPr>
              <w:color w:val="000000" w:themeColor="text1"/>
              <w:rPrChange w:id="5236" w:author="Natasha Hardy" w:date="2021-12-10T13:32:00Z">
                <w:rPr>
                  <w:color w:val="000000"/>
                </w:rPr>
              </w:rPrChange>
            </w:rPr>
            <w:delText xml:space="preserve"> faeces can be problematics they are </w:delText>
          </w:r>
        </w:del>
      </w:ins>
      <w:del w:id="5237" w:author="Natasha Hardy" w:date="2021-11-12T15:57:00Z">
        <w:r w:rsidRPr="008E1A76" w:rsidDel="006879F9">
          <w:rPr>
            <w:color w:val="000000" w:themeColor="text1"/>
            <w:rPrChange w:id="5238" w:author="Natasha Hardy" w:date="2021-12-10T13:32:00Z">
              <w:rPr>
                <w:color w:val="000000"/>
              </w:rPr>
            </w:rPrChange>
          </w:rPr>
          <w:delText xml:space="preserve">. </w:delText>
        </w:r>
      </w:del>
      <w:ins w:id="5239" w:author="Rebecca McIntosh" w:date="2021-10-28T12:57:00Z">
        <w:del w:id="5240" w:author="Natasha Hardy" w:date="2021-11-12T15:57:00Z">
          <w:r w:rsidR="009A4489" w:rsidRPr="008E1A76" w:rsidDel="006879F9">
            <w:rPr>
              <w:color w:val="000000" w:themeColor="text1"/>
              <w:rPrChange w:id="5241" w:author="Natasha Hardy" w:date="2021-12-10T13:32:00Z">
                <w:rPr>
                  <w:color w:val="000000"/>
                </w:rPr>
              </w:rPrChange>
            </w:rPr>
            <w:delText xml:space="preserve">Fur seals also to the exclusion of diagnostic </w:delText>
          </w:r>
        </w:del>
      </w:ins>
      <w:ins w:id="5242" w:author="Rebecca McIntosh" w:date="2021-10-28T12:58:00Z">
        <w:del w:id="5243" w:author="Natasha Hardy" w:date="2021-11-12T15:57:00Z">
          <w:r w:rsidR="009A4489" w:rsidRPr="008E1A76" w:rsidDel="006879F9">
            <w:rPr>
              <w:color w:val="000000" w:themeColor="text1"/>
              <w:rPrChange w:id="5244" w:author="Natasha Hardy" w:date="2021-12-10T13:32:00Z">
                <w:rPr>
                  <w:color w:val="000000"/>
                </w:rPr>
              </w:rPrChange>
            </w:rPr>
            <w:delText>remains</w:delText>
          </w:r>
        </w:del>
      </w:ins>
      <w:ins w:id="5245" w:author="Rebecca McIntosh" w:date="2021-10-28T12:51:00Z">
        <w:del w:id="5246" w:author="Natasha Hardy" w:date="2021-11-12T15:57:00Z">
          <w:r w:rsidR="009A4489" w:rsidRPr="008E1A76" w:rsidDel="006879F9">
            <w:rPr>
              <w:color w:val="000000" w:themeColor="text1"/>
              <w:rPrChange w:id="5247" w:author="Natasha Hardy" w:date="2021-12-10T13:32:00Z">
                <w:rPr>
                  <w:color w:val="000000"/>
                </w:rPr>
              </w:rPrChange>
            </w:rPr>
            <w:delText xml:space="preserve"> </w:delText>
          </w:r>
        </w:del>
      </w:ins>
      <w:ins w:id="5248" w:author="Rebecca McIntosh" w:date="2021-10-28T12:57:00Z">
        <w:del w:id="5249" w:author="Natasha Hardy" w:date="2021-11-12T15:57:00Z">
          <w:r w:rsidR="009A4489" w:rsidRPr="008E1A76" w:rsidDel="006879F9">
            <w:rPr>
              <w:color w:val="000000" w:themeColor="text1"/>
              <w:rPrChange w:id="5250" w:author="Natasha Hardy" w:date="2021-12-10T13:32:00Z">
                <w:rPr>
                  <w:color w:val="000000"/>
                </w:rPr>
              </w:rPrChange>
            </w:rPr>
            <w:delText>(</w:delText>
          </w:r>
        </w:del>
      </w:ins>
      <w:ins w:id="5251" w:author="Rebecca McIntosh" w:date="2021-10-29T13:00:00Z">
        <w:del w:id="5252" w:author="Natasha Hardy" w:date="2021-11-12T15:05:00Z">
          <w:r w:rsidR="00826215" w:rsidRPr="008E1A76" w:rsidDel="0092214A">
            <w:rPr>
              <w:color w:val="000000" w:themeColor="text1"/>
              <w:rPrChange w:id="5253" w:author="Natasha Hardy" w:date="2021-12-10T13:32:00Z">
                <w:rPr>
                  <w:color w:val="000000"/>
                </w:rPr>
              </w:rPrChange>
            </w:rPr>
            <w:delText>-</w:delText>
          </w:r>
        </w:del>
      </w:ins>
      <w:del w:id="5254" w:author="Natasha Hardy" w:date="2021-10-25T15:36:00Z">
        <w:r w:rsidRPr="008E1A76" w:rsidDel="00012D34">
          <w:rPr>
            <w:color w:val="000000" w:themeColor="text1"/>
            <w:rPrChange w:id="5255" w:author="Natasha Hardy" w:date="2021-12-10T13:32:00Z">
              <w:rPr>
                <w:color w:val="000000"/>
              </w:rPr>
            </w:rPrChange>
          </w:rPr>
          <w:delText>Hard-part analysis</w:delText>
        </w:r>
      </w:del>
      <w:del w:id="5256" w:author="Natasha Hardy" w:date="2021-11-12T15:05:00Z">
        <w:r w:rsidRPr="008E1A76" w:rsidDel="0092214A">
          <w:rPr>
            <w:color w:val="000000" w:themeColor="text1"/>
            <w:rPrChange w:id="5257" w:author="Natasha Hardy" w:date="2021-12-10T13:32:00Z">
              <w:rPr>
                <w:color w:val="000000"/>
              </w:rPr>
            </w:rPrChange>
          </w:rPr>
          <w:delText xml:space="preserve"> typically assign</w:delText>
        </w:r>
      </w:del>
      <w:del w:id="5258" w:author="Natasha Hardy" w:date="2021-10-25T15:36:00Z">
        <w:r w:rsidRPr="008E1A76" w:rsidDel="00012D34">
          <w:rPr>
            <w:color w:val="000000" w:themeColor="text1"/>
            <w:rPrChange w:id="5259" w:author="Natasha Hardy" w:date="2021-12-10T13:32:00Z">
              <w:rPr>
                <w:color w:val="000000"/>
              </w:rPr>
            </w:rPrChange>
          </w:rPr>
          <w:delText>s</w:delText>
        </w:r>
      </w:del>
      <w:del w:id="5260" w:author="Natasha Hardy" w:date="2021-11-12T15:05:00Z">
        <w:r w:rsidRPr="008E1A76" w:rsidDel="0092214A">
          <w:rPr>
            <w:color w:val="000000" w:themeColor="text1"/>
            <w:rPrChange w:id="5261" w:author="Natasha Hardy" w:date="2021-12-10T13:32:00Z">
              <w:rPr>
                <w:color w:val="000000"/>
              </w:rPr>
            </w:rPrChange>
          </w:rPr>
          <w:delText xml:space="preserve"> one individual to remains such as a pair of fish otoliths, a bird skull, paired feet </w:delText>
        </w:r>
      </w:del>
      <w:ins w:id="5262" w:author="Rebecca McIntosh" w:date="2021-10-29T13:02:00Z">
        <w:del w:id="5263" w:author="Natasha Hardy" w:date="2021-11-12T15:05:00Z">
          <w:r w:rsidR="00826215" w:rsidRPr="008E1A76" w:rsidDel="0092214A">
            <w:rPr>
              <w:color w:val="000000" w:themeColor="text1"/>
              <w:rPrChange w:id="5264" w:author="Natasha Hardy" w:date="2021-12-10T13:32:00Z">
                <w:rPr>
                  <w:color w:val="000000"/>
                </w:rPr>
              </w:rPrChange>
            </w:rPr>
            <w:delText>wings or feet</w:delText>
          </w:r>
        </w:del>
      </w:ins>
      <w:ins w:id="5265" w:author="Rebecca McIntosh" w:date="2021-10-29T13:01:00Z">
        <w:del w:id="5266" w:author="Natasha Hardy" w:date="2021-11-12T15:05:00Z">
          <w:r w:rsidR="00826215" w:rsidRPr="008E1A76" w:rsidDel="0092214A">
            <w:rPr>
              <w:color w:val="000000" w:themeColor="text1"/>
              <w:rPrChange w:id="5267" w:author="Natasha Hardy" w:date="2021-12-10T13:32:00Z">
                <w:rPr>
                  <w:color w:val="000000"/>
                </w:rPr>
              </w:rPrChange>
            </w:rPr>
            <w:delText xml:space="preserve"> </w:delText>
          </w:r>
        </w:del>
      </w:ins>
      <w:del w:id="5268" w:author="Natasha Hardy" w:date="2021-11-12T15:05:00Z">
        <w:r w:rsidRPr="008E1A76" w:rsidDel="0092214A">
          <w:rPr>
            <w:color w:val="000000" w:themeColor="text1"/>
            <w:rPrChange w:id="5269" w:author="Natasha Hardy" w:date="2021-12-10T13:32:00Z">
              <w:rPr>
                <w:color w:val="000000"/>
              </w:rPr>
            </w:rPrChange>
          </w:rPr>
          <w:delText xml:space="preserve">or </w:delText>
        </w:r>
      </w:del>
      <w:ins w:id="5270" w:author="Rebecca McIntosh" w:date="2021-10-29T13:02:00Z">
        <w:del w:id="5271" w:author="Natasha Hardy" w:date="2021-11-12T15:05:00Z">
          <w:r w:rsidR="00826215" w:rsidRPr="008E1A76" w:rsidDel="0092214A">
            <w:rPr>
              <w:color w:val="000000" w:themeColor="text1"/>
              <w:rPrChange w:id="5272" w:author="Natasha Hardy" w:date="2021-12-10T13:32:00Z">
                <w:rPr>
                  <w:color w:val="000000"/>
                </w:rPr>
              </w:rPrChange>
            </w:rPr>
            <w:delText xml:space="preserve">and </w:delText>
          </w:r>
        </w:del>
      </w:ins>
      <w:del w:id="5273" w:author="Natasha Hardy" w:date="2021-11-12T15:05:00Z">
        <w:r w:rsidRPr="008E1A76" w:rsidDel="0092214A">
          <w:rPr>
            <w:color w:val="000000" w:themeColor="text1"/>
            <w:rPrChange w:id="5274" w:author="Natasha Hardy" w:date="2021-12-10T13:32:00Z">
              <w:rPr/>
            </w:rPrChange>
          </w:rPr>
          <w:delText>paired</w:delText>
        </w:r>
        <w:r w:rsidRPr="008E1A76" w:rsidDel="0092214A">
          <w:rPr>
            <w:color w:val="000000" w:themeColor="text1"/>
            <w:rPrChange w:id="5275" w:author="Natasha Hardy" w:date="2021-12-10T13:32:00Z">
              <w:rPr>
                <w:color w:val="000000"/>
              </w:rPr>
            </w:rPrChange>
          </w:rPr>
          <w:delText xml:space="preserve"> upper and </w:delText>
        </w:r>
      </w:del>
      <w:ins w:id="5276" w:author="Rebecca McIntosh" w:date="2021-10-29T13:02:00Z">
        <w:del w:id="5277" w:author="Natasha Hardy" w:date="2021-11-12T15:05:00Z">
          <w:r w:rsidR="00826215" w:rsidRPr="008E1A76" w:rsidDel="0092214A">
            <w:rPr>
              <w:color w:val="000000" w:themeColor="text1"/>
              <w:rPrChange w:id="5278" w:author="Natasha Hardy" w:date="2021-12-10T13:32:00Z">
                <w:rPr>
                  <w:color w:val="000000"/>
                </w:rPr>
              </w:rPrChange>
            </w:rPr>
            <w:delText xml:space="preserve">with </w:delText>
          </w:r>
        </w:del>
      </w:ins>
      <w:del w:id="5279" w:author="Natasha Hardy" w:date="2021-11-12T15:05:00Z">
        <w:r w:rsidRPr="008E1A76" w:rsidDel="0092214A">
          <w:rPr>
            <w:color w:val="000000" w:themeColor="text1"/>
            <w:rPrChange w:id="5280" w:author="Natasha Hardy" w:date="2021-12-10T13:32:00Z">
              <w:rPr>
                <w:color w:val="000000"/>
              </w:rPr>
            </w:rPrChange>
          </w:rPr>
          <w:delText xml:space="preserve">lower cephalopod beaks, </w:delText>
        </w:r>
      </w:del>
      <w:del w:id="5281" w:author="Natasha Hardy" w:date="2021-11-11T10:06:00Z">
        <w:r w:rsidRPr="008E1A76">
          <w:rPr>
            <w:color w:val="000000" w:themeColor="text1"/>
            <w:rPrChange w:id="5282" w:author="Natasha Hardy" w:date="2021-12-10T13:32:00Z">
              <w:rPr>
                <w:color w:val="000000"/>
              </w:rPr>
            </w:rPrChange>
          </w:rPr>
          <w:delText>however</w:delText>
        </w:r>
      </w:del>
      <w:ins w:id="5283" w:author="Rebecca McIntosh" w:date="2021-10-28T13:07:00Z">
        <w:del w:id="5284" w:author="Natasha Hardy" w:date="2021-11-12T15:05:00Z">
          <w:r w:rsidR="003E29B1" w:rsidRPr="008E1A76" w:rsidDel="0092214A">
            <w:rPr>
              <w:color w:val="000000" w:themeColor="text1"/>
              <w:rPrChange w:id="5285" w:author="Natasha Hardy" w:date="2021-12-10T13:32:00Z">
                <w:rPr>
                  <w:color w:val="000000"/>
                </w:rPr>
              </w:rPrChange>
            </w:rPr>
            <w:delText>. H</w:delText>
          </w:r>
        </w:del>
      </w:ins>
      <w:del w:id="5286" w:author="Natasha Hardy" w:date="2021-11-12T15:05:00Z">
        <w:r w:rsidRPr="008E1A76" w:rsidDel="0092214A">
          <w:rPr>
            <w:color w:val="000000" w:themeColor="text1"/>
            <w:rPrChange w:id="5287" w:author="Natasha Hardy" w:date="2021-12-10T13:32:00Z">
              <w:rPr>
                <w:color w:val="000000"/>
              </w:rPr>
            </w:rPrChange>
          </w:rPr>
          <w:delText>h</w:delText>
        </w:r>
      </w:del>
      <w:ins w:id="5288" w:author="Rebecca McIntosh" w:date="2021-10-28T13:07:00Z">
        <w:del w:id="5289" w:author="Natasha Hardy" w:date="2021-11-12T15:05:00Z">
          <w:r w:rsidR="003E29B1" w:rsidRPr="008E1A76" w:rsidDel="0092214A">
            <w:rPr>
              <w:color w:val="000000" w:themeColor="text1"/>
              <w:rPrChange w:id="5290" w:author="Natasha Hardy" w:date="2021-12-10T13:32:00Z">
                <w:rPr>
                  <w:color w:val="000000"/>
                </w:rPr>
              </w:rPrChange>
            </w:rPr>
            <w:delText>,</w:delText>
          </w:r>
        </w:del>
      </w:ins>
      <w:del w:id="5291" w:author="Natasha Hardy" w:date="2021-11-12T15:05:00Z">
        <w:r w:rsidRPr="008E1A76" w:rsidDel="0092214A">
          <w:rPr>
            <w:color w:val="000000" w:themeColor="text1"/>
            <w:rPrChange w:id="5292" w:author="Natasha Hardy" w:date="2021-12-10T13:32:00Z">
              <w:rPr>
                <w:color w:val="000000"/>
              </w:rPr>
            </w:rPrChange>
          </w:rPr>
          <w:delText xml:space="preserve"> assigning the number of individuals to remains such as feathers or fur has been </w:delText>
        </w:r>
        <w:r w:rsidRPr="008E1A76" w:rsidDel="0092214A">
          <w:rPr>
            <w:color w:val="000000" w:themeColor="text1"/>
            <w:rPrChange w:id="5293" w:author="Natasha Hardy" w:date="2021-12-10T13:32:00Z">
              <w:rPr/>
            </w:rPrChange>
          </w:rPr>
          <w:delText>simplistic</w:delText>
        </w:r>
      </w:del>
      <w:ins w:id="5294" w:author="Rebecca McIntosh" w:date="2021-10-28T13:04:00Z">
        <w:del w:id="5295" w:author="Natasha Hardy" w:date="2021-11-12T15:05:00Z">
          <w:r w:rsidR="003E29B1" w:rsidRPr="008E1A76" w:rsidDel="0092214A">
            <w:rPr>
              <w:color w:val="000000" w:themeColor="text1"/>
              <w:rPrChange w:id="5296" w:author="Natasha Hardy" w:date="2021-12-10T13:32:00Z">
                <w:rPr/>
              </w:rPrChange>
            </w:rPr>
            <w:delText xml:space="preserve"> and could over-represent predation</w:delText>
          </w:r>
        </w:del>
      </w:ins>
      <w:ins w:id="5297" w:author="Rebecca McIntosh" w:date="2021-10-28T13:06:00Z">
        <w:del w:id="5298" w:author="Natasha Hardy" w:date="2021-11-12T15:05:00Z">
          <w:r w:rsidR="003E29B1" w:rsidRPr="008E1A76" w:rsidDel="0092214A">
            <w:rPr>
              <w:color w:val="000000" w:themeColor="text1"/>
              <w:rPrChange w:id="5299" w:author="Natasha Hardy" w:date="2021-12-10T13:32:00Z">
                <w:rPr/>
              </w:rPrChange>
            </w:rPr>
            <w:delText xml:space="preserve"> by</w:delText>
          </w:r>
        </w:del>
      </w:ins>
      <w:ins w:id="5300" w:author="Rebecca McIntosh" w:date="2021-10-28T13:07:00Z">
        <w:del w:id="5301" w:author="Natasha Hardy" w:date="2021-11-12T15:05:00Z">
          <w:r w:rsidR="003E29B1" w:rsidRPr="008E1A76" w:rsidDel="0092214A">
            <w:rPr>
              <w:color w:val="000000" w:themeColor="text1"/>
              <w:rPrChange w:id="5302" w:author="Natasha Hardy" w:date="2021-12-10T13:32:00Z">
                <w:rPr/>
              </w:rPrChange>
            </w:rPr>
            <w:delText>, for example,</w:delText>
          </w:r>
        </w:del>
      </w:ins>
      <w:ins w:id="5303" w:author="Rebecca McIntosh" w:date="2021-10-28T13:06:00Z">
        <w:del w:id="5304" w:author="Natasha Hardy" w:date="2021-11-12T15:05:00Z">
          <w:r w:rsidR="003E29B1" w:rsidRPr="008E1A76" w:rsidDel="0092214A">
            <w:rPr>
              <w:color w:val="000000" w:themeColor="text1"/>
              <w:rPrChange w:id="5305" w:author="Natasha Hardy" w:date="2021-12-10T13:32:00Z">
                <w:rPr/>
              </w:rPrChange>
            </w:rPr>
            <w:delText xml:space="preserve"> counting the presence of feathers in a single scat as one bird</w:delText>
          </w:r>
        </w:del>
      </w:ins>
      <w:ins w:id="5306" w:author="Rebecca McIntosh" w:date="2021-11-11T10:06:00Z">
        <w:del w:id="5307" w:author="Natasha Hardy" w:date="2021-11-12T15:02:00Z">
          <w:r w:rsidRPr="008E1A76" w:rsidDel="0092214A">
            <w:rPr>
              <w:color w:val="000000" w:themeColor="text1"/>
              <w:rPrChange w:id="5308" w:author="Natasha Hardy" w:date="2021-12-10T13:32:00Z">
                <w:rPr/>
              </w:rPrChange>
            </w:rPr>
            <w:delText xml:space="preserve"> </w:delText>
          </w:r>
        </w:del>
      </w:ins>
      <w:del w:id="5309" w:author="Natasha Hardy" w:date="2021-11-12T15:02:00Z">
        <w:r w:rsidRPr="008E1A76" w:rsidDel="0092214A">
          <w:rPr>
            <w:color w:val="000000" w:themeColor="text1"/>
            <w:rPrChange w:id="5310" w:author="Natasha Hardy" w:date="2021-12-10T13:32:00Z">
              <w:rPr/>
            </w:rPrChange>
          </w:rPr>
          <w:delText>(Page et al., 2005)</w:delText>
        </w:r>
      </w:del>
      <w:del w:id="5311" w:author="Natasha Hardy" w:date="2021-11-12T15:05:00Z">
        <w:r w:rsidRPr="008E1A76" w:rsidDel="0092214A">
          <w:rPr>
            <w:color w:val="000000" w:themeColor="text1"/>
            <w:rPrChange w:id="5312" w:author="Natasha Hardy" w:date="2021-12-10T13:32:00Z">
              <w:rPr>
                <w:color w:val="000000"/>
              </w:rPr>
            </w:rPrChange>
          </w:rPr>
          <w:delText xml:space="preserve">. </w:delText>
        </w:r>
      </w:del>
      <w:del w:id="5313" w:author="Natasha Hardy" w:date="2021-11-11T10:06:00Z">
        <w:r w:rsidRPr="008E1A76">
          <w:rPr>
            <w:color w:val="000000" w:themeColor="text1"/>
            <w:rPrChange w:id="5314" w:author="Natasha Hardy" w:date="2021-12-10T13:32:00Z">
              <w:rPr>
                <w:color w:val="000000"/>
              </w:rPr>
            </w:rPrChange>
          </w:rPr>
          <w:delText>A</w:delText>
        </w:r>
      </w:del>
      <w:del w:id="5315" w:author="Natasha Hardy" w:date="2021-11-12T15:05:00Z">
        <w:r w:rsidRPr="008E1A76" w:rsidDel="0092214A">
          <w:rPr>
            <w:color w:val="000000" w:themeColor="text1"/>
            <w:rPrChange w:id="5316" w:author="Natasha Hardy" w:date="2021-12-10T13:32:00Z">
              <w:rPr>
                <w:color w:val="000000"/>
              </w:rPr>
            </w:rPrChange>
          </w:rPr>
          <w:delText xml:space="preserve">A </w:delText>
        </w:r>
      </w:del>
      <w:ins w:id="5317" w:author="Rebecca McIntosh" w:date="2021-10-28T15:33:00Z">
        <w:del w:id="5318" w:author="Natasha Hardy" w:date="2021-11-12T15:05:00Z">
          <w:r w:rsidR="00BA74E0" w:rsidRPr="008E1A76" w:rsidDel="0092214A">
            <w:rPr>
              <w:color w:val="000000" w:themeColor="text1"/>
              <w:rPrChange w:id="5319" w:author="Natasha Hardy" w:date="2021-12-10T13:32:00Z">
                <w:rPr>
                  <w:color w:val="000000"/>
                </w:rPr>
              </w:rPrChange>
            </w:rPr>
            <w:delText>T</w:delText>
          </w:r>
        </w:del>
      </w:ins>
      <w:ins w:id="5320" w:author="Rebecca McIntosh" w:date="2021-10-28T13:08:00Z">
        <w:del w:id="5321" w:author="Natasha Hardy" w:date="2021-11-12T15:05:00Z">
          <w:r w:rsidR="003E29B1" w:rsidRPr="008E1A76" w:rsidDel="0092214A">
            <w:rPr>
              <w:color w:val="000000" w:themeColor="text1"/>
              <w:rPrChange w:id="5322" w:author="Natasha Hardy" w:date="2021-12-10T13:32:00Z">
                <w:rPr>
                  <w:color w:val="000000"/>
                </w:rPr>
              </w:rPrChange>
            </w:rPr>
            <w:delText xml:space="preserve">o better quantify seabird predation, a </w:delText>
          </w:r>
        </w:del>
      </w:ins>
      <w:del w:id="5323" w:author="Natasha Hardy" w:date="2021-11-12T15:05:00Z">
        <w:r w:rsidRPr="008E1A76" w:rsidDel="0092214A">
          <w:rPr>
            <w:color w:val="000000" w:themeColor="text1"/>
            <w:rPrChange w:id="5324" w:author="Natasha Hardy" w:date="2021-12-10T13:32:00Z">
              <w:rPr>
                <w:color w:val="000000"/>
              </w:rPr>
            </w:rPrChange>
          </w:rPr>
          <w:delText xml:space="preserve">recent controlled feeding trial identified that the morphological remains of a single penguin could appear in up to 5 </w:delText>
        </w:r>
      </w:del>
      <w:ins w:id="5325" w:author="Rebecca McIntosh" w:date="2021-10-29T13:03:00Z">
        <w:del w:id="5326" w:author="Natasha Hardy" w:date="2021-11-12T15:05:00Z">
          <w:r w:rsidR="00826215" w:rsidRPr="008E1A76" w:rsidDel="0092214A">
            <w:rPr>
              <w:color w:val="000000" w:themeColor="text1"/>
              <w:rPrChange w:id="5327" w:author="Natasha Hardy" w:date="2021-12-10T13:32:00Z">
                <w:rPr>
                  <w:color w:val="000000"/>
                </w:rPr>
              </w:rPrChange>
            </w:rPr>
            <w:delText xml:space="preserve">five </w:delText>
          </w:r>
        </w:del>
      </w:ins>
      <w:del w:id="5328" w:author="Natasha Hardy" w:date="2021-11-12T15:05:00Z">
        <w:r w:rsidRPr="008E1A76" w:rsidDel="0092214A">
          <w:rPr>
            <w:color w:val="000000" w:themeColor="text1"/>
            <w:rPrChange w:id="5329" w:author="Natasha Hardy" w:date="2021-12-10T13:32:00Z">
              <w:rPr>
                <w:color w:val="000000"/>
              </w:rPr>
            </w:rPrChange>
          </w:rPr>
          <w:delText>separate fur seal scats on average (Goldsworthy et al. 2019).</w:delText>
        </w:r>
      </w:del>
      <w:del w:id="5330" w:author="Natasha Hardy" w:date="2021-10-25T15:35:00Z">
        <w:r w:rsidRPr="008E1A76" w:rsidDel="00012D34">
          <w:rPr>
            <w:color w:val="000000" w:themeColor="text1"/>
            <w:rPrChange w:id="5331" w:author="Natasha Hardy" w:date="2021-12-10T13:32:00Z">
              <w:rPr>
                <w:color w:val="000000"/>
              </w:rPr>
            </w:rPrChange>
          </w:rPr>
          <w:delText xml:space="preserve">Fur seals are also known to regurgitate large prey remains such as beaks, feathers, heads, and flippers highlighting issues with what samples to use for morphological analyses with this predator (R. McIntosh pers. obs.). </w:delText>
        </w:r>
      </w:del>
      <w:del w:id="5332" w:author="Natasha Hardy" w:date="2021-11-12T15:05:00Z">
        <w:r w:rsidRPr="008E1A76" w:rsidDel="0092214A">
          <w:rPr>
            <w:rFonts w:eastAsia="Times New Roman" w:cs="Times New Roman"/>
            <w:color w:val="000000" w:themeColor="text1"/>
            <w:shd w:val="clear" w:color="auto" w:fill="FFFFFF"/>
            <w:rPrChange w:id="5333" w:author="Natasha Hardy" w:date="2021-12-10T13:32:00Z">
              <w:rPr>
                <w:rFonts w:eastAsia="Times New Roman" w:cs="Times New Roman"/>
                <w:color w:val="000000"/>
                <w:shd w:val="clear" w:color="auto" w:fill="FFFFFF"/>
              </w:rPr>
            </w:rPrChange>
          </w:rPr>
          <w:delText>Additionally, recent scat clearing and re-sampling experiments indicated that penguin feathers, present in fur seal scats,</w:delText>
        </w:r>
      </w:del>
      <w:ins w:id="5334" w:author="Rebecca McIntosh" w:date="2021-10-28T11:42:00Z">
        <w:del w:id="5335" w:author="Natasha Hardy" w:date="2021-11-12T15:05:00Z">
          <w:r w:rsidR="00CA4FDF" w:rsidRPr="008E1A76" w:rsidDel="0092214A">
            <w:rPr>
              <w:rFonts w:eastAsia="Times New Roman" w:cs="Times New Roman"/>
              <w:color w:val="000000" w:themeColor="text1"/>
              <w:shd w:val="clear" w:color="auto" w:fill="FFFFFF"/>
              <w:rPrChange w:id="5336" w:author="Natasha Hardy" w:date="2021-12-10T13:32:00Z">
                <w:rPr>
                  <w:rFonts w:eastAsia="Times New Roman" w:cs="Times New Roman"/>
                  <w:color w:val="000000"/>
                  <w:shd w:val="clear" w:color="auto" w:fill="FFFFFF"/>
                </w:rPr>
              </w:rPrChange>
            </w:rPr>
            <w:delText xml:space="preserve"> </w:delText>
          </w:r>
        </w:del>
      </w:ins>
      <w:del w:id="5337" w:author="Natasha Hardy" w:date="2021-11-12T15:05:00Z">
        <w:r w:rsidRPr="008E1A76" w:rsidDel="0092214A">
          <w:rPr>
            <w:rFonts w:eastAsia="Times New Roman" w:cs="Times New Roman"/>
            <w:color w:val="000000" w:themeColor="text1"/>
            <w:shd w:val="clear" w:color="auto" w:fill="FFFFFF"/>
            <w:rPrChange w:id="5338" w:author="Natasha Hardy" w:date="2021-12-10T13:32:00Z">
              <w:rPr>
                <w:rFonts w:eastAsia="Times New Roman" w:cs="Times New Roman"/>
                <w:color w:val="000000"/>
                <w:shd w:val="clear" w:color="auto" w:fill="FFFFFF"/>
              </w:rPr>
            </w:rPrChange>
          </w:rPr>
          <w:delText> may</w:delText>
        </w:r>
      </w:del>
      <w:ins w:id="5339" w:author="Rebecca McIntosh" w:date="2021-10-28T11:42:00Z">
        <w:del w:id="5340" w:author="Natasha Hardy" w:date="2021-11-12T15:05:00Z">
          <w:r w:rsidR="00CA4FDF" w:rsidRPr="008E1A76" w:rsidDel="0092214A">
            <w:rPr>
              <w:rFonts w:eastAsia="Times New Roman" w:cs="Times New Roman"/>
              <w:color w:val="000000" w:themeColor="text1"/>
              <w:shd w:val="clear" w:color="auto" w:fill="FFFFFF"/>
              <w:rPrChange w:id="5341" w:author="Natasha Hardy" w:date="2021-12-10T13:32:00Z">
                <w:rPr>
                  <w:rFonts w:eastAsia="Times New Roman" w:cs="Times New Roman"/>
                  <w:color w:val="000000"/>
                  <w:shd w:val="clear" w:color="auto" w:fill="FFFFFF"/>
                </w:rPr>
              </w:rPrChange>
            </w:rPr>
            <w:delText xml:space="preserve"> </w:delText>
          </w:r>
        </w:del>
      </w:ins>
      <w:del w:id="5342" w:author="Natasha Hardy" w:date="2021-11-12T15:05:00Z">
        <w:r w:rsidRPr="008E1A76" w:rsidDel="0092214A">
          <w:rPr>
            <w:rFonts w:eastAsia="Times New Roman" w:cs="Times New Roman"/>
            <w:color w:val="000000" w:themeColor="text1"/>
            <w:shd w:val="clear" w:color="auto" w:fill="FFFFFF"/>
            <w:rPrChange w:id="5343" w:author="Natasha Hardy" w:date="2021-12-10T13:32:00Z">
              <w:rPr>
                <w:rFonts w:eastAsia="Times New Roman" w:cs="Times New Roman"/>
                <w:color w:val="000000"/>
                <w:shd w:val="clear" w:color="auto" w:fill="FFFFFF"/>
              </w:rPr>
            </w:rPrChange>
          </w:rPr>
          <w:delText xml:space="preserve"> persist in the environment longer than finer particles (e.g., fish otoliths) (S-L Reinhold, unpublished data) – </w:delText>
        </w:r>
      </w:del>
      <w:ins w:id="5344" w:author="Rebecca McIntosh" w:date="2021-10-28T13:09:00Z">
        <w:del w:id="5345" w:author="Natasha Hardy" w:date="2021-11-12T15:05:00Z">
          <w:r w:rsidR="003E29B1" w:rsidRPr="008E1A76" w:rsidDel="0092214A">
            <w:rPr>
              <w:rFonts w:eastAsia="Times New Roman" w:cs="Times New Roman"/>
              <w:color w:val="000000" w:themeColor="text1"/>
              <w:shd w:val="clear" w:color="auto" w:fill="FFFFFF"/>
              <w:rPrChange w:id="5346" w:author="Natasha Hardy" w:date="2021-12-10T13:32:00Z">
                <w:rPr>
                  <w:rFonts w:eastAsia="Times New Roman" w:cs="Times New Roman"/>
                  <w:color w:val="000000"/>
                  <w:shd w:val="clear" w:color="auto" w:fill="FFFFFF"/>
                </w:rPr>
              </w:rPrChange>
            </w:rPr>
            <w:delText xml:space="preserve">, </w:delText>
          </w:r>
        </w:del>
      </w:ins>
      <w:del w:id="5347" w:author="Natasha Hardy" w:date="2021-11-12T15:05:00Z">
        <w:r w:rsidRPr="008E1A76" w:rsidDel="0092214A">
          <w:rPr>
            <w:rFonts w:eastAsia="Times New Roman" w:cs="Times New Roman"/>
            <w:color w:val="000000" w:themeColor="text1"/>
            <w:shd w:val="clear" w:color="auto" w:fill="FFFFFF"/>
            <w:rPrChange w:id="5348" w:author="Natasha Hardy" w:date="2021-12-10T13:32:00Z">
              <w:rPr>
                <w:rFonts w:eastAsia="Times New Roman" w:cs="Times New Roman"/>
                <w:color w:val="000000"/>
                <w:shd w:val="clear" w:color="auto" w:fill="FFFFFF"/>
              </w:rPr>
            </w:rPrChange>
          </w:rPr>
          <w:delText xml:space="preserve">likely resulting </w:delText>
        </w:r>
      </w:del>
      <w:ins w:id="5349" w:author="Rebecca McIntosh" w:date="2021-10-28T13:09:00Z">
        <w:del w:id="5350" w:author="Natasha Hardy" w:date="2021-11-12T15:05:00Z">
          <w:r w:rsidR="003E29B1" w:rsidRPr="008E1A76" w:rsidDel="0092214A">
            <w:rPr>
              <w:rFonts w:eastAsia="Times New Roman" w:cs="Times New Roman"/>
              <w:color w:val="000000" w:themeColor="text1"/>
              <w:shd w:val="clear" w:color="auto" w:fill="FFFFFF"/>
              <w:rPrChange w:id="5351" w:author="Natasha Hardy" w:date="2021-12-10T13:32:00Z">
                <w:rPr>
                  <w:rFonts w:eastAsia="Times New Roman" w:cs="Times New Roman"/>
                  <w:color w:val="000000"/>
                  <w:shd w:val="clear" w:color="auto" w:fill="FFFFFF"/>
                </w:rPr>
              </w:rPrChange>
            </w:rPr>
            <w:delText xml:space="preserve">adding to the </w:delText>
          </w:r>
        </w:del>
      </w:ins>
      <w:del w:id="5352" w:author="Natasha Hardy" w:date="2021-11-12T15:05:00Z">
        <w:r w:rsidRPr="008E1A76" w:rsidDel="0092214A">
          <w:rPr>
            <w:rFonts w:eastAsia="Times New Roman" w:cs="Times New Roman"/>
            <w:color w:val="000000" w:themeColor="text1"/>
            <w:shd w:val="clear" w:color="auto" w:fill="FFFFFF"/>
            <w:rPrChange w:id="5353" w:author="Natasha Hardy" w:date="2021-12-10T13:32:00Z">
              <w:rPr>
                <w:rFonts w:eastAsia="Times New Roman" w:cs="Times New Roman"/>
                <w:color w:val="000000"/>
                <w:shd w:val="clear" w:color="auto" w:fill="FFFFFF"/>
              </w:rPr>
            </w:rPrChange>
          </w:rPr>
          <w:delText>in an overestimation of those taxa</w:delText>
        </w:r>
      </w:del>
      <w:ins w:id="5354" w:author="Rebecca McIntosh" w:date="2021-10-28T15:40:00Z">
        <w:del w:id="5355" w:author="Natasha Hardy" w:date="2021-11-12T15:05:00Z">
          <w:r w:rsidR="00E90795" w:rsidRPr="008E1A76" w:rsidDel="0092214A">
            <w:rPr>
              <w:rFonts w:eastAsia="Times New Roman" w:cs="Times New Roman"/>
              <w:color w:val="000000" w:themeColor="text1"/>
              <w:shd w:val="clear" w:color="auto" w:fill="FFFFFF"/>
              <w:rPrChange w:id="5356" w:author="Natasha Hardy" w:date="2021-12-10T13:32:00Z">
                <w:rPr>
                  <w:rFonts w:eastAsia="Times New Roman" w:cs="Times New Roman"/>
                  <w:color w:val="000000"/>
                  <w:shd w:val="clear" w:color="auto" w:fill="FFFFFF"/>
                </w:rPr>
              </w:rPrChange>
            </w:rPr>
            <w:delText>pe</w:delText>
          </w:r>
        </w:del>
      </w:ins>
      <w:ins w:id="5357" w:author="Rebecca McIntosh" w:date="2021-10-28T15:48:00Z">
        <w:del w:id="5358" w:author="Natasha Hardy" w:date="2021-11-12T15:05:00Z">
          <w:r w:rsidR="00F373B9" w:rsidRPr="008E1A76" w:rsidDel="0092214A">
            <w:rPr>
              <w:rFonts w:eastAsia="Times New Roman" w:cs="Times New Roman"/>
              <w:color w:val="000000" w:themeColor="text1"/>
              <w:shd w:val="clear" w:color="auto" w:fill="FFFFFF"/>
              <w:rPrChange w:id="5359" w:author="Natasha Hardy" w:date="2021-12-10T13:32:00Z">
                <w:rPr>
                  <w:rFonts w:eastAsia="Times New Roman" w:cs="Times New Roman"/>
                  <w:color w:val="000000"/>
                  <w:shd w:val="clear" w:color="auto" w:fill="FFFFFF"/>
                </w:rPr>
              </w:rPrChange>
            </w:rPr>
            <w:delText>n</w:delText>
          </w:r>
        </w:del>
      </w:ins>
      <w:ins w:id="5360" w:author="Rebecca McIntosh" w:date="2021-10-28T15:40:00Z">
        <w:del w:id="5361" w:author="Natasha Hardy" w:date="2021-11-12T15:05:00Z">
          <w:r w:rsidR="00E90795" w:rsidRPr="008E1A76" w:rsidDel="0092214A">
            <w:rPr>
              <w:rFonts w:eastAsia="Times New Roman" w:cs="Times New Roman"/>
              <w:color w:val="000000" w:themeColor="text1"/>
              <w:shd w:val="clear" w:color="auto" w:fill="FFFFFF"/>
              <w:rPrChange w:id="5362" w:author="Natasha Hardy" w:date="2021-12-10T13:32:00Z">
                <w:rPr>
                  <w:rFonts w:eastAsia="Times New Roman" w:cs="Times New Roman"/>
                  <w:color w:val="000000"/>
                  <w:shd w:val="clear" w:color="auto" w:fill="FFFFFF"/>
                </w:rPr>
              </w:rPrChange>
            </w:rPr>
            <w:delText>guins</w:delText>
          </w:r>
        </w:del>
      </w:ins>
      <w:del w:id="5363" w:author="Natasha Hardy" w:date="2021-11-12T15:05:00Z">
        <w:r w:rsidRPr="008E1A76" w:rsidDel="0092214A">
          <w:rPr>
            <w:rFonts w:eastAsia="Times New Roman" w:cs="Times New Roman"/>
            <w:color w:val="000000" w:themeColor="text1"/>
            <w:shd w:val="clear" w:color="auto" w:fill="FFFFFF"/>
            <w:rPrChange w:id="5364" w:author="Natasha Hardy" w:date="2021-12-10T13:32:00Z">
              <w:rPr>
                <w:rFonts w:eastAsia="Times New Roman" w:cs="Times New Roman"/>
                <w:color w:val="000000"/>
                <w:shd w:val="clear" w:color="auto" w:fill="FFFFFF"/>
              </w:rPr>
            </w:rPrChange>
          </w:rPr>
          <w:delText xml:space="preserve"> in diet analyses and overestimation of their consumption</w:delText>
        </w:r>
      </w:del>
      <w:del w:id="5365" w:author="Natasha Hardy" w:date="2021-11-11T10:06:00Z">
        <w:r w:rsidRPr="008E1A76">
          <w:rPr>
            <w:color w:val="000000" w:themeColor="text1"/>
            <w:rPrChange w:id="5366" w:author="Natasha Hardy" w:date="2021-12-10T13:32:00Z">
              <w:rPr/>
            </w:rPrChange>
          </w:rPr>
          <w:delText>.</w:delText>
        </w:r>
      </w:del>
      <w:ins w:id="5367" w:author="Rebecca McIntosh" w:date="2021-10-28T11:42:00Z">
        <w:del w:id="5368" w:author="Natasha Hardy" w:date="2021-11-12T15:05:00Z">
          <w:r w:rsidR="00CA4FDF" w:rsidRPr="008E1A76" w:rsidDel="0092214A">
            <w:rPr>
              <w:rFonts w:eastAsia="Times New Roman" w:cs="Times New Roman"/>
              <w:color w:val="000000" w:themeColor="text1"/>
              <w:shd w:val="clear" w:color="auto" w:fill="FFFFFF"/>
              <w:rPrChange w:id="5369" w:author="Natasha Hardy" w:date="2021-12-10T13:32:00Z">
                <w:rPr>
                  <w:rFonts w:eastAsia="Times New Roman" w:cs="Times New Roman"/>
                  <w:color w:val="000000"/>
                  <w:shd w:val="clear" w:color="auto" w:fill="FFFFFF"/>
                </w:rPr>
              </w:rPrChange>
            </w:rPr>
            <w:delText xml:space="preserve">when using </w:delText>
          </w:r>
        </w:del>
      </w:ins>
      <w:ins w:id="5370" w:author="Rebecca McIntosh" w:date="2021-10-28T13:09:00Z">
        <w:del w:id="5371" w:author="Natasha Hardy" w:date="2021-11-12T15:05:00Z">
          <w:r w:rsidR="003E29B1" w:rsidRPr="008E1A76" w:rsidDel="0092214A">
            <w:rPr>
              <w:rFonts w:eastAsia="Times New Roman" w:cs="Times New Roman"/>
              <w:color w:val="000000" w:themeColor="text1"/>
              <w:shd w:val="clear" w:color="auto" w:fill="FFFFFF"/>
              <w:rPrChange w:id="5372" w:author="Natasha Hardy" w:date="2021-12-10T13:32:00Z">
                <w:rPr>
                  <w:rFonts w:eastAsia="Times New Roman" w:cs="Times New Roman"/>
                  <w:color w:val="000000"/>
                  <w:shd w:val="clear" w:color="auto" w:fill="FFFFFF"/>
                </w:rPr>
              </w:rPrChange>
            </w:rPr>
            <w:delText>morphological remains</w:delText>
          </w:r>
        </w:del>
      </w:ins>
      <w:ins w:id="5373" w:author="Rebecca McIntosh" w:date="2021-10-28T15:35:00Z">
        <w:del w:id="5374" w:author="Natasha Hardy" w:date="2021-11-12T15:05:00Z">
          <w:r w:rsidR="00BA74E0" w:rsidRPr="008E1A76" w:rsidDel="0092214A">
            <w:rPr>
              <w:rFonts w:eastAsia="Times New Roman" w:cs="Times New Roman"/>
              <w:color w:val="000000" w:themeColor="text1"/>
              <w:shd w:val="clear" w:color="auto" w:fill="FFFFFF"/>
              <w:rPrChange w:id="5375" w:author="Natasha Hardy" w:date="2021-12-10T13:32:00Z">
                <w:rPr>
                  <w:rFonts w:eastAsia="Times New Roman" w:cs="Times New Roman"/>
                  <w:color w:val="000000"/>
                  <w:shd w:val="clear" w:color="auto" w:fill="FFFFFF"/>
                </w:rPr>
              </w:rPrChange>
            </w:rPr>
            <w:delText xml:space="preserve"> from old and fresh scats</w:delText>
          </w:r>
        </w:del>
      </w:ins>
    </w:p>
    <w:p w14:paraId="46908A1B" w14:textId="1EC93984" w:rsidR="0071092A" w:rsidRPr="008E1A76" w:rsidDel="006879F9" w:rsidRDefault="0061142B" w:rsidP="001553A7">
      <w:pPr>
        <w:ind w:firstLine="720"/>
        <w:rPr>
          <w:ins w:id="5376" w:author="Rebecca McIntosh" w:date="2021-10-28T14:02:00Z"/>
          <w:del w:id="5377" w:author="Natasha Hardy" w:date="2021-11-12T15:57:00Z"/>
          <w:color w:val="000000" w:themeColor="text1"/>
          <w:rPrChange w:id="5378" w:author="Natasha Hardy" w:date="2021-12-10T13:32:00Z">
            <w:rPr>
              <w:ins w:id="5379" w:author="Rebecca McIntosh" w:date="2021-10-28T14:02:00Z"/>
              <w:del w:id="5380" w:author="Natasha Hardy" w:date="2021-11-12T15:57:00Z"/>
              <w:color w:val="000000"/>
            </w:rPr>
          </w:rPrChange>
        </w:rPr>
        <w:pPrChange w:id="5381" w:author="Natasha Hardy" w:date="2021-12-10T11:33:00Z">
          <w:pPr>
            <w:ind w:firstLine="720"/>
          </w:pPr>
        </w:pPrChange>
      </w:pPr>
      <w:ins w:id="5382" w:author="Microsoft Office User" w:date="2021-10-14T07:35:00Z">
        <w:del w:id="5383" w:author="Natasha Hardy" w:date="2021-10-25T15:50:00Z">
          <w:r w:rsidRPr="008E1A76" w:rsidDel="00932D83">
            <w:rPr>
              <w:color w:val="000000" w:themeColor="text1"/>
              <w:rPrChange w:id="5384" w:author="Natasha Hardy" w:date="2021-12-10T13:32:00Z">
                <w:rPr>
                  <w:color w:val="000000"/>
                </w:rPr>
              </w:rPrChange>
            </w:rPr>
            <w:delText>The DNA analysis supports this hypothesis</w:delText>
          </w:r>
        </w:del>
      </w:ins>
      <w:ins w:id="5385" w:author="Microsoft Office User" w:date="2021-10-14T10:32:00Z">
        <w:del w:id="5386" w:author="Natasha Hardy" w:date="2021-10-25T15:50:00Z">
          <w:r w:rsidR="00C51B84" w:rsidRPr="008E1A76" w:rsidDel="00932D83">
            <w:rPr>
              <w:color w:val="000000" w:themeColor="text1"/>
              <w:rPrChange w:id="5387" w:author="Natasha Hardy" w:date="2021-12-10T13:32:00Z">
                <w:rPr>
                  <w:color w:val="000000"/>
                </w:rPr>
              </w:rPrChange>
            </w:rPr>
            <w:delText>.</w:delText>
          </w:r>
        </w:del>
      </w:ins>
      <w:ins w:id="5388" w:author="Microsoft Office User" w:date="2021-10-14T07:36:00Z">
        <w:del w:id="5389" w:author="Natasha Hardy" w:date="2021-10-25T15:50:00Z">
          <w:r w:rsidRPr="008E1A76" w:rsidDel="00932D83">
            <w:rPr>
              <w:color w:val="000000" w:themeColor="text1"/>
              <w:rPrChange w:id="5390" w:author="Natasha Hardy" w:date="2021-12-10T13:32:00Z">
                <w:rPr>
                  <w:color w:val="000000"/>
                </w:rPr>
              </w:rPrChange>
            </w:rPr>
            <w:delText xml:space="preserve"> </w:delText>
          </w:r>
        </w:del>
      </w:ins>
      <w:ins w:id="5391" w:author="Microsoft Office User" w:date="2021-10-14T10:32:00Z">
        <w:del w:id="5392" w:author="Natasha Hardy" w:date="2021-10-25T15:52:00Z">
          <w:r w:rsidR="00C51B84" w:rsidRPr="008E1A76" w:rsidDel="00932D83">
            <w:rPr>
              <w:color w:val="000000" w:themeColor="text1"/>
              <w:rPrChange w:id="5393" w:author="Natasha Hardy" w:date="2021-12-10T13:32:00Z">
                <w:rPr>
                  <w:color w:val="000000"/>
                </w:rPr>
              </w:rPrChange>
            </w:rPr>
            <w:delText>W</w:delText>
          </w:r>
        </w:del>
      </w:ins>
      <w:ins w:id="5394" w:author="Microsoft Office User" w:date="2021-10-14T07:37:00Z">
        <w:del w:id="5395" w:author="Natasha Hardy" w:date="2021-10-25T15:52:00Z">
          <w:r w:rsidRPr="008E1A76" w:rsidDel="00932D83">
            <w:rPr>
              <w:color w:val="000000" w:themeColor="text1"/>
              <w:rPrChange w:id="5396" w:author="Natasha Hardy" w:date="2021-12-10T13:32:00Z">
                <w:rPr>
                  <w:color w:val="000000"/>
                </w:rPr>
              </w:rPrChange>
            </w:rPr>
            <w:delText>hile s</w:delText>
          </w:r>
        </w:del>
        <w:del w:id="5397" w:author="Natasha Hardy" w:date="2021-11-12T15:39:00Z">
          <w:r w:rsidRPr="008E1A76" w:rsidDel="00241FDB">
            <w:rPr>
              <w:color w:val="000000" w:themeColor="text1"/>
              <w:rPrChange w:id="5398" w:author="Natasha Hardy" w:date="2021-12-10T13:32:00Z">
                <w:rPr>
                  <w:color w:val="000000"/>
                </w:rPr>
              </w:rPrChange>
            </w:rPr>
            <w:delText>eabird</w:delText>
          </w:r>
        </w:del>
      </w:ins>
      <w:ins w:id="5399" w:author="Microsoft Office User" w:date="2021-10-14T07:38:00Z">
        <w:del w:id="5400" w:author="Natasha Hardy" w:date="2021-11-12T15:39:00Z">
          <w:r w:rsidRPr="008E1A76" w:rsidDel="00241FDB">
            <w:rPr>
              <w:color w:val="000000" w:themeColor="text1"/>
              <w:rPrChange w:id="5401" w:author="Natasha Hardy" w:date="2021-12-10T13:32:00Z">
                <w:rPr>
                  <w:color w:val="000000"/>
                </w:rPr>
              </w:rPrChange>
            </w:rPr>
            <w:delText>s</w:delText>
          </w:r>
        </w:del>
      </w:ins>
      <w:ins w:id="5402" w:author="Microsoft Office User" w:date="2021-10-14T07:37:00Z">
        <w:del w:id="5403" w:author="Natasha Hardy" w:date="2021-11-12T15:39:00Z">
          <w:r w:rsidRPr="008E1A76" w:rsidDel="00241FDB">
            <w:rPr>
              <w:color w:val="000000" w:themeColor="text1"/>
              <w:rPrChange w:id="5404" w:author="Natasha Hardy" w:date="2021-12-10T13:32:00Z">
                <w:rPr>
                  <w:color w:val="000000"/>
                </w:rPr>
              </w:rPrChange>
            </w:rPr>
            <w:delText xml:space="preserve"> were detected in 29 samples by hard-part analysis, </w:delText>
          </w:r>
        </w:del>
      </w:ins>
      <w:ins w:id="5405" w:author="Rebecca McIntosh" w:date="2021-10-28T13:37:00Z">
        <w:del w:id="5406" w:author="Natasha Hardy" w:date="2021-11-12T15:39:00Z">
          <w:r w:rsidR="0098500D" w:rsidRPr="008E1A76" w:rsidDel="00241FDB">
            <w:rPr>
              <w:color w:val="000000" w:themeColor="text1"/>
              <w:rPrChange w:id="5407" w:author="Natasha Hardy" w:date="2021-12-10T13:32:00Z">
                <w:rPr>
                  <w:color w:val="000000"/>
                </w:rPr>
              </w:rPrChange>
            </w:rPr>
            <w:delText>while</w:delText>
          </w:r>
        </w:del>
      </w:ins>
      <w:ins w:id="5408" w:author="Microsoft Office User" w:date="2021-10-14T07:38:00Z">
        <w:del w:id="5409" w:author="Natasha Hardy" w:date="2021-11-12T15:39:00Z">
          <w:r w:rsidRPr="008E1A76" w:rsidDel="00241FDB">
            <w:rPr>
              <w:color w:val="000000" w:themeColor="text1"/>
              <w:rPrChange w:id="5410" w:author="Natasha Hardy" w:date="2021-12-10T13:32:00Z">
                <w:rPr>
                  <w:color w:val="000000"/>
                </w:rPr>
              </w:rPrChange>
            </w:rPr>
            <w:delText>seabird DNA was only detected in 21 samples</w:delText>
          </w:r>
        </w:del>
      </w:ins>
      <w:ins w:id="5411" w:author="Microsoft Office User" w:date="2021-10-14T10:32:00Z">
        <w:del w:id="5412" w:author="Natasha Hardy" w:date="2021-11-12T15:39:00Z">
          <w:r w:rsidR="00C51B84" w:rsidRPr="008E1A76" w:rsidDel="00241FDB">
            <w:rPr>
              <w:color w:val="000000" w:themeColor="text1"/>
              <w:rPrChange w:id="5413" w:author="Natasha Hardy" w:date="2021-12-10T13:32:00Z">
                <w:rPr>
                  <w:color w:val="000000"/>
                </w:rPr>
              </w:rPrChange>
            </w:rPr>
            <w:delText xml:space="preserve"> and s</w:delText>
          </w:r>
        </w:del>
      </w:ins>
      <w:ins w:id="5414" w:author="Microsoft Office User" w:date="2021-10-14T07:39:00Z">
        <w:del w:id="5415" w:author="Natasha Hardy" w:date="2021-11-12T15:39:00Z">
          <w:r w:rsidRPr="008E1A76" w:rsidDel="00241FDB">
            <w:rPr>
              <w:color w:val="000000" w:themeColor="text1"/>
              <w:rPrChange w:id="5416" w:author="Natasha Hardy" w:date="2021-12-10T13:32:00Z">
                <w:rPr>
                  <w:color w:val="000000"/>
                </w:rPr>
              </w:rPrChange>
            </w:rPr>
            <w:delText>imultaneous detection occurred in only 10 sample</w:delText>
          </w:r>
        </w:del>
      </w:ins>
      <w:ins w:id="5417" w:author="Rebecca McIntosh" w:date="2021-10-28T15:40:00Z">
        <w:del w:id="5418" w:author="Natasha Hardy" w:date="2021-11-12T15:39:00Z">
          <w:r w:rsidR="00E90795" w:rsidRPr="008E1A76" w:rsidDel="00241FDB">
            <w:rPr>
              <w:color w:val="000000" w:themeColor="text1"/>
              <w:rPrChange w:id="5419" w:author="Natasha Hardy" w:date="2021-12-10T13:32:00Z">
                <w:rPr>
                  <w:color w:val="000000"/>
                </w:rPr>
              </w:rPrChange>
            </w:rPr>
            <w:delText>s</w:delText>
          </w:r>
        </w:del>
      </w:ins>
      <w:ins w:id="5420" w:author="Microsoft Office User" w:date="2021-10-14T07:39:00Z">
        <w:del w:id="5421" w:author="Natasha Hardy" w:date="2021-11-12T15:39:00Z">
          <w:r w:rsidRPr="008E1A76" w:rsidDel="00241FDB">
            <w:rPr>
              <w:color w:val="000000" w:themeColor="text1"/>
              <w:rPrChange w:id="5422" w:author="Natasha Hardy" w:date="2021-12-10T13:32:00Z">
                <w:rPr>
                  <w:color w:val="000000"/>
                </w:rPr>
              </w:rPrChange>
            </w:rPr>
            <w:delText>s</w:delText>
          </w:r>
        </w:del>
      </w:ins>
      <w:ins w:id="5423" w:author="Rebecca McIntosh" w:date="2021-10-29T13:04:00Z">
        <w:del w:id="5424" w:author="Natasha Hardy" w:date="2021-11-12T15:39:00Z">
          <w:r w:rsidR="00E91243" w:rsidRPr="008E1A76" w:rsidDel="00241FDB">
            <w:rPr>
              <w:color w:val="000000" w:themeColor="text1"/>
              <w:rPrChange w:id="5425" w:author="Natasha Hardy" w:date="2021-12-10T13:32:00Z">
                <w:rPr>
                  <w:color w:val="000000"/>
                </w:rPr>
              </w:rPrChange>
            </w:rPr>
            <w:delText>, providing further evidence that the methods applied are paralle</w:delText>
          </w:r>
        </w:del>
      </w:ins>
      <w:ins w:id="5426" w:author="Rebecca McIntosh" w:date="2021-10-29T13:05:00Z">
        <w:del w:id="5427" w:author="Natasha Hardy" w:date="2021-11-12T15:39:00Z">
          <w:r w:rsidR="00E91243" w:rsidRPr="008E1A76" w:rsidDel="00241FDB">
            <w:rPr>
              <w:color w:val="000000" w:themeColor="text1"/>
              <w:rPrChange w:id="5428" w:author="Natasha Hardy" w:date="2021-12-10T13:32:00Z">
                <w:rPr>
                  <w:color w:val="000000"/>
                </w:rPr>
              </w:rPrChange>
            </w:rPr>
            <w:delText>l and more informative together, but not additive</w:delText>
          </w:r>
        </w:del>
      </w:ins>
      <w:ins w:id="5429" w:author="Microsoft Office User" w:date="2021-10-14T07:39:00Z">
        <w:del w:id="5430" w:author="Natasha Hardy" w:date="2021-11-12T15:39:00Z">
          <w:r w:rsidRPr="008E1A76" w:rsidDel="00241FDB">
            <w:rPr>
              <w:color w:val="000000" w:themeColor="text1"/>
              <w:rPrChange w:id="5431" w:author="Natasha Hardy" w:date="2021-12-10T13:32:00Z">
                <w:rPr>
                  <w:color w:val="000000"/>
                </w:rPr>
              </w:rPrChange>
            </w:rPr>
            <w:delText>.</w:delText>
          </w:r>
        </w:del>
      </w:ins>
      <w:ins w:id="5432" w:author="Microsoft Office User" w:date="2021-10-14T07:45:00Z">
        <w:del w:id="5433" w:author="Natasha Hardy" w:date="2021-11-12T15:39:00Z">
          <w:r w:rsidR="00E14367" w:rsidRPr="008E1A76" w:rsidDel="00241FDB">
            <w:rPr>
              <w:color w:val="000000" w:themeColor="text1"/>
              <w:rPrChange w:id="5434" w:author="Natasha Hardy" w:date="2021-12-10T13:32:00Z">
                <w:rPr>
                  <w:color w:val="000000"/>
                </w:rPr>
              </w:rPrChange>
            </w:rPr>
            <w:delText xml:space="preserve"> </w:delText>
          </w:r>
        </w:del>
      </w:ins>
      <w:ins w:id="5435" w:author="Rebecca McIntosh" w:date="2021-10-28T16:32:00Z">
        <w:del w:id="5436" w:author="Natasha Hardy" w:date="2021-11-12T15:39:00Z">
          <w:r w:rsidR="0069327B" w:rsidRPr="008E1A76" w:rsidDel="00241FDB">
            <w:rPr>
              <w:color w:val="000000" w:themeColor="text1"/>
              <w:rPrChange w:id="5437" w:author="Natasha Hardy" w:date="2021-12-10T13:32:00Z">
                <w:rPr>
                  <w:color w:val="000000"/>
                </w:rPr>
              </w:rPrChange>
            </w:rPr>
            <w:delText xml:space="preserve">Methodological and biological factors differentially affect the detection rates for genetic and morphological assays within a sample, as well as the likelihood for soft and hard prey remains to co-occur within the same samples. </w:delText>
          </w:r>
        </w:del>
      </w:ins>
      <w:ins w:id="5438" w:author="Rebecca McIntosh" w:date="2021-10-28T16:35:00Z">
        <w:del w:id="5439" w:author="Natasha Hardy" w:date="2021-11-12T15:39:00Z">
          <w:r w:rsidR="0069327B" w:rsidRPr="008E1A76" w:rsidDel="00241FDB">
            <w:rPr>
              <w:color w:val="000000" w:themeColor="text1"/>
              <w:rPrChange w:id="5440" w:author="Natasha Hardy" w:date="2021-12-10T13:32:00Z">
                <w:rPr>
                  <w:color w:val="000000"/>
                </w:rPr>
              </w:rPrChange>
            </w:rPr>
            <w:delText>For</w:delText>
          </w:r>
        </w:del>
      </w:ins>
      <w:ins w:id="5441" w:author="Rebecca McIntosh" w:date="2021-10-28T16:33:00Z">
        <w:del w:id="5442" w:author="Natasha Hardy" w:date="2021-11-12T15:39:00Z">
          <w:r w:rsidR="0069327B" w:rsidRPr="008E1A76" w:rsidDel="00241FDB">
            <w:rPr>
              <w:color w:val="000000" w:themeColor="text1"/>
              <w:rPrChange w:id="5443" w:author="Natasha Hardy" w:date="2021-12-10T13:32:00Z">
                <w:rPr>
                  <w:color w:val="000000"/>
                </w:rPr>
              </w:rPrChange>
            </w:rPr>
            <w:delText xml:space="preserve"> example</w:delText>
          </w:r>
        </w:del>
      </w:ins>
      <w:ins w:id="5444" w:author="Rebecca McIntosh" w:date="2021-10-28T16:36:00Z">
        <w:del w:id="5445" w:author="Natasha Hardy" w:date="2021-11-12T15:39:00Z">
          <w:r w:rsidR="0069327B" w:rsidRPr="008E1A76" w:rsidDel="00241FDB">
            <w:rPr>
              <w:color w:val="000000" w:themeColor="text1"/>
              <w:rPrChange w:id="5446" w:author="Natasha Hardy" w:date="2021-12-10T13:32:00Z">
                <w:rPr>
                  <w:color w:val="000000"/>
                </w:rPr>
              </w:rPrChange>
            </w:rPr>
            <w:delText>,</w:delText>
          </w:r>
        </w:del>
      </w:ins>
      <w:ins w:id="5447" w:author="Rebecca McIntosh" w:date="2021-10-28T13:40:00Z">
        <w:del w:id="5448" w:author="Natasha Hardy" w:date="2021-11-12T15:39:00Z">
          <w:r w:rsidR="0098500D" w:rsidRPr="008E1A76" w:rsidDel="00241FDB">
            <w:rPr>
              <w:color w:val="000000" w:themeColor="text1"/>
              <w:rPrChange w:id="5449" w:author="Natasha Hardy" w:date="2021-12-10T13:32:00Z">
                <w:rPr>
                  <w:color w:val="000000"/>
                </w:rPr>
              </w:rPrChange>
            </w:rPr>
            <w:delText xml:space="preserve"> soft tissues</w:delText>
          </w:r>
        </w:del>
      </w:ins>
      <w:ins w:id="5450" w:author="Rebecca McIntosh" w:date="2021-10-28T16:35:00Z">
        <w:del w:id="5451" w:author="Natasha Hardy" w:date="2021-11-12T15:39:00Z">
          <w:r w:rsidR="0069327B" w:rsidRPr="008E1A76" w:rsidDel="00241FDB">
            <w:rPr>
              <w:color w:val="000000" w:themeColor="text1"/>
              <w:rPrChange w:id="5452" w:author="Natasha Hardy" w:date="2021-12-10T13:32:00Z">
                <w:rPr>
                  <w:color w:val="000000"/>
                </w:rPr>
              </w:rPrChange>
            </w:rPr>
            <w:delText xml:space="preserve"> may have a gut passage rate</w:delText>
          </w:r>
        </w:del>
      </w:ins>
      <w:ins w:id="5453" w:author="Rebecca McIntosh" w:date="2021-10-28T16:33:00Z">
        <w:del w:id="5454" w:author="Natasha Hardy" w:date="2021-11-12T15:39:00Z">
          <w:r w:rsidR="0069327B" w:rsidRPr="008E1A76" w:rsidDel="00241FDB">
            <w:rPr>
              <w:color w:val="000000" w:themeColor="text1"/>
              <w:rPrChange w:id="5455" w:author="Natasha Hardy" w:date="2021-12-10T13:32:00Z">
                <w:rPr>
                  <w:color w:val="000000"/>
                </w:rPr>
              </w:rPrChange>
            </w:rPr>
            <w:delText xml:space="preserve"> </w:delText>
          </w:r>
        </w:del>
      </w:ins>
      <w:ins w:id="5456" w:author="Rebecca McIntosh" w:date="2021-10-28T16:35:00Z">
        <w:del w:id="5457" w:author="Natasha Hardy" w:date="2021-11-12T15:39:00Z">
          <w:r w:rsidR="0069327B" w:rsidRPr="008E1A76" w:rsidDel="00241FDB">
            <w:rPr>
              <w:color w:val="000000" w:themeColor="text1"/>
              <w:rPrChange w:id="5458" w:author="Natasha Hardy" w:date="2021-12-10T13:32:00Z">
                <w:rPr>
                  <w:color w:val="000000"/>
                </w:rPr>
              </w:rPrChange>
            </w:rPr>
            <w:delText>of</w:delText>
          </w:r>
        </w:del>
      </w:ins>
      <w:ins w:id="5459" w:author="Rebecca McIntosh" w:date="2021-10-28T16:33:00Z">
        <w:del w:id="5460" w:author="Natasha Hardy" w:date="2021-11-12T15:39:00Z">
          <w:r w:rsidR="0069327B" w:rsidRPr="008E1A76" w:rsidDel="00241FDB">
            <w:rPr>
              <w:color w:val="000000" w:themeColor="text1"/>
              <w:rPrChange w:id="5461" w:author="Natasha Hardy" w:date="2021-12-10T13:32:00Z">
                <w:rPr>
                  <w:color w:val="000000"/>
                </w:rPr>
              </w:rPrChange>
            </w:rPr>
            <w:delText xml:space="preserve"> 48 hours</w:delText>
          </w:r>
        </w:del>
      </w:ins>
      <w:ins w:id="5462" w:author="Rebecca McIntosh" w:date="2021-10-28T16:36:00Z">
        <w:del w:id="5463" w:author="Natasha Hardy" w:date="2021-11-12T15:39:00Z">
          <w:r w:rsidR="0069327B" w:rsidRPr="008E1A76" w:rsidDel="00241FDB">
            <w:rPr>
              <w:color w:val="000000" w:themeColor="text1"/>
              <w:rPrChange w:id="5464" w:author="Natasha Hardy" w:date="2021-12-10T13:32:00Z">
                <w:rPr>
                  <w:color w:val="000000"/>
                </w:rPr>
              </w:rPrChange>
            </w:rPr>
            <w:delText xml:space="preserve"> compared to</w:delText>
          </w:r>
        </w:del>
      </w:ins>
      <w:ins w:id="5465" w:author="Rebecca McIntosh" w:date="2021-10-28T13:40:00Z">
        <w:del w:id="5466" w:author="Natasha Hardy" w:date="2021-11-12T15:39:00Z">
          <w:r w:rsidR="0098500D" w:rsidRPr="008E1A76" w:rsidDel="00241FDB">
            <w:rPr>
              <w:color w:val="000000" w:themeColor="text1"/>
              <w:rPrChange w:id="5467" w:author="Natasha Hardy" w:date="2021-12-10T13:32:00Z">
                <w:rPr>
                  <w:color w:val="000000"/>
                </w:rPr>
              </w:rPrChange>
            </w:rPr>
            <w:delText xml:space="preserve"> hard</w:delText>
          </w:r>
        </w:del>
      </w:ins>
      <w:ins w:id="5468" w:author="Rebecca McIntosh" w:date="2021-10-29T13:06:00Z">
        <w:del w:id="5469" w:author="Natasha Hardy" w:date="2021-11-12T15:39:00Z">
          <w:r w:rsidR="000622E5" w:rsidRPr="008E1A76" w:rsidDel="00241FDB">
            <w:rPr>
              <w:color w:val="000000" w:themeColor="text1"/>
              <w:rPrChange w:id="5470" w:author="Natasha Hardy" w:date="2021-12-10T13:32:00Z">
                <w:rPr>
                  <w:color w:val="000000"/>
                </w:rPr>
              </w:rPrChange>
            </w:rPr>
            <w:delText>-</w:delText>
          </w:r>
        </w:del>
      </w:ins>
      <w:ins w:id="5471" w:author="Rebecca McIntosh" w:date="2021-10-28T13:46:00Z">
        <w:del w:id="5472" w:author="Natasha Hardy" w:date="2021-11-12T15:39:00Z">
          <w:r w:rsidR="00A14B3E" w:rsidRPr="008E1A76" w:rsidDel="00241FDB">
            <w:rPr>
              <w:color w:val="000000" w:themeColor="text1"/>
              <w:rPrChange w:id="5473" w:author="Natasha Hardy" w:date="2021-12-10T13:32:00Z">
                <w:rPr>
                  <w:color w:val="000000"/>
                </w:rPr>
              </w:rPrChange>
            </w:rPr>
            <w:delText>parts</w:delText>
          </w:r>
        </w:del>
      </w:ins>
      <w:ins w:id="5474" w:author="Rebecca McIntosh" w:date="2021-10-28T13:40:00Z">
        <w:del w:id="5475" w:author="Natasha Hardy" w:date="2021-11-12T15:39:00Z">
          <w:r w:rsidR="0098500D" w:rsidRPr="008E1A76" w:rsidDel="00241FDB">
            <w:rPr>
              <w:color w:val="000000" w:themeColor="text1"/>
              <w:rPrChange w:id="5476" w:author="Natasha Hardy" w:date="2021-12-10T13:32:00Z">
                <w:rPr>
                  <w:color w:val="000000"/>
                </w:rPr>
              </w:rPrChange>
            </w:rPr>
            <w:delText xml:space="preserve"> </w:delText>
          </w:r>
        </w:del>
      </w:ins>
      <w:ins w:id="5477" w:author="Rebecca McIntosh" w:date="2021-10-28T16:36:00Z">
        <w:del w:id="5478" w:author="Natasha Hardy" w:date="2021-11-12T15:39:00Z">
          <w:r w:rsidR="0069327B" w:rsidRPr="008E1A76" w:rsidDel="00241FDB">
            <w:rPr>
              <w:color w:val="000000" w:themeColor="text1"/>
              <w:rPrChange w:id="5479" w:author="Natasha Hardy" w:date="2021-12-10T13:32:00Z">
                <w:rPr>
                  <w:color w:val="000000"/>
                </w:rPr>
              </w:rPrChange>
            </w:rPr>
            <w:delText xml:space="preserve">that </w:delText>
          </w:r>
        </w:del>
      </w:ins>
      <w:ins w:id="5480" w:author="Rebecca McIntosh" w:date="2021-10-28T16:34:00Z">
        <w:del w:id="5481" w:author="Natasha Hardy" w:date="2021-11-12T15:39:00Z">
          <w:r w:rsidR="0069327B" w:rsidRPr="008E1A76" w:rsidDel="00241FDB">
            <w:rPr>
              <w:color w:val="000000" w:themeColor="text1"/>
              <w:rPrChange w:id="5482" w:author="Natasha Hardy" w:date="2021-12-10T13:32:00Z">
                <w:rPr>
                  <w:color w:val="000000"/>
                </w:rPr>
              </w:rPrChange>
            </w:rPr>
            <w:delText xml:space="preserve">may be retained for </w:delText>
          </w:r>
        </w:del>
      </w:ins>
      <w:ins w:id="5483" w:author="Rebecca McIntosh" w:date="2021-10-28T13:46:00Z">
        <w:del w:id="5484" w:author="Natasha Hardy" w:date="2021-11-12T15:39:00Z">
          <w:r w:rsidR="00A14B3E" w:rsidRPr="008E1A76" w:rsidDel="00241FDB">
            <w:rPr>
              <w:color w:val="000000" w:themeColor="text1"/>
              <w:rPrChange w:id="5485" w:author="Natasha Hardy" w:date="2021-12-10T13:32:00Z">
                <w:rPr>
                  <w:color w:val="000000"/>
                </w:rPr>
              </w:rPrChange>
            </w:rPr>
            <w:delText>up to 7 days</w:delText>
          </w:r>
        </w:del>
      </w:ins>
      <w:ins w:id="5486" w:author="Rebecca McIntosh" w:date="2021-10-28T16:34:00Z">
        <w:del w:id="5487" w:author="Natasha Hardy" w:date="2021-11-12T15:39:00Z">
          <w:r w:rsidR="0069327B" w:rsidRPr="008E1A76" w:rsidDel="00241FDB">
            <w:rPr>
              <w:color w:val="000000" w:themeColor="text1"/>
              <w:rPrChange w:id="5488" w:author="Natasha Hardy" w:date="2021-12-10T13:32:00Z">
                <w:rPr>
                  <w:color w:val="000000"/>
                </w:rPr>
              </w:rPrChange>
            </w:rPr>
            <w:delText xml:space="preserve"> (Tollit et al., 2009)</w:delText>
          </w:r>
        </w:del>
      </w:ins>
      <w:ins w:id="5489" w:author="Rebecca McIntosh" w:date="2021-10-28T16:36:00Z">
        <w:del w:id="5490" w:author="Natasha Hardy" w:date="2021-11-12T15:39:00Z">
          <w:r w:rsidR="0069327B" w:rsidRPr="008E1A76" w:rsidDel="00241FDB">
            <w:rPr>
              <w:color w:val="000000" w:themeColor="text1"/>
              <w:rPrChange w:id="5491" w:author="Natasha Hardy" w:date="2021-12-10T13:32:00Z">
                <w:rPr>
                  <w:color w:val="000000"/>
                </w:rPr>
              </w:rPrChange>
            </w:rPr>
            <w:delText>.</w:delText>
          </w:r>
        </w:del>
      </w:ins>
      <w:ins w:id="5492" w:author="Rebecca McIntosh" w:date="2021-10-28T16:34:00Z">
        <w:del w:id="5493" w:author="Natasha Hardy" w:date="2021-11-12T15:39:00Z">
          <w:r w:rsidR="0069327B" w:rsidRPr="008E1A76" w:rsidDel="00241FDB">
            <w:rPr>
              <w:color w:val="000000" w:themeColor="text1"/>
              <w:rPrChange w:id="5494" w:author="Natasha Hardy" w:date="2021-12-10T13:32:00Z">
                <w:rPr>
                  <w:color w:val="000000"/>
                </w:rPr>
              </w:rPrChange>
            </w:rPr>
            <w:delText xml:space="preserve"> </w:delText>
          </w:r>
        </w:del>
      </w:ins>
      <w:ins w:id="5495" w:author="Rebecca McIntosh" w:date="2021-10-28T15:42:00Z">
        <w:del w:id="5496" w:author="Natasha Hardy" w:date="2021-11-12T15:39:00Z">
          <w:r w:rsidR="00F373B9" w:rsidRPr="008E1A76" w:rsidDel="00241FDB">
            <w:rPr>
              <w:color w:val="000000" w:themeColor="text1"/>
              <w:rPrChange w:id="5497" w:author="Natasha Hardy" w:date="2021-12-10T13:32:00Z">
                <w:rPr>
                  <w:color w:val="000000"/>
                </w:rPr>
              </w:rPrChange>
            </w:rPr>
            <w:delText xml:space="preserve">DNA found in the amorphous, soft parts of an animal </w:delText>
          </w:r>
        </w:del>
      </w:ins>
      <w:ins w:id="5498" w:author="Rebecca McIntosh" w:date="2021-10-28T15:43:00Z">
        <w:del w:id="5499" w:author="Natasha Hardy" w:date="2021-11-12T15:39:00Z">
          <w:r w:rsidR="00F373B9" w:rsidRPr="008E1A76" w:rsidDel="00241FDB">
            <w:rPr>
              <w:color w:val="000000" w:themeColor="text1"/>
              <w:rPrChange w:id="5500" w:author="Natasha Hardy" w:date="2021-12-10T13:32:00Z">
                <w:rPr>
                  <w:color w:val="000000"/>
                </w:rPr>
              </w:rPrChange>
            </w:rPr>
            <w:delText>may be</w:delText>
          </w:r>
        </w:del>
      </w:ins>
      <w:ins w:id="5501" w:author="Rebecca McIntosh" w:date="2021-10-28T15:42:00Z">
        <w:del w:id="5502" w:author="Natasha Hardy" w:date="2021-11-12T15:39:00Z">
          <w:r w:rsidR="00F373B9" w:rsidRPr="008E1A76" w:rsidDel="00241FDB">
            <w:rPr>
              <w:color w:val="000000" w:themeColor="text1"/>
              <w:rPrChange w:id="5503" w:author="Natasha Hardy" w:date="2021-12-10T13:32:00Z">
                <w:rPr>
                  <w:color w:val="000000"/>
                </w:rPr>
              </w:rPrChange>
            </w:rPr>
            <w:delText xml:space="preserve"> </w:delText>
          </w:r>
        </w:del>
      </w:ins>
      <w:ins w:id="5504" w:author="Rebecca McIntosh" w:date="2021-10-28T15:43:00Z">
        <w:del w:id="5505" w:author="Natasha Hardy" w:date="2021-11-12T15:39:00Z">
          <w:r w:rsidR="00F373B9" w:rsidRPr="008E1A76" w:rsidDel="00241FDB">
            <w:rPr>
              <w:color w:val="000000" w:themeColor="text1"/>
              <w:rPrChange w:id="5506" w:author="Natasha Hardy" w:date="2021-12-10T13:32:00Z">
                <w:rPr>
                  <w:color w:val="000000"/>
                </w:rPr>
              </w:rPrChange>
            </w:rPr>
            <w:delText>more</w:delText>
          </w:r>
        </w:del>
      </w:ins>
      <w:ins w:id="5507" w:author="Rebecca McIntosh" w:date="2021-10-28T15:42:00Z">
        <w:del w:id="5508" w:author="Natasha Hardy" w:date="2021-11-12T15:39:00Z">
          <w:r w:rsidR="00F373B9" w:rsidRPr="008E1A76" w:rsidDel="00241FDB">
            <w:rPr>
              <w:color w:val="000000" w:themeColor="text1"/>
              <w:rPrChange w:id="5509" w:author="Natasha Hardy" w:date="2021-12-10T13:32:00Z">
                <w:rPr>
                  <w:color w:val="000000"/>
                </w:rPr>
              </w:rPrChange>
            </w:rPr>
            <w:delText xml:space="preserve"> easily amplified even in a degraded and digested sample matrix such as scats, compared to DNA available from hard-parts, feather, fur or bone (Mumma et al., 2016; Granquist et al., 2018). </w:delText>
          </w:r>
        </w:del>
      </w:ins>
      <w:ins w:id="5510" w:author="Rebecca McIntosh" w:date="2021-10-28T15:44:00Z">
        <w:del w:id="5511" w:author="Natasha Hardy" w:date="2021-11-12T15:39:00Z">
          <w:r w:rsidR="00F373B9" w:rsidRPr="008E1A76" w:rsidDel="00241FDB">
            <w:rPr>
              <w:color w:val="000000" w:themeColor="text1"/>
              <w:rPrChange w:id="5512" w:author="Natasha Hardy" w:date="2021-12-10T13:32:00Z">
                <w:rPr>
                  <w:color w:val="000000"/>
                </w:rPr>
              </w:rPrChange>
            </w:rPr>
            <w:delText xml:space="preserve">One can extract DNA from the latter chitinised or keratinized tissues; however, being of poor quality, this typically requires a different process than amorphous material (McDonald &amp; Griffith, 2011, Zarzoso-Lacoste et al., 2013; Rothe &amp; Nagy, 2016). </w:delText>
          </w:r>
        </w:del>
      </w:ins>
      <w:ins w:id="5513" w:author="Rebecca McIntosh" w:date="2021-10-28T15:43:00Z">
        <w:del w:id="5514" w:author="Natasha Hardy" w:date="2021-11-12T15:39:00Z">
          <w:r w:rsidR="00F373B9" w:rsidRPr="008E1A76" w:rsidDel="00241FDB">
            <w:rPr>
              <w:color w:val="000000" w:themeColor="text1"/>
              <w:rPrChange w:id="5515" w:author="Natasha Hardy" w:date="2021-12-10T13:32:00Z">
                <w:rPr>
                  <w:color w:val="000000"/>
                </w:rPr>
              </w:rPrChange>
            </w:rPr>
            <w:delText>Additionally, morphological remains such as feathers may be over-represented across fur seal scats</w:delText>
          </w:r>
        </w:del>
      </w:ins>
      <w:ins w:id="5516" w:author="Rebecca McIntosh" w:date="2021-10-29T13:07:00Z">
        <w:del w:id="5517" w:author="Natasha Hardy" w:date="2021-11-12T15:39:00Z">
          <w:r w:rsidR="000622E5" w:rsidRPr="008E1A76" w:rsidDel="00241FDB">
            <w:rPr>
              <w:color w:val="000000" w:themeColor="text1"/>
              <w:rPrChange w:id="5518" w:author="Natasha Hardy" w:date="2021-12-10T13:32:00Z">
                <w:rPr>
                  <w:color w:val="000000"/>
                </w:rPr>
              </w:rPrChange>
            </w:rPr>
            <w:delText xml:space="preserve"> regardless of the method used to identify the taxon</w:delText>
          </w:r>
        </w:del>
      </w:ins>
      <w:ins w:id="5519" w:author="Rebecca McIntosh" w:date="2021-10-28T15:43:00Z">
        <w:del w:id="5520" w:author="Natasha Hardy" w:date="2021-11-12T15:39:00Z">
          <w:r w:rsidR="00F373B9" w:rsidRPr="008E1A76" w:rsidDel="00241FDB">
            <w:rPr>
              <w:color w:val="000000" w:themeColor="text1"/>
              <w:rPrChange w:id="5521" w:author="Natasha Hardy" w:date="2021-12-10T13:32:00Z">
                <w:rPr>
                  <w:color w:val="000000"/>
                </w:rPr>
              </w:rPrChange>
            </w:rPr>
            <w:delText xml:space="preserve"> (</w:delText>
          </w:r>
          <w:r w:rsidR="00F373B9" w:rsidRPr="008E1A76" w:rsidDel="00241FDB">
            <w:rPr>
              <w:rFonts w:eastAsia="Times New Roman" w:cs="Times New Roman"/>
              <w:color w:val="000000" w:themeColor="text1"/>
              <w:shd w:val="clear" w:color="auto" w:fill="FFFFFF"/>
              <w:rPrChange w:id="5522" w:author="Natasha Hardy" w:date="2021-12-10T13:32:00Z">
                <w:rPr>
                  <w:rFonts w:eastAsia="Times New Roman" w:cs="Times New Roman"/>
                  <w:color w:val="000000"/>
                  <w:shd w:val="clear" w:color="auto" w:fill="FFFFFF"/>
                </w:rPr>
              </w:rPrChange>
            </w:rPr>
            <w:delText xml:space="preserve">S-L Reinhold, unpublished data; </w:delText>
          </w:r>
          <w:r w:rsidR="00F373B9" w:rsidRPr="008E1A76" w:rsidDel="00241FDB">
            <w:rPr>
              <w:color w:val="000000" w:themeColor="text1"/>
              <w:rPrChange w:id="5523" w:author="Natasha Hardy" w:date="2021-12-10T13:32:00Z">
                <w:rPr>
                  <w:color w:val="000000"/>
                </w:rPr>
              </w:rPrChange>
            </w:rPr>
            <w:delText>Casper et al., 2007a; Tollit et al., 2009).</w:delText>
          </w:r>
        </w:del>
      </w:ins>
      <w:ins w:id="5524" w:author="Rebecca McIntosh" w:date="2021-10-28T15:45:00Z">
        <w:del w:id="5525" w:author="Natasha Hardy" w:date="2021-11-12T15:39:00Z">
          <w:r w:rsidR="00F373B9" w:rsidRPr="008E1A76" w:rsidDel="00241FDB">
            <w:rPr>
              <w:color w:val="000000" w:themeColor="text1"/>
              <w:rPrChange w:id="5526" w:author="Natasha Hardy" w:date="2021-12-10T13:32:00Z">
                <w:rPr>
                  <w:color w:val="000000"/>
                </w:rPr>
              </w:rPrChange>
            </w:rPr>
            <w:delText xml:space="preserve"> </w:delText>
          </w:r>
        </w:del>
      </w:ins>
      <w:ins w:id="5527" w:author="Rebecca McIntosh" w:date="2021-10-28T13:41:00Z">
        <w:del w:id="5528" w:author="Natasha Hardy" w:date="2021-11-12T15:39:00Z">
          <w:r w:rsidR="0098500D" w:rsidRPr="008E1A76" w:rsidDel="00241FDB">
            <w:rPr>
              <w:color w:val="000000" w:themeColor="text1"/>
              <w:rPrChange w:id="5529" w:author="Natasha Hardy" w:date="2021-12-10T13:32:00Z">
                <w:rPr>
                  <w:color w:val="000000"/>
                </w:rPr>
              </w:rPrChange>
            </w:rPr>
            <w:delText xml:space="preserve"> comparing DNA and hard-pa</w:delText>
          </w:r>
        </w:del>
      </w:ins>
      <w:ins w:id="5530" w:author="Rebecca McIntosh" w:date="2021-10-28T13:42:00Z">
        <w:del w:id="5531" w:author="Natasha Hardy" w:date="2021-11-12T15:39:00Z">
          <w:r w:rsidR="0098500D" w:rsidRPr="008E1A76" w:rsidDel="00241FDB">
            <w:rPr>
              <w:color w:val="000000" w:themeColor="text1"/>
              <w:rPrChange w:id="5532" w:author="Natasha Hardy" w:date="2021-12-10T13:32:00Z">
                <w:rPr>
                  <w:color w:val="000000"/>
                </w:rPr>
              </w:rPrChange>
            </w:rPr>
            <w:delText>rts analyses</w:delText>
          </w:r>
        </w:del>
      </w:ins>
      <w:ins w:id="5533" w:author="Rebecca McIntosh" w:date="2021-10-28T13:48:00Z">
        <w:del w:id="5534" w:author="Natasha Hardy" w:date="2021-11-12T15:39:00Z">
          <w:r w:rsidR="00A14B3E" w:rsidRPr="008E1A76" w:rsidDel="00241FDB">
            <w:rPr>
              <w:color w:val="000000" w:themeColor="text1"/>
              <w:rPrChange w:id="5535" w:author="Natasha Hardy" w:date="2021-12-10T13:32:00Z">
                <w:rPr>
                  <w:color w:val="000000"/>
                </w:rPr>
              </w:rPrChange>
            </w:rPr>
            <w:delText xml:space="preserve"> analyses</w:delText>
          </w:r>
        </w:del>
      </w:ins>
      <w:ins w:id="5536" w:author="Rebecca McIntosh" w:date="2021-10-28T13:42:00Z">
        <w:del w:id="5537" w:author="Natasha Hardy" w:date="2021-11-12T15:39:00Z">
          <w:r w:rsidR="0098500D" w:rsidRPr="008E1A76" w:rsidDel="00241FDB">
            <w:rPr>
              <w:color w:val="000000" w:themeColor="text1"/>
              <w:rPrChange w:id="5538" w:author="Natasha Hardy" w:date="2021-12-10T13:32:00Z">
                <w:rPr>
                  <w:color w:val="000000"/>
                </w:rPr>
              </w:rPrChange>
            </w:rPr>
            <w:delText>in DNA methods</w:delText>
          </w:r>
        </w:del>
      </w:ins>
      <w:ins w:id="5539" w:author="Rebecca McIntosh" w:date="2021-10-28T16:38:00Z">
        <w:del w:id="5540" w:author="Natasha Hardy" w:date="2021-11-12T15:39:00Z">
          <w:r w:rsidR="0069327B" w:rsidRPr="008E1A76" w:rsidDel="00241FDB">
            <w:rPr>
              <w:color w:val="000000" w:themeColor="text1"/>
              <w:rPrChange w:id="5541" w:author="Natasha Hardy" w:date="2021-12-10T13:32:00Z">
                <w:rPr>
                  <w:color w:val="000000"/>
                </w:rPr>
              </w:rPrChange>
            </w:rPr>
            <w:delText xml:space="preserve"> detected in our study</w:delText>
          </w:r>
        </w:del>
      </w:ins>
      <w:ins w:id="5542" w:author="Rebecca McIntosh" w:date="2021-10-28T13:42:00Z">
        <w:del w:id="5543" w:author="Natasha Hardy" w:date="2021-11-12T15:39:00Z">
          <w:r w:rsidR="0098500D" w:rsidRPr="008E1A76" w:rsidDel="00241FDB">
            <w:rPr>
              <w:color w:val="000000" w:themeColor="text1"/>
              <w:rPrChange w:id="5544" w:author="Natasha Hardy" w:date="2021-12-10T13:32:00Z">
                <w:rPr>
                  <w:color w:val="000000"/>
                </w:rPr>
              </w:rPrChange>
            </w:rPr>
            <w:delText xml:space="preserve"> </w:delText>
          </w:r>
        </w:del>
      </w:ins>
      <w:ins w:id="5545" w:author="Rebecca McIntosh" w:date="2021-10-28T15:45:00Z">
        <w:del w:id="5546" w:author="Natasha Hardy" w:date="2021-11-12T15:39:00Z">
          <w:r w:rsidR="00F373B9" w:rsidRPr="008E1A76" w:rsidDel="00241FDB">
            <w:rPr>
              <w:color w:val="000000" w:themeColor="text1"/>
              <w:rPrChange w:id="5547" w:author="Natasha Hardy" w:date="2021-12-10T13:32:00Z">
                <w:rPr>
                  <w:color w:val="000000"/>
                </w:rPr>
              </w:rPrChange>
            </w:rPr>
            <w:delText xml:space="preserve">have </w:delText>
          </w:r>
        </w:del>
      </w:ins>
      <w:ins w:id="5548" w:author="Rebecca McIntosh" w:date="2021-10-28T16:38:00Z">
        <w:del w:id="5549" w:author="Natasha Hardy" w:date="2021-11-12T15:39:00Z">
          <w:r w:rsidR="0069327B" w:rsidRPr="008E1A76" w:rsidDel="00241FDB">
            <w:rPr>
              <w:color w:val="000000" w:themeColor="text1"/>
              <w:rPrChange w:id="5550" w:author="Natasha Hardy" w:date="2021-12-10T13:32:00Z">
                <w:rPr>
                  <w:color w:val="000000"/>
                </w:rPr>
              </w:rPrChange>
            </w:rPr>
            <w:delText xml:space="preserve">also </w:delText>
          </w:r>
        </w:del>
      </w:ins>
      <w:ins w:id="5551" w:author="Rebecca McIntosh" w:date="2021-10-28T15:45:00Z">
        <w:del w:id="5552" w:author="Natasha Hardy" w:date="2021-11-12T15:39:00Z">
          <w:r w:rsidR="00F373B9" w:rsidRPr="008E1A76" w:rsidDel="00241FDB">
            <w:rPr>
              <w:color w:val="000000" w:themeColor="text1"/>
              <w:rPrChange w:id="5553" w:author="Natasha Hardy" w:date="2021-12-10T13:32:00Z">
                <w:rPr>
                  <w:color w:val="000000"/>
                </w:rPr>
              </w:rPrChange>
            </w:rPr>
            <w:delText>been</w:delText>
          </w:r>
        </w:del>
      </w:ins>
      <w:ins w:id="5554" w:author="Rebecca McIntosh" w:date="2021-10-28T13:49:00Z">
        <w:del w:id="5555" w:author="Natasha Hardy" w:date="2021-11-12T15:39:00Z">
          <w:r w:rsidR="00A14B3E" w:rsidRPr="008E1A76" w:rsidDel="00241FDB">
            <w:rPr>
              <w:color w:val="000000" w:themeColor="text1"/>
              <w:rPrChange w:id="5556" w:author="Natasha Hardy" w:date="2021-12-10T13:32:00Z">
                <w:rPr>
                  <w:color w:val="000000"/>
                </w:rPr>
              </w:rPrChange>
            </w:rPr>
            <w:delText>reported</w:delText>
          </w:r>
        </w:del>
      </w:ins>
      <w:ins w:id="5557" w:author="Rebecca McIntosh" w:date="2021-10-28T15:45:00Z">
        <w:del w:id="5558" w:author="Natasha Hardy" w:date="2021-11-12T15:39:00Z">
          <w:r w:rsidR="00F373B9" w:rsidRPr="008E1A76" w:rsidDel="00241FDB">
            <w:rPr>
              <w:color w:val="000000" w:themeColor="text1"/>
              <w:rPrChange w:id="5559" w:author="Natasha Hardy" w:date="2021-12-10T13:32:00Z">
                <w:rPr>
                  <w:color w:val="000000"/>
                </w:rPr>
              </w:rPrChange>
            </w:rPr>
            <w:delText xml:space="preserve">other </w:delText>
          </w:r>
        </w:del>
      </w:ins>
      <w:ins w:id="5560" w:author="Rebecca McIntosh" w:date="2021-10-29T13:08:00Z">
        <w:del w:id="5561" w:author="Natasha Hardy" w:date="2021-11-12T15:39:00Z">
          <w:r w:rsidR="000622E5" w:rsidRPr="008E1A76" w:rsidDel="00241FDB">
            <w:rPr>
              <w:color w:val="000000" w:themeColor="text1"/>
              <w:rPrChange w:id="5562" w:author="Natasha Hardy" w:date="2021-12-10T13:32:00Z">
                <w:rPr>
                  <w:color w:val="000000"/>
                </w:rPr>
              </w:rPrChange>
            </w:rPr>
            <w:delText>, likely due to the reasons outlined previously</w:delText>
          </w:r>
        </w:del>
      </w:ins>
      <w:ins w:id="5563" w:author="Rebecca McIntosh" w:date="2021-10-28T13:42:00Z">
        <w:del w:id="5564" w:author="Natasha Hardy" w:date="2021-11-12T15:39:00Z">
          <w:r w:rsidR="0098500D" w:rsidRPr="008E1A76" w:rsidDel="00241FDB">
            <w:rPr>
              <w:color w:val="000000" w:themeColor="text1"/>
              <w:rPrChange w:id="5565" w:author="Natasha Hardy" w:date="2021-12-10T13:32:00Z">
                <w:rPr>
                  <w:color w:val="000000"/>
                </w:rPr>
              </w:rPrChange>
            </w:rPr>
            <w:delText>(Tollit et al., 2009)</w:delText>
          </w:r>
        </w:del>
      </w:ins>
      <w:ins w:id="5566" w:author="Rebecca McIntosh" w:date="2021-10-28T13:43:00Z">
        <w:del w:id="5567" w:author="Natasha Hardy" w:date="2021-11-12T15:39:00Z">
          <w:r w:rsidR="0098500D" w:rsidRPr="008E1A76" w:rsidDel="00241FDB">
            <w:rPr>
              <w:color w:val="000000" w:themeColor="text1"/>
              <w:rPrChange w:id="5568" w:author="Natasha Hardy" w:date="2021-12-10T13:32:00Z">
                <w:rPr>
                  <w:color w:val="000000"/>
                </w:rPr>
              </w:rPrChange>
            </w:rPr>
            <w:delText>.</w:delText>
          </w:r>
        </w:del>
      </w:ins>
      <w:ins w:id="5569" w:author="Nathan Bott" w:date="2021-11-08T09:57:00Z">
        <w:del w:id="5570" w:author="Natasha Hardy" w:date="2021-11-12T15:06:00Z">
          <w:r w:rsidR="00A37F2A" w:rsidRPr="008E1A76" w:rsidDel="0092214A">
            <w:rPr>
              <w:color w:val="000000" w:themeColor="text1"/>
              <w:rPrChange w:id="5571" w:author="Natasha Hardy" w:date="2021-12-10T13:32:00Z">
                <w:rPr>
                  <w:color w:val="000000"/>
                </w:rPr>
              </w:rPrChange>
            </w:rPr>
            <w:delText>S</w:delText>
          </w:r>
        </w:del>
      </w:ins>
    </w:p>
    <w:p w14:paraId="1A44A9ED" w14:textId="0855AD0C" w:rsidR="00C51B84" w:rsidRPr="008E1A76" w:rsidDel="00ED4B8D" w:rsidRDefault="00F373B9" w:rsidP="001553A7">
      <w:pPr>
        <w:ind w:firstLine="720"/>
        <w:rPr>
          <w:ins w:id="5572" w:author="Microsoft Office User" w:date="2021-10-14T10:35:00Z"/>
          <w:del w:id="5573" w:author="Natasha Hardy" w:date="2021-10-25T16:04:00Z"/>
          <w:color w:val="000000" w:themeColor="text1"/>
          <w:rPrChange w:id="5574" w:author="Natasha Hardy" w:date="2021-12-10T13:32:00Z">
            <w:rPr>
              <w:ins w:id="5575" w:author="Microsoft Office User" w:date="2021-10-14T10:35:00Z"/>
              <w:del w:id="5576" w:author="Natasha Hardy" w:date="2021-10-25T16:04:00Z"/>
              <w:color w:val="000000"/>
            </w:rPr>
          </w:rPrChange>
        </w:rPr>
        <w:pPrChange w:id="5577" w:author="Natasha Hardy" w:date="2021-12-10T11:33:00Z">
          <w:pPr>
            <w:ind w:firstLine="720"/>
          </w:pPr>
        </w:pPrChange>
      </w:pPr>
      <w:ins w:id="5578" w:author="Rebecca McIntosh" w:date="2021-10-28T15:45:00Z">
        <w:del w:id="5579" w:author="Natasha Hardy" w:date="2021-11-12T15:57:00Z">
          <w:r w:rsidRPr="008E1A76" w:rsidDel="006879F9">
            <w:rPr>
              <w:color w:val="000000" w:themeColor="text1"/>
              <w:rPrChange w:id="5580" w:author="Natasha Hardy" w:date="2021-12-10T13:32:00Z">
                <w:rPr>
                  <w:color w:val="000000"/>
                </w:rPr>
              </w:rPrChange>
            </w:rPr>
            <w:tab/>
          </w:r>
        </w:del>
      </w:ins>
      <w:ins w:id="5581" w:author="Nathan Bott" w:date="2021-11-08T09:57:00Z">
        <w:del w:id="5582" w:author="Natasha Hardy" w:date="2021-11-12T15:57:00Z">
          <w:r w:rsidR="00CE68F5" w:rsidRPr="008E1A76" w:rsidDel="006879F9">
            <w:rPr>
              <w:color w:val="000000" w:themeColor="text1"/>
              <w:rPrChange w:id="5583" w:author="Natasha Hardy" w:date="2021-12-10T13:32:00Z">
                <w:rPr>
                  <w:color w:val="000000"/>
                </w:rPr>
              </w:rPrChange>
            </w:rPr>
            <w:delText>followed</w:delText>
          </w:r>
        </w:del>
      </w:ins>
      <w:ins w:id="5584" w:author="Nathan Bott" w:date="2021-11-08T09:39:00Z">
        <w:del w:id="5585" w:author="Natasha Hardy" w:date="2021-11-12T15:57:00Z">
          <w:r w:rsidR="007D4061" w:rsidRPr="008E1A76" w:rsidDel="006879F9">
            <w:rPr>
              <w:color w:val="000000" w:themeColor="text1"/>
              <w:rPrChange w:id="5586" w:author="Natasha Hardy" w:date="2021-12-10T13:32:00Z">
                <w:rPr>
                  <w:color w:val="000000"/>
                </w:rPr>
              </w:rPrChange>
            </w:rPr>
            <w:delText>.</w:delText>
          </w:r>
        </w:del>
      </w:ins>
      <w:ins w:id="5587" w:author="Nathan Bott" w:date="2021-11-08T09:57:00Z">
        <w:del w:id="5588" w:author="Natasha Hardy" w:date="2021-11-12T15:57:00Z">
          <w:r w:rsidR="00CE68F5" w:rsidRPr="008E1A76" w:rsidDel="006879F9">
            <w:rPr>
              <w:color w:val="000000" w:themeColor="text1"/>
              <w:rPrChange w:id="5589" w:author="Natasha Hardy" w:date="2021-12-10T13:32:00Z">
                <w:rPr>
                  <w:color w:val="000000"/>
                </w:rPr>
              </w:rPrChange>
            </w:rPr>
            <w:delText xml:space="preserve"> </w:delText>
          </w:r>
        </w:del>
      </w:ins>
      <w:ins w:id="5590" w:author="Nathan Bott" w:date="2021-11-08T09:39:00Z">
        <w:del w:id="5591" w:author="Natasha Hardy" w:date="2021-11-12T15:57:00Z">
          <w:r w:rsidR="007D4061" w:rsidRPr="008E1A76" w:rsidDel="006879F9">
            <w:rPr>
              <w:color w:val="000000" w:themeColor="text1"/>
              <w:rPrChange w:id="5592" w:author="Natasha Hardy" w:date="2021-12-10T13:32:00Z">
                <w:rPr>
                  <w:color w:val="000000"/>
                </w:rPr>
              </w:rPrChange>
            </w:rPr>
            <w:delText>W</w:delText>
          </w:r>
        </w:del>
      </w:ins>
      <w:ins w:id="5593" w:author="Nathan Bott" w:date="2021-11-08T09:38:00Z">
        <w:del w:id="5594" w:author="Natasha Hardy" w:date="2021-11-12T15:57:00Z">
          <w:r w:rsidR="007D4061" w:rsidRPr="008E1A76" w:rsidDel="006879F9">
            <w:rPr>
              <w:color w:val="000000" w:themeColor="text1"/>
              <w:rPrChange w:id="5595" w:author="Natasha Hardy" w:date="2021-12-10T13:32:00Z">
                <w:rPr>
                  <w:color w:val="000000"/>
                </w:rPr>
              </w:rPrChange>
            </w:rPr>
            <w:delText>and .S</w:delText>
          </w:r>
        </w:del>
      </w:ins>
      <w:ins w:id="5596" w:author="Microsoft Office User" w:date="2021-10-14T07:46:00Z">
        <w:del w:id="5597" w:author="Natasha Hardy" w:date="2021-11-12T15:57:00Z">
          <w:r w:rsidR="00E14367" w:rsidRPr="008E1A76" w:rsidDel="006879F9">
            <w:rPr>
              <w:color w:val="000000" w:themeColor="text1"/>
              <w:rPrChange w:id="5598" w:author="Natasha Hardy" w:date="2021-12-10T13:32:00Z">
                <w:rPr>
                  <w:color w:val="000000"/>
                </w:rPr>
              </w:rPrChange>
            </w:rPr>
            <w:delText xml:space="preserve">This could be for </w:delText>
          </w:r>
        </w:del>
      </w:ins>
      <w:ins w:id="5599" w:author="Microsoft Office User" w:date="2021-10-14T10:33:00Z">
        <w:del w:id="5600" w:author="Natasha Hardy" w:date="2021-11-12T15:57:00Z">
          <w:r w:rsidR="00C51B84" w:rsidRPr="008E1A76" w:rsidDel="006879F9">
            <w:rPr>
              <w:color w:val="000000" w:themeColor="text1"/>
              <w:rPrChange w:id="5601" w:author="Natasha Hardy" w:date="2021-12-10T13:32:00Z">
                <w:rPr>
                  <w:color w:val="000000"/>
                </w:rPr>
              </w:rPrChange>
            </w:rPr>
            <w:delText xml:space="preserve">a couple of </w:delText>
          </w:r>
        </w:del>
      </w:ins>
      <w:ins w:id="5602" w:author="Microsoft Office User" w:date="2021-10-14T07:46:00Z">
        <w:del w:id="5603" w:author="Natasha Hardy" w:date="2021-11-12T15:57:00Z">
          <w:r w:rsidR="00E14367" w:rsidRPr="008E1A76" w:rsidDel="006879F9">
            <w:rPr>
              <w:color w:val="000000" w:themeColor="text1"/>
              <w:rPrChange w:id="5604" w:author="Natasha Hardy" w:date="2021-12-10T13:32:00Z">
                <w:rPr>
                  <w:color w:val="000000"/>
                </w:rPr>
              </w:rPrChange>
            </w:rPr>
            <w:delText xml:space="preserve">reasons: Firstly, </w:delText>
          </w:r>
        </w:del>
      </w:ins>
      <w:ins w:id="5605" w:author="Microsoft Office User" w:date="2021-10-14T07:45:00Z">
        <w:del w:id="5606" w:author="Natasha Hardy" w:date="2021-11-12T15:57:00Z">
          <w:r w:rsidR="00E14367" w:rsidRPr="008E1A76" w:rsidDel="006879F9">
            <w:rPr>
              <w:color w:val="000000" w:themeColor="text1"/>
              <w:rPrChange w:id="5607" w:author="Natasha Hardy" w:date="2021-12-10T13:32:00Z">
                <w:rPr>
                  <w:color w:val="000000"/>
                </w:rPr>
              </w:rPrChange>
            </w:rPr>
            <w:delText>DNA found in</w:delText>
          </w:r>
        </w:del>
      </w:ins>
      <w:ins w:id="5608" w:author="Microsoft Office User" w:date="2021-10-14T07:46:00Z">
        <w:del w:id="5609" w:author="Natasha Hardy" w:date="2021-11-12T15:57:00Z">
          <w:r w:rsidR="00E14367" w:rsidRPr="008E1A76" w:rsidDel="006879F9">
            <w:rPr>
              <w:color w:val="000000" w:themeColor="text1"/>
              <w:rPrChange w:id="5610" w:author="Natasha Hardy" w:date="2021-12-10T13:32:00Z">
                <w:rPr>
                  <w:color w:val="000000"/>
                </w:rPr>
              </w:rPrChange>
            </w:rPr>
            <w:delText xml:space="preserve"> the soft parts of </w:delText>
          </w:r>
        </w:del>
      </w:ins>
      <w:ins w:id="5611" w:author="Microsoft Office User" w:date="2021-10-14T07:47:00Z">
        <w:del w:id="5612" w:author="Natasha Hardy" w:date="2021-11-12T15:57:00Z">
          <w:r w:rsidR="00E14367" w:rsidRPr="008E1A76" w:rsidDel="006879F9">
            <w:rPr>
              <w:color w:val="000000" w:themeColor="text1"/>
              <w:rPrChange w:id="5613" w:author="Natasha Hardy" w:date="2021-12-10T13:32:00Z">
                <w:rPr>
                  <w:color w:val="000000"/>
                </w:rPr>
              </w:rPrChange>
            </w:rPr>
            <w:delText>an</w:delText>
          </w:r>
        </w:del>
      </w:ins>
      <w:ins w:id="5614" w:author="Microsoft Office User" w:date="2021-10-14T07:46:00Z">
        <w:del w:id="5615" w:author="Natasha Hardy" w:date="2021-11-12T15:57:00Z">
          <w:r w:rsidR="00E14367" w:rsidRPr="008E1A76" w:rsidDel="006879F9">
            <w:rPr>
              <w:color w:val="000000" w:themeColor="text1"/>
              <w:rPrChange w:id="5616" w:author="Natasha Hardy" w:date="2021-12-10T13:32:00Z">
                <w:rPr>
                  <w:color w:val="000000"/>
                </w:rPr>
              </w:rPrChange>
            </w:rPr>
            <w:delText xml:space="preserve"> animal is readily available and easily amplified</w:delText>
          </w:r>
        </w:del>
      </w:ins>
      <w:ins w:id="5617" w:author="Nathan Bott" w:date="2021-11-08T09:35:00Z">
        <w:del w:id="5618" w:author="Natasha Hardy" w:date="2021-11-12T15:57:00Z">
          <w:r w:rsidR="007D4061" w:rsidRPr="008E1A76" w:rsidDel="006879F9">
            <w:rPr>
              <w:color w:val="000000" w:themeColor="text1"/>
              <w:rPrChange w:id="5619" w:author="Natasha Hardy" w:date="2021-12-10T13:32:00Z">
                <w:rPr>
                  <w:color w:val="000000"/>
                </w:rPr>
              </w:rPrChange>
            </w:rPr>
            <w:delText>. C</w:delText>
          </w:r>
        </w:del>
      </w:ins>
      <w:ins w:id="5620" w:author="Microsoft Office User" w:date="2021-10-14T07:47:00Z">
        <w:del w:id="5621" w:author="Natasha Hardy" w:date="2021-10-25T16:04:00Z">
          <w:r w:rsidR="00E14367" w:rsidRPr="008E1A76" w:rsidDel="00ED4B8D">
            <w:rPr>
              <w:color w:val="000000" w:themeColor="text1"/>
              <w:rPrChange w:id="5622" w:author="Natasha Hardy" w:date="2021-12-10T13:32:00Z">
                <w:rPr>
                  <w:color w:val="000000"/>
                </w:rPr>
              </w:rPrChange>
            </w:rPr>
            <w:delText>. However</w:delText>
          </w:r>
        </w:del>
      </w:ins>
      <w:ins w:id="5623" w:author="Microsoft Office User" w:date="2021-10-14T10:27:00Z">
        <w:del w:id="5624" w:author="Natasha Hardy" w:date="2021-10-25T16:04:00Z">
          <w:r w:rsidR="00C51B84" w:rsidRPr="008E1A76" w:rsidDel="00ED4B8D">
            <w:rPr>
              <w:color w:val="000000" w:themeColor="text1"/>
              <w:rPrChange w:id="5625" w:author="Natasha Hardy" w:date="2021-12-10T13:32:00Z">
                <w:rPr>
                  <w:color w:val="000000"/>
                </w:rPr>
              </w:rPrChange>
            </w:rPr>
            <w:delText>,</w:delText>
          </w:r>
        </w:del>
      </w:ins>
      <w:ins w:id="5626" w:author="Microsoft Office User" w:date="2021-10-14T07:47:00Z">
        <w:del w:id="5627" w:author="Natasha Hardy" w:date="2021-10-25T16:04:00Z">
          <w:r w:rsidR="00E14367" w:rsidRPr="008E1A76" w:rsidDel="00ED4B8D">
            <w:rPr>
              <w:color w:val="000000" w:themeColor="text1"/>
              <w:rPrChange w:id="5628" w:author="Natasha Hardy" w:date="2021-12-10T13:32:00Z">
                <w:rPr>
                  <w:color w:val="000000"/>
                </w:rPr>
              </w:rPrChange>
            </w:rPr>
            <w:delText xml:space="preserve"> as these </w:delText>
          </w:r>
        </w:del>
      </w:ins>
      <w:ins w:id="5629" w:author="Microsoft Office User" w:date="2021-10-14T10:29:00Z">
        <w:del w:id="5630" w:author="Natasha Hardy" w:date="2021-10-25T16:04:00Z">
          <w:r w:rsidR="00C51B84" w:rsidRPr="008E1A76" w:rsidDel="00ED4B8D">
            <w:rPr>
              <w:color w:val="000000" w:themeColor="text1"/>
              <w:rPrChange w:id="5631" w:author="Natasha Hardy" w:date="2021-12-10T13:32:00Z">
                <w:rPr>
                  <w:color w:val="000000"/>
                </w:rPr>
              </w:rPrChange>
            </w:rPr>
            <w:delText xml:space="preserve">soft </w:delText>
          </w:r>
        </w:del>
      </w:ins>
      <w:ins w:id="5632" w:author="Microsoft Office User" w:date="2021-10-14T07:47:00Z">
        <w:del w:id="5633" w:author="Natasha Hardy" w:date="2021-10-25T16:04:00Z">
          <w:r w:rsidR="00E14367" w:rsidRPr="008E1A76" w:rsidDel="00ED4B8D">
            <w:rPr>
              <w:color w:val="000000" w:themeColor="text1"/>
              <w:rPrChange w:id="5634" w:author="Natasha Hardy" w:date="2021-12-10T13:32:00Z">
                <w:rPr>
                  <w:color w:val="000000"/>
                </w:rPr>
              </w:rPrChange>
            </w:rPr>
            <w:delText>parts age</w:delText>
          </w:r>
        </w:del>
      </w:ins>
      <w:ins w:id="5635" w:author="Microsoft Office User" w:date="2021-10-14T10:29:00Z">
        <w:del w:id="5636" w:author="Natasha Hardy" w:date="2021-10-25T16:04:00Z">
          <w:r w:rsidR="00C51B84" w:rsidRPr="008E1A76" w:rsidDel="00ED4B8D">
            <w:rPr>
              <w:color w:val="000000" w:themeColor="text1"/>
              <w:rPrChange w:id="5637" w:author="Natasha Hardy" w:date="2021-12-10T13:32:00Z">
                <w:rPr>
                  <w:color w:val="000000"/>
                </w:rPr>
              </w:rPrChange>
            </w:rPr>
            <w:delText>,</w:delText>
          </w:r>
        </w:del>
      </w:ins>
      <w:ins w:id="5638" w:author="Microsoft Office User" w:date="2021-10-14T07:47:00Z">
        <w:del w:id="5639" w:author="Natasha Hardy" w:date="2021-10-25T16:04:00Z">
          <w:r w:rsidR="00E14367" w:rsidRPr="008E1A76" w:rsidDel="00ED4B8D">
            <w:rPr>
              <w:color w:val="000000" w:themeColor="text1"/>
              <w:rPrChange w:id="5640" w:author="Natasha Hardy" w:date="2021-12-10T13:32:00Z">
                <w:rPr>
                  <w:color w:val="000000"/>
                </w:rPr>
              </w:rPrChange>
            </w:rPr>
            <w:delText xml:space="preserve"> </w:delText>
          </w:r>
        </w:del>
      </w:ins>
      <w:ins w:id="5641" w:author="Microsoft Office User" w:date="2021-10-14T07:48:00Z">
        <w:del w:id="5642" w:author="Natasha Hardy" w:date="2021-10-25T16:04:00Z">
          <w:r w:rsidR="00E14367" w:rsidRPr="008E1A76" w:rsidDel="00ED4B8D">
            <w:rPr>
              <w:color w:val="000000" w:themeColor="text1"/>
              <w:rPrChange w:id="5643" w:author="Natasha Hardy" w:date="2021-12-10T13:32:00Z">
                <w:rPr>
                  <w:color w:val="000000"/>
                </w:rPr>
              </w:rPrChange>
            </w:rPr>
            <w:delText>and are digested</w:delText>
          </w:r>
        </w:del>
      </w:ins>
      <w:ins w:id="5644" w:author="Microsoft Office User" w:date="2021-10-14T10:29:00Z">
        <w:del w:id="5645" w:author="Natasha Hardy" w:date="2021-10-25T16:04:00Z">
          <w:r w:rsidR="00C51B84" w:rsidRPr="008E1A76" w:rsidDel="00ED4B8D">
            <w:rPr>
              <w:color w:val="000000" w:themeColor="text1"/>
              <w:rPrChange w:id="5646" w:author="Natasha Hardy" w:date="2021-12-10T13:32:00Z">
                <w:rPr>
                  <w:color w:val="000000"/>
                </w:rPr>
              </w:rPrChange>
            </w:rPr>
            <w:delText>,</w:delText>
          </w:r>
        </w:del>
      </w:ins>
      <w:ins w:id="5647" w:author="Microsoft Office User" w:date="2021-10-14T07:48:00Z">
        <w:del w:id="5648" w:author="Natasha Hardy" w:date="2021-10-25T16:04:00Z">
          <w:r w:rsidR="00E14367" w:rsidRPr="008E1A76" w:rsidDel="00ED4B8D">
            <w:rPr>
              <w:color w:val="000000" w:themeColor="text1"/>
              <w:rPrChange w:id="5649" w:author="Natasha Hardy" w:date="2021-12-10T13:32:00Z">
                <w:rPr>
                  <w:color w:val="000000"/>
                </w:rPr>
              </w:rPrChange>
            </w:rPr>
            <w:delText xml:space="preserve"> </w:delText>
          </w:r>
        </w:del>
      </w:ins>
      <w:ins w:id="5650" w:author="Microsoft Office User" w:date="2021-10-14T07:47:00Z">
        <w:del w:id="5651" w:author="Natasha Hardy" w:date="2021-10-25T16:04:00Z">
          <w:r w:rsidR="00E14367" w:rsidRPr="008E1A76" w:rsidDel="00ED4B8D">
            <w:rPr>
              <w:color w:val="000000" w:themeColor="text1"/>
              <w:rPrChange w:id="5652" w:author="Natasha Hardy" w:date="2021-12-10T13:32:00Z">
                <w:rPr>
                  <w:color w:val="000000"/>
                </w:rPr>
              </w:rPrChange>
            </w:rPr>
            <w:delText>the</w:delText>
          </w:r>
        </w:del>
      </w:ins>
      <w:ins w:id="5653" w:author="Microsoft Office User" w:date="2021-10-14T07:48:00Z">
        <w:del w:id="5654" w:author="Natasha Hardy" w:date="2021-10-25T16:04:00Z">
          <w:r w:rsidR="00E14367" w:rsidRPr="008E1A76" w:rsidDel="00ED4B8D">
            <w:rPr>
              <w:color w:val="000000" w:themeColor="text1"/>
              <w:rPrChange w:id="5655" w:author="Natasha Hardy" w:date="2021-12-10T13:32:00Z">
                <w:rPr>
                  <w:color w:val="000000"/>
                </w:rPr>
              </w:rPrChange>
            </w:rPr>
            <w:delText xml:space="preserve"> DNA </w:delText>
          </w:r>
        </w:del>
      </w:ins>
      <w:ins w:id="5656" w:author="Microsoft Office User" w:date="2021-10-14T10:29:00Z">
        <w:del w:id="5657" w:author="Natasha Hardy" w:date="2021-10-25T16:04:00Z">
          <w:r w:rsidR="00C51B84" w:rsidRPr="008E1A76" w:rsidDel="00ED4B8D">
            <w:rPr>
              <w:color w:val="000000" w:themeColor="text1"/>
              <w:rPrChange w:id="5658" w:author="Natasha Hardy" w:date="2021-12-10T13:32:00Z">
                <w:rPr>
                  <w:color w:val="000000"/>
                </w:rPr>
              </w:rPrChange>
            </w:rPr>
            <w:delText>degrades. So</w:delText>
          </w:r>
        </w:del>
      </w:ins>
      <w:ins w:id="5659" w:author="Microsoft Office User" w:date="2021-10-14T10:32:00Z">
        <w:del w:id="5660" w:author="Natasha Hardy" w:date="2021-10-25T16:04:00Z">
          <w:r w:rsidR="00C51B84" w:rsidRPr="008E1A76" w:rsidDel="00ED4B8D">
            <w:rPr>
              <w:color w:val="000000" w:themeColor="text1"/>
              <w:rPrChange w:id="5661" w:author="Natasha Hardy" w:date="2021-12-10T13:32:00Z">
                <w:rPr>
                  <w:color w:val="000000"/>
                </w:rPr>
              </w:rPrChange>
            </w:rPr>
            <w:delText>,</w:delText>
          </w:r>
        </w:del>
      </w:ins>
      <w:ins w:id="5662" w:author="Microsoft Office User" w:date="2021-10-14T10:30:00Z">
        <w:del w:id="5663" w:author="Natasha Hardy" w:date="2021-10-25T16:04:00Z">
          <w:r w:rsidR="00C51B84" w:rsidRPr="008E1A76" w:rsidDel="00ED4B8D">
            <w:rPr>
              <w:color w:val="000000" w:themeColor="text1"/>
              <w:rPrChange w:id="5664" w:author="Natasha Hardy" w:date="2021-12-10T13:32:00Z">
                <w:rPr>
                  <w:color w:val="000000"/>
                </w:rPr>
              </w:rPrChange>
            </w:rPr>
            <w:delText xml:space="preserve"> in many case</w:delText>
          </w:r>
        </w:del>
      </w:ins>
      <w:ins w:id="5665" w:author="Microsoft Office User" w:date="2021-10-14T10:33:00Z">
        <w:del w:id="5666" w:author="Natasha Hardy" w:date="2021-10-25T16:04:00Z">
          <w:r w:rsidR="00C51B84" w:rsidRPr="008E1A76" w:rsidDel="00ED4B8D">
            <w:rPr>
              <w:color w:val="000000" w:themeColor="text1"/>
              <w:rPrChange w:id="5667" w:author="Natasha Hardy" w:date="2021-12-10T13:32:00Z">
                <w:rPr>
                  <w:color w:val="000000"/>
                </w:rPr>
              </w:rPrChange>
            </w:rPr>
            <w:delText>s</w:delText>
          </w:r>
        </w:del>
      </w:ins>
      <w:ins w:id="5668" w:author="Microsoft Office User" w:date="2021-10-14T10:29:00Z">
        <w:del w:id="5669" w:author="Natasha Hardy" w:date="2021-10-25T16:04:00Z">
          <w:r w:rsidR="00C51B84" w:rsidRPr="008E1A76" w:rsidDel="00ED4B8D">
            <w:rPr>
              <w:color w:val="000000" w:themeColor="text1"/>
              <w:rPrChange w:id="5670" w:author="Natasha Hardy" w:date="2021-12-10T13:32:00Z">
                <w:rPr>
                  <w:color w:val="000000"/>
                </w:rPr>
              </w:rPrChange>
            </w:rPr>
            <w:delText>,</w:delText>
          </w:r>
        </w:del>
      </w:ins>
      <w:ins w:id="5671" w:author="Microsoft Office User" w:date="2021-10-14T10:27:00Z">
        <w:del w:id="5672" w:author="Natasha Hardy" w:date="2021-10-25T16:04:00Z">
          <w:r w:rsidR="00C51B84" w:rsidRPr="008E1A76" w:rsidDel="00ED4B8D">
            <w:rPr>
              <w:color w:val="000000" w:themeColor="text1"/>
              <w:rPrChange w:id="5673" w:author="Natasha Hardy" w:date="2021-12-10T13:32:00Z">
                <w:rPr>
                  <w:color w:val="000000"/>
                </w:rPr>
              </w:rPrChange>
            </w:rPr>
            <w:delText xml:space="preserve"> </w:delText>
          </w:r>
        </w:del>
      </w:ins>
      <w:ins w:id="5674" w:author="Microsoft Office User" w:date="2021-10-14T10:28:00Z">
        <w:del w:id="5675" w:author="Natasha Hardy" w:date="2021-10-25T16:04:00Z">
          <w:r w:rsidR="00C51B84" w:rsidRPr="008E1A76" w:rsidDel="00ED4B8D">
            <w:rPr>
              <w:color w:val="000000" w:themeColor="text1"/>
              <w:rPrChange w:id="5676" w:author="Natasha Hardy" w:date="2021-12-10T13:32:00Z">
                <w:rPr>
                  <w:color w:val="000000"/>
                </w:rPr>
              </w:rPrChange>
            </w:rPr>
            <w:delText xml:space="preserve">while the </w:delText>
          </w:r>
        </w:del>
      </w:ins>
      <w:ins w:id="5677" w:author="Microsoft Office User" w:date="2021-10-14T14:17:00Z">
        <w:del w:id="5678" w:author="Natasha Hardy" w:date="2021-10-25T16:04:00Z">
          <w:r w:rsidR="0023146B" w:rsidRPr="008E1A76" w:rsidDel="00ED4B8D">
            <w:rPr>
              <w:color w:val="000000" w:themeColor="text1"/>
              <w:rPrChange w:id="5679" w:author="Natasha Hardy" w:date="2021-12-10T13:32:00Z">
                <w:rPr>
                  <w:color w:val="000000"/>
                </w:rPr>
              </w:rPrChange>
            </w:rPr>
            <w:delText xml:space="preserve">hard </w:delText>
          </w:r>
        </w:del>
      </w:ins>
      <w:ins w:id="5680" w:author="Microsoft Office User" w:date="2021-10-14T10:28:00Z">
        <w:del w:id="5681" w:author="Natasha Hardy" w:date="2021-10-25T16:04:00Z">
          <w:r w:rsidR="00C51B84" w:rsidRPr="008E1A76" w:rsidDel="00ED4B8D">
            <w:rPr>
              <w:color w:val="000000" w:themeColor="text1"/>
              <w:rPrChange w:id="5682" w:author="Natasha Hardy" w:date="2021-12-10T13:32:00Z">
                <w:rPr>
                  <w:color w:val="000000"/>
                </w:rPr>
              </w:rPrChange>
            </w:rPr>
            <w:delText xml:space="preserve">parts take longer to pass after a meal and can be </w:delText>
          </w:r>
        </w:del>
      </w:ins>
      <w:ins w:id="5683" w:author="Microsoft Office User" w:date="2021-10-14T10:30:00Z">
        <w:del w:id="5684" w:author="Natasha Hardy" w:date="2021-10-25T16:04:00Z">
          <w:r w:rsidR="00C51B84" w:rsidRPr="008E1A76" w:rsidDel="00ED4B8D">
            <w:rPr>
              <w:color w:val="000000" w:themeColor="text1"/>
              <w:rPrChange w:id="5685" w:author="Natasha Hardy" w:date="2021-12-10T13:32:00Z">
                <w:rPr>
                  <w:color w:val="000000"/>
                </w:rPr>
              </w:rPrChange>
            </w:rPr>
            <w:delText>seen</w:delText>
          </w:r>
        </w:del>
      </w:ins>
      <w:ins w:id="5686" w:author="Microsoft Office User" w:date="2021-10-14T14:02:00Z">
        <w:del w:id="5687" w:author="Natasha Hardy" w:date="2021-10-25T16:04:00Z">
          <w:r w:rsidR="00594537" w:rsidRPr="008E1A76" w:rsidDel="00ED4B8D">
            <w:rPr>
              <w:color w:val="000000" w:themeColor="text1"/>
              <w:rPrChange w:id="5688" w:author="Natasha Hardy" w:date="2021-12-10T13:32:00Z">
                <w:rPr>
                  <w:color w:val="000000"/>
                </w:rPr>
              </w:rPrChange>
            </w:rPr>
            <w:delText xml:space="preserve"> for longer</w:delText>
          </w:r>
        </w:del>
      </w:ins>
      <w:ins w:id="5689" w:author="Microsoft Office User" w:date="2021-10-14T10:30:00Z">
        <w:del w:id="5690" w:author="Natasha Hardy" w:date="2021-10-25T16:04:00Z">
          <w:r w:rsidR="00C51B84" w:rsidRPr="008E1A76" w:rsidDel="00ED4B8D">
            <w:rPr>
              <w:color w:val="000000" w:themeColor="text1"/>
              <w:rPrChange w:id="5691" w:author="Natasha Hardy" w:date="2021-12-10T13:32:00Z">
                <w:rPr>
                  <w:color w:val="000000"/>
                </w:rPr>
              </w:rPrChange>
            </w:rPr>
            <w:delText xml:space="preserve">, the soft parts have already passed through the digestive tract and any </w:delText>
          </w:r>
        </w:del>
      </w:ins>
      <w:ins w:id="5692" w:author="Microsoft Office User" w:date="2021-10-14T10:31:00Z">
        <w:del w:id="5693" w:author="Natasha Hardy" w:date="2021-10-25T16:04:00Z">
          <w:r w:rsidR="00C51B84" w:rsidRPr="008E1A76" w:rsidDel="00ED4B8D">
            <w:rPr>
              <w:color w:val="000000" w:themeColor="text1"/>
              <w:rPrChange w:id="5694" w:author="Natasha Hardy" w:date="2021-12-10T13:32:00Z">
                <w:rPr>
                  <w:color w:val="000000"/>
                </w:rPr>
              </w:rPrChange>
            </w:rPr>
            <w:delText>remains are unlikely to be detected using eDNA methodologies</w:delText>
          </w:r>
        </w:del>
      </w:ins>
      <w:ins w:id="5695" w:author="Microsoft Office User" w:date="2021-10-14T10:32:00Z">
        <w:del w:id="5696" w:author="Natasha Hardy" w:date="2021-10-25T16:04:00Z">
          <w:r w:rsidR="00C51B84" w:rsidRPr="008E1A76" w:rsidDel="00ED4B8D">
            <w:rPr>
              <w:color w:val="000000" w:themeColor="text1"/>
              <w:rPrChange w:id="5697" w:author="Natasha Hardy" w:date="2021-12-10T13:32:00Z">
                <w:rPr>
                  <w:color w:val="000000"/>
                </w:rPr>
              </w:rPrChange>
            </w:rPr>
            <w:delText>.</w:delText>
          </w:r>
        </w:del>
      </w:ins>
      <w:ins w:id="5698" w:author="Microsoft Office User" w:date="2021-10-14T10:34:00Z">
        <w:del w:id="5699" w:author="Natasha Hardy" w:date="2021-10-25T16:04:00Z">
          <w:r w:rsidR="00C51B84" w:rsidRPr="008E1A76" w:rsidDel="00ED4B8D">
            <w:rPr>
              <w:color w:val="000000" w:themeColor="text1"/>
              <w:rPrChange w:id="5700" w:author="Natasha Hardy" w:date="2021-12-10T13:32:00Z">
                <w:rPr>
                  <w:color w:val="000000"/>
                </w:rPr>
              </w:rPrChange>
            </w:rPr>
            <w:delText xml:space="preserve"> The extraction of DNA from feather and bone requires </w:delText>
          </w:r>
        </w:del>
        <w:del w:id="5701" w:author="Natasha Hardy" w:date="2021-10-25T16:00:00Z">
          <w:r w:rsidR="00C51B84" w:rsidRPr="008E1A76" w:rsidDel="00ED4B8D">
            <w:rPr>
              <w:color w:val="000000" w:themeColor="text1"/>
              <w:rPrChange w:id="5702" w:author="Natasha Hardy" w:date="2021-12-10T13:32:00Z">
                <w:rPr>
                  <w:color w:val="000000"/>
                </w:rPr>
              </w:rPrChange>
            </w:rPr>
            <w:delText xml:space="preserve">a different process than that </w:delText>
          </w:r>
        </w:del>
      </w:ins>
      <w:ins w:id="5703" w:author="Microsoft Office User" w:date="2021-10-14T14:02:00Z">
        <w:del w:id="5704" w:author="Natasha Hardy" w:date="2021-10-25T16:00:00Z">
          <w:r w:rsidR="00594537" w:rsidRPr="008E1A76" w:rsidDel="00ED4B8D">
            <w:rPr>
              <w:color w:val="000000" w:themeColor="text1"/>
              <w:rPrChange w:id="5705" w:author="Natasha Hardy" w:date="2021-12-10T13:32:00Z">
                <w:rPr>
                  <w:color w:val="000000"/>
                </w:rPr>
              </w:rPrChange>
            </w:rPr>
            <w:delText xml:space="preserve">was </w:delText>
          </w:r>
        </w:del>
      </w:ins>
      <w:ins w:id="5706" w:author="Microsoft Office User" w:date="2021-10-14T10:34:00Z">
        <w:del w:id="5707" w:author="Natasha Hardy" w:date="2021-10-25T16:00:00Z">
          <w:r w:rsidR="00C51B84" w:rsidRPr="008E1A76" w:rsidDel="00ED4B8D">
            <w:rPr>
              <w:color w:val="000000" w:themeColor="text1"/>
              <w:rPrChange w:id="5708" w:author="Natasha Hardy" w:date="2021-12-10T13:32:00Z">
                <w:rPr>
                  <w:color w:val="000000"/>
                </w:rPr>
              </w:rPrChange>
            </w:rPr>
            <w:delText>used for the scat analysis</w:delText>
          </w:r>
        </w:del>
      </w:ins>
      <w:ins w:id="5709" w:author="Microsoft Office User" w:date="2021-10-14T14:04:00Z">
        <w:del w:id="5710" w:author="Natasha Hardy" w:date="2021-10-25T16:00:00Z">
          <w:r w:rsidR="00594537" w:rsidRPr="008E1A76" w:rsidDel="00ED4B8D">
            <w:rPr>
              <w:color w:val="000000" w:themeColor="text1"/>
              <w:rPrChange w:id="5711" w:author="Natasha Hardy" w:date="2021-12-10T13:32:00Z">
                <w:rPr>
                  <w:color w:val="000000"/>
                </w:rPr>
              </w:rPrChange>
            </w:rPr>
            <w:delText xml:space="preserve"> and the DNA is often of poor quality (McDonald &amp; Griffith, 2011</w:delText>
          </w:r>
        </w:del>
      </w:ins>
      <w:ins w:id="5712" w:author="Microsoft Office User" w:date="2021-10-14T14:12:00Z">
        <w:del w:id="5713" w:author="Natasha Hardy" w:date="2021-10-25T16:00:00Z">
          <w:r w:rsidR="00594537" w:rsidRPr="008E1A76" w:rsidDel="00ED4B8D">
            <w:rPr>
              <w:color w:val="000000" w:themeColor="text1"/>
              <w:rPrChange w:id="5714" w:author="Natasha Hardy" w:date="2021-12-10T13:32:00Z">
                <w:rPr>
                  <w:color w:val="000000"/>
                </w:rPr>
              </w:rPrChange>
            </w:rPr>
            <w:delText xml:space="preserve">, Rothe &amp; Nagy, </w:delText>
          </w:r>
          <w:r w:rsidR="00786866" w:rsidRPr="008E1A76" w:rsidDel="00ED4B8D">
            <w:rPr>
              <w:color w:val="000000" w:themeColor="text1"/>
              <w:rPrChange w:id="5715" w:author="Natasha Hardy" w:date="2021-12-10T13:32:00Z">
                <w:rPr>
                  <w:color w:val="000000"/>
                </w:rPr>
              </w:rPrChange>
            </w:rPr>
            <w:delText>2016</w:delText>
          </w:r>
        </w:del>
      </w:ins>
      <w:ins w:id="5716" w:author="Microsoft Office User" w:date="2021-10-14T14:04:00Z">
        <w:del w:id="5717" w:author="Natasha Hardy" w:date="2021-10-25T16:00:00Z">
          <w:r w:rsidR="00594537" w:rsidRPr="008E1A76" w:rsidDel="00ED4B8D">
            <w:rPr>
              <w:color w:val="000000" w:themeColor="text1"/>
              <w:rPrChange w:id="5718" w:author="Natasha Hardy" w:date="2021-12-10T13:32:00Z">
                <w:rPr>
                  <w:color w:val="000000"/>
                </w:rPr>
              </w:rPrChange>
            </w:rPr>
            <w:delText>)</w:delText>
          </w:r>
        </w:del>
      </w:ins>
      <w:ins w:id="5719" w:author="Microsoft Office User" w:date="2021-10-14T10:34:00Z">
        <w:del w:id="5720" w:author="Natasha Hardy" w:date="2021-10-25T16:00:00Z">
          <w:r w:rsidR="00C51B84" w:rsidRPr="008E1A76" w:rsidDel="00ED4B8D">
            <w:rPr>
              <w:color w:val="000000" w:themeColor="text1"/>
              <w:rPrChange w:id="5721" w:author="Natasha Hardy" w:date="2021-12-10T13:32:00Z">
                <w:rPr>
                  <w:color w:val="000000"/>
                </w:rPr>
              </w:rPrChange>
            </w:rPr>
            <w:delText>.</w:delText>
          </w:r>
        </w:del>
      </w:ins>
    </w:p>
    <w:p w14:paraId="2EC6835F" w14:textId="49D4273D" w:rsidR="00736B0B" w:rsidRPr="008E1A76" w:rsidDel="006879F9" w:rsidRDefault="00C51B84" w:rsidP="001553A7">
      <w:pPr>
        <w:ind w:firstLine="720"/>
        <w:rPr>
          <w:ins w:id="5722" w:author="Rebecca McIntosh" w:date="2021-10-28T14:02:00Z"/>
          <w:del w:id="5723" w:author="Natasha Hardy" w:date="2021-11-12T15:57:00Z"/>
          <w:color w:val="000000" w:themeColor="text1"/>
          <w:rPrChange w:id="5724" w:author="Natasha Hardy" w:date="2021-12-10T13:32:00Z">
            <w:rPr>
              <w:ins w:id="5725" w:author="Rebecca McIntosh" w:date="2021-10-28T14:02:00Z"/>
              <w:del w:id="5726" w:author="Natasha Hardy" w:date="2021-11-12T15:57:00Z"/>
              <w:color w:val="000000"/>
            </w:rPr>
          </w:rPrChange>
        </w:rPr>
        <w:pPrChange w:id="5727" w:author="Natasha Hardy" w:date="2021-12-10T11:33:00Z">
          <w:pPr>
            <w:ind w:firstLine="720"/>
          </w:pPr>
        </w:pPrChange>
      </w:pPr>
      <w:ins w:id="5728" w:author="Microsoft Office User" w:date="2021-10-14T10:35:00Z">
        <w:del w:id="5729" w:author="Natasha Hardy" w:date="2021-10-25T16:04:00Z">
          <w:r w:rsidRPr="008E1A76" w:rsidDel="00ED4B8D">
            <w:rPr>
              <w:color w:val="000000" w:themeColor="text1"/>
              <w:rPrChange w:id="5730" w:author="Natasha Hardy" w:date="2021-12-10T13:32:00Z">
                <w:rPr>
                  <w:color w:val="000000"/>
                </w:rPr>
              </w:rPrChange>
            </w:rPr>
            <w:delText>Secondly, t</w:delText>
          </w:r>
        </w:del>
        <w:del w:id="5731" w:author="Natasha Hardy" w:date="2021-11-12T15:57:00Z">
          <w:r w:rsidRPr="008E1A76" w:rsidDel="006879F9">
            <w:rPr>
              <w:color w:val="000000" w:themeColor="text1"/>
              <w:rPrChange w:id="5732" w:author="Natasha Hardy" w:date="2021-12-10T13:32:00Z">
                <w:rPr>
                  <w:color w:val="000000"/>
                </w:rPr>
              </w:rPrChange>
            </w:rPr>
            <w:delText xml:space="preserve">herehere can be some stochasticity </w:delText>
          </w:r>
        </w:del>
      </w:ins>
      <w:ins w:id="5733" w:author="Microsoft Office User" w:date="2021-10-14T10:36:00Z">
        <w:del w:id="5734" w:author="Natasha Hardy" w:date="2021-11-12T15:57:00Z">
          <w:r w:rsidRPr="008E1A76" w:rsidDel="006879F9">
            <w:rPr>
              <w:color w:val="000000" w:themeColor="text1"/>
              <w:rPrChange w:id="5735" w:author="Natasha Hardy" w:date="2021-12-10T13:32:00Z">
                <w:rPr>
                  <w:color w:val="000000"/>
                </w:rPr>
              </w:rPrChange>
            </w:rPr>
            <w:delText xml:space="preserve">in DNA amplification from a sample. This occurrence can be mitigated by the use </w:delText>
          </w:r>
        </w:del>
      </w:ins>
      <w:ins w:id="5736" w:author="Microsoft Office User" w:date="2021-10-14T10:37:00Z">
        <w:del w:id="5737" w:author="Natasha Hardy" w:date="2021-11-12T15:57:00Z">
          <w:r w:rsidRPr="008E1A76" w:rsidDel="006879F9">
            <w:rPr>
              <w:color w:val="000000" w:themeColor="text1"/>
              <w:rPrChange w:id="5738" w:author="Natasha Hardy" w:date="2021-12-10T13:32:00Z">
                <w:rPr>
                  <w:color w:val="000000"/>
                </w:rPr>
              </w:rPrChange>
            </w:rPr>
            <w:delText>of replicates from the same sample</w:delText>
          </w:r>
          <w:r w:rsidR="00806508" w:rsidRPr="008E1A76" w:rsidDel="006879F9">
            <w:rPr>
              <w:color w:val="000000" w:themeColor="text1"/>
              <w:rPrChange w:id="5739" w:author="Natasha Hardy" w:date="2021-12-10T13:32:00Z">
                <w:rPr>
                  <w:color w:val="000000"/>
                </w:rPr>
              </w:rPrChange>
            </w:rPr>
            <w:delText xml:space="preserve"> or the use of individually tagged </w:delText>
          </w:r>
        </w:del>
      </w:ins>
      <w:ins w:id="5740" w:author="Microsoft Office User" w:date="2021-10-14T10:38:00Z">
        <w:del w:id="5741" w:author="Natasha Hardy" w:date="2021-11-12T15:57:00Z">
          <w:r w:rsidR="00806508" w:rsidRPr="008E1A76" w:rsidDel="006879F9">
            <w:rPr>
              <w:color w:val="000000" w:themeColor="text1"/>
              <w:rPrChange w:id="5742" w:author="Natasha Hardy" w:date="2021-12-10T13:32:00Z">
                <w:rPr>
                  <w:color w:val="000000"/>
                </w:rPr>
              </w:rPrChange>
            </w:rPr>
            <w:delText xml:space="preserve">PCR replicates. </w:delText>
          </w:r>
        </w:del>
      </w:ins>
      <w:commentRangeStart w:id="5743"/>
      <w:ins w:id="5744" w:author="Rebecca McIntosh" w:date="2021-10-28T14:02:00Z">
        <w:del w:id="5745" w:author="Natasha Hardy" w:date="2021-11-12T15:57:00Z">
          <w:r w:rsidR="0071092A" w:rsidRPr="008E1A76" w:rsidDel="006879F9">
            <w:rPr>
              <w:color w:val="000000" w:themeColor="text1"/>
              <w:rPrChange w:id="5746" w:author="Natasha Hardy" w:date="2021-12-10T13:32:00Z">
                <w:rPr>
                  <w:color w:val="000000"/>
                </w:rPr>
              </w:rPrChange>
            </w:rPr>
            <w:delText xml:space="preserve">It is noteworthy that seabird DNA </w:delText>
          </w:r>
          <w:commentRangeEnd w:id="5743"/>
          <w:r w:rsidR="0071092A" w:rsidRPr="008E1A76" w:rsidDel="006879F9">
            <w:rPr>
              <w:rStyle w:val="CommentReference"/>
              <w:color w:val="000000" w:themeColor="text1"/>
              <w:rPrChange w:id="5747" w:author="Natasha Hardy" w:date="2021-12-10T13:32:00Z">
                <w:rPr>
                  <w:rStyle w:val="CommentReference"/>
                </w:rPr>
              </w:rPrChange>
            </w:rPr>
            <w:commentReference w:id="5743"/>
          </w:r>
          <w:r w:rsidR="0071092A" w:rsidRPr="008E1A76" w:rsidDel="006879F9">
            <w:rPr>
              <w:color w:val="000000" w:themeColor="text1"/>
              <w:rPrChange w:id="5748" w:author="Natasha Hardy" w:date="2021-12-10T13:32:00Z">
                <w:rPr>
                  <w:color w:val="000000"/>
                </w:rPr>
              </w:rPrChange>
            </w:rPr>
            <w:delText xml:space="preserve">was amplified in up to 32 samples and sequenced successfully in 25 samples when we included samples with trace amounts of DNA. </w:delText>
          </w:r>
          <w:r w:rsidR="0071092A" w:rsidRPr="008E1A76" w:rsidDel="006879F9">
            <w:rPr>
              <w:color w:val="000000" w:themeColor="text1"/>
              <w:rPrChange w:id="5749" w:author="Natasha Hardy" w:date="2021-12-10T13:32:00Z">
                <w:rPr>
                  <w:color w:val="000000"/>
                  <w:highlight w:val="green"/>
                </w:rPr>
              </w:rPrChange>
            </w:rPr>
            <w:delText>We chose to follow stringent sequence quality filtering</w:delText>
          </w:r>
          <w:r w:rsidR="0071092A" w:rsidRPr="008E1A76" w:rsidDel="006879F9">
            <w:rPr>
              <w:color w:val="000000" w:themeColor="text1"/>
              <w:rPrChange w:id="5750" w:author="Natasha Hardy" w:date="2021-12-10T13:32:00Z">
                <w:rPr>
                  <w:color w:val="000000"/>
                </w:rPr>
              </w:rPrChange>
            </w:rPr>
            <w:delText xml:space="preserve"> to exclude the possibility of false positives beyond reasonable doubt, even though we did not obtain seabird DNA in our extraction blanks or negative controls, thereby making a false positive unlikely. Deagle et al. (2013) acknowledged that such stringent DNA processing steps </w:delText>
          </w:r>
        </w:del>
      </w:ins>
      <w:ins w:id="5751" w:author="Rebecca McIntosh" w:date="2021-10-28T15:49:00Z">
        <w:del w:id="5752" w:author="Natasha Hardy" w:date="2021-11-12T15:57:00Z">
          <w:r w:rsidR="00F373B9" w:rsidRPr="008E1A76" w:rsidDel="006879F9">
            <w:rPr>
              <w:color w:val="000000" w:themeColor="text1"/>
              <w:rPrChange w:id="5753" w:author="Natasha Hardy" w:date="2021-12-10T13:32:00Z">
                <w:rPr>
                  <w:color w:val="000000"/>
                </w:rPr>
              </w:rPrChange>
            </w:rPr>
            <w:delText>would</w:delText>
          </w:r>
        </w:del>
      </w:ins>
      <w:ins w:id="5754" w:author="Rebecca McIntosh" w:date="2021-10-28T14:02:00Z">
        <w:del w:id="5755" w:author="Natasha Hardy" w:date="2021-11-12T15:57:00Z">
          <w:r w:rsidR="0071092A" w:rsidRPr="008E1A76" w:rsidDel="006879F9">
            <w:rPr>
              <w:color w:val="000000" w:themeColor="text1"/>
              <w:rPrChange w:id="5756" w:author="Natasha Hardy" w:date="2021-12-10T13:32:00Z">
                <w:rPr>
                  <w:color w:val="000000"/>
                </w:rPr>
              </w:rPrChange>
            </w:rPr>
            <w:delText xml:space="preserve"> exclude true positives as well as quantitative information on prey consumption. Indeed, </w:delText>
          </w:r>
          <w:commentRangeStart w:id="5757"/>
          <w:r w:rsidR="0071092A" w:rsidRPr="008E1A76" w:rsidDel="006879F9">
            <w:rPr>
              <w:color w:val="000000" w:themeColor="text1"/>
              <w:rPrChange w:id="5758" w:author="Natasha Hardy" w:date="2021-12-10T13:32:00Z">
                <w:rPr>
                  <w:color w:val="000000"/>
                </w:rPr>
              </w:rPrChange>
            </w:rPr>
            <w:delText>several</w:delText>
          </w:r>
          <w:commentRangeEnd w:id="5757"/>
          <w:r w:rsidR="0071092A" w:rsidRPr="008E1A76" w:rsidDel="006879F9">
            <w:rPr>
              <w:rStyle w:val="CommentReference"/>
              <w:color w:val="000000" w:themeColor="text1"/>
              <w:rPrChange w:id="5759" w:author="Natasha Hardy" w:date="2021-12-10T13:32:00Z">
                <w:rPr>
                  <w:rStyle w:val="CommentReference"/>
                </w:rPr>
              </w:rPrChange>
            </w:rPr>
            <w:commentReference w:id="5757"/>
          </w:r>
          <w:r w:rsidR="0071092A" w:rsidRPr="008E1A76" w:rsidDel="006879F9">
            <w:rPr>
              <w:color w:val="000000" w:themeColor="text1"/>
              <w:rPrChange w:id="5760" w:author="Natasha Hardy" w:date="2021-12-10T13:32:00Z">
                <w:rPr>
                  <w:color w:val="000000"/>
                </w:rPr>
              </w:rPrChange>
            </w:rPr>
            <w:delText xml:space="preserve"> fur seal samples contained trace amounts of DNA and morphological remains of the same taxon (ADD SI DATA)</w:delText>
          </w:r>
        </w:del>
      </w:ins>
      <w:ins w:id="5761" w:author="Rebecca McIntosh" w:date="2021-10-28T15:49:00Z">
        <w:del w:id="5762" w:author="Natasha Hardy" w:date="2021-11-12T15:57:00Z">
          <w:r w:rsidR="00F373B9" w:rsidRPr="008E1A76" w:rsidDel="006879F9">
            <w:rPr>
              <w:color w:val="000000" w:themeColor="text1"/>
              <w:rPrChange w:id="5763" w:author="Natasha Hardy" w:date="2021-12-10T13:32:00Z">
                <w:rPr>
                  <w:color w:val="000000"/>
                </w:rPr>
              </w:rPrChange>
            </w:rPr>
            <w:delText xml:space="preserve">, so </w:delText>
          </w:r>
        </w:del>
      </w:ins>
      <w:ins w:id="5764" w:author="Rebecca McIntosh" w:date="2021-10-28T15:50:00Z">
        <w:del w:id="5765" w:author="Natasha Hardy" w:date="2021-11-12T15:57:00Z">
          <w:r w:rsidR="00F01841" w:rsidRPr="008E1A76" w:rsidDel="006879F9">
            <w:rPr>
              <w:color w:val="000000" w:themeColor="text1"/>
              <w:rPrChange w:id="5766" w:author="Natasha Hardy" w:date="2021-12-10T13:32:00Z">
                <w:rPr>
                  <w:color w:val="000000"/>
                </w:rPr>
              </w:rPrChange>
            </w:rPr>
            <w:delText>our</w:delText>
          </w:r>
        </w:del>
      </w:ins>
      <w:ins w:id="5767" w:author="Rebecca McIntosh" w:date="2021-10-28T15:49:00Z">
        <w:del w:id="5768" w:author="Natasha Hardy" w:date="2021-11-12T15:57:00Z">
          <w:r w:rsidR="00F373B9" w:rsidRPr="008E1A76" w:rsidDel="006879F9">
            <w:rPr>
              <w:color w:val="000000" w:themeColor="text1"/>
              <w:rPrChange w:id="5769" w:author="Natasha Hardy" w:date="2021-12-10T13:32:00Z">
                <w:rPr>
                  <w:color w:val="000000"/>
                </w:rPr>
              </w:rPrChange>
            </w:rPr>
            <w:delText xml:space="preserve"> </w:delText>
          </w:r>
        </w:del>
      </w:ins>
      <w:ins w:id="5770" w:author="Rebecca McIntosh" w:date="2021-10-28T15:50:00Z">
        <w:del w:id="5771" w:author="Natasha Hardy" w:date="2021-11-12T15:57:00Z">
          <w:r w:rsidR="00F373B9" w:rsidRPr="008E1A76" w:rsidDel="006879F9">
            <w:rPr>
              <w:color w:val="000000" w:themeColor="text1"/>
              <w:rPrChange w:id="5772" w:author="Natasha Hardy" w:date="2021-12-10T13:32:00Z">
                <w:rPr>
                  <w:color w:val="000000"/>
                </w:rPr>
              </w:rPrChange>
            </w:rPr>
            <w:delText xml:space="preserve">simultaneous detection rates of hard parts and DNA </w:delText>
          </w:r>
          <w:r w:rsidR="00F01841" w:rsidRPr="008E1A76" w:rsidDel="006879F9">
            <w:rPr>
              <w:color w:val="000000" w:themeColor="text1"/>
              <w:rPrChange w:id="5773" w:author="Natasha Hardy" w:date="2021-12-10T13:32:00Z">
                <w:rPr>
                  <w:color w:val="000000"/>
                </w:rPr>
              </w:rPrChange>
            </w:rPr>
            <w:delText xml:space="preserve">is </w:delText>
          </w:r>
        </w:del>
      </w:ins>
      <w:ins w:id="5774" w:author="Rebecca McIntosh" w:date="2021-10-28T15:51:00Z">
        <w:del w:id="5775" w:author="Natasha Hardy" w:date="2021-11-12T15:57:00Z">
          <w:r w:rsidR="00F01841" w:rsidRPr="008E1A76" w:rsidDel="006879F9">
            <w:rPr>
              <w:color w:val="000000" w:themeColor="text1"/>
              <w:rPrChange w:id="5776" w:author="Natasha Hardy" w:date="2021-12-10T13:32:00Z">
                <w:rPr>
                  <w:color w:val="000000"/>
                </w:rPr>
              </w:rPrChange>
            </w:rPr>
            <w:delText>conservative</w:delText>
          </w:r>
        </w:del>
      </w:ins>
      <w:ins w:id="5777" w:author="Rebecca McIntosh" w:date="2021-10-28T15:50:00Z">
        <w:del w:id="5778" w:author="Natasha Hardy" w:date="2021-11-12T15:57:00Z">
          <w:r w:rsidR="00F373B9" w:rsidRPr="008E1A76" w:rsidDel="006879F9">
            <w:rPr>
              <w:color w:val="000000" w:themeColor="text1"/>
              <w:rPrChange w:id="5779" w:author="Natasha Hardy" w:date="2021-12-10T13:32:00Z">
                <w:rPr>
                  <w:color w:val="000000"/>
                </w:rPr>
              </w:rPrChange>
            </w:rPr>
            <w:delText>.</w:delText>
          </w:r>
        </w:del>
      </w:ins>
      <w:ins w:id="5780" w:author="Rebecca McIntosh" w:date="2021-10-29T13:12:00Z">
        <w:del w:id="5781" w:author="Natasha Hardy" w:date="2021-11-12T15:57:00Z">
          <w:r w:rsidR="005D6C1E" w:rsidRPr="008E1A76" w:rsidDel="006879F9">
            <w:rPr>
              <w:color w:val="000000" w:themeColor="text1"/>
              <w:rPrChange w:id="5782" w:author="Natasha Hardy" w:date="2021-12-10T13:32:00Z">
                <w:rPr>
                  <w:color w:val="000000"/>
                </w:rPr>
              </w:rPrChange>
            </w:rPr>
            <w:delText xml:space="preserve"> Additionally,</w:delText>
          </w:r>
        </w:del>
      </w:ins>
      <w:ins w:id="5783" w:author="Rebecca McIntosh" w:date="2021-10-28T16:41:00Z">
        <w:del w:id="5784" w:author="Natasha Hardy" w:date="2021-11-12T15:57:00Z">
          <w:r w:rsidR="00736B0B" w:rsidRPr="008E1A76" w:rsidDel="006879F9">
            <w:rPr>
              <w:color w:val="000000" w:themeColor="text1"/>
              <w:rPrChange w:id="5785" w:author="Natasha Hardy" w:date="2021-12-10T13:32:00Z">
                <w:rPr>
                  <w:color w:val="000000"/>
                </w:rPr>
              </w:rPrChange>
            </w:rPr>
            <w:delText xml:space="preserve"> there may be some stochasticity in DNA amplification from a sample (Egeter et al., 2015). We mitigated this by thoroughly homogenizing samples and screening multiple replicates from the same sample, as well as using individually tagged PCR replicates. </w:delText>
          </w:r>
          <w:commentRangeStart w:id="5786"/>
          <w:r w:rsidR="00736B0B" w:rsidRPr="008E1A76" w:rsidDel="006879F9">
            <w:rPr>
              <w:color w:val="000000" w:themeColor="text1"/>
              <w:rPrChange w:id="5787" w:author="Natasha Hardy" w:date="2021-12-10T13:32:00Z">
                <w:rPr>
                  <w:color w:val="000000"/>
                </w:rPr>
              </w:rPrChange>
            </w:rPr>
            <w:delText>In future research, genetic methodologies could eclipse hard-parts analyses if genetic techniques can be used to augment morphological identifications by targeting non-identifiable prey tissues (Ford et al., 2011; Méheust et al., 2015).</w:delText>
          </w:r>
          <w:commentRangeEnd w:id="5786"/>
          <w:r w:rsidR="00736B0B" w:rsidRPr="008E1A76" w:rsidDel="006879F9">
            <w:rPr>
              <w:rStyle w:val="CommentReference"/>
              <w:color w:val="000000" w:themeColor="text1"/>
              <w:rPrChange w:id="5788" w:author="Natasha Hardy" w:date="2021-12-10T13:32:00Z">
                <w:rPr>
                  <w:rStyle w:val="CommentReference"/>
                </w:rPr>
              </w:rPrChange>
            </w:rPr>
            <w:commentReference w:id="5786"/>
          </w:r>
        </w:del>
      </w:ins>
    </w:p>
    <w:p w14:paraId="66DD7357" w14:textId="440AF9CD" w:rsidR="00932D83" w:rsidRPr="008E1A76" w:rsidDel="004E704D" w:rsidRDefault="00932D83" w:rsidP="001553A7">
      <w:pPr>
        <w:ind w:firstLine="720"/>
        <w:rPr>
          <w:del w:id="5789" w:author="Natasha Hardy" w:date="2021-10-25T16:07:00Z"/>
          <w:color w:val="000000" w:themeColor="text1"/>
          <w:rPrChange w:id="5790" w:author="Natasha Hardy" w:date="2021-12-10T13:32:00Z">
            <w:rPr>
              <w:del w:id="5791" w:author="Natasha Hardy" w:date="2021-10-25T16:07:00Z"/>
              <w:color w:val="000000"/>
            </w:rPr>
          </w:rPrChange>
        </w:rPr>
        <w:pPrChange w:id="5792" w:author="Natasha Hardy" w:date="2021-12-10T11:33:00Z">
          <w:pPr>
            <w:ind w:firstLine="720"/>
          </w:pPr>
        </w:pPrChange>
      </w:pPr>
    </w:p>
    <w:p w14:paraId="69AA37D9" w14:textId="477EB11B" w:rsidR="0015356E" w:rsidRPr="008E1A76" w:rsidDel="002A4604" w:rsidRDefault="00A23418" w:rsidP="001553A7">
      <w:pPr>
        <w:ind w:firstLine="720"/>
        <w:rPr>
          <w:del w:id="5793" w:author="Natasha Hardy" w:date="2021-11-12T14:40:00Z"/>
          <w:color w:val="000000" w:themeColor="text1"/>
          <w:rPrChange w:id="5794" w:author="Natasha Hardy" w:date="2021-12-10T13:32:00Z">
            <w:rPr>
              <w:del w:id="5795" w:author="Natasha Hardy" w:date="2021-11-12T14:40:00Z"/>
              <w:color w:val="000000"/>
            </w:rPr>
          </w:rPrChange>
        </w:rPr>
        <w:pPrChange w:id="5796" w:author="Natasha Hardy" w:date="2021-12-10T11:33:00Z">
          <w:pPr>
            <w:ind w:firstLine="720"/>
          </w:pPr>
        </w:pPrChange>
      </w:pPr>
      <w:del w:id="5797" w:author="Natasha Hardy" w:date="2021-11-12T14:40:00Z">
        <w:r w:rsidRPr="008E1A76" w:rsidDel="002A4604">
          <w:rPr>
            <w:rFonts w:ascii="Times New Roman" w:eastAsia="Times New Roman" w:hAnsi="Times New Roman" w:cs="Times New Roman"/>
            <w:color w:val="000000" w:themeColor="text1"/>
            <w:rPrChange w:id="5798" w:author="Natasha Hardy" w:date="2021-12-10T13:32:00Z">
              <w:rPr>
                <w:rFonts w:ascii="Times New Roman" w:eastAsia="Times New Roman" w:hAnsi="Times New Roman" w:cs="Times New Roman"/>
              </w:rPr>
            </w:rPrChange>
          </w:rPr>
          <w:delText xml:space="preserve">Based on </w:delText>
        </w:r>
        <w:r w:rsidRPr="008E1A76" w:rsidDel="002A4604">
          <w:rPr>
            <w:rFonts w:ascii="Times New Roman" w:hAnsi="Times New Roman"/>
            <w:color w:val="000000" w:themeColor="text1"/>
            <w:rPrChange w:id="5799" w:author="Natasha Hardy" w:date="2021-12-10T13:32:00Z">
              <w:rPr>
                <w:rFonts w:ascii="Times New Roman" w:hAnsi="Times New Roman"/>
              </w:rPr>
            </w:rPrChange>
          </w:rPr>
          <w:delText>haplotype polymorphism,</w:delText>
        </w:r>
      </w:del>
      <w:ins w:id="5800" w:author="Rebecca McIntosh" w:date="2021-10-28T15:51:00Z">
        <w:del w:id="5801" w:author="Natasha Hardy" w:date="2021-11-12T14:40:00Z">
          <w:r w:rsidR="001841AD" w:rsidRPr="008E1A76" w:rsidDel="002A4604">
            <w:rPr>
              <w:rFonts w:ascii="Times New Roman" w:hAnsi="Times New Roman"/>
              <w:color w:val="000000" w:themeColor="text1"/>
              <w:rPrChange w:id="5802" w:author="Natasha Hardy" w:date="2021-12-10T13:32:00Z">
                <w:rPr>
                  <w:rFonts w:ascii="Times New Roman" w:hAnsi="Times New Roman"/>
                </w:rPr>
              </w:rPrChange>
            </w:rPr>
            <w:delText xml:space="preserve"> we</w:delText>
          </w:r>
        </w:del>
      </w:ins>
      <w:del w:id="5803" w:author="Natasha Hardy" w:date="2021-11-12T14:40:00Z">
        <w:r w:rsidRPr="008E1A76" w:rsidDel="002A4604">
          <w:rPr>
            <w:rFonts w:ascii="Times New Roman" w:hAnsi="Times New Roman"/>
            <w:color w:val="000000" w:themeColor="text1"/>
            <w:rPrChange w:id="5804" w:author="Natasha Hardy" w:date="2021-12-10T13:32:00Z">
              <w:rPr>
                <w:rFonts w:ascii="Times New Roman" w:hAnsi="Times New Roman"/>
              </w:rPr>
            </w:rPrChange>
          </w:rPr>
          <w:delText xml:space="preserve"> </w:delText>
        </w:r>
        <w:r w:rsidRPr="008E1A76" w:rsidDel="002A4604">
          <w:rPr>
            <w:rFonts w:ascii="Times New Roman" w:eastAsia="Times New Roman" w:hAnsi="Times New Roman" w:cs="Times New Roman"/>
            <w:color w:val="000000" w:themeColor="text1"/>
            <w:rPrChange w:id="5805" w:author="Natasha Hardy" w:date="2021-12-10T13:32:00Z">
              <w:rPr>
                <w:rFonts w:ascii="Times New Roman" w:eastAsia="Times New Roman" w:hAnsi="Times New Roman" w:cs="Times New Roman"/>
              </w:rPr>
            </w:rPrChange>
          </w:rPr>
          <w:delText xml:space="preserve">we </w:delText>
        </w:r>
        <w:r w:rsidRPr="008E1A76" w:rsidDel="002A4604">
          <w:rPr>
            <w:rFonts w:ascii="Times New Roman" w:hAnsi="Times New Roman"/>
            <w:color w:val="000000" w:themeColor="text1"/>
            <w:rPrChange w:id="5806" w:author="Natasha Hardy" w:date="2021-12-10T13:32:00Z">
              <w:rPr>
                <w:rFonts w:ascii="Times New Roman" w:hAnsi="Times New Roman"/>
              </w:rPr>
            </w:rPrChange>
          </w:rPr>
          <w:delText xml:space="preserve">propose that </w:delText>
        </w:r>
      </w:del>
      <w:ins w:id="5807" w:author="Rebecca McIntosh" w:date="2021-10-28T14:23:00Z">
        <w:del w:id="5808" w:author="Natasha Hardy" w:date="2021-11-12T14:40:00Z">
          <w:r w:rsidR="00F83C7B" w:rsidRPr="008E1A76" w:rsidDel="002A4604">
            <w:rPr>
              <w:rFonts w:ascii="Times New Roman" w:eastAsia="Times New Roman" w:hAnsi="Times New Roman" w:cs="Times New Roman"/>
              <w:color w:val="000000" w:themeColor="text1"/>
              <w:rPrChange w:id="5809" w:author="Natasha Hardy" w:date="2021-12-10T13:32:00Z">
                <w:rPr>
                  <w:rFonts w:ascii="Times New Roman" w:eastAsia="Times New Roman" w:hAnsi="Times New Roman" w:cs="Times New Roman"/>
                  <w:highlight w:val="green"/>
                </w:rPr>
              </w:rPrChange>
            </w:rPr>
            <w:delText xml:space="preserve">determined that </w:delText>
          </w:r>
        </w:del>
      </w:ins>
      <w:del w:id="5810" w:author="Natasha Hardy" w:date="2021-11-12T14:40:00Z">
        <w:r w:rsidRPr="008E1A76" w:rsidDel="002A4604">
          <w:rPr>
            <w:rFonts w:ascii="Times New Roman" w:hAnsi="Times New Roman"/>
            <w:color w:val="000000" w:themeColor="text1"/>
            <w:rPrChange w:id="5811" w:author="Natasha Hardy" w:date="2021-12-10T13:32:00Z">
              <w:rPr>
                <w:rFonts w:ascii="Times New Roman" w:hAnsi="Times New Roman"/>
                <w:color w:val="000000"/>
              </w:rPr>
            </w:rPrChange>
          </w:rPr>
          <w:delText>at least 21 individual penguins were consumed</w:delText>
        </w:r>
        <w:r w:rsidRPr="008E1A76" w:rsidDel="002A4604">
          <w:rPr>
            <w:rFonts w:ascii="Times New Roman" w:eastAsia="Times New Roman" w:hAnsi="Times New Roman" w:cs="Times New Roman"/>
            <w:color w:val="000000" w:themeColor="text1"/>
            <w:rPrChange w:id="5812" w:author="Natasha Hardy" w:date="2021-12-10T13:32:00Z">
              <w:rPr>
                <w:rFonts w:ascii="Times New Roman" w:eastAsia="Times New Roman" w:hAnsi="Times New Roman" w:cs="Times New Roman"/>
                <w:color w:val="000000"/>
              </w:rPr>
            </w:rPrChange>
          </w:rPr>
          <w:delText xml:space="preserve"> and occurred in only</w:delText>
        </w:r>
      </w:del>
      <w:ins w:id="5813" w:author="Rebecca McIntosh" w:date="2021-10-29T13:14:00Z">
        <w:del w:id="5814" w:author="Natasha Hardy" w:date="2021-11-12T14:40:00Z">
          <w:r w:rsidR="0093770E" w:rsidRPr="008E1A76" w:rsidDel="002A4604">
            <w:rPr>
              <w:rFonts w:ascii="Times New Roman" w:eastAsia="Times New Roman" w:hAnsi="Times New Roman" w:cs="Times New Roman"/>
              <w:color w:val="000000" w:themeColor="text1"/>
              <w:rPrChange w:id="5815" w:author="Natasha Hardy" w:date="2021-12-10T13:32:00Z">
                <w:rPr>
                  <w:rFonts w:ascii="Times New Roman" w:eastAsia="Times New Roman" w:hAnsi="Times New Roman" w:cs="Times New Roman"/>
                  <w:color w:val="000000"/>
                </w:rPr>
              </w:rPrChange>
            </w:rPr>
            <w:delText>from the</w:delText>
          </w:r>
        </w:del>
      </w:ins>
      <w:del w:id="5816" w:author="Natasha Hardy" w:date="2021-11-12T14:40:00Z">
        <w:r w:rsidRPr="008E1A76" w:rsidDel="002A4604">
          <w:rPr>
            <w:rFonts w:ascii="Times New Roman" w:eastAsia="Times New Roman" w:hAnsi="Times New Roman" w:cs="Times New Roman"/>
            <w:color w:val="000000" w:themeColor="text1"/>
            <w:rPrChange w:id="5817" w:author="Natasha Hardy" w:date="2021-12-10T13:32:00Z">
              <w:rPr>
                <w:rFonts w:ascii="Times New Roman" w:eastAsia="Times New Roman" w:hAnsi="Times New Roman" w:cs="Times New Roman"/>
                <w:color w:val="000000"/>
              </w:rPr>
            </w:rPrChange>
          </w:rPr>
          <w:delText xml:space="preserve"> 10% of </w:delText>
        </w:r>
      </w:del>
      <w:ins w:id="5818" w:author="Rebecca McIntosh" w:date="2021-10-29T13:19:00Z">
        <w:del w:id="5819" w:author="Natasha Hardy" w:date="2021-11-12T14:40:00Z">
          <w:r w:rsidR="0093770E" w:rsidRPr="008E1A76" w:rsidDel="002A4604">
            <w:rPr>
              <w:rFonts w:ascii="Times New Roman" w:eastAsia="Times New Roman" w:hAnsi="Times New Roman" w:cs="Times New Roman"/>
              <w:color w:val="000000" w:themeColor="text1"/>
              <w:rPrChange w:id="5820" w:author="Natasha Hardy" w:date="2021-12-10T13:32:00Z">
                <w:rPr>
                  <w:rFonts w:ascii="Times New Roman" w:eastAsia="Times New Roman" w:hAnsi="Times New Roman" w:cs="Times New Roman"/>
                  <w:color w:val="000000"/>
                </w:rPr>
              </w:rPrChange>
            </w:rPr>
            <w:delText xml:space="preserve">the 99 </w:delText>
          </w:r>
        </w:del>
      </w:ins>
      <w:del w:id="5821" w:author="Natasha Hardy" w:date="2021-11-12T14:40:00Z">
        <w:r w:rsidRPr="008E1A76" w:rsidDel="002A4604">
          <w:rPr>
            <w:rFonts w:ascii="Times New Roman" w:eastAsia="Times New Roman" w:hAnsi="Times New Roman" w:cs="Times New Roman"/>
            <w:color w:val="000000" w:themeColor="text1"/>
            <w:rPrChange w:id="5822" w:author="Natasha Hardy" w:date="2021-12-10T13:32:00Z">
              <w:rPr>
                <w:rFonts w:ascii="Times New Roman" w:eastAsia="Times New Roman" w:hAnsi="Times New Roman" w:cs="Times New Roman"/>
                <w:color w:val="000000"/>
              </w:rPr>
            </w:rPrChange>
          </w:rPr>
          <w:delText>long-nosed fur seal scat samples</w:delText>
        </w:r>
      </w:del>
      <w:del w:id="5823" w:author="Natasha Hardy" w:date="2021-11-11T10:06:00Z">
        <w:r w:rsidRPr="008E1A76">
          <w:rPr>
            <w:rFonts w:ascii="Times New Roman" w:eastAsia="Times New Roman" w:hAnsi="Times New Roman" w:cs="Times New Roman"/>
            <w:color w:val="000000" w:themeColor="text1"/>
            <w:rPrChange w:id="5824" w:author="Natasha Hardy" w:date="2021-12-10T13:32:00Z">
              <w:rPr>
                <w:rFonts w:ascii="Times New Roman" w:eastAsia="Times New Roman" w:hAnsi="Times New Roman" w:cs="Times New Roman"/>
                <w:color w:val="000000"/>
              </w:rPr>
            </w:rPrChange>
          </w:rPr>
          <w:delText>. Further</w:delText>
        </w:r>
      </w:del>
      <w:ins w:id="5825" w:author="Rebecca McIntosh" w:date="2021-10-29T13:14:00Z">
        <w:del w:id="5826" w:author="Natasha Hardy" w:date="2021-11-12T14:40:00Z">
          <w:r w:rsidR="0093770E" w:rsidRPr="008E1A76" w:rsidDel="002A4604">
            <w:rPr>
              <w:rFonts w:ascii="Times New Roman" w:eastAsia="Times New Roman" w:hAnsi="Times New Roman" w:cs="Times New Roman"/>
              <w:color w:val="000000" w:themeColor="text1"/>
              <w:rPrChange w:id="5827" w:author="Natasha Hardy" w:date="2021-12-10T13:32:00Z">
                <w:rPr>
                  <w:rFonts w:ascii="Times New Roman" w:eastAsia="Times New Roman" w:hAnsi="Times New Roman" w:cs="Times New Roman"/>
                  <w:color w:val="000000"/>
                </w:rPr>
              </w:rPrChange>
            </w:rPr>
            <w:delText xml:space="preserve"> that had</w:delText>
          </w:r>
        </w:del>
      </w:ins>
      <w:ins w:id="5828" w:author="Rebecca McIntosh" w:date="2021-10-29T13:15:00Z">
        <w:del w:id="5829" w:author="Natasha Hardy" w:date="2021-11-12T14:40:00Z">
          <w:r w:rsidR="0093770E" w:rsidRPr="008E1A76" w:rsidDel="002A4604">
            <w:rPr>
              <w:rFonts w:ascii="Times New Roman" w:eastAsia="Times New Roman" w:hAnsi="Times New Roman" w:cs="Times New Roman"/>
              <w:color w:val="000000" w:themeColor="text1"/>
              <w:rPrChange w:id="5830" w:author="Natasha Hardy" w:date="2021-12-10T13:32:00Z">
                <w:rPr>
                  <w:rFonts w:ascii="Times New Roman" w:eastAsia="Times New Roman" w:hAnsi="Times New Roman" w:cs="Times New Roman"/>
                  <w:color w:val="000000"/>
                </w:rPr>
              </w:rPrChange>
            </w:rPr>
            <w:delText xml:space="preserve"> reliable amounts of</w:delText>
          </w:r>
        </w:del>
      </w:ins>
      <w:ins w:id="5831" w:author="Rebecca McIntosh" w:date="2021-10-29T13:14:00Z">
        <w:del w:id="5832" w:author="Natasha Hardy" w:date="2021-11-12T14:40:00Z">
          <w:r w:rsidR="0093770E" w:rsidRPr="008E1A76" w:rsidDel="002A4604">
            <w:rPr>
              <w:rFonts w:ascii="Times New Roman" w:eastAsia="Times New Roman" w:hAnsi="Times New Roman" w:cs="Times New Roman"/>
              <w:color w:val="000000" w:themeColor="text1"/>
              <w:rPrChange w:id="5833" w:author="Natasha Hardy" w:date="2021-12-10T13:32:00Z">
                <w:rPr>
                  <w:rFonts w:ascii="Times New Roman" w:eastAsia="Times New Roman" w:hAnsi="Times New Roman" w:cs="Times New Roman"/>
                  <w:color w:val="000000"/>
                </w:rPr>
              </w:rPrChange>
            </w:rPr>
            <w:delText xml:space="preserve"> penguin DNA</w:delText>
          </w:r>
        </w:del>
      </w:ins>
      <w:ins w:id="5834" w:author="Rebecca McIntosh" w:date="2021-10-29T13:18:00Z">
        <w:del w:id="5835" w:author="Natasha Hardy" w:date="2021-11-12T14:40:00Z">
          <w:r w:rsidR="0093770E" w:rsidRPr="008E1A76" w:rsidDel="002A4604">
            <w:rPr>
              <w:rFonts w:ascii="Times New Roman" w:eastAsia="Times New Roman" w:hAnsi="Times New Roman" w:cs="Times New Roman"/>
              <w:color w:val="000000" w:themeColor="text1"/>
              <w:rPrChange w:id="5836" w:author="Natasha Hardy" w:date="2021-12-10T13:32:00Z">
                <w:rPr>
                  <w:rFonts w:ascii="Times New Roman" w:eastAsia="Times New Roman" w:hAnsi="Times New Roman" w:cs="Times New Roman"/>
                  <w:color w:val="000000"/>
                </w:rPr>
              </w:rPrChange>
            </w:rPr>
            <w:delText xml:space="preserve"> from Cape Bridgewater and B</w:delText>
          </w:r>
        </w:del>
      </w:ins>
      <w:ins w:id="5837" w:author="Rebecca McIntosh" w:date="2021-10-29T13:19:00Z">
        <w:del w:id="5838" w:author="Natasha Hardy" w:date="2021-11-12T14:40:00Z">
          <w:r w:rsidR="0093770E" w:rsidRPr="008E1A76" w:rsidDel="002A4604">
            <w:rPr>
              <w:rFonts w:ascii="Times New Roman" w:eastAsia="Times New Roman" w:hAnsi="Times New Roman" w:cs="Times New Roman"/>
              <w:color w:val="000000" w:themeColor="text1"/>
              <w:rPrChange w:id="5839" w:author="Natasha Hardy" w:date="2021-12-10T13:32:00Z">
                <w:rPr>
                  <w:rFonts w:ascii="Times New Roman" w:eastAsia="Times New Roman" w:hAnsi="Times New Roman" w:cs="Times New Roman"/>
                  <w:color w:val="000000"/>
                </w:rPr>
              </w:rPrChange>
            </w:rPr>
            <w:delText>a</w:delText>
          </w:r>
        </w:del>
      </w:ins>
      <w:ins w:id="5840" w:author="Rebecca McIntosh" w:date="2021-10-29T13:18:00Z">
        <w:del w:id="5841" w:author="Natasha Hardy" w:date="2021-11-12T14:40:00Z">
          <w:r w:rsidR="0093770E" w:rsidRPr="008E1A76" w:rsidDel="002A4604">
            <w:rPr>
              <w:rFonts w:ascii="Times New Roman" w:eastAsia="Times New Roman" w:hAnsi="Times New Roman" w:cs="Times New Roman"/>
              <w:color w:val="000000" w:themeColor="text1"/>
              <w:rPrChange w:id="5842" w:author="Natasha Hardy" w:date="2021-12-10T13:32:00Z">
                <w:rPr>
                  <w:rFonts w:ascii="Times New Roman" w:eastAsia="Times New Roman" w:hAnsi="Times New Roman" w:cs="Times New Roman"/>
                  <w:color w:val="000000"/>
                </w:rPr>
              </w:rPrChange>
            </w:rPr>
            <w:delText>rungaba</w:delText>
          </w:r>
        </w:del>
      </w:ins>
      <w:ins w:id="5843" w:author="Rebecca McIntosh" w:date="2021-10-29T13:17:00Z">
        <w:del w:id="5844" w:author="Natasha Hardy" w:date="2021-11-12T14:40:00Z">
          <w:r w:rsidR="0093770E" w:rsidRPr="008E1A76" w:rsidDel="002A4604">
            <w:rPr>
              <w:rFonts w:ascii="Times New Roman" w:eastAsia="Times New Roman" w:hAnsi="Times New Roman" w:cs="Times New Roman"/>
              <w:color w:val="000000" w:themeColor="text1"/>
              <w:rPrChange w:id="5845" w:author="Natasha Hardy" w:date="2021-12-10T13:32:00Z">
                <w:rPr>
                  <w:rFonts w:ascii="Times New Roman" w:eastAsia="Times New Roman" w:hAnsi="Times New Roman" w:cs="Times New Roman"/>
                  <w:color w:val="000000"/>
                </w:rPr>
              </w:rPrChange>
            </w:rPr>
            <w:delText xml:space="preserve"> </w:delText>
          </w:r>
        </w:del>
      </w:ins>
      <w:commentRangeStart w:id="5846"/>
      <w:ins w:id="5847" w:author="Rebecca McIntosh" w:date="2021-10-29T13:22:00Z">
        <w:del w:id="5848" w:author="Natasha Hardy" w:date="2021-11-12T14:40:00Z">
          <w:r w:rsidR="004E7F19" w:rsidRPr="008E1A76" w:rsidDel="002A4604">
            <w:rPr>
              <w:rFonts w:ascii="Times New Roman" w:eastAsia="Times New Roman" w:hAnsi="Times New Roman" w:cs="Times New Roman"/>
              <w:color w:val="000000" w:themeColor="text1"/>
              <w:rPrChange w:id="5849" w:author="Natasha Hardy" w:date="2021-12-10T13:32:00Z">
                <w:rPr>
                  <w:rFonts w:ascii="Times New Roman" w:eastAsia="Times New Roman" w:hAnsi="Times New Roman" w:cs="Times New Roman"/>
                  <w:color w:val="000000"/>
                </w:rPr>
              </w:rPrChange>
            </w:rPr>
            <w:delText>Th</w:delText>
          </w:r>
        </w:del>
      </w:ins>
      <w:ins w:id="5850" w:author="Rebecca McIntosh" w:date="2021-10-29T13:23:00Z">
        <w:del w:id="5851" w:author="Natasha Hardy" w:date="2021-11-12T14:40:00Z">
          <w:r w:rsidR="004E7F19" w:rsidRPr="008E1A76" w:rsidDel="002A4604">
            <w:rPr>
              <w:rFonts w:ascii="Times New Roman" w:eastAsia="Times New Roman" w:hAnsi="Times New Roman" w:cs="Times New Roman"/>
              <w:color w:val="000000" w:themeColor="text1"/>
              <w:rPrChange w:id="5852" w:author="Natasha Hardy" w:date="2021-12-10T13:32:00Z">
                <w:rPr>
                  <w:rFonts w:ascii="Times New Roman" w:eastAsia="Times New Roman" w:hAnsi="Times New Roman" w:cs="Times New Roman"/>
                  <w:color w:val="000000"/>
                </w:rPr>
              </w:rPrChange>
            </w:rPr>
            <w:delText xml:space="preserve">erefore, </w:delText>
          </w:r>
        </w:del>
      </w:ins>
      <w:ins w:id="5853" w:author="Rebecca McIntosh" w:date="2021-10-29T13:25:00Z">
        <w:del w:id="5854" w:author="Natasha Hardy" w:date="2021-11-12T14:40:00Z">
          <w:r w:rsidR="008029AF" w:rsidRPr="008E1A76" w:rsidDel="002A4604">
            <w:rPr>
              <w:rFonts w:ascii="Times New Roman" w:eastAsia="Times New Roman" w:hAnsi="Times New Roman" w:cs="Times New Roman"/>
              <w:color w:val="000000" w:themeColor="text1"/>
              <w:rPrChange w:id="5855" w:author="Natasha Hardy" w:date="2021-12-10T13:32:00Z">
                <w:rPr>
                  <w:rFonts w:ascii="Times New Roman" w:eastAsia="Times New Roman" w:hAnsi="Times New Roman" w:cs="Times New Roman"/>
                  <w:color w:val="000000"/>
                </w:rPr>
              </w:rPrChange>
            </w:rPr>
            <w:delText xml:space="preserve">the estimated number of penguins eaten </w:delText>
          </w:r>
        </w:del>
      </w:ins>
      <w:ins w:id="5856" w:author="Rebecca McIntosh" w:date="2021-10-29T13:26:00Z">
        <w:del w:id="5857" w:author="Natasha Hardy" w:date="2021-11-12T14:40:00Z">
          <w:r w:rsidR="008029AF" w:rsidRPr="008E1A76" w:rsidDel="002A4604">
            <w:rPr>
              <w:rFonts w:ascii="Times New Roman" w:eastAsia="Times New Roman" w:hAnsi="Times New Roman" w:cs="Times New Roman"/>
              <w:color w:val="000000" w:themeColor="text1"/>
              <w:rPrChange w:id="5858" w:author="Natasha Hardy" w:date="2021-12-10T13:32:00Z">
                <w:rPr>
                  <w:rFonts w:ascii="Times New Roman" w:eastAsia="Times New Roman" w:hAnsi="Times New Roman" w:cs="Times New Roman"/>
                  <w:color w:val="000000"/>
                </w:rPr>
              </w:rPrChange>
            </w:rPr>
            <w:delText xml:space="preserve">(21 individuals) </w:delText>
          </w:r>
        </w:del>
      </w:ins>
      <w:ins w:id="5859" w:author="Rebecca McIntosh" w:date="2021-10-29T13:25:00Z">
        <w:del w:id="5860" w:author="Natasha Hardy" w:date="2021-11-12T14:40:00Z">
          <w:r w:rsidR="008029AF" w:rsidRPr="008E1A76" w:rsidDel="002A4604">
            <w:rPr>
              <w:rFonts w:ascii="Times New Roman" w:eastAsia="Times New Roman" w:hAnsi="Times New Roman" w:cs="Times New Roman"/>
              <w:color w:val="000000" w:themeColor="text1"/>
              <w:rPrChange w:id="5861" w:author="Natasha Hardy" w:date="2021-12-10T13:32:00Z">
                <w:rPr>
                  <w:rFonts w:ascii="Times New Roman" w:eastAsia="Times New Roman" w:hAnsi="Times New Roman" w:cs="Times New Roman"/>
                  <w:color w:val="000000"/>
                </w:rPr>
              </w:rPrChange>
            </w:rPr>
            <w:delText>was higher than the prevalence of scats with penguin DNA</w:delText>
          </w:r>
        </w:del>
      </w:ins>
      <w:ins w:id="5862" w:author="Rebecca McIntosh" w:date="2021-10-29T13:26:00Z">
        <w:del w:id="5863" w:author="Natasha Hardy" w:date="2021-11-12T14:40:00Z">
          <w:r w:rsidR="008029AF" w:rsidRPr="008E1A76" w:rsidDel="002A4604">
            <w:rPr>
              <w:rFonts w:ascii="Times New Roman" w:eastAsia="Times New Roman" w:hAnsi="Times New Roman" w:cs="Times New Roman"/>
              <w:color w:val="000000" w:themeColor="text1"/>
              <w:rPrChange w:id="5864" w:author="Natasha Hardy" w:date="2021-12-10T13:32:00Z">
                <w:rPr>
                  <w:rFonts w:ascii="Times New Roman" w:eastAsia="Times New Roman" w:hAnsi="Times New Roman" w:cs="Times New Roman"/>
                  <w:color w:val="000000"/>
                </w:rPr>
              </w:rPrChange>
            </w:rPr>
            <w:delText xml:space="preserve"> (10 scats), so </w:delText>
          </w:r>
        </w:del>
      </w:ins>
      <w:ins w:id="5865" w:author="Rebecca McIntosh" w:date="2021-10-29T13:27:00Z">
        <w:del w:id="5866" w:author="Natasha Hardy" w:date="2021-11-12T14:40:00Z">
          <w:r w:rsidR="008029AF" w:rsidRPr="008E1A76" w:rsidDel="002A4604">
            <w:rPr>
              <w:rFonts w:ascii="Times New Roman" w:eastAsia="Times New Roman" w:hAnsi="Times New Roman" w:cs="Times New Roman"/>
              <w:color w:val="000000" w:themeColor="text1"/>
              <w:rPrChange w:id="5867" w:author="Natasha Hardy" w:date="2021-12-10T13:32:00Z">
                <w:rPr>
                  <w:rFonts w:ascii="Times New Roman" w:eastAsia="Times New Roman" w:hAnsi="Times New Roman" w:cs="Times New Roman"/>
                  <w:color w:val="000000"/>
                </w:rPr>
              </w:rPrChange>
            </w:rPr>
            <w:delText>assuming that each scat with feathers represents one bird is simplistic and possibly an under-estimate not an over-estimate</w:delText>
          </w:r>
        </w:del>
      </w:ins>
      <w:commentRangeEnd w:id="5846"/>
      <w:ins w:id="5868" w:author="Rebecca McIntosh" w:date="2021-10-29T13:28:00Z">
        <w:del w:id="5869" w:author="Natasha Hardy" w:date="2021-11-12T14:40:00Z">
          <w:r w:rsidR="00503BE0" w:rsidRPr="008E1A76" w:rsidDel="002A4604">
            <w:rPr>
              <w:rStyle w:val="CommentReference"/>
              <w:color w:val="000000" w:themeColor="text1"/>
              <w:rPrChange w:id="5870" w:author="Natasha Hardy" w:date="2021-12-10T13:32:00Z">
                <w:rPr>
                  <w:rStyle w:val="CommentReference"/>
                </w:rPr>
              </w:rPrChange>
            </w:rPr>
            <w:commentReference w:id="5846"/>
          </w:r>
          <w:r w:rsidR="008029AF" w:rsidRPr="008E1A76" w:rsidDel="002A4604">
            <w:rPr>
              <w:rFonts w:ascii="Times New Roman" w:eastAsia="Times New Roman" w:hAnsi="Times New Roman" w:cs="Times New Roman"/>
              <w:color w:val="000000" w:themeColor="text1"/>
              <w:rPrChange w:id="5871" w:author="Natasha Hardy" w:date="2021-12-10T13:32:00Z">
                <w:rPr>
                  <w:rFonts w:ascii="Times New Roman" w:eastAsia="Times New Roman" w:hAnsi="Times New Roman" w:cs="Times New Roman"/>
                  <w:color w:val="000000"/>
                </w:rPr>
              </w:rPrChange>
            </w:rPr>
            <w:delText>.</w:delText>
          </w:r>
        </w:del>
      </w:ins>
      <w:ins w:id="5872" w:author="Rebecca McIntosh" w:date="2021-10-29T13:23:00Z">
        <w:del w:id="5873" w:author="Natasha Hardy" w:date="2021-11-12T14:40:00Z">
          <w:r w:rsidR="008029AF" w:rsidRPr="008E1A76" w:rsidDel="002A4604">
            <w:rPr>
              <w:rFonts w:ascii="Times New Roman" w:eastAsia="Times New Roman" w:hAnsi="Times New Roman" w:cs="Times New Roman"/>
              <w:color w:val="000000" w:themeColor="text1"/>
              <w:rPrChange w:id="5874" w:author="Natasha Hardy" w:date="2021-12-10T13:32:00Z">
                <w:rPr>
                  <w:rFonts w:ascii="Times New Roman" w:eastAsia="Times New Roman" w:hAnsi="Times New Roman" w:cs="Times New Roman"/>
                  <w:color w:val="000000"/>
                </w:rPr>
              </w:rPrChange>
            </w:rPr>
            <w:delText xml:space="preserve"> </w:delText>
          </w:r>
        </w:del>
      </w:ins>
      <w:ins w:id="5875" w:author="Rebecca McIntosh" w:date="2021-10-29T13:28:00Z">
        <w:del w:id="5876" w:author="Natasha Hardy" w:date="2021-11-12T14:40:00Z">
          <w:r w:rsidR="008029AF" w:rsidRPr="008E1A76" w:rsidDel="002A4604">
            <w:rPr>
              <w:rFonts w:ascii="Times New Roman" w:eastAsia="Times New Roman" w:hAnsi="Times New Roman" w:cs="Times New Roman"/>
              <w:color w:val="000000" w:themeColor="text1"/>
              <w:rPrChange w:id="5877" w:author="Natasha Hardy" w:date="2021-12-10T13:32:00Z">
                <w:rPr>
                  <w:rFonts w:ascii="Times New Roman" w:eastAsia="Times New Roman" w:hAnsi="Times New Roman" w:cs="Times New Roman"/>
                  <w:color w:val="000000"/>
                </w:rPr>
              </w:rPrChange>
            </w:rPr>
            <w:delText>Using haplotype detection, a</w:delText>
          </w:r>
        </w:del>
      </w:ins>
      <w:del w:id="5878" w:author="Natasha Hardy" w:date="2021-11-12T14:40:00Z">
        <w:r w:rsidRPr="008E1A76" w:rsidDel="002A4604">
          <w:rPr>
            <w:rFonts w:ascii="Times New Roman" w:eastAsia="Times New Roman" w:hAnsi="Times New Roman" w:cs="Times New Roman"/>
            <w:color w:val="000000" w:themeColor="text1"/>
            <w:rPrChange w:id="5879" w:author="Natasha Hardy" w:date="2021-12-10T13:32:00Z">
              <w:rPr>
                <w:rFonts w:ascii="Times New Roman" w:eastAsia="Times New Roman" w:hAnsi="Times New Roman" w:cs="Times New Roman"/>
                <w:color w:val="000000"/>
              </w:rPr>
            </w:rPrChange>
          </w:rPr>
          <w:delText xml:space="preserve">, a single scat could contain up to 6 </w:delText>
        </w:r>
      </w:del>
      <w:ins w:id="5880" w:author="Rebecca McIntosh" w:date="2021-10-29T13:17:00Z">
        <w:del w:id="5881" w:author="Natasha Hardy" w:date="2021-11-12T14:40:00Z">
          <w:r w:rsidR="0093770E" w:rsidRPr="008E1A76" w:rsidDel="002A4604">
            <w:rPr>
              <w:rFonts w:ascii="Times New Roman" w:eastAsia="Times New Roman" w:hAnsi="Times New Roman" w:cs="Times New Roman"/>
              <w:color w:val="000000" w:themeColor="text1"/>
              <w:rPrChange w:id="5882" w:author="Natasha Hardy" w:date="2021-12-10T13:32:00Z">
                <w:rPr>
                  <w:rFonts w:ascii="Times New Roman" w:eastAsia="Times New Roman" w:hAnsi="Times New Roman" w:cs="Times New Roman"/>
                  <w:color w:val="000000"/>
                </w:rPr>
              </w:rPrChange>
            </w:rPr>
            <w:delText xml:space="preserve">six </w:delText>
          </w:r>
        </w:del>
      </w:ins>
      <w:del w:id="5883" w:author="Natasha Hardy" w:date="2021-11-12T14:40:00Z">
        <w:r w:rsidRPr="008E1A76" w:rsidDel="002A4604">
          <w:rPr>
            <w:rFonts w:ascii="Times New Roman" w:eastAsia="Times New Roman" w:hAnsi="Times New Roman" w:cs="Times New Roman"/>
            <w:color w:val="000000" w:themeColor="text1"/>
            <w:rPrChange w:id="5884" w:author="Natasha Hardy" w:date="2021-12-10T13:32:00Z">
              <w:rPr>
                <w:rFonts w:ascii="Times New Roman" w:eastAsia="Times New Roman" w:hAnsi="Times New Roman" w:cs="Times New Roman"/>
                <w:color w:val="000000"/>
              </w:rPr>
            </w:rPrChange>
          </w:rPr>
          <w:delText>haplotypes or individual penguins.</w:delText>
        </w:r>
        <w:r w:rsidR="008445EE" w:rsidRPr="008E1A76" w:rsidDel="002A4604">
          <w:rPr>
            <w:rFonts w:ascii="Times New Roman" w:eastAsia="Times New Roman" w:hAnsi="Times New Roman" w:cs="Times New Roman"/>
            <w:color w:val="000000" w:themeColor="text1"/>
            <w:rPrChange w:id="5885" w:author="Natasha Hardy" w:date="2021-12-10T13:32:00Z">
              <w:rPr>
                <w:rFonts w:ascii="Times New Roman" w:eastAsia="Times New Roman" w:hAnsi="Times New Roman" w:cs="Times New Roman"/>
              </w:rPr>
            </w:rPrChange>
          </w:rPr>
          <w:delText xml:space="preserve"> </w:delText>
        </w:r>
        <w:r w:rsidR="008445EE" w:rsidRPr="008E1A76" w:rsidDel="002A4604">
          <w:rPr>
            <w:rFonts w:ascii="Times New Roman" w:eastAsia="Times New Roman" w:hAnsi="Times New Roman" w:cs="Times New Roman"/>
            <w:color w:val="000000" w:themeColor="text1"/>
            <w:rPrChange w:id="5886" w:author="Natasha Hardy" w:date="2021-12-10T13:32:00Z">
              <w:rPr>
                <w:rFonts w:ascii="Times New Roman" w:eastAsia="Times New Roman" w:hAnsi="Times New Roman" w:cs="Times New Roman"/>
                <w:color w:val="000000"/>
              </w:rPr>
            </w:rPrChange>
          </w:rPr>
          <w:delText xml:space="preserve">We posit </w:delText>
        </w:r>
      </w:del>
      <w:ins w:id="5887" w:author="Rebecca McIntosh" w:date="2021-10-28T11:54:00Z">
        <w:del w:id="5888" w:author="Natasha Hardy" w:date="2021-11-12T14:40:00Z">
          <w:r w:rsidR="00573195" w:rsidRPr="008E1A76" w:rsidDel="002A4604">
            <w:rPr>
              <w:rFonts w:ascii="Times New Roman" w:eastAsia="Times New Roman" w:hAnsi="Times New Roman" w:cs="Times New Roman"/>
              <w:color w:val="000000" w:themeColor="text1"/>
              <w:rPrChange w:id="5889" w:author="Natasha Hardy" w:date="2021-12-10T13:32:00Z">
                <w:rPr>
                  <w:rFonts w:ascii="Times New Roman" w:eastAsia="Times New Roman" w:hAnsi="Times New Roman" w:cs="Times New Roman"/>
                  <w:color w:val="000000"/>
                </w:rPr>
              </w:rPrChange>
            </w:rPr>
            <w:delText xml:space="preserve">expect </w:delText>
          </w:r>
        </w:del>
      </w:ins>
      <w:del w:id="5890" w:author="Natasha Hardy" w:date="2021-11-12T14:40:00Z">
        <w:r w:rsidR="008445EE" w:rsidRPr="008E1A76" w:rsidDel="002A4604">
          <w:rPr>
            <w:rFonts w:ascii="Times New Roman" w:eastAsia="Times New Roman" w:hAnsi="Times New Roman" w:cs="Times New Roman"/>
            <w:color w:val="000000" w:themeColor="text1"/>
            <w:rPrChange w:id="5891" w:author="Natasha Hardy" w:date="2021-12-10T13:32:00Z">
              <w:rPr>
                <w:rFonts w:ascii="Times New Roman" w:eastAsia="Times New Roman" w:hAnsi="Times New Roman" w:cs="Times New Roman"/>
                <w:color w:val="000000"/>
              </w:rPr>
            </w:rPrChange>
          </w:rPr>
          <w:delText xml:space="preserve">that this </w:delText>
        </w:r>
      </w:del>
      <w:ins w:id="5892" w:author="Rebecca McIntosh" w:date="2021-10-29T13:22:00Z">
        <w:del w:id="5893" w:author="Natasha Hardy" w:date="2021-11-12T14:40:00Z">
          <w:r w:rsidR="004E7F19" w:rsidRPr="008E1A76" w:rsidDel="002A4604">
            <w:rPr>
              <w:rFonts w:ascii="Times New Roman" w:eastAsia="Times New Roman" w:hAnsi="Times New Roman" w:cs="Times New Roman"/>
              <w:color w:val="000000" w:themeColor="text1"/>
              <w:rPrChange w:id="5894" w:author="Natasha Hardy" w:date="2021-12-10T13:32:00Z">
                <w:rPr>
                  <w:rFonts w:ascii="Times New Roman" w:eastAsia="Times New Roman" w:hAnsi="Times New Roman" w:cs="Times New Roman"/>
                  <w:color w:val="000000"/>
                </w:rPr>
              </w:rPrChange>
            </w:rPr>
            <w:delText xml:space="preserve">penguin </w:delText>
          </w:r>
        </w:del>
      </w:ins>
      <w:del w:id="5895" w:author="Natasha Hardy" w:date="2021-11-12T14:40:00Z">
        <w:r w:rsidR="008445EE" w:rsidRPr="008E1A76" w:rsidDel="002A4604">
          <w:rPr>
            <w:rFonts w:ascii="Times New Roman" w:eastAsia="Times New Roman" w:hAnsi="Times New Roman" w:cs="Times New Roman"/>
            <w:color w:val="000000" w:themeColor="text1"/>
            <w:rPrChange w:id="5896" w:author="Natasha Hardy" w:date="2021-12-10T13:32:00Z">
              <w:rPr>
                <w:rFonts w:ascii="Times New Roman" w:eastAsia="Times New Roman" w:hAnsi="Times New Roman" w:cs="Times New Roman"/>
                <w:color w:val="000000"/>
              </w:rPr>
            </w:rPrChange>
          </w:rPr>
          <w:delText xml:space="preserve">number </w:delText>
        </w:r>
      </w:del>
      <w:ins w:id="5897" w:author="Rebecca McIntosh" w:date="2021-10-29T13:22:00Z">
        <w:del w:id="5898" w:author="Natasha Hardy" w:date="2021-11-12T14:40:00Z">
          <w:r w:rsidR="004E7F19" w:rsidRPr="008E1A76" w:rsidDel="002A4604">
            <w:rPr>
              <w:rFonts w:ascii="Times New Roman" w:eastAsia="Times New Roman" w:hAnsi="Times New Roman" w:cs="Times New Roman"/>
              <w:color w:val="000000" w:themeColor="text1"/>
              <w:rPrChange w:id="5899" w:author="Natasha Hardy" w:date="2021-12-10T13:32:00Z">
                <w:rPr>
                  <w:rFonts w:ascii="Times New Roman" w:eastAsia="Times New Roman" w:hAnsi="Times New Roman" w:cs="Times New Roman"/>
                  <w:color w:val="000000"/>
                </w:rPr>
              </w:rPrChange>
            </w:rPr>
            <w:delText xml:space="preserve">abundance </w:delText>
          </w:r>
        </w:del>
      </w:ins>
      <w:ins w:id="5900" w:author="Rebecca McIntosh" w:date="2021-10-29T13:29:00Z">
        <w:del w:id="5901" w:author="Natasha Hardy" w:date="2021-11-12T14:40:00Z">
          <w:r w:rsidR="00581E57" w:rsidRPr="008E1A76" w:rsidDel="002A4604">
            <w:rPr>
              <w:rFonts w:ascii="Times New Roman" w:eastAsia="Times New Roman" w:hAnsi="Times New Roman" w:cs="Times New Roman"/>
              <w:color w:val="000000" w:themeColor="text1"/>
              <w:rPrChange w:id="5902" w:author="Natasha Hardy" w:date="2021-12-10T13:32:00Z">
                <w:rPr>
                  <w:rFonts w:ascii="Times New Roman" w:eastAsia="Times New Roman" w:hAnsi="Times New Roman" w:cs="Times New Roman"/>
                  <w:color w:val="000000"/>
                </w:rPr>
              </w:rPrChange>
            </w:rPr>
            <w:delText xml:space="preserve">of 21 </w:delText>
          </w:r>
        </w:del>
      </w:ins>
      <w:ins w:id="5903" w:author="Rebecca McIntosh" w:date="2021-10-29T13:30:00Z">
        <w:del w:id="5904" w:author="Natasha Hardy" w:date="2021-11-12T14:40:00Z">
          <w:r w:rsidR="00581E57" w:rsidRPr="008E1A76" w:rsidDel="002A4604">
            <w:rPr>
              <w:rFonts w:ascii="Times New Roman" w:eastAsia="Times New Roman" w:hAnsi="Times New Roman" w:cs="Times New Roman"/>
              <w:color w:val="000000" w:themeColor="text1"/>
              <w:rPrChange w:id="5905" w:author="Natasha Hardy" w:date="2021-12-10T13:32:00Z">
                <w:rPr>
                  <w:rFonts w:ascii="Times New Roman" w:eastAsia="Times New Roman" w:hAnsi="Times New Roman" w:cs="Times New Roman"/>
                  <w:color w:val="000000"/>
                </w:rPr>
              </w:rPrChange>
            </w:rPr>
            <w:delText xml:space="preserve">individuals </w:delText>
          </w:r>
        </w:del>
      </w:ins>
      <w:del w:id="5906" w:author="Natasha Hardy" w:date="2021-11-12T14:40:00Z">
        <w:r w:rsidR="008445EE" w:rsidRPr="008E1A76" w:rsidDel="002A4604">
          <w:rPr>
            <w:rFonts w:ascii="Times New Roman" w:eastAsia="Times New Roman" w:hAnsi="Times New Roman" w:cs="Times New Roman"/>
            <w:color w:val="000000" w:themeColor="text1"/>
            <w:rPrChange w:id="5907" w:author="Natasha Hardy" w:date="2021-12-10T13:32:00Z">
              <w:rPr>
                <w:rFonts w:ascii="Times New Roman" w:eastAsia="Times New Roman" w:hAnsi="Times New Roman" w:cs="Times New Roman"/>
                <w:color w:val="000000"/>
              </w:rPr>
            </w:rPrChange>
          </w:rPr>
          <w:delText>is likely an underestimate, firstly due to</w:delText>
        </w:r>
      </w:del>
      <w:ins w:id="5908" w:author="Rebecca McIntosh" w:date="2021-10-28T14:17:00Z">
        <w:del w:id="5909" w:author="Natasha Hardy" w:date="2021-11-12T14:40:00Z">
          <w:r w:rsidR="00F83C7B" w:rsidRPr="008E1A76" w:rsidDel="002A4604">
            <w:rPr>
              <w:rFonts w:ascii="Times New Roman" w:eastAsia="Times New Roman" w:hAnsi="Times New Roman" w:cs="Times New Roman"/>
              <w:color w:val="000000" w:themeColor="text1"/>
              <w:rPrChange w:id="5910" w:author="Natasha Hardy" w:date="2021-12-10T13:32:00Z">
                <w:rPr>
                  <w:rFonts w:ascii="Times New Roman" w:eastAsia="Times New Roman" w:hAnsi="Times New Roman" w:cs="Times New Roman"/>
                  <w:color w:val="000000"/>
                </w:rPr>
              </w:rPrChange>
            </w:rPr>
            <w:delText xml:space="preserve"> </w:delText>
          </w:r>
        </w:del>
      </w:ins>
      <w:ins w:id="5911" w:author="Rebecca McIntosh" w:date="2021-10-28T14:22:00Z">
        <w:del w:id="5912" w:author="Natasha Hardy" w:date="2021-11-12T14:40:00Z">
          <w:r w:rsidR="00F83C7B" w:rsidRPr="008E1A76" w:rsidDel="002A4604">
            <w:rPr>
              <w:rFonts w:ascii="Times New Roman" w:eastAsia="Times New Roman" w:hAnsi="Times New Roman" w:cs="Times New Roman"/>
              <w:color w:val="000000" w:themeColor="text1"/>
              <w:rPrChange w:id="5913" w:author="Natasha Hardy" w:date="2021-12-10T13:32:00Z">
                <w:rPr>
                  <w:rFonts w:ascii="Times New Roman" w:eastAsia="Times New Roman" w:hAnsi="Times New Roman" w:cs="Times New Roman"/>
                  <w:color w:val="000000"/>
                </w:rPr>
              </w:rPrChange>
            </w:rPr>
            <w:delText>because</w:delText>
          </w:r>
        </w:del>
      </w:ins>
      <w:ins w:id="5914" w:author="Rebecca McIntosh" w:date="2021-10-28T14:17:00Z">
        <w:del w:id="5915" w:author="Natasha Hardy" w:date="2021-11-12T14:40:00Z">
          <w:r w:rsidR="00F83C7B" w:rsidRPr="008E1A76" w:rsidDel="002A4604">
            <w:rPr>
              <w:rFonts w:ascii="Times New Roman" w:eastAsia="Times New Roman" w:hAnsi="Times New Roman" w:cs="Times New Roman"/>
              <w:color w:val="000000" w:themeColor="text1"/>
              <w:rPrChange w:id="5916" w:author="Natasha Hardy" w:date="2021-12-10T13:32:00Z">
                <w:rPr>
                  <w:rFonts w:ascii="Times New Roman" w:eastAsia="Times New Roman" w:hAnsi="Times New Roman" w:cs="Times New Roman"/>
                  <w:color w:val="000000"/>
                </w:rPr>
              </w:rPrChange>
            </w:rPr>
            <w:delText xml:space="preserve"> of</w:delText>
          </w:r>
        </w:del>
      </w:ins>
      <w:del w:id="5917" w:author="Natasha Hardy" w:date="2021-11-12T14:40:00Z">
        <w:r w:rsidR="008445EE" w:rsidRPr="008E1A76" w:rsidDel="002A4604">
          <w:rPr>
            <w:rFonts w:ascii="Times New Roman" w:eastAsia="Times New Roman" w:hAnsi="Times New Roman" w:cs="Times New Roman"/>
            <w:color w:val="000000" w:themeColor="text1"/>
            <w:rPrChange w:id="5918" w:author="Natasha Hardy" w:date="2021-12-10T13:32:00Z">
              <w:rPr>
                <w:rFonts w:ascii="Times New Roman" w:eastAsia="Times New Roman" w:hAnsi="Times New Roman" w:cs="Times New Roman"/>
                <w:color w:val="000000"/>
              </w:rPr>
            </w:rPrChange>
          </w:rPr>
          <w:delText xml:space="preserve">highly conserved genetic diversity and </w:delText>
        </w:r>
        <w:r w:rsidR="008445EE" w:rsidRPr="008E1A76" w:rsidDel="002A4604">
          <w:rPr>
            <w:color w:val="000000" w:themeColor="text1"/>
            <w:rPrChange w:id="5919" w:author="Natasha Hardy" w:date="2021-12-10T13:32:00Z">
              <w:rPr/>
            </w:rPrChange>
          </w:rPr>
          <w:delText>limited spatial variability in</w:delText>
        </w:r>
      </w:del>
      <w:ins w:id="5920" w:author="Rebecca McIntosh" w:date="2021-10-28T11:54:00Z">
        <w:del w:id="5921" w:author="Natasha Hardy" w:date="2021-11-12T14:40:00Z">
          <w:r w:rsidR="00573195" w:rsidRPr="008E1A76" w:rsidDel="002A4604">
            <w:rPr>
              <w:color w:val="000000" w:themeColor="text1"/>
              <w:rPrChange w:id="5922" w:author="Natasha Hardy" w:date="2021-12-10T13:32:00Z">
                <w:rPr/>
              </w:rPrChange>
            </w:rPr>
            <w:delText xml:space="preserve"> </w:delText>
          </w:r>
        </w:del>
      </w:ins>
      <w:del w:id="5923" w:author="Natasha Hardy" w:date="2021-11-12T14:40:00Z">
        <w:r w:rsidR="008445EE" w:rsidRPr="008E1A76" w:rsidDel="002A4604">
          <w:rPr>
            <w:color w:val="000000" w:themeColor="text1"/>
            <w:rPrChange w:id="5924" w:author="Natasha Hardy" w:date="2021-12-10T13:32:00Z">
              <w:rPr/>
            </w:rPrChange>
          </w:rPr>
          <w:delText xml:space="preserve"> genetic structuring of little penguins </w:delText>
        </w:r>
        <w:commentRangeStart w:id="5925"/>
        <w:r w:rsidR="008445EE" w:rsidRPr="008E1A76" w:rsidDel="002A4604">
          <w:rPr>
            <w:color w:val="000000" w:themeColor="text1"/>
            <w:rPrChange w:id="5926" w:author="Natasha Hardy" w:date="2021-12-10T13:32:00Z">
              <w:rPr/>
            </w:rPrChange>
          </w:rPr>
          <w:delText xml:space="preserve">based on microsatellite and mitochondrial DNA assays </w:delText>
        </w:r>
        <w:commentRangeEnd w:id="5925"/>
        <w:r w:rsidR="00573195" w:rsidRPr="008E1A76" w:rsidDel="002A4604">
          <w:rPr>
            <w:rStyle w:val="CommentReference"/>
            <w:color w:val="000000" w:themeColor="text1"/>
            <w:rPrChange w:id="5927" w:author="Natasha Hardy" w:date="2021-12-10T13:32:00Z">
              <w:rPr>
                <w:rStyle w:val="CommentReference"/>
              </w:rPr>
            </w:rPrChange>
          </w:rPr>
          <w:commentReference w:id="5925"/>
        </w:r>
        <w:r w:rsidR="008445EE" w:rsidRPr="008E1A76" w:rsidDel="002A4604">
          <w:rPr>
            <w:color w:val="000000" w:themeColor="text1"/>
            <w:rPrChange w:id="5928" w:author="Natasha Hardy" w:date="2021-12-10T13:32:00Z">
              <w:rPr/>
            </w:rPrChange>
          </w:rPr>
          <w:delText>(</w:delText>
        </w:r>
        <w:r w:rsidR="007C2BDF" w:rsidRPr="008E1A76" w:rsidDel="002A4604">
          <w:rPr>
            <w:color w:val="000000" w:themeColor="text1"/>
            <w:rPrChange w:id="5929" w:author="Natasha Hardy" w:date="2021-12-10T13:32:00Z">
              <w:rPr/>
            </w:rPrChange>
          </w:rPr>
          <w:delText xml:space="preserve">Peucker et al., 2009; </w:delText>
        </w:r>
        <w:r w:rsidR="008445EE" w:rsidRPr="008E1A76" w:rsidDel="002A4604">
          <w:rPr>
            <w:color w:val="000000" w:themeColor="text1"/>
            <w:rPrChange w:id="5930" w:author="Natasha Hardy" w:date="2021-12-10T13:32:00Z">
              <w:rPr/>
            </w:rPrChange>
          </w:rPr>
          <w:delText>Burridge et al., 2015; Vardeh, 2015). Secondly</w:delText>
        </w:r>
      </w:del>
      <w:ins w:id="5931" w:author="Rebecca McIntosh" w:date="2021-10-28T11:59:00Z">
        <w:del w:id="5932" w:author="Natasha Hardy" w:date="2021-11-12T14:40:00Z">
          <w:r w:rsidR="003B3237" w:rsidRPr="008E1A76" w:rsidDel="002A4604">
            <w:rPr>
              <w:color w:val="000000" w:themeColor="text1"/>
              <w:rPrChange w:id="5933" w:author="Natasha Hardy" w:date="2021-12-10T13:32:00Z">
                <w:rPr/>
              </w:rPrChange>
            </w:rPr>
            <w:delText>Additionally</w:delText>
          </w:r>
        </w:del>
      </w:ins>
      <w:del w:id="5934" w:author="Natasha Hardy" w:date="2021-11-12T14:40:00Z">
        <w:r w:rsidR="008445EE" w:rsidRPr="008E1A76" w:rsidDel="002A4604">
          <w:rPr>
            <w:color w:val="000000" w:themeColor="text1"/>
            <w:rPrChange w:id="5935" w:author="Natasha Hardy" w:date="2021-12-10T13:32:00Z">
              <w:rPr/>
            </w:rPrChange>
          </w:rPr>
          <w:delText xml:space="preserve">, </w:delText>
        </w:r>
        <w:r w:rsidR="008445EE" w:rsidRPr="008E1A76" w:rsidDel="002A4604">
          <w:rPr>
            <w:rFonts w:ascii="Times New Roman" w:eastAsia="Times New Roman" w:hAnsi="Times New Roman" w:cs="Times New Roman"/>
            <w:color w:val="000000" w:themeColor="text1"/>
            <w:rPrChange w:id="5936" w:author="Natasha Hardy" w:date="2021-12-10T13:32:00Z">
              <w:rPr>
                <w:rFonts w:ascii="Times New Roman" w:eastAsia="Times New Roman" w:hAnsi="Times New Roman" w:cs="Times New Roman"/>
                <w:color w:val="000000"/>
              </w:rPr>
            </w:rPrChange>
          </w:rPr>
          <w:delText xml:space="preserve">this study uses </w:delText>
        </w:r>
      </w:del>
      <w:ins w:id="5937" w:author="Rebecca McIntosh" w:date="2021-10-29T13:18:00Z">
        <w:del w:id="5938" w:author="Natasha Hardy" w:date="2021-11-12T14:40:00Z">
          <w:r w:rsidR="0093770E" w:rsidRPr="008E1A76" w:rsidDel="002A4604">
            <w:rPr>
              <w:rFonts w:ascii="Times New Roman" w:eastAsia="Times New Roman" w:hAnsi="Times New Roman" w:cs="Times New Roman"/>
              <w:color w:val="000000" w:themeColor="text1"/>
              <w:rPrChange w:id="5939" w:author="Natasha Hardy" w:date="2021-12-10T13:32:00Z">
                <w:rPr>
                  <w:rFonts w:ascii="Times New Roman" w:eastAsia="Times New Roman" w:hAnsi="Times New Roman" w:cs="Times New Roman"/>
                  <w:color w:val="000000"/>
                </w:rPr>
              </w:rPrChange>
            </w:rPr>
            <w:delText xml:space="preserve">used </w:delText>
          </w:r>
        </w:del>
      </w:ins>
      <w:del w:id="5940" w:author="Natasha Hardy" w:date="2021-11-12T14:40:00Z">
        <w:r w:rsidR="008445EE" w:rsidRPr="008E1A76" w:rsidDel="002A4604">
          <w:rPr>
            <w:rFonts w:ascii="Times New Roman" w:eastAsia="Times New Roman" w:hAnsi="Times New Roman" w:cs="Times New Roman"/>
            <w:color w:val="000000" w:themeColor="text1"/>
            <w:rPrChange w:id="5941" w:author="Natasha Hardy" w:date="2021-12-10T13:32:00Z">
              <w:rPr>
                <w:rFonts w:ascii="Times New Roman" w:eastAsia="Times New Roman" w:hAnsi="Times New Roman" w:cs="Times New Roman"/>
                <w:color w:val="000000"/>
              </w:rPr>
            </w:rPrChange>
          </w:rPr>
          <w:delText>a conserved mitochondrial gene</w:delText>
        </w:r>
        <w:r w:rsidR="00BB2679" w:rsidRPr="008E1A76" w:rsidDel="002A4604">
          <w:rPr>
            <w:rFonts w:ascii="Times New Roman" w:eastAsia="Times New Roman" w:hAnsi="Times New Roman" w:cs="Times New Roman"/>
            <w:color w:val="000000" w:themeColor="text1"/>
            <w:rPrChange w:id="5942" w:author="Natasha Hardy" w:date="2021-12-10T13:32:00Z">
              <w:rPr>
                <w:rFonts w:ascii="Times New Roman" w:eastAsia="Times New Roman" w:hAnsi="Times New Roman" w:cs="Times New Roman"/>
                <w:color w:val="000000"/>
              </w:rPr>
            </w:rPrChange>
          </w:rPr>
          <w:delText>,</w:delText>
        </w:r>
        <w:r w:rsidR="008445EE" w:rsidRPr="008E1A76" w:rsidDel="002A4604">
          <w:rPr>
            <w:rFonts w:ascii="Times New Roman" w:eastAsia="Times New Roman" w:hAnsi="Times New Roman" w:cs="Times New Roman"/>
            <w:color w:val="000000" w:themeColor="text1"/>
            <w:rPrChange w:id="5943" w:author="Natasha Hardy" w:date="2021-12-10T13:32:00Z">
              <w:rPr>
                <w:rFonts w:ascii="Times New Roman" w:eastAsia="Times New Roman" w:hAnsi="Times New Roman" w:cs="Times New Roman"/>
                <w:color w:val="000000"/>
              </w:rPr>
            </w:rPrChange>
          </w:rPr>
          <w:delText xml:space="preserve"> </w:delText>
        </w:r>
        <w:r w:rsidR="008445EE" w:rsidRPr="008E1A76" w:rsidDel="002A4604">
          <w:rPr>
            <w:color w:val="000000" w:themeColor="text1"/>
            <w:rPrChange w:id="5944" w:author="Natasha Hardy" w:date="2021-12-10T13:32:00Z">
              <w:rPr>
                <w:color w:val="000000"/>
              </w:rPr>
            </w:rPrChange>
          </w:rPr>
          <w:delText>12S ribosomal RNA, and recover</w:delText>
        </w:r>
        <w:r w:rsidR="00BB2679" w:rsidRPr="008E1A76" w:rsidDel="002A4604">
          <w:rPr>
            <w:color w:val="000000" w:themeColor="text1"/>
            <w:rPrChange w:id="5945" w:author="Natasha Hardy" w:date="2021-12-10T13:32:00Z">
              <w:rPr>
                <w:color w:val="000000"/>
              </w:rPr>
            </w:rPrChange>
          </w:rPr>
          <w:delText>ed</w:delText>
        </w:r>
        <w:r w:rsidR="008445EE" w:rsidRPr="008E1A76" w:rsidDel="002A4604">
          <w:rPr>
            <w:color w:val="000000" w:themeColor="text1"/>
            <w:rPrChange w:id="5946" w:author="Natasha Hardy" w:date="2021-12-10T13:32:00Z">
              <w:rPr>
                <w:color w:val="000000"/>
              </w:rPr>
            </w:rPrChange>
          </w:rPr>
          <w:delText xml:space="preserve"> ~230 bp DNA fragments. </w:delText>
        </w:r>
        <w:r w:rsidR="00BB2679" w:rsidRPr="008E1A76" w:rsidDel="002A4604">
          <w:rPr>
            <w:color w:val="000000" w:themeColor="text1"/>
            <w:rPrChange w:id="5947" w:author="Natasha Hardy" w:date="2021-12-10T13:32:00Z">
              <w:rPr>
                <w:color w:val="000000"/>
              </w:rPr>
            </w:rPrChange>
          </w:rPr>
          <w:delText>T</w:delText>
        </w:r>
        <w:r w:rsidR="008445EE" w:rsidRPr="008E1A76" w:rsidDel="002A4604">
          <w:rPr>
            <w:color w:val="000000" w:themeColor="text1"/>
            <w:rPrChange w:id="5948" w:author="Natasha Hardy" w:date="2021-12-10T13:32:00Z">
              <w:rPr>
                <w:color w:val="000000"/>
              </w:rPr>
            </w:rPrChange>
          </w:rPr>
          <w:delText xml:space="preserve">his </w:delText>
        </w:r>
        <w:r w:rsidR="00BB2679" w:rsidRPr="008E1A76" w:rsidDel="002A4604">
          <w:rPr>
            <w:color w:val="000000" w:themeColor="text1"/>
            <w:rPrChange w:id="5949" w:author="Natasha Hardy" w:date="2021-12-10T13:32:00Z">
              <w:rPr>
                <w:color w:val="000000"/>
              </w:rPr>
            </w:rPrChange>
          </w:rPr>
          <w:delText>gene was</w:delText>
        </w:r>
      </w:del>
      <w:ins w:id="5950" w:author="Rebecca McIntosh" w:date="2021-10-28T11:59:00Z">
        <w:del w:id="5951" w:author="Natasha Hardy" w:date="2021-11-12T14:40:00Z">
          <w:r w:rsidR="003B3237" w:rsidRPr="008E1A76" w:rsidDel="002A4604">
            <w:rPr>
              <w:color w:val="000000" w:themeColor="text1"/>
              <w:rPrChange w:id="5952" w:author="Natasha Hardy" w:date="2021-12-10T13:32:00Z">
                <w:rPr>
                  <w:color w:val="000000"/>
                </w:rPr>
              </w:rPrChange>
            </w:rPr>
            <w:delText>,</w:delText>
          </w:r>
        </w:del>
      </w:ins>
      <w:del w:id="5953" w:author="Natasha Hardy" w:date="2021-11-12T14:40:00Z">
        <w:r w:rsidR="00BB2679" w:rsidRPr="008E1A76" w:rsidDel="002A4604">
          <w:rPr>
            <w:color w:val="000000" w:themeColor="text1"/>
            <w:rPrChange w:id="5954" w:author="Natasha Hardy" w:date="2021-12-10T13:32:00Z">
              <w:rPr>
                <w:color w:val="000000"/>
              </w:rPr>
            </w:rPrChange>
          </w:rPr>
          <w:delText xml:space="preserve"> selected for proven reliability in detecting seabirds (Hardy et al. 2017).</w:delText>
        </w:r>
        <w:r w:rsidR="008445EE" w:rsidRPr="008E1A76" w:rsidDel="002A4604">
          <w:rPr>
            <w:color w:val="000000" w:themeColor="text1"/>
            <w:rPrChange w:id="5955" w:author="Natasha Hardy" w:date="2021-12-10T13:32:00Z">
              <w:rPr>
                <w:color w:val="000000"/>
              </w:rPr>
            </w:rPrChange>
          </w:rPr>
          <w:delText xml:space="preserve"> </w:delText>
        </w:r>
        <w:r w:rsidR="00BB2679" w:rsidRPr="008E1A76" w:rsidDel="002A4604">
          <w:rPr>
            <w:color w:val="000000" w:themeColor="text1"/>
            <w:rPrChange w:id="5956" w:author="Natasha Hardy" w:date="2021-12-10T13:32:00Z">
              <w:rPr/>
            </w:rPrChange>
          </w:rPr>
          <w:delText>T</w:delText>
        </w:r>
        <w:r w:rsidR="008445EE" w:rsidRPr="008E1A76" w:rsidDel="002A4604">
          <w:rPr>
            <w:color w:val="000000" w:themeColor="text1"/>
            <w:rPrChange w:id="5957" w:author="Natasha Hardy" w:date="2021-12-10T13:32:00Z">
              <w:rPr/>
            </w:rPrChange>
          </w:rPr>
          <w:delText>argeting</w:delText>
        </w:r>
        <w:r w:rsidR="008445EE" w:rsidRPr="008E1A76" w:rsidDel="002A4604">
          <w:rPr>
            <w:color w:val="000000" w:themeColor="text1"/>
            <w:rPrChange w:id="5958" w:author="Natasha Hardy" w:date="2021-12-10T13:32:00Z">
              <w:rPr>
                <w:color w:val="000000"/>
              </w:rPr>
            </w:rPrChange>
          </w:rPr>
          <w:delText xml:space="preserve"> longer and </w:delText>
        </w:r>
        <w:r w:rsidR="008445EE" w:rsidRPr="008E1A76" w:rsidDel="002A4604">
          <w:rPr>
            <w:color w:val="000000" w:themeColor="text1"/>
            <w:rPrChange w:id="5959" w:author="Natasha Hardy" w:date="2021-12-10T13:32:00Z">
              <w:rPr/>
            </w:rPrChange>
          </w:rPr>
          <w:delText xml:space="preserve">more </w:delText>
        </w:r>
        <w:commentRangeStart w:id="5960"/>
        <w:r w:rsidR="008445EE" w:rsidRPr="008E1A76" w:rsidDel="002A4604">
          <w:rPr>
            <w:color w:val="000000" w:themeColor="text1"/>
            <w:rPrChange w:id="5961" w:author="Natasha Hardy" w:date="2021-12-10T13:32:00Z">
              <w:rPr/>
            </w:rPrChange>
          </w:rPr>
          <w:delText>variable</w:delText>
        </w:r>
        <w:commentRangeEnd w:id="5960"/>
        <w:r w:rsidR="007D4061" w:rsidRPr="008E1A76" w:rsidDel="002A4604">
          <w:rPr>
            <w:rStyle w:val="CommentReference"/>
            <w:color w:val="000000" w:themeColor="text1"/>
            <w:rPrChange w:id="5962" w:author="Natasha Hardy" w:date="2021-12-10T13:32:00Z">
              <w:rPr>
                <w:rStyle w:val="CommentReference"/>
              </w:rPr>
            </w:rPrChange>
          </w:rPr>
          <w:commentReference w:id="5960"/>
        </w:r>
        <w:r w:rsidR="008445EE" w:rsidRPr="008E1A76" w:rsidDel="002A4604">
          <w:rPr>
            <w:color w:val="000000" w:themeColor="text1"/>
            <w:rPrChange w:id="5963" w:author="Natasha Hardy" w:date="2021-12-10T13:32:00Z">
              <w:rPr>
                <w:color w:val="000000"/>
              </w:rPr>
            </w:rPrChange>
          </w:rPr>
          <w:delText xml:space="preserve"> barcodes would likely reveal greater genetic diversity</w:delText>
        </w:r>
        <w:r w:rsidRPr="008E1A76" w:rsidDel="002A4604">
          <w:rPr>
            <w:color w:val="000000" w:themeColor="text1"/>
            <w:rPrChange w:id="5964" w:author="Natasha Hardy" w:date="2021-12-10T13:32:00Z">
              <w:rPr>
                <w:color w:val="000000"/>
              </w:rPr>
            </w:rPrChange>
          </w:rPr>
          <w:delText xml:space="preserve"> </w:delText>
        </w:r>
        <w:r w:rsidR="008445EE" w:rsidRPr="008E1A76" w:rsidDel="002A4604">
          <w:rPr>
            <w:color w:val="000000" w:themeColor="text1"/>
            <w:rPrChange w:id="5965" w:author="Natasha Hardy" w:date="2021-12-10T13:32:00Z">
              <w:rPr>
                <w:color w:val="000000"/>
              </w:rPr>
            </w:rPrChange>
          </w:rPr>
          <w:delText xml:space="preserve">and </w:delText>
        </w:r>
        <w:r w:rsidR="004911EF" w:rsidRPr="008E1A76" w:rsidDel="002A4604">
          <w:rPr>
            <w:color w:val="000000" w:themeColor="text1"/>
            <w:rPrChange w:id="5966" w:author="Natasha Hardy" w:date="2021-12-10T13:32:00Z">
              <w:rPr>
                <w:color w:val="000000"/>
              </w:rPr>
            </w:rPrChange>
          </w:rPr>
          <w:delText xml:space="preserve">thus further </w:delText>
        </w:r>
      </w:del>
      <w:ins w:id="5967" w:author="Rebecca McIntosh" w:date="2021-10-29T13:20:00Z">
        <w:del w:id="5968" w:author="Natasha Hardy" w:date="2021-11-12T14:40:00Z">
          <w:r w:rsidR="00D67D54" w:rsidRPr="008E1A76" w:rsidDel="002A4604">
            <w:rPr>
              <w:color w:val="000000" w:themeColor="text1"/>
              <w:rPrChange w:id="5969" w:author="Natasha Hardy" w:date="2021-12-10T13:32:00Z">
                <w:rPr>
                  <w:color w:val="000000"/>
                </w:rPr>
              </w:rPrChange>
            </w:rPr>
            <w:delText xml:space="preserve">increase </w:delText>
          </w:r>
        </w:del>
      </w:ins>
      <w:del w:id="5970" w:author="Natasha Hardy" w:date="2021-11-12T14:40:00Z">
        <w:r w:rsidR="004911EF" w:rsidRPr="008E1A76" w:rsidDel="002A4604">
          <w:rPr>
            <w:color w:val="000000" w:themeColor="text1"/>
            <w:rPrChange w:id="5971" w:author="Natasha Hardy" w:date="2021-12-10T13:32:00Z">
              <w:rPr>
                <w:color w:val="000000"/>
              </w:rPr>
            </w:rPrChange>
          </w:rPr>
          <w:delText>our estimation of</w:delText>
        </w:r>
        <w:r w:rsidR="008445EE" w:rsidRPr="008E1A76" w:rsidDel="002A4604">
          <w:rPr>
            <w:color w:val="000000" w:themeColor="text1"/>
            <w:rPrChange w:id="5972" w:author="Natasha Hardy" w:date="2021-12-10T13:32:00Z">
              <w:rPr/>
            </w:rPrChange>
          </w:rPr>
          <w:delText xml:space="preserve"> </w:delText>
        </w:r>
        <w:r w:rsidR="008445EE" w:rsidRPr="008E1A76" w:rsidDel="002A4604">
          <w:rPr>
            <w:color w:val="000000" w:themeColor="text1"/>
            <w:rPrChange w:id="5973" w:author="Natasha Hardy" w:date="2021-12-10T13:32:00Z">
              <w:rPr>
                <w:color w:val="000000"/>
              </w:rPr>
            </w:rPrChange>
          </w:rPr>
          <w:delText xml:space="preserve">individual penguins consumed. </w:delText>
        </w:r>
        <w:r w:rsidR="00BB2679" w:rsidRPr="008E1A76" w:rsidDel="002A4604">
          <w:rPr>
            <w:color w:val="000000" w:themeColor="text1"/>
            <w:rPrChange w:id="5974" w:author="Natasha Hardy" w:date="2021-12-10T13:32:00Z">
              <w:rPr>
                <w:color w:val="000000"/>
              </w:rPr>
            </w:rPrChange>
          </w:rPr>
          <w:delText>Decisions on target genes</w:delText>
        </w:r>
        <w:r w:rsidR="008445EE" w:rsidRPr="008E1A76" w:rsidDel="002A4604">
          <w:rPr>
            <w:color w:val="000000" w:themeColor="text1"/>
            <w:rPrChange w:id="5975" w:author="Natasha Hardy" w:date="2021-12-10T13:32:00Z">
              <w:rPr>
                <w:color w:val="000000"/>
              </w:rPr>
            </w:rPrChange>
          </w:rPr>
          <w:delText xml:space="preserve"> must be balanced with the fact that </w:delText>
        </w:r>
        <w:r w:rsidR="00BB2679" w:rsidRPr="008E1A76" w:rsidDel="002A4604">
          <w:rPr>
            <w:color w:val="000000" w:themeColor="text1"/>
            <w:rPrChange w:id="5976" w:author="Natasha Hardy" w:date="2021-12-10T13:32:00Z">
              <w:rPr>
                <w:color w:val="000000"/>
              </w:rPr>
            </w:rPrChange>
          </w:rPr>
          <w:delText>faecal</w:delText>
        </w:r>
        <w:r w:rsidR="008445EE" w:rsidRPr="008E1A76" w:rsidDel="002A4604">
          <w:rPr>
            <w:color w:val="000000" w:themeColor="text1"/>
            <w:rPrChange w:id="5977" w:author="Natasha Hardy" w:date="2021-12-10T13:32:00Z">
              <w:rPr>
                <w:color w:val="000000"/>
              </w:rPr>
            </w:rPrChange>
          </w:rPr>
          <w:delText xml:space="preserve"> DNA is </w:delText>
        </w:r>
        <w:r w:rsidR="00BB2679" w:rsidRPr="008E1A76" w:rsidDel="002A4604">
          <w:rPr>
            <w:color w:val="000000" w:themeColor="text1"/>
            <w:rPrChange w:id="5978" w:author="Natasha Hardy" w:date="2021-12-10T13:32:00Z">
              <w:rPr>
                <w:color w:val="000000"/>
              </w:rPr>
            </w:rPrChange>
          </w:rPr>
          <w:delText xml:space="preserve">highly </w:delText>
        </w:r>
        <w:r w:rsidR="008445EE" w:rsidRPr="008E1A76" w:rsidDel="002A4604">
          <w:rPr>
            <w:color w:val="000000" w:themeColor="text1"/>
            <w:rPrChange w:id="5979" w:author="Natasha Hardy" w:date="2021-12-10T13:32:00Z">
              <w:rPr>
                <w:color w:val="000000"/>
              </w:rPr>
            </w:rPrChange>
          </w:rPr>
          <w:delText xml:space="preserve">degraded and </w:delText>
        </w:r>
        <w:r w:rsidR="001E30E9" w:rsidRPr="008E1A76" w:rsidDel="002A4604">
          <w:rPr>
            <w:color w:val="000000" w:themeColor="text1"/>
            <w:rPrChange w:id="5980" w:author="Natasha Hardy" w:date="2021-12-10T13:32:00Z">
              <w:rPr>
                <w:color w:val="000000"/>
              </w:rPr>
            </w:rPrChange>
          </w:rPr>
          <w:delText xml:space="preserve">the </w:delText>
        </w:r>
        <w:r w:rsidR="008445EE" w:rsidRPr="008E1A76" w:rsidDel="002A4604">
          <w:rPr>
            <w:color w:val="000000" w:themeColor="text1"/>
            <w:rPrChange w:id="5981" w:author="Natasha Hardy" w:date="2021-12-10T13:32:00Z">
              <w:rPr>
                <w:color w:val="000000"/>
              </w:rPr>
            </w:rPrChange>
          </w:rPr>
          <w:delText>recovery of longer</w:delText>
        </w:r>
        <w:r w:rsidR="001E30E9" w:rsidRPr="008E1A76" w:rsidDel="002A4604">
          <w:rPr>
            <w:color w:val="000000" w:themeColor="text1"/>
            <w:rPrChange w:id="5982" w:author="Natasha Hardy" w:date="2021-12-10T13:32:00Z">
              <w:rPr>
                <w:color w:val="000000"/>
              </w:rPr>
            </w:rPrChange>
          </w:rPr>
          <w:delText xml:space="preserve"> </w:delText>
        </w:r>
        <w:r w:rsidR="008445EE" w:rsidRPr="008E1A76" w:rsidDel="002A4604">
          <w:rPr>
            <w:color w:val="000000" w:themeColor="text1"/>
            <w:rPrChange w:id="5983" w:author="Natasha Hardy" w:date="2021-12-10T13:32:00Z">
              <w:rPr>
                <w:color w:val="000000"/>
              </w:rPr>
            </w:rPrChange>
          </w:rPr>
          <w:delText>fragments can be problematic</w:delText>
        </w:r>
      </w:del>
      <w:ins w:id="5984" w:author="Rebecca McIntosh" w:date="2021-10-28T16:15:00Z">
        <w:del w:id="5985" w:author="Natasha Hardy" w:date="2021-11-12T14:40:00Z">
          <w:r w:rsidR="001845A7" w:rsidRPr="008E1A76" w:rsidDel="002A4604">
            <w:rPr>
              <w:color w:val="000000" w:themeColor="text1"/>
              <w:rPrChange w:id="5986" w:author="Natasha Hardy" w:date="2021-12-10T13:32:00Z">
                <w:rPr>
                  <w:color w:val="000000"/>
                </w:rPr>
              </w:rPrChange>
            </w:rPr>
            <w:delText>, but at the</w:delText>
          </w:r>
        </w:del>
      </w:ins>
      <w:ins w:id="5987" w:author="Rebecca McIntosh" w:date="2021-10-28T16:00:00Z">
        <w:del w:id="5988" w:author="Natasha Hardy" w:date="2021-11-12T14:40:00Z">
          <w:r w:rsidR="001841AD" w:rsidRPr="008E1A76" w:rsidDel="002A4604">
            <w:rPr>
              <w:color w:val="000000" w:themeColor="text1"/>
              <w:rPrChange w:id="5989" w:author="Natasha Hardy" w:date="2021-12-10T13:32:00Z">
                <w:rPr>
                  <w:color w:val="000000"/>
                </w:rPr>
              </w:rPrChange>
            </w:rPr>
            <w:delText xml:space="preserve"> loss of </w:delText>
          </w:r>
        </w:del>
      </w:ins>
      <w:ins w:id="5990" w:author="Rebecca McIntosh" w:date="2021-10-29T13:20:00Z">
        <w:del w:id="5991" w:author="Natasha Hardy" w:date="2021-11-12T14:40:00Z">
          <w:r w:rsidR="00D67D54" w:rsidRPr="008E1A76" w:rsidDel="002A4604">
            <w:rPr>
              <w:color w:val="000000" w:themeColor="text1"/>
              <w:rPrChange w:id="5992" w:author="Natasha Hardy" w:date="2021-12-10T13:32:00Z">
                <w:rPr>
                  <w:color w:val="000000"/>
                </w:rPr>
              </w:rPrChange>
            </w:rPr>
            <w:delText xml:space="preserve">detecting </w:delText>
          </w:r>
        </w:del>
      </w:ins>
      <w:ins w:id="5993" w:author="Rebecca McIntosh" w:date="2021-10-28T15:00:00Z">
        <w:del w:id="5994" w:author="Natasha Hardy" w:date="2021-11-12T14:40:00Z">
          <w:r w:rsidR="00E67A74" w:rsidRPr="008E1A76" w:rsidDel="002A4604">
            <w:rPr>
              <w:color w:val="000000" w:themeColor="text1"/>
              <w:rPrChange w:id="5995" w:author="Natasha Hardy" w:date="2021-12-10T13:32:00Z">
                <w:rPr>
                  <w:color w:val="000000"/>
                </w:rPr>
              </w:rPrChange>
            </w:rPr>
            <w:delText xml:space="preserve">shorter </w:delText>
          </w:r>
        </w:del>
      </w:ins>
      <w:ins w:id="5996" w:author="Rebecca McIntosh" w:date="2021-10-28T12:00:00Z">
        <w:del w:id="5997" w:author="Natasha Hardy" w:date="2021-11-12T14:40:00Z">
          <w:r w:rsidR="003B3237" w:rsidRPr="008E1A76" w:rsidDel="002A4604">
            <w:rPr>
              <w:color w:val="000000" w:themeColor="text1"/>
              <w:rPrChange w:id="5998" w:author="Natasha Hardy" w:date="2021-12-10T13:32:00Z">
                <w:rPr>
                  <w:color w:val="000000"/>
                </w:rPr>
              </w:rPrChange>
            </w:rPr>
            <w:delText xml:space="preserve">DNA traces </w:delText>
          </w:r>
        </w:del>
      </w:ins>
      <w:ins w:id="5999" w:author="Rebecca McIntosh" w:date="2021-10-28T16:16:00Z">
        <w:del w:id="6000" w:author="Natasha Hardy" w:date="2021-11-12T14:40:00Z">
          <w:r w:rsidR="001845A7" w:rsidRPr="008E1A76" w:rsidDel="002A4604">
            <w:rPr>
              <w:color w:val="000000" w:themeColor="text1"/>
              <w:rPrChange w:id="6001" w:author="Natasha Hardy" w:date="2021-12-10T13:32:00Z">
                <w:rPr>
                  <w:color w:val="000000"/>
                </w:rPr>
              </w:rPrChange>
            </w:rPr>
            <w:delText>typical in degraded faecal material</w:delText>
          </w:r>
        </w:del>
      </w:ins>
      <w:ins w:id="6002" w:author="Rebecca McIntosh" w:date="2021-10-28T16:00:00Z">
        <w:del w:id="6003" w:author="Natasha Hardy" w:date="2021-11-12T14:40:00Z">
          <w:r w:rsidR="001841AD" w:rsidRPr="008E1A76" w:rsidDel="002A4604">
            <w:rPr>
              <w:color w:val="000000" w:themeColor="text1"/>
              <w:rPrChange w:id="6004" w:author="Natasha Hardy" w:date="2021-12-10T13:32:00Z">
                <w:rPr>
                  <w:color w:val="000000"/>
                </w:rPr>
              </w:rPrChange>
            </w:rPr>
            <w:delText xml:space="preserve"> </w:delText>
          </w:r>
        </w:del>
      </w:ins>
      <w:del w:id="6005" w:author="Natasha Hardy" w:date="2021-11-12T14:40:00Z">
        <w:r w:rsidR="00FF19DD" w:rsidRPr="008E1A76" w:rsidDel="002A4604">
          <w:rPr>
            <w:color w:val="000000" w:themeColor="text1"/>
            <w:rPrChange w:id="6006" w:author="Natasha Hardy" w:date="2021-12-10T13:32:00Z">
              <w:rPr>
                <w:color w:val="000000"/>
              </w:rPr>
            </w:rPrChange>
          </w:rPr>
          <w:delText xml:space="preserve"> (</w:delText>
        </w:r>
        <w:r w:rsidR="00F200BF" w:rsidRPr="008E1A76" w:rsidDel="002A4604">
          <w:rPr>
            <w:color w:val="000000" w:themeColor="text1"/>
            <w:rPrChange w:id="6007" w:author="Natasha Hardy" w:date="2021-12-10T13:32:00Z">
              <w:rPr>
                <w:color w:val="000000"/>
              </w:rPr>
            </w:rPrChange>
          </w:rPr>
          <w:delText>Taberlet et al. 2012</w:delText>
        </w:r>
        <w:r w:rsidR="00FF19DD" w:rsidRPr="008E1A76" w:rsidDel="002A4604">
          <w:rPr>
            <w:color w:val="000000" w:themeColor="text1"/>
            <w:rPrChange w:id="6008" w:author="Natasha Hardy" w:date="2021-12-10T13:32:00Z">
              <w:rPr>
                <w:color w:val="000000"/>
              </w:rPr>
            </w:rPrChange>
          </w:rPr>
          <w:delText>)</w:delText>
        </w:r>
        <w:r w:rsidR="008445EE" w:rsidRPr="008E1A76" w:rsidDel="002A4604">
          <w:rPr>
            <w:color w:val="000000" w:themeColor="text1"/>
            <w:rPrChange w:id="6009" w:author="Natasha Hardy" w:date="2021-12-10T13:32:00Z">
              <w:rPr>
                <w:color w:val="000000"/>
              </w:rPr>
            </w:rPrChange>
          </w:rPr>
          <w:delText>. If longer fragments are targeted, DNA traces from birds that are more digested may be lost.</w:delText>
        </w:r>
        <w:r w:rsidR="008445EE" w:rsidRPr="008E1A76" w:rsidDel="002A4604">
          <w:rPr>
            <w:color w:val="000000" w:themeColor="text1"/>
            <w:rPrChange w:id="6010" w:author="Natasha Hardy" w:date="2021-12-10T13:32:00Z">
              <w:rPr/>
            </w:rPrChange>
          </w:rPr>
          <w:delText xml:space="preserve"> However, </w:delText>
        </w:r>
      </w:del>
      <w:del w:id="6011" w:author="Natasha Hardy" w:date="2021-11-11T10:06:00Z">
        <w:r w:rsidR="008445EE" w:rsidRPr="008E1A76">
          <w:rPr>
            <w:color w:val="000000" w:themeColor="text1"/>
            <w:rPrChange w:id="6012" w:author="Natasha Hardy" w:date="2021-12-10T13:32:00Z">
              <w:rPr/>
            </w:rPrChange>
          </w:rPr>
          <w:delText>o</w:delText>
        </w:r>
        <w:r w:rsidR="008445EE" w:rsidRPr="008E1A76">
          <w:rPr>
            <w:color w:val="000000" w:themeColor="text1"/>
            <w:rPrChange w:id="6013" w:author="Natasha Hardy" w:date="2021-12-10T13:32:00Z">
              <w:rPr>
                <w:color w:val="000000"/>
              </w:rPr>
            </w:rPrChange>
          </w:rPr>
          <w:delText>ngoing</w:delText>
        </w:r>
      </w:del>
      <w:del w:id="6014" w:author="Natasha Hardy" w:date="2021-11-12T14:40:00Z">
        <w:r w:rsidR="008445EE" w:rsidRPr="008E1A76" w:rsidDel="002A4604">
          <w:rPr>
            <w:color w:val="000000" w:themeColor="text1"/>
            <w:rPrChange w:id="6015" w:author="Natasha Hardy" w:date="2021-12-10T13:32:00Z">
              <w:rPr/>
            </w:rPrChange>
          </w:rPr>
          <w:delText>o</w:delText>
        </w:r>
      </w:del>
      <w:ins w:id="6016" w:author="Rebecca McIntosh" w:date="2021-10-28T16:15:00Z">
        <w:del w:id="6017" w:author="Natasha Hardy" w:date="2021-11-12T14:40:00Z">
          <w:r w:rsidR="008E5C21" w:rsidRPr="008E1A76" w:rsidDel="002A4604">
            <w:rPr>
              <w:color w:val="000000" w:themeColor="text1"/>
              <w:rPrChange w:id="6018" w:author="Natasha Hardy" w:date="2021-12-10T13:32:00Z">
                <w:rPr>
                  <w:color w:val="000000"/>
                </w:rPr>
              </w:rPrChange>
            </w:rPr>
            <w:delText>O</w:delText>
          </w:r>
        </w:del>
      </w:ins>
      <w:del w:id="6019" w:author="Natasha Hardy" w:date="2021-11-12T14:40:00Z">
        <w:r w:rsidR="008445EE" w:rsidRPr="008E1A76" w:rsidDel="002A4604">
          <w:rPr>
            <w:color w:val="000000" w:themeColor="text1"/>
            <w:rPrChange w:id="6020" w:author="Natasha Hardy" w:date="2021-12-10T13:32:00Z">
              <w:rPr>
                <w:color w:val="000000"/>
              </w:rPr>
            </w:rPrChange>
          </w:rPr>
          <w:delText xml:space="preserve"> improvements in DNA extraction and sequencing techniques will ensure genetic tools remain at the forefront of wildlife forensics and </w:delText>
        </w:r>
        <w:r w:rsidR="00BB2679" w:rsidRPr="008E1A76" w:rsidDel="002A4604">
          <w:rPr>
            <w:color w:val="000000" w:themeColor="text1"/>
            <w:rPrChange w:id="6021" w:author="Natasha Hardy" w:date="2021-12-10T13:32:00Z">
              <w:rPr>
                <w:color w:val="000000"/>
              </w:rPr>
            </w:rPrChange>
          </w:rPr>
          <w:delText xml:space="preserve">ecological </w:delText>
        </w:r>
        <w:r w:rsidR="008445EE" w:rsidRPr="008E1A76" w:rsidDel="002A4604">
          <w:rPr>
            <w:color w:val="000000" w:themeColor="text1"/>
            <w:rPrChange w:id="6022" w:author="Natasha Hardy" w:date="2021-12-10T13:32:00Z">
              <w:rPr>
                <w:color w:val="000000"/>
              </w:rPr>
            </w:rPrChange>
          </w:rPr>
          <w:delText>monitoring.</w:delText>
        </w:r>
      </w:del>
    </w:p>
    <w:p w14:paraId="1C28EDDD" w14:textId="7B69AD80" w:rsidR="00F50503" w:rsidRPr="008E1A76" w:rsidDel="00737CAF" w:rsidRDefault="0069327B" w:rsidP="001553A7">
      <w:pPr>
        <w:ind w:firstLine="720"/>
        <w:rPr>
          <w:del w:id="6023" w:author="Natasha Hardy" w:date="2021-11-13T12:06:00Z"/>
          <w:color w:val="000000" w:themeColor="text1"/>
          <w:rPrChange w:id="6024" w:author="Natasha Hardy" w:date="2021-12-10T13:32:00Z">
            <w:rPr>
              <w:del w:id="6025" w:author="Natasha Hardy" w:date="2021-11-13T12:06:00Z"/>
            </w:rPr>
          </w:rPrChange>
        </w:rPr>
        <w:pPrChange w:id="6026" w:author="Natasha Hardy" w:date="2021-12-10T11:33:00Z">
          <w:pPr>
            <w:ind w:firstLine="720"/>
          </w:pPr>
        </w:pPrChange>
      </w:pPr>
      <w:ins w:id="6027" w:author="Rebecca McIntosh" w:date="2021-10-28T16:40:00Z">
        <w:del w:id="6028" w:author="Natasha Hardy" w:date="2021-11-12T15:58:00Z">
          <w:r w:rsidRPr="008E1A76" w:rsidDel="006879F9">
            <w:rPr>
              <w:color w:val="000000" w:themeColor="text1"/>
              <w:rPrChange w:id="6029" w:author="Natasha Hardy" w:date="2021-12-10T13:32:00Z">
                <w:rPr>
                  <w:color w:val="000000"/>
                </w:rPr>
              </w:rPrChange>
            </w:rPr>
            <w:delText xml:space="preserve">Our results show that parallel applications of </w:delText>
          </w:r>
          <w:r w:rsidRPr="008E1A76" w:rsidDel="006879F9">
            <w:rPr>
              <w:color w:val="000000" w:themeColor="text1"/>
              <w:rPrChange w:id="6030" w:author="Natasha Hardy" w:date="2021-12-10T13:32:00Z">
                <w:rPr>
                  <w:color w:val="000000"/>
                  <w:highlight w:val="green"/>
                </w:rPr>
              </w:rPrChange>
            </w:rPr>
            <w:delText>these two techniques represent nearly independent and informative assays</w:delText>
          </w:r>
          <w:r w:rsidRPr="008E1A76" w:rsidDel="006879F9">
            <w:rPr>
              <w:color w:val="000000" w:themeColor="text1"/>
              <w:rPrChange w:id="6031" w:author="Natasha Hardy" w:date="2021-12-10T13:32:00Z">
                <w:rPr>
                  <w:color w:val="000000"/>
                </w:rPr>
              </w:rPrChange>
            </w:rPr>
            <w:delText>:</w:delText>
          </w:r>
        </w:del>
        <w:del w:id="6032" w:author="Natasha Hardy" w:date="2021-11-12T16:06:00Z">
          <w:r w:rsidRPr="008E1A76" w:rsidDel="00F50503">
            <w:rPr>
              <w:color w:val="000000" w:themeColor="text1"/>
              <w:rPrChange w:id="6033" w:author="Natasha Hardy" w:date="2021-12-10T13:32:00Z">
                <w:rPr>
                  <w:color w:val="000000"/>
                </w:rPr>
              </w:rPrChange>
            </w:rPr>
            <w:delText xml:space="preserve"> they are not additive or exclusive. </w:delText>
          </w:r>
        </w:del>
      </w:ins>
      <w:del w:id="6034" w:author="Natasha Hardy" w:date="2021-11-12T16:06:00Z">
        <w:r w:rsidR="008445EE" w:rsidRPr="008E1A76" w:rsidDel="00F50503">
          <w:rPr>
            <w:color w:val="000000" w:themeColor="text1"/>
            <w:rPrChange w:id="6035" w:author="Natasha Hardy" w:date="2021-12-10T13:32:00Z">
              <w:rPr/>
            </w:rPrChange>
          </w:rPr>
          <w:delText>This paper</w:delText>
        </w:r>
      </w:del>
      <w:ins w:id="6036" w:author="Rebecca McIntosh" w:date="2021-10-28T16:42:00Z">
        <w:del w:id="6037" w:author="Natasha Hardy" w:date="2021-11-12T16:06:00Z">
          <w:r w:rsidR="00360023" w:rsidRPr="008E1A76" w:rsidDel="00F50503">
            <w:rPr>
              <w:color w:val="000000" w:themeColor="text1"/>
              <w:rPrChange w:id="6038" w:author="Natasha Hardy" w:date="2021-12-10T13:32:00Z">
                <w:rPr/>
              </w:rPrChange>
            </w:rPr>
            <w:delText>We</w:delText>
          </w:r>
        </w:del>
      </w:ins>
      <w:del w:id="6039" w:author="Natasha Hardy" w:date="2021-11-12T16:06:00Z">
        <w:r w:rsidR="008445EE" w:rsidRPr="008E1A76" w:rsidDel="00F50503">
          <w:rPr>
            <w:color w:val="000000" w:themeColor="text1"/>
            <w:rPrChange w:id="6040" w:author="Natasha Hardy" w:date="2021-12-10T13:32:00Z">
              <w:rPr/>
            </w:rPrChange>
          </w:rPr>
          <w:delText xml:space="preserve"> ultimately </w:delText>
        </w:r>
        <w:commentRangeStart w:id="6041"/>
        <w:r w:rsidR="008445EE" w:rsidRPr="008E1A76" w:rsidDel="00F50503">
          <w:rPr>
            <w:color w:val="000000" w:themeColor="text1"/>
            <w:rPrChange w:id="6042" w:author="Natasha Hardy" w:date="2021-12-10T13:32:00Z">
              <w:rPr/>
            </w:rPrChange>
          </w:rPr>
          <w:delText>posits</w:delText>
        </w:r>
        <w:commentRangeEnd w:id="6041"/>
        <w:r w:rsidR="003B3237" w:rsidRPr="008E1A76" w:rsidDel="00F50503">
          <w:rPr>
            <w:rStyle w:val="CommentReference"/>
            <w:color w:val="000000" w:themeColor="text1"/>
            <w:rPrChange w:id="6043" w:author="Natasha Hardy" w:date="2021-12-10T13:32:00Z">
              <w:rPr>
                <w:rStyle w:val="CommentReference"/>
              </w:rPr>
            </w:rPrChange>
          </w:rPr>
          <w:commentReference w:id="6041"/>
        </w:r>
      </w:del>
      <w:ins w:id="6044" w:author="Rebecca McIntosh" w:date="2021-10-28T12:03:00Z">
        <w:del w:id="6045" w:author="Natasha Hardy" w:date="2021-11-12T16:06:00Z">
          <w:r w:rsidR="003B3237" w:rsidRPr="008E1A76" w:rsidDel="00F50503">
            <w:rPr>
              <w:color w:val="000000" w:themeColor="text1"/>
              <w:rPrChange w:id="6046" w:author="Natasha Hardy" w:date="2021-12-10T13:32:00Z">
                <w:rPr/>
              </w:rPrChange>
            </w:rPr>
            <w:delText>demonstrate</w:delText>
          </w:r>
        </w:del>
      </w:ins>
      <w:del w:id="6047" w:author="Natasha Hardy" w:date="2021-11-12T16:06:00Z">
        <w:r w:rsidR="008445EE" w:rsidRPr="008E1A76" w:rsidDel="00F50503">
          <w:rPr>
            <w:color w:val="000000" w:themeColor="text1"/>
            <w:rPrChange w:id="6048" w:author="Natasha Hardy" w:date="2021-12-10T13:32:00Z">
              <w:rPr/>
            </w:rPrChange>
          </w:rPr>
          <w:delText xml:space="preserve"> that DNA-based methods </w:delText>
        </w:r>
        <w:r w:rsidR="004911EF" w:rsidRPr="008E1A76" w:rsidDel="00F50503">
          <w:rPr>
            <w:color w:val="000000" w:themeColor="text1"/>
            <w:rPrChange w:id="6049" w:author="Natasha Hardy" w:date="2021-12-10T13:32:00Z">
              <w:rPr/>
            </w:rPrChange>
          </w:rPr>
          <w:delText>will significantly advance wildlife conflict surveillance and impact assessment</w:delText>
        </w:r>
        <w:r w:rsidR="008445EE" w:rsidRPr="008E1A76" w:rsidDel="00F50503">
          <w:rPr>
            <w:color w:val="000000" w:themeColor="text1"/>
            <w:rPrChange w:id="6050" w:author="Natasha Hardy" w:date="2021-12-10T13:32:00Z">
              <w:rPr/>
            </w:rPrChange>
          </w:rPr>
          <w:delText xml:space="preserve"> between </w:delText>
        </w:r>
      </w:del>
      <w:ins w:id="6051" w:author="Rebecca McIntosh" w:date="2021-10-28T12:03:00Z">
        <w:del w:id="6052" w:author="Natasha Hardy" w:date="2021-11-12T16:06:00Z">
          <w:r w:rsidR="003B3237" w:rsidRPr="008E1A76" w:rsidDel="00F50503">
            <w:rPr>
              <w:color w:val="000000" w:themeColor="text1"/>
              <w:rPrChange w:id="6053" w:author="Natasha Hardy" w:date="2021-12-10T13:32:00Z">
                <w:rPr/>
              </w:rPrChange>
            </w:rPr>
            <w:delText xml:space="preserve">species of </w:delText>
          </w:r>
        </w:del>
      </w:ins>
      <w:del w:id="6054" w:author="Natasha Hardy" w:date="2021-11-12T16:06:00Z">
        <w:r w:rsidR="008445EE" w:rsidRPr="008E1A76" w:rsidDel="00F50503">
          <w:rPr>
            <w:color w:val="000000" w:themeColor="text1"/>
            <w:rPrChange w:id="6055" w:author="Natasha Hardy" w:date="2021-12-10T13:32:00Z">
              <w:rPr/>
            </w:rPrChange>
          </w:rPr>
          <w:delText>conservation priority species.</w:delText>
        </w:r>
        <w:r w:rsidR="004911EF" w:rsidRPr="008E1A76" w:rsidDel="00F50503">
          <w:rPr>
            <w:color w:val="000000" w:themeColor="text1"/>
            <w:rPrChange w:id="6056" w:author="Natasha Hardy" w:date="2021-12-10T13:32:00Z">
              <w:rPr>
                <w:color w:val="000000"/>
              </w:rPr>
            </w:rPrChange>
          </w:rPr>
          <w:delText xml:space="preserve"> </w:delText>
        </w:r>
      </w:del>
      <w:del w:id="6057" w:author="Natasha Hardy" w:date="2021-11-12T16:09:00Z">
        <w:r w:rsidR="004911EF" w:rsidRPr="008E1A76" w:rsidDel="00F50503">
          <w:rPr>
            <w:color w:val="000000" w:themeColor="text1"/>
            <w:rPrChange w:id="6058" w:author="Natasha Hardy" w:date="2021-12-10T13:32:00Z">
              <w:rPr>
                <w:color w:val="000000"/>
              </w:rPr>
            </w:rPrChange>
          </w:rPr>
          <w:delText>DNA metabarcoding provided key additional information here, critical to assessing predator-prey interactions within a wildlife conflict and conservation management context: (i) offering multiple metrics in addition to occurrence rates; (ii) detecti</w:delText>
        </w:r>
        <w:r w:rsidR="004911EF" w:rsidRPr="008E1A76" w:rsidDel="00F50503">
          <w:rPr>
            <w:color w:val="000000" w:themeColor="text1"/>
            <w:rPrChange w:id="6059" w:author="Natasha Hardy" w:date="2021-12-10T13:32:00Z">
              <w:rPr/>
            </w:rPrChange>
          </w:rPr>
          <w:delText>ng</w:delText>
        </w:r>
        <w:r w:rsidR="004911EF" w:rsidRPr="008E1A76" w:rsidDel="00F50503">
          <w:rPr>
            <w:color w:val="000000" w:themeColor="text1"/>
            <w:rPrChange w:id="6060" w:author="Natasha Hardy" w:date="2021-12-10T13:32:00Z">
              <w:rPr>
                <w:color w:val="000000"/>
              </w:rPr>
            </w:rPrChange>
          </w:rPr>
          <w:delText xml:space="preserve"> multiple prey taxa within a single sample; and (iii) identifying genetic diversity enabling </w:delText>
        </w:r>
      </w:del>
      <w:ins w:id="6061" w:author="Rebecca McIntosh" w:date="2021-10-28T12:04:00Z">
        <w:del w:id="6062" w:author="Natasha Hardy" w:date="2021-11-12T16:09:00Z">
          <w:r w:rsidR="003B3237" w:rsidRPr="008E1A76" w:rsidDel="00F50503">
            <w:rPr>
              <w:color w:val="000000" w:themeColor="text1"/>
              <w:rPrChange w:id="6063" w:author="Natasha Hardy" w:date="2021-12-10T13:32:00Z">
                <w:rPr>
                  <w:color w:val="000000"/>
                </w:rPr>
              </w:rPrChange>
            </w:rPr>
            <w:delText xml:space="preserve">to </w:delText>
          </w:r>
        </w:del>
      </w:ins>
      <w:del w:id="6064" w:author="Natasha Hardy" w:date="2021-11-12T16:09:00Z">
        <w:r w:rsidR="004911EF" w:rsidRPr="008E1A76" w:rsidDel="00F50503">
          <w:rPr>
            <w:color w:val="000000" w:themeColor="text1"/>
            <w:rPrChange w:id="6065" w:author="Natasha Hardy" w:date="2021-12-10T13:32:00Z">
              <w:rPr>
                <w:color w:val="000000"/>
              </w:rPr>
            </w:rPrChange>
          </w:rPr>
          <w:delText xml:space="preserve">estimation </w:delText>
        </w:r>
      </w:del>
      <w:ins w:id="6066" w:author="Rebecca McIntosh" w:date="2021-10-28T12:04:00Z">
        <w:del w:id="6067" w:author="Natasha Hardy" w:date="2021-11-12T16:09:00Z">
          <w:r w:rsidR="003B3237" w:rsidRPr="008E1A76" w:rsidDel="00F50503">
            <w:rPr>
              <w:color w:val="000000" w:themeColor="text1"/>
              <w:rPrChange w:id="6068" w:author="Natasha Hardy" w:date="2021-12-10T13:32:00Z">
                <w:rPr>
                  <w:color w:val="000000"/>
                </w:rPr>
              </w:rPrChange>
            </w:rPr>
            <w:delText xml:space="preserve">estimate </w:delText>
          </w:r>
        </w:del>
      </w:ins>
      <w:del w:id="6069" w:author="Natasha Hardy" w:date="2021-11-12T16:09:00Z">
        <w:r w:rsidR="004911EF" w:rsidRPr="008E1A76" w:rsidDel="00F50503">
          <w:rPr>
            <w:color w:val="000000" w:themeColor="text1"/>
            <w:rPrChange w:id="6070" w:author="Natasha Hardy" w:date="2021-12-10T13:32:00Z">
              <w:rPr>
                <w:color w:val="000000"/>
              </w:rPr>
            </w:rPrChange>
          </w:rPr>
          <w:delText>of penguin</w:delText>
        </w:r>
      </w:del>
      <w:ins w:id="6071" w:author="Rebecca McIntosh" w:date="2021-10-28T12:04:00Z">
        <w:del w:id="6072" w:author="Natasha Hardy" w:date="2021-11-12T16:09:00Z">
          <w:r w:rsidR="003B3237" w:rsidRPr="008E1A76" w:rsidDel="00F50503">
            <w:rPr>
              <w:color w:val="000000" w:themeColor="text1"/>
              <w:rPrChange w:id="6073" w:author="Natasha Hardy" w:date="2021-12-10T13:32:00Z">
                <w:rPr>
                  <w:color w:val="000000"/>
                </w:rPr>
              </w:rPrChange>
            </w:rPr>
            <w:delText>the</w:delText>
          </w:r>
        </w:del>
      </w:ins>
      <w:del w:id="6074" w:author="Natasha Hardy" w:date="2021-11-12T16:09:00Z">
        <w:r w:rsidR="004911EF" w:rsidRPr="008E1A76" w:rsidDel="00F50503">
          <w:rPr>
            <w:color w:val="000000" w:themeColor="text1"/>
            <w:rPrChange w:id="6075" w:author="Natasha Hardy" w:date="2021-12-10T13:32:00Z">
              <w:rPr>
                <w:color w:val="000000"/>
              </w:rPr>
            </w:rPrChange>
          </w:rPr>
          <w:delText xml:space="preserve"> abundances</w:delText>
        </w:r>
      </w:del>
      <w:ins w:id="6076" w:author="Rebecca McIntosh" w:date="2021-10-28T12:04:00Z">
        <w:del w:id="6077" w:author="Natasha Hardy" w:date="2021-11-12T16:09:00Z">
          <w:r w:rsidR="003B3237" w:rsidRPr="008E1A76" w:rsidDel="00F50503">
            <w:rPr>
              <w:color w:val="000000" w:themeColor="text1"/>
              <w:rPrChange w:id="6078" w:author="Natasha Hardy" w:date="2021-12-10T13:32:00Z">
                <w:rPr>
                  <w:color w:val="000000"/>
                </w:rPr>
              </w:rPrChange>
            </w:rPr>
            <w:delText xml:space="preserve"> of</w:delText>
          </w:r>
        </w:del>
      </w:ins>
      <w:del w:id="6079" w:author="Natasha Hardy" w:date="2021-11-12T16:09:00Z">
        <w:r w:rsidR="004911EF" w:rsidRPr="008E1A76" w:rsidDel="00F50503">
          <w:rPr>
            <w:color w:val="000000" w:themeColor="text1"/>
            <w:rPrChange w:id="6080" w:author="Natasha Hardy" w:date="2021-12-10T13:32:00Z">
              <w:rPr>
                <w:color w:val="000000"/>
              </w:rPr>
            </w:rPrChange>
          </w:rPr>
          <w:delText>consumed</w:delText>
        </w:r>
      </w:del>
      <w:ins w:id="6081" w:author="Rebecca McIntosh" w:date="2021-10-28T12:04:00Z">
        <w:del w:id="6082" w:author="Natasha Hardy" w:date="2021-11-12T16:09:00Z">
          <w:r w:rsidR="003B3237" w:rsidRPr="008E1A76" w:rsidDel="00F50503">
            <w:rPr>
              <w:color w:val="000000" w:themeColor="text1"/>
              <w:rPrChange w:id="6083" w:author="Natasha Hardy" w:date="2021-12-10T13:32:00Z">
                <w:rPr>
                  <w:color w:val="000000"/>
                </w:rPr>
              </w:rPrChange>
            </w:rPr>
            <w:delText xml:space="preserve"> </w:delText>
          </w:r>
          <w:commentRangeStart w:id="6084"/>
          <w:r w:rsidR="003B3237" w:rsidRPr="008E1A76" w:rsidDel="00F50503">
            <w:rPr>
              <w:color w:val="000000" w:themeColor="text1"/>
              <w:rPrChange w:id="6085" w:author="Natasha Hardy" w:date="2021-12-10T13:32:00Z">
                <w:rPr>
                  <w:color w:val="000000"/>
                </w:rPr>
              </w:rPrChange>
            </w:rPr>
            <w:delText>prey</w:delText>
          </w:r>
          <w:commentRangeEnd w:id="6084"/>
          <w:r w:rsidR="003B3237" w:rsidRPr="008E1A76" w:rsidDel="00F50503">
            <w:rPr>
              <w:rStyle w:val="CommentReference"/>
              <w:color w:val="000000" w:themeColor="text1"/>
              <w:rPrChange w:id="6086" w:author="Natasha Hardy" w:date="2021-12-10T13:32:00Z">
                <w:rPr>
                  <w:rStyle w:val="CommentReference"/>
                </w:rPr>
              </w:rPrChange>
            </w:rPr>
            <w:commentReference w:id="6084"/>
          </w:r>
        </w:del>
      </w:ins>
      <w:del w:id="6087" w:author="Natasha Hardy" w:date="2021-11-12T16:09:00Z">
        <w:r w:rsidR="004911EF" w:rsidRPr="008E1A76" w:rsidDel="00F50503">
          <w:rPr>
            <w:color w:val="000000" w:themeColor="text1"/>
            <w:rPrChange w:id="6088" w:author="Natasha Hardy" w:date="2021-12-10T13:32:00Z">
              <w:rPr>
                <w:color w:val="000000"/>
              </w:rPr>
            </w:rPrChange>
          </w:rPr>
          <w:delText>.</w:delText>
        </w:r>
        <w:r w:rsidR="004911EF" w:rsidRPr="008E1A76" w:rsidDel="00F50503">
          <w:rPr>
            <w:color w:val="000000" w:themeColor="text1"/>
            <w:rPrChange w:id="6089" w:author="Natasha Hardy" w:date="2021-12-10T13:32:00Z">
              <w:rPr/>
            </w:rPrChange>
          </w:rPr>
          <w:delText xml:space="preserve"> </w:delText>
        </w:r>
      </w:del>
      <w:del w:id="6090" w:author="Natasha Hardy" w:date="2021-11-12T16:12:00Z">
        <w:r w:rsidR="00387848" w:rsidRPr="008E1A76" w:rsidDel="00F50503">
          <w:rPr>
            <w:color w:val="000000" w:themeColor="text1"/>
            <w:rPrChange w:id="6091" w:author="Natasha Hardy" w:date="2021-12-10T13:32:00Z">
              <w:rPr>
                <w:color w:val="000000"/>
              </w:rPr>
            </w:rPrChange>
          </w:rPr>
          <w:delText>W</w:delText>
        </w:r>
        <w:r w:rsidR="00387848" w:rsidRPr="008E1A76" w:rsidDel="00F50503">
          <w:rPr>
            <w:color w:val="000000" w:themeColor="text1"/>
            <w:rPrChange w:id="6092" w:author="Natasha Hardy" w:date="2021-12-10T13:32:00Z">
              <w:rPr/>
            </w:rPrChange>
          </w:rPr>
          <w:delText>e recommend</w:delText>
        </w:r>
        <w:r w:rsidR="00387848" w:rsidRPr="008E1A76" w:rsidDel="00F50503">
          <w:rPr>
            <w:color w:val="000000" w:themeColor="text1"/>
            <w:rPrChange w:id="6093" w:author="Natasha Hardy" w:date="2021-12-10T13:32:00Z">
              <w:rPr>
                <w:color w:val="000000"/>
              </w:rPr>
            </w:rPrChange>
          </w:rPr>
          <w:delText xml:space="preserve"> the development and </w:delText>
        </w:r>
      </w:del>
      <w:del w:id="6094" w:author="Natasha Hardy" w:date="2021-11-11T10:06:00Z">
        <w:r w:rsidR="00387848" w:rsidRPr="008E1A76">
          <w:rPr>
            <w:color w:val="000000" w:themeColor="text1"/>
            <w:rPrChange w:id="6095" w:author="Natasha Hardy" w:date="2021-12-10T13:32:00Z">
              <w:rPr>
                <w:color w:val="000000"/>
              </w:rPr>
            </w:rPrChange>
          </w:rPr>
          <w:delText>optimization</w:delText>
        </w:r>
      </w:del>
      <w:del w:id="6096" w:author="Natasha Hardy" w:date="2021-11-12T16:12:00Z">
        <w:r w:rsidR="00387848" w:rsidRPr="008E1A76" w:rsidDel="00F50503">
          <w:rPr>
            <w:color w:val="000000" w:themeColor="text1"/>
            <w:rPrChange w:id="6097" w:author="Natasha Hardy" w:date="2021-12-10T13:32:00Z">
              <w:rPr>
                <w:color w:val="000000"/>
              </w:rPr>
            </w:rPrChange>
          </w:rPr>
          <w:delText xml:space="preserve"> of cost-effective assays </w:delText>
        </w:r>
        <w:r w:rsidR="00387848" w:rsidRPr="008E1A76" w:rsidDel="00F50503">
          <w:rPr>
            <w:color w:val="000000" w:themeColor="text1"/>
            <w:rPrChange w:id="6098" w:author="Natasha Hardy" w:date="2021-12-10T13:32:00Z">
              <w:rPr/>
            </w:rPrChange>
          </w:rPr>
          <w:delText>tailored to the needs of specific wildlife conflict scenarios in order to</w:delText>
        </w:r>
      </w:del>
      <w:ins w:id="6099" w:author="Nathan Bott" w:date="2021-11-08T09:28:00Z">
        <w:del w:id="6100" w:author="Natasha Hardy" w:date="2021-11-12T16:12:00Z">
          <w:r w:rsidR="007D4061" w:rsidRPr="008E1A76" w:rsidDel="00F50503">
            <w:rPr>
              <w:color w:val="000000" w:themeColor="text1"/>
              <w:rPrChange w:id="6101" w:author="Natasha Hardy" w:date="2021-12-10T13:32:00Z">
                <w:rPr/>
              </w:rPrChange>
            </w:rPr>
            <w:delText>to</w:delText>
          </w:r>
        </w:del>
      </w:ins>
      <w:del w:id="6102" w:author="Natasha Hardy" w:date="2021-11-12T16:12:00Z">
        <w:r w:rsidR="00387848" w:rsidRPr="008E1A76" w:rsidDel="00F50503">
          <w:rPr>
            <w:color w:val="000000" w:themeColor="text1"/>
            <w:rPrChange w:id="6103" w:author="Natasha Hardy" w:date="2021-12-10T13:32:00Z">
              <w:rPr/>
            </w:rPrChange>
          </w:rPr>
          <w:delText xml:space="preserve"> better quantify and monitor these interactions. </w:delText>
        </w:r>
      </w:del>
      <w:del w:id="6104" w:author="Natasha Hardy" w:date="2021-11-12T16:04:00Z">
        <w:r w:rsidR="00387848" w:rsidRPr="008E1A76" w:rsidDel="00F50503">
          <w:rPr>
            <w:color w:val="000000" w:themeColor="text1"/>
            <w:rPrChange w:id="6105" w:author="Natasha Hardy" w:date="2021-12-10T13:32:00Z">
              <w:rPr>
                <w:color w:val="000000"/>
              </w:rPr>
            </w:rPrChange>
          </w:rPr>
          <w:delText>The use of</w:delText>
        </w:r>
        <w:r w:rsidR="008445EE" w:rsidRPr="008E1A76" w:rsidDel="00F50503">
          <w:rPr>
            <w:color w:val="000000" w:themeColor="text1"/>
            <w:rPrChange w:id="6106" w:author="Natasha Hardy" w:date="2021-12-10T13:32:00Z">
              <w:rPr/>
            </w:rPrChange>
          </w:rPr>
          <w:delText xml:space="preserve"> multiple target genes </w:delText>
        </w:r>
        <w:r w:rsidR="00387848" w:rsidRPr="008E1A76" w:rsidDel="00F50503">
          <w:rPr>
            <w:color w:val="000000" w:themeColor="text1"/>
            <w:rPrChange w:id="6107" w:author="Natasha Hardy" w:date="2021-12-10T13:32:00Z">
              <w:rPr/>
            </w:rPrChange>
          </w:rPr>
          <w:delText>typically produces</w:delText>
        </w:r>
        <w:r w:rsidR="008445EE" w:rsidRPr="008E1A76" w:rsidDel="00F50503">
          <w:rPr>
            <w:color w:val="000000" w:themeColor="text1"/>
            <w:rPrChange w:id="6108" w:author="Natasha Hardy" w:date="2021-12-10T13:32:00Z">
              <w:rPr/>
            </w:rPrChange>
          </w:rPr>
          <w:delText xml:space="preserve"> </w:delText>
        </w:r>
        <w:r w:rsidR="00387848" w:rsidRPr="008E1A76" w:rsidDel="00F50503">
          <w:rPr>
            <w:color w:val="000000" w:themeColor="text1"/>
            <w:rPrChange w:id="6109" w:author="Natasha Hardy" w:date="2021-12-10T13:32:00Z">
              <w:rPr/>
            </w:rPrChange>
          </w:rPr>
          <w:delText>more reliable results with which to form consensus on</w:delText>
        </w:r>
      </w:del>
      <w:ins w:id="6110" w:author="Rebecca McIntosh" w:date="2021-10-28T12:06:00Z">
        <w:del w:id="6111" w:author="Natasha Hardy" w:date="2021-11-12T16:04:00Z">
          <w:r w:rsidR="00F739B9" w:rsidRPr="008E1A76" w:rsidDel="00F50503">
            <w:rPr>
              <w:color w:val="000000" w:themeColor="text1"/>
              <w:rPrChange w:id="6112" w:author="Natasha Hardy" w:date="2021-12-10T13:32:00Z">
                <w:rPr/>
              </w:rPrChange>
            </w:rPr>
            <w:delText>for determining</w:delText>
          </w:r>
        </w:del>
      </w:ins>
      <w:del w:id="6113" w:author="Natasha Hardy" w:date="2021-11-12T16:04:00Z">
        <w:r w:rsidR="00387848" w:rsidRPr="008E1A76" w:rsidDel="00F50503">
          <w:rPr>
            <w:color w:val="000000" w:themeColor="text1"/>
            <w:rPrChange w:id="6114" w:author="Natasha Hardy" w:date="2021-12-10T13:32:00Z">
              <w:rPr/>
            </w:rPrChange>
          </w:rPr>
          <w:delText xml:space="preserve"> predation prevalence and likely impacts</w:delText>
        </w:r>
        <w:r w:rsidR="008445EE" w:rsidRPr="008E1A76" w:rsidDel="00F50503">
          <w:rPr>
            <w:color w:val="000000" w:themeColor="text1"/>
            <w:rPrChange w:id="6115" w:author="Natasha Hardy" w:date="2021-12-10T13:32:00Z">
              <w:rPr/>
            </w:rPrChange>
          </w:rPr>
          <w:delText xml:space="preserve">. </w:delText>
        </w:r>
      </w:del>
      <w:del w:id="6116" w:author="Natasha Hardy" w:date="2021-11-12T16:12:00Z">
        <w:r w:rsidR="00387848" w:rsidRPr="008E1A76" w:rsidDel="00F50503">
          <w:rPr>
            <w:color w:val="000000" w:themeColor="text1"/>
            <w:rPrChange w:id="6117" w:author="Natasha Hardy" w:date="2021-12-10T13:32:00Z">
              <w:rPr/>
            </w:rPrChange>
          </w:rPr>
          <w:delText>G</w:delText>
        </w:r>
        <w:r w:rsidR="008445EE" w:rsidRPr="008E1A76" w:rsidDel="00F50503">
          <w:rPr>
            <w:color w:val="000000" w:themeColor="text1"/>
            <w:rPrChange w:id="6118" w:author="Natasha Hardy" w:date="2021-12-10T13:32:00Z">
              <w:rPr/>
            </w:rPrChange>
          </w:rPr>
          <w:delText xml:space="preserve">enetic </w:delText>
        </w:r>
      </w:del>
      <w:ins w:id="6119" w:author="Rebecca McIntosh" w:date="2021-10-28T16:42:00Z">
        <w:del w:id="6120" w:author="Natasha Hardy" w:date="2021-11-12T16:10:00Z">
          <w:r w:rsidR="00360023" w:rsidRPr="008E1A76" w:rsidDel="00F50503">
            <w:rPr>
              <w:color w:val="000000" w:themeColor="text1"/>
              <w:rPrChange w:id="6121" w:author="Natasha Hardy" w:date="2021-12-10T13:32:00Z">
                <w:rPr/>
              </w:rPrChange>
            </w:rPr>
            <w:delText>This method may be extended by incl</w:delText>
          </w:r>
        </w:del>
      </w:ins>
      <w:ins w:id="6122" w:author="Rebecca McIntosh" w:date="2021-10-28T16:43:00Z">
        <w:del w:id="6123" w:author="Natasha Hardy" w:date="2021-11-12T16:10:00Z">
          <w:r w:rsidR="00360023" w:rsidRPr="008E1A76" w:rsidDel="00F50503">
            <w:rPr>
              <w:color w:val="000000" w:themeColor="text1"/>
              <w:rPrChange w:id="6124" w:author="Natasha Hardy" w:date="2021-12-10T13:32:00Z">
                <w:rPr/>
              </w:rPrChange>
            </w:rPr>
            <w:delText>uding</w:delText>
          </w:r>
        </w:del>
      </w:ins>
      <w:ins w:id="6125" w:author="Rebecca McIntosh" w:date="2021-10-28T16:21:00Z">
        <w:del w:id="6126" w:author="Natasha Hardy" w:date="2021-11-12T16:10:00Z">
          <w:r w:rsidR="00D12B0F" w:rsidRPr="008E1A76" w:rsidDel="00F50503">
            <w:rPr>
              <w:color w:val="000000" w:themeColor="text1"/>
              <w:rPrChange w:id="6127" w:author="Natasha Hardy" w:date="2021-12-10T13:32:00Z">
                <w:rPr/>
              </w:rPrChange>
            </w:rPr>
            <w:delText xml:space="preserve"> genetic </w:delText>
          </w:r>
        </w:del>
      </w:ins>
      <w:del w:id="6128" w:author="Natasha Hardy" w:date="2021-11-12T16:10:00Z">
        <w:r w:rsidR="008445EE" w:rsidRPr="008E1A76" w:rsidDel="00F50503">
          <w:rPr>
            <w:color w:val="000000" w:themeColor="text1"/>
            <w:rPrChange w:id="6129" w:author="Natasha Hardy" w:date="2021-12-10T13:32:00Z">
              <w:rPr/>
            </w:rPrChange>
          </w:rPr>
          <w:delText xml:space="preserve">screening for </w:delText>
        </w:r>
      </w:del>
      <w:ins w:id="6130" w:author="Rebecca McIntosh" w:date="2021-10-28T16:22:00Z">
        <w:del w:id="6131" w:author="Natasha Hardy" w:date="2021-11-12T16:10:00Z">
          <w:r w:rsidR="00D12B0F" w:rsidRPr="008E1A76" w:rsidDel="00F50503">
            <w:rPr>
              <w:color w:val="000000" w:themeColor="text1"/>
              <w:rPrChange w:id="6132" w:author="Natasha Hardy" w:date="2021-12-10T13:32:00Z">
                <w:rPr/>
              </w:rPrChange>
            </w:rPr>
            <w:delText xml:space="preserve">to identify </w:delText>
          </w:r>
        </w:del>
      </w:ins>
      <w:del w:id="6133" w:author="Natasha Hardy" w:date="2021-11-12T16:10:00Z">
        <w:r w:rsidR="008445EE" w:rsidRPr="008E1A76" w:rsidDel="00F50503">
          <w:rPr>
            <w:color w:val="000000" w:themeColor="text1"/>
            <w:rPrChange w:id="6134" w:author="Natasha Hardy" w:date="2021-12-10T13:32:00Z">
              <w:rPr/>
            </w:rPrChange>
          </w:rPr>
          <w:delText xml:space="preserve">predator DNA </w:delText>
        </w:r>
        <w:r w:rsidR="00387848" w:rsidRPr="008E1A76" w:rsidDel="00F50503">
          <w:rPr>
            <w:color w:val="000000" w:themeColor="text1"/>
            <w:rPrChange w:id="6135" w:author="Natasha Hardy" w:date="2021-12-10T13:32:00Z">
              <w:rPr/>
            </w:rPrChange>
          </w:rPr>
          <w:delText>enables</w:delText>
        </w:r>
        <w:r w:rsidR="008445EE" w:rsidRPr="008E1A76" w:rsidDel="00F50503">
          <w:rPr>
            <w:color w:val="000000" w:themeColor="text1"/>
            <w:rPrChange w:id="6136" w:author="Natasha Hardy" w:date="2021-12-10T13:32:00Z">
              <w:rPr/>
            </w:rPrChange>
          </w:rPr>
          <w:delText xml:space="preserve"> individual predator</w:delText>
        </w:r>
        <w:r w:rsidR="00387848" w:rsidRPr="008E1A76" w:rsidDel="00F50503">
          <w:rPr>
            <w:color w:val="000000" w:themeColor="text1"/>
            <w:rPrChange w:id="6137" w:author="Natasha Hardy" w:date="2021-12-10T13:32:00Z">
              <w:rPr/>
            </w:rPrChange>
          </w:rPr>
          <w:delText xml:space="preserve"> identification</w:delText>
        </w:r>
      </w:del>
      <w:ins w:id="6138" w:author="Rebecca McIntosh" w:date="2021-10-28T16:22:00Z">
        <w:del w:id="6139" w:author="Natasha Hardy" w:date="2021-11-12T16:10:00Z">
          <w:r w:rsidR="00D12B0F" w:rsidRPr="008E1A76" w:rsidDel="00F50503">
            <w:rPr>
              <w:color w:val="000000" w:themeColor="text1"/>
              <w:rPrChange w:id="6140" w:author="Natasha Hardy" w:date="2021-12-10T13:32:00Z">
                <w:rPr/>
              </w:rPrChange>
            </w:rPr>
            <w:delText>s</w:delText>
          </w:r>
        </w:del>
      </w:ins>
      <w:del w:id="6141" w:author="Natasha Hardy" w:date="2021-11-12T16:10:00Z">
        <w:r w:rsidR="008445EE" w:rsidRPr="008E1A76" w:rsidDel="00F50503">
          <w:rPr>
            <w:color w:val="000000" w:themeColor="text1"/>
            <w:rPrChange w:id="6142" w:author="Natasha Hardy" w:date="2021-12-10T13:32:00Z">
              <w:rPr/>
            </w:rPrChange>
          </w:rPr>
          <w:delText xml:space="preserve"> </w:delText>
        </w:r>
        <w:r w:rsidR="00387848" w:rsidRPr="008E1A76" w:rsidDel="00F50503">
          <w:rPr>
            <w:color w:val="000000" w:themeColor="text1"/>
            <w:rPrChange w:id="6143" w:author="Natasha Hardy" w:date="2021-12-10T13:32:00Z">
              <w:rPr/>
            </w:rPrChange>
          </w:rPr>
          <w:delText>(Wegge et al., 2012</w:delText>
        </w:r>
      </w:del>
      <w:del w:id="6144" w:author="Natasha Hardy" w:date="2021-11-11T10:06:00Z">
        <w:r w:rsidR="00387848" w:rsidRPr="008E1A76">
          <w:rPr>
            <w:color w:val="000000" w:themeColor="text1"/>
            <w:rPrChange w:id="6145" w:author="Natasha Hardy" w:date="2021-12-10T13:32:00Z">
              <w:rPr/>
            </w:rPrChange>
          </w:rPr>
          <w:delText>)</w:delText>
        </w:r>
      </w:del>
      <w:ins w:id="6146" w:author="Rebecca McIntosh" w:date="2021-10-28T16:43:00Z">
        <w:del w:id="6147" w:author="Natasha Hardy" w:date="2021-11-12T16:10:00Z">
          <w:r w:rsidR="00360023" w:rsidRPr="008E1A76" w:rsidDel="00F50503">
            <w:rPr>
              <w:color w:val="000000" w:themeColor="text1"/>
              <w:rPrChange w:id="6148" w:author="Natasha Hardy" w:date="2021-12-10T13:32:00Z">
                <w:rPr/>
              </w:rPrChange>
            </w:rPr>
            <w:delText xml:space="preserve">, which </w:delText>
          </w:r>
        </w:del>
      </w:ins>
      <w:del w:id="6149" w:author="Natasha Hardy" w:date="2021-11-12T16:10:00Z">
        <w:r w:rsidR="00E33317" w:rsidRPr="008E1A76" w:rsidDel="00F50503">
          <w:rPr>
            <w:color w:val="000000" w:themeColor="text1"/>
            <w:rPrChange w:id="6150" w:author="Natasha Hardy" w:date="2021-12-10T13:32:00Z">
              <w:rPr/>
            </w:rPrChange>
          </w:rPr>
          <w:delText xml:space="preserve"> and this may</w:delText>
        </w:r>
      </w:del>
      <w:ins w:id="6151" w:author="Rebecca McIntosh" w:date="2021-10-29T13:31:00Z">
        <w:del w:id="6152" w:author="Natasha Hardy" w:date="2021-11-12T16:10:00Z">
          <w:r w:rsidR="00F02C61" w:rsidRPr="008E1A76" w:rsidDel="00F50503">
            <w:rPr>
              <w:color w:val="000000" w:themeColor="text1"/>
              <w:rPrChange w:id="6153" w:author="Natasha Hardy" w:date="2021-12-10T13:32:00Z">
                <w:rPr/>
              </w:rPrChange>
            </w:rPr>
            <w:delText>would</w:delText>
          </w:r>
        </w:del>
      </w:ins>
      <w:del w:id="6154" w:author="Natasha Hardy" w:date="2021-11-12T16:10:00Z">
        <w:r w:rsidR="00E33317" w:rsidRPr="008E1A76" w:rsidDel="00F50503">
          <w:rPr>
            <w:color w:val="000000" w:themeColor="text1"/>
            <w:rPrChange w:id="6155" w:author="Natasha Hardy" w:date="2021-12-10T13:32:00Z">
              <w:rPr/>
            </w:rPrChange>
          </w:rPr>
          <w:delText xml:space="preserve"> be of</w:delText>
        </w:r>
        <w:r w:rsidR="00387848" w:rsidRPr="008E1A76" w:rsidDel="00F50503">
          <w:rPr>
            <w:color w:val="000000" w:themeColor="text1"/>
            <w:rPrChange w:id="6156" w:author="Natasha Hardy" w:date="2021-12-10T13:32:00Z">
              <w:rPr/>
            </w:rPrChange>
          </w:rPr>
          <w:delText xml:space="preserve"> especial</w:delText>
        </w:r>
        <w:r w:rsidR="00E33317" w:rsidRPr="008E1A76" w:rsidDel="00F50503">
          <w:rPr>
            <w:color w:val="000000" w:themeColor="text1"/>
            <w:rPrChange w:id="6157" w:author="Natasha Hardy" w:date="2021-12-10T13:32:00Z">
              <w:rPr/>
            </w:rPrChange>
          </w:rPr>
          <w:delText xml:space="preserve"> interest to managers</w:delText>
        </w:r>
      </w:del>
      <w:ins w:id="6158" w:author="Rebecca McIntosh" w:date="2021-10-28T16:22:00Z">
        <w:del w:id="6159" w:author="Natasha Hardy" w:date="2021-11-12T16:10:00Z">
          <w:r w:rsidR="00D12B0F" w:rsidRPr="008E1A76" w:rsidDel="00F50503">
            <w:rPr>
              <w:color w:val="000000" w:themeColor="text1"/>
              <w:rPrChange w:id="6160" w:author="Natasha Hardy" w:date="2021-12-10T13:32:00Z">
                <w:rPr/>
              </w:rPrChange>
            </w:rPr>
            <w:delText>valuable</w:delText>
          </w:r>
        </w:del>
      </w:ins>
      <w:del w:id="6161" w:author="Natasha Hardy" w:date="2021-11-12T16:10:00Z">
        <w:r w:rsidR="00387848" w:rsidRPr="008E1A76" w:rsidDel="00F50503">
          <w:rPr>
            <w:color w:val="000000" w:themeColor="text1"/>
            <w:rPrChange w:id="6162" w:author="Natasha Hardy" w:date="2021-12-10T13:32:00Z">
              <w:rPr/>
            </w:rPrChange>
          </w:rPr>
          <w:delText xml:space="preserve"> </w:delText>
        </w:r>
      </w:del>
      <w:del w:id="6163" w:author="Natasha Hardy" w:date="2021-11-12T16:09:00Z">
        <w:r w:rsidR="00387848" w:rsidRPr="008E1A76" w:rsidDel="00F50503">
          <w:rPr>
            <w:color w:val="000000" w:themeColor="text1"/>
            <w:rPrChange w:id="6164" w:author="Natasha Hardy" w:date="2021-12-10T13:32:00Z">
              <w:rPr/>
            </w:rPrChange>
          </w:rPr>
          <w:delText xml:space="preserve">when </w:delText>
        </w:r>
      </w:del>
      <w:ins w:id="6165" w:author="Rebecca McIntosh" w:date="2021-10-28T16:22:00Z">
        <w:del w:id="6166" w:author="Natasha Hardy" w:date="2021-11-12T16:09:00Z">
          <w:r w:rsidR="00D12B0F" w:rsidRPr="008E1A76" w:rsidDel="00F50503">
            <w:rPr>
              <w:color w:val="000000" w:themeColor="text1"/>
              <w:rPrChange w:id="6167" w:author="Natasha Hardy" w:date="2021-12-10T13:32:00Z">
                <w:rPr/>
              </w:rPrChange>
            </w:rPr>
            <w:delText xml:space="preserve">considering </w:delText>
          </w:r>
        </w:del>
      </w:ins>
      <w:del w:id="6168" w:author="Natasha Hardy" w:date="2021-11-12T16:09:00Z">
        <w:r w:rsidR="00387848" w:rsidRPr="008E1A76" w:rsidDel="00F50503">
          <w:rPr>
            <w:color w:val="000000" w:themeColor="text1"/>
            <w:rPrChange w:id="6169" w:author="Natasha Hardy" w:date="2021-12-10T13:32:00Z">
              <w:rPr/>
            </w:rPrChange>
          </w:rPr>
          <w:delText xml:space="preserve">controversial </w:delText>
        </w:r>
      </w:del>
      <w:ins w:id="6170" w:author="Rebecca McIntosh" w:date="2021-10-28T16:22:00Z">
        <w:del w:id="6171" w:author="Natasha Hardy" w:date="2021-11-12T16:09:00Z">
          <w:r w:rsidR="00D12B0F" w:rsidRPr="008E1A76" w:rsidDel="00F50503">
            <w:rPr>
              <w:color w:val="000000" w:themeColor="text1"/>
              <w:rPrChange w:id="6172" w:author="Natasha Hardy" w:date="2021-12-10T13:32:00Z">
                <w:rPr/>
              </w:rPrChange>
            </w:rPr>
            <w:delText xml:space="preserve">control </w:delText>
          </w:r>
        </w:del>
      </w:ins>
      <w:del w:id="6173" w:author="Natasha Hardy" w:date="2021-11-12T16:09:00Z">
        <w:r w:rsidR="00387848" w:rsidRPr="008E1A76" w:rsidDel="00F50503">
          <w:rPr>
            <w:color w:val="000000" w:themeColor="text1"/>
            <w:rPrChange w:id="6174" w:author="Natasha Hardy" w:date="2021-12-10T13:32:00Z">
              <w:rPr/>
            </w:rPrChange>
          </w:rPr>
          <w:delText xml:space="preserve">strategies </w:delText>
        </w:r>
      </w:del>
      <w:del w:id="6175" w:author="Natasha Hardy" w:date="2021-11-12T16:10:00Z">
        <w:r w:rsidR="00387848" w:rsidRPr="008E1A76" w:rsidDel="00F50503">
          <w:rPr>
            <w:color w:val="000000" w:themeColor="text1"/>
            <w:rPrChange w:id="6176" w:author="Natasha Hardy" w:date="2021-12-10T13:32:00Z">
              <w:rPr/>
            </w:rPrChange>
          </w:rPr>
          <w:delText>are on the table for controlling predation.</w:delText>
        </w:r>
      </w:del>
      <w:del w:id="6177" w:author="Natasha Hardy" w:date="2021-11-12T16:12:00Z">
        <w:r w:rsidR="00387848" w:rsidRPr="008E1A76" w:rsidDel="00F50503">
          <w:rPr>
            <w:color w:val="000000" w:themeColor="text1"/>
            <w:rPrChange w:id="6178" w:author="Natasha Hardy" w:date="2021-12-10T13:32:00Z">
              <w:rPr/>
            </w:rPrChange>
          </w:rPr>
          <w:delText xml:space="preserve"> If</w:delText>
        </w:r>
        <w:r w:rsidR="008445EE" w:rsidRPr="008E1A76" w:rsidDel="00F50503">
          <w:rPr>
            <w:color w:val="000000" w:themeColor="text1"/>
            <w:rPrChange w:id="6179" w:author="Natasha Hardy" w:date="2021-12-10T13:32:00Z">
              <w:rPr/>
            </w:rPrChange>
          </w:rPr>
          <w:delText xml:space="preserve"> consumed biomass information is needed, we recommend </w:delText>
        </w:r>
        <w:r w:rsidR="0015356E" w:rsidRPr="008E1A76" w:rsidDel="00F50503">
          <w:rPr>
            <w:color w:val="000000" w:themeColor="text1"/>
            <w:rPrChange w:id="6180" w:author="Natasha Hardy" w:date="2021-12-10T13:32:00Z">
              <w:rPr/>
            </w:rPrChange>
          </w:rPr>
          <w:delText>developing</w:delText>
        </w:r>
        <w:r w:rsidR="008445EE" w:rsidRPr="008E1A76" w:rsidDel="00F50503">
          <w:rPr>
            <w:color w:val="000000" w:themeColor="text1"/>
            <w:rPrChange w:id="6181" w:author="Natasha Hardy" w:date="2021-12-10T13:32:00Z">
              <w:rPr/>
            </w:rPrChange>
          </w:rPr>
          <w:delText xml:space="preserve"> </w:delText>
        </w:r>
        <w:r w:rsidR="008445EE" w:rsidRPr="008E1A76" w:rsidDel="00F50503">
          <w:rPr>
            <w:color w:val="000000" w:themeColor="text1"/>
            <w:rPrChange w:id="6182" w:author="Natasha Hardy" w:date="2021-12-10T13:32:00Z">
              <w:rPr>
                <w:color w:val="000000"/>
              </w:rPr>
            </w:rPrChange>
          </w:rPr>
          <w:delText xml:space="preserve">DNA-to-tissue-based correction factors </w:delText>
        </w:r>
        <w:r w:rsidR="008445EE" w:rsidRPr="008E1A76" w:rsidDel="00F50503">
          <w:rPr>
            <w:color w:val="000000" w:themeColor="text1"/>
            <w:rPrChange w:id="6183" w:author="Natasha Hardy" w:date="2021-12-10T13:32:00Z">
              <w:rPr/>
            </w:rPrChange>
          </w:rPr>
          <w:delText>(Thomas et al., 2014)</w:delText>
        </w:r>
        <w:r w:rsidR="008445EE" w:rsidRPr="008E1A76" w:rsidDel="00F50503">
          <w:rPr>
            <w:color w:val="000000" w:themeColor="text1"/>
            <w:rPrChange w:id="6184" w:author="Natasha Hardy" w:date="2021-12-10T13:32:00Z">
              <w:rPr>
                <w:color w:val="000000"/>
              </w:rPr>
            </w:rPrChange>
          </w:rPr>
          <w:delText xml:space="preserve">. </w:delText>
        </w:r>
      </w:del>
      <w:del w:id="6185" w:author="Natasha Hardy" w:date="2021-11-12T16:44:00Z">
        <w:r w:rsidR="008445EE" w:rsidRPr="008E1A76" w:rsidDel="003F3FBC">
          <w:rPr>
            <w:color w:val="000000" w:themeColor="text1"/>
            <w:rPrChange w:id="6186" w:author="Natasha Hardy" w:date="2021-12-10T13:32:00Z">
              <w:rPr/>
            </w:rPrChange>
          </w:rPr>
          <w:delText>Numerous studies have developed s</w:delText>
        </w:r>
      </w:del>
      <w:del w:id="6187" w:author="Natasha Hardy" w:date="2021-12-10T13:20:00Z">
        <w:r w:rsidR="008445EE" w:rsidRPr="008E1A76" w:rsidDel="00EB201F">
          <w:rPr>
            <w:color w:val="000000" w:themeColor="text1"/>
            <w:rPrChange w:id="6188" w:author="Natasha Hardy" w:date="2021-12-10T13:32:00Z">
              <w:rPr/>
            </w:rPrChange>
          </w:rPr>
          <w:delText xml:space="preserve">pecies-specific and cost-effective </w:delText>
        </w:r>
      </w:del>
      <w:del w:id="6189" w:author="Natasha Hardy" w:date="2021-11-12T16:11:00Z">
        <w:r w:rsidR="008445EE" w:rsidRPr="008E1A76" w:rsidDel="00F50503">
          <w:rPr>
            <w:color w:val="000000" w:themeColor="text1"/>
            <w:rPrChange w:id="6190" w:author="Natasha Hardy" w:date="2021-12-10T13:32:00Z">
              <w:rPr/>
            </w:rPrChange>
          </w:rPr>
          <w:delText xml:space="preserve">assays </w:delText>
        </w:r>
      </w:del>
      <w:del w:id="6191" w:author="Natasha Hardy" w:date="2021-12-10T13:20:00Z">
        <w:r w:rsidR="008445EE" w:rsidRPr="008E1A76" w:rsidDel="00EB201F">
          <w:rPr>
            <w:color w:val="000000" w:themeColor="text1"/>
            <w:rPrChange w:id="6192" w:author="Natasha Hardy" w:date="2021-12-10T13:32:00Z">
              <w:rPr/>
            </w:rPrChange>
          </w:rPr>
          <w:delText>using older technology</w:delText>
        </w:r>
      </w:del>
      <w:ins w:id="6193" w:author="Rebecca McIntosh" w:date="2021-10-28T12:07:00Z">
        <w:del w:id="6194" w:author="Natasha Hardy" w:date="2021-12-10T10:44:00Z">
          <w:r w:rsidR="00F739B9" w:rsidRPr="008E1A76" w:rsidDel="00A670D5">
            <w:rPr>
              <w:color w:val="000000" w:themeColor="text1"/>
              <w:rPrChange w:id="6195" w:author="Natasha Hardy" w:date="2021-12-10T13:32:00Z">
                <w:rPr/>
              </w:rPrChange>
            </w:rPr>
            <w:delText>,</w:delText>
          </w:r>
        </w:del>
        <w:del w:id="6196" w:author="Natasha Hardy" w:date="2021-12-10T13:20:00Z">
          <w:r w:rsidR="00F739B9" w:rsidRPr="008E1A76" w:rsidDel="00EB201F">
            <w:rPr>
              <w:color w:val="000000" w:themeColor="text1"/>
              <w:rPrChange w:id="6197" w:author="Natasha Hardy" w:date="2021-12-10T13:32:00Z">
                <w:rPr/>
              </w:rPrChange>
            </w:rPr>
            <w:delText xml:space="preserve"> </w:delText>
          </w:r>
        </w:del>
        <w:del w:id="6198" w:author="Natasha Hardy" w:date="2021-11-12T16:44:00Z">
          <w:r w:rsidR="00F739B9" w:rsidRPr="008E1A76" w:rsidDel="003F3FBC">
            <w:rPr>
              <w:color w:val="000000" w:themeColor="text1"/>
              <w:rPrChange w:id="6199" w:author="Natasha Hardy" w:date="2021-12-10T13:32:00Z">
                <w:rPr/>
              </w:rPrChange>
            </w:rPr>
            <w:delText>which</w:delText>
          </w:r>
        </w:del>
      </w:ins>
      <w:del w:id="6200" w:author="Natasha Hardy" w:date="2021-11-12T16:44:00Z">
        <w:r w:rsidR="008445EE" w:rsidRPr="008E1A76" w:rsidDel="003F3FBC">
          <w:rPr>
            <w:color w:val="000000" w:themeColor="text1"/>
            <w:rPrChange w:id="6201" w:author="Natasha Hardy" w:date="2021-12-10T13:32:00Z">
              <w:rPr/>
            </w:rPrChange>
          </w:rPr>
          <w:delText xml:space="preserve"> and that </w:delText>
        </w:r>
      </w:del>
      <w:ins w:id="6202" w:author="Rebecca McIntosh" w:date="2021-10-28T12:07:00Z">
        <w:del w:id="6203" w:author="Natasha Hardy" w:date="2021-11-12T16:44:00Z">
          <w:r w:rsidR="00F739B9" w:rsidRPr="008E1A76" w:rsidDel="003F3FBC">
            <w:rPr>
              <w:color w:val="000000" w:themeColor="text1"/>
              <w:rPrChange w:id="6204" w:author="Natasha Hardy" w:date="2021-12-10T13:32:00Z">
                <w:rPr/>
              </w:rPrChange>
            </w:rPr>
            <w:delText xml:space="preserve"> </w:delText>
          </w:r>
        </w:del>
      </w:ins>
      <w:del w:id="6205" w:author="Natasha Hardy" w:date="2021-11-12T16:44:00Z">
        <w:r w:rsidR="008445EE" w:rsidRPr="008E1A76" w:rsidDel="003F3FBC">
          <w:rPr>
            <w:color w:val="000000" w:themeColor="text1"/>
            <w:rPrChange w:id="6206" w:author="Natasha Hardy" w:date="2021-12-10T13:32:00Z">
              <w:rPr/>
            </w:rPrChange>
          </w:rPr>
          <w:delText xml:space="preserve">could be </w:delText>
        </w:r>
      </w:del>
      <w:del w:id="6207" w:author="Natasha Hardy" w:date="2021-12-10T10:44:00Z">
        <w:r w:rsidR="008445EE" w:rsidRPr="008E1A76" w:rsidDel="00A670D5">
          <w:rPr>
            <w:color w:val="000000" w:themeColor="text1"/>
            <w:rPrChange w:id="6208" w:author="Natasha Hardy" w:date="2021-12-10T13:32:00Z">
              <w:rPr/>
            </w:rPrChange>
          </w:rPr>
          <w:delText xml:space="preserve">applied to large sample sizes and </w:delText>
        </w:r>
      </w:del>
      <w:del w:id="6209" w:author="Natasha Hardy" w:date="2021-11-12T16:45:00Z">
        <w:r w:rsidR="008445EE" w:rsidRPr="008E1A76" w:rsidDel="003F3FBC">
          <w:rPr>
            <w:color w:val="000000" w:themeColor="text1"/>
            <w:rPrChange w:id="6210" w:author="Natasha Hardy" w:date="2021-12-10T13:32:00Z">
              <w:rPr/>
            </w:rPrChange>
          </w:rPr>
          <w:delText>large numbers of</w:delText>
        </w:r>
      </w:del>
      <w:del w:id="6211" w:author="Natasha Hardy" w:date="2021-12-10T10:44:00Z">
        <w:r w:rsidR="008445EE" w:rsidRPr="008E1A76" w:rsidDel="00A670D5">
          <w:rPr>
            <w:color w:val="000000" w:themeColor="text1"/>
            <w:rPrChange w:id="6212" w:author="Natasha Hardy" w:date="2021-12-10T13:32:00Z">
              <w:rPr/>
            </w:rPrChange>
          </w:rPr>
          <w:delText xml:space="preserve"> predatory taxa, for the detection of specific </w:delText>
        </w:r>
        <w:r w:rsidR="00387848" w:rsidRPr="008E1A76" w:rsidDel="00A670D5">
          <w:rPr>
            <w:color w:val="000000" w:themeColor="text1"/>
            <w:rPrChange w:id="6213" w:author="Natasha Hardy" w:date="2021-12-10T13:32:00Z">
              <w:rPr/>
            </w:rPrChange>
          </w:rPr>
          <w:delText>taxonomic groups</w:delText>
        </w:r>
        <w:r w:rsidR="008445EE" w:rsidRPr="008E1A76" w:rsidDel="00A670D5">
          <w:rPr>
            <w:color w:val="000000" w:themeColor="text1"/>
            <w:rPrChange w:id="6214" w:author="Natasha Hardy" w:date="2021-12-10T13:32:00Z">
              <w:rPr/>
            </w:rPrChange>
          </w:rPr>
          <w:delText xml:space="preserve"> of high conservation or commercial interest </w:delText>
        </w:r>
      </w:del>
      <w:del w:id="6215" w:author="Natasha Hardy" w:date="2021-12-10T13:20:00Z">
        <w:r w:rsidR="008445EE" w:rsidRPr="008E1A76" w:rsidDel="00EB201F">
          <w:rPr>
            <w:color w:val="000000" w:themeColor="text1"/>
            <w:rPrChange w:id="6216" w:author="Natasha Hardy" w:date="2021-12-10T13:32:00Z">
              <w:rPr/>
            </w:rPrChange>
          </w:rPr>
          <w:delText>(</w:delText>
        </w:r>
      </w:del>
      <w:del w:id="6217" w:author="Natasha Hardy" w:date="2021-11-12T16:19:00Z">
        <w:r w:rsidR="008445EE" w:rsidRPr="008E1A76" w:rsidDel="00E16C81">
          <w:rPr>
            <w:color w:val="000000" w:themeColor="text1"/>
            <w:rPrChange w:id="6218" w:author="Natasha Hardy" w:date="2021-12-10T13:32:00Z">
              <w:rPr/>
            </w:rPrChange>
          </w:rPr>
          <w:delText xml:space="preserve">Fox et al., 2012; </w:delText>
        </w:r>
      </w:del>
      <w:del w:id="6219" w:author="Natasha Hardy" w:date="2021-11-12T16:37:00Z">
        <w:r w:rsidR="008445EE" w:rsidRPr="008E1A76" w:rsidDel="008D6C15">
          <w:rPr>
            <w:color w:val="000000" w:themeColor="text1"/>
            <w:rPrChange w:id="6220" w:author="Natasha Hardy" w:date="2021-12-10T13:32:00Z">
              <w:rPr/>
            </w:rPrChange>
          </w:rPr>
          <w:delText xml:space="preserve">Hunter </w:delText>
        </w:r>
      </w:del>
      <w:del w:id="6221" w:author="Natasha Hardy" w:date="2021-12-10T13:20:00Z">
        <w:r w:rsidR="008445EE" w:rsidRPr="008E1A76" w:rsidDel="00EB201F">
          <w:rPr>
            <w:color w:val="000000" w:themeColor="text1"/>
            <w:rPrChange w:id="6222" w:author="Natasha Hardy" w:date="2021-12-10T13:32:00Z">
              <w:rPr/>
            </w:rPrChange>
          </w:rPr>
          <w:delText>et al., 2012</w:delText>
        </w:r>
      </w:del>
      <w:del w:id="6223" w:author="Natasha Hardy" w:date="2021-11-12T16:37:00Z">
        <w:r w:rsidR="008445EE" w:rsidRPr="008E1A76" w:rsidDel="008D6C15">
          <w:rPr>
            <w:color w:val="000000" w:themeColor="text1"/>
            <w:rPrChange w:id="6224" w:author="Natasha Hardy" w:date="2021-12-10T13:32:00Z">
              <w:rPr/>
            </w:rPrChange>
          </w:rPr>
          <w:delText>; Schreier et al., 2016</w:delText>
        </w:r>
      </w:del>
      <w:del w:id="6225" w:author="Natasha Hardy" w:date="2021-12-10T13:20:00Z">
        <w:r w:rsidR="008445EE" w:rsidRPr="008E1A76" w:rsidDel="00EB201F">
          <w:rPr>
            <w:color w:val="000000" w:themeColor="text1"/>
            <w:rPrChange w:id="6226" w:author="Natasha Hardy" w:date="2021-12-10T13:32:00Z">
              <w:rPr/>
            </w:rPrChange>
          </w:rPr>
          <w:delText>)</w:delText>
        </w:r>
      </w:del>
      <w:del w:id="6227" w:author="Natasha Hardy" w:date="2021-12-10T10:46:00Z">
        <w:r w:rsidR="008445EE" w:rsidRPr="008E1A76" w:rsidDel="00A670D5">
          <w:rPr>
            <w:color w:val="000000" w:themeColor="text1"/>
            <w:rPrChange w:id="6228" w:author="Natasha Hardy" w:date="2021-12-10T13:32:00Z">
              <w:rPr/>
            </w:rPrChange>
          </w:rPr>
          <w:delText xml:space="preserve">. </w:delText>
        </w:r>
      </w:del>
      <w:ins w:id="6229" w:author="Rebecca McIntosh" w:date="2021-10-28T15:02:00Z">
        <w:del w:id="6230" w:author="Natasha Hardy" w:date="2021-11-12T16:07:00Z">
          <w:r w:rsidR="00E67A74" w:rsidRPr="008E1A76" w:rsidDel="00F50503">
            <w:rPr>
              <w:color w:val="000000" w:themeColor="text1"/>
              <w:rPrChange w:id="6231" w:author="Natasha Hardy" w:date="2021-12-10T13:32:00Z">
                <w:rPr/>
              </w:rPrChange>
            </w:rPr>
            <w:delText xml:space="preserve">For example, </w:delText>
          </w:r>
        </w:del>
      </w:ins>
      <w:del w:id="6232" w:author="Natasha Hardy" w:date="2021-11-12T16:07:00Z">
        <w:r w:rsidR="008445EE" w:rsidRPr="008E1A76" w:rsidDel="00F50503">
          <w:rPr>
            <w:color w:val="000000" w:themeColor="text1"/>
            <w:rPrChange w:id="6233" w:author="Natasha Hardy" w:date="2021-12-10T13:32:00Z">
              <w:rPr/>
            </w:rPrChange>
          </w:rPr>
          <w:delText xml:space="preserve">Skaala et al. (2014) used genetic techniques not only to identify the prey species of interest, but also used several microsatellite markers to identify the origin of prey stock at high spatial resolution. </w:delText>
        </w:r>
      </w:del>
      <w:ins w:id="6234" w:author="Natasha Hardy" w:date="2021-12-10T12:52:00Z">
        <w:r w:rsidR="003250A5" w:rsidRPr="000B2280">
          <w:rPr>
            <w:color w:val="000000" w:themeColor="text1"/>
          </w:rPr>
          <w:t xml:space="preserve">Finally, our results demonstrate a need </w:t>
        </w:r>
      </w:ins>
      <w:ins w:id="6235" w:author="Natasha Hardy" w:date="2021-12-10T12:53:00Z">
        <w:r w:rsidR="003250A5" w:rsidRPr="000B2280">
          <w:rPr>
            <w:color w:val="000000" w:themeColor="text1"/>
          </w:rPr>
          <w:t>for research and development of techniques at the nexus of population genetics and environmental sampling</w:t>
        </w:r>
      </w:ins>
      <w:ins w:id="6236" w:author="Natasha Hardy" w:date="2021-12-10T13:20:00Z">
        <w:r w:rsidR="00EB201F" w:rsidRPr="000B2280">
          <w:rPr>
            <w:color w:val="000000" w:themeColor="text1"/>
          </w:rPr>
          <w:t xml:space="preserve"> –</w:t>
        </w:r>
      </w:ins>
      <w:ins w:id="6237" w:author="Natasha Hardy" w:date="2021-12-10T13:18:00Z">
        <w:r w:rsidR="00EB201F" w:rsidRPr="000B2280">
          <w:rPr>
            <w:color w:val="000000" w:themeColor="text1"/>
          </w:rPr>
          <w:t xml:space="preserve"> including screening for </w:t>
        </w:r>
        <w:r w:rsidR="00EB201F" w:rsidRPr="000B2280">
          <w:rPr>
            <w:rFonts w:ascii="Times New Roman" w:eastAsia="Times New Roman" w:hAnsi="Times New Roman" w:cs="Times New Roman"/>
            <w:color w:val="000000" w:themeColor="text1"/>
          </w:rPr>
          <w:t xml:space="preserve">predator genetic diversity to identify individuals in a population contributing to predation of a sensitive or valuable species </w:t>
        </w:r>
        <w:r w:rsidR="00EB201F" w:rsidRPr="000B2280">
          <w:rPr>
            <w:color w:val="000000" w:themeColor="text1"/>
          </w:rPr>
          <w:t>(</w:t>
        </w:r>
        <w:proofErr w:type="spellStart"/>
        <w:r w:rsidR="00EB201F" w:rsidRPr="000B2280">
          <w:rPr>
            <w:color w:val="000000" w:themeColor="text1"/>
          </w:rPr>
          <w:t>Wegge</w:t>
        </w:r>
        <w:proofErr w:type="spellEnd"/>
        <w:r w:rsidR="00EB201F" w:rsidRPr="000B2280">
          <w:rPr>
            <w:color w:val="000000" w:themeColor="text1"/>
          </w:rPr>
          <w:t xml:space="preserve"> et al., 2012)</w:t>
        </w:r>
        <w:r w:rsidR="00EB201F" w:rsidRPr="000B2280">
          <w:rPr>
            <w:color w:val="000000" w:themeColor="text1"/>
          </w:rPr>
          <w:t>, developing species-specific probes using older and cheaper</w:t>
        </w:r>
      </w:ins>
      <w:ins w:id="6238" w:author="Natasha Hardy" w:date="2021-12-10T13:19:00Z">
        <w:r w:rsidR="00EB201F" w:rsidRPr="000B2280">
          <w:rPr>
            <w:color w:val="000000" w:themeColor="text1"/>
          </w:rPr>
          <w:t xml:space="preserve"> </w:t>
        </w:r>
        <w:r w:rsidR="00EB201F" w:rsidRPr="000B2280">
          <w:rPr>
            <w:color w:val="000000" w:themeColor="text1"/>
          </w:rPr>
          <w:t>technology (Fox et al., 2012),</w:t>
        </w:r>
        <w:r w:rsidR="00EB201F" w:rsidRPr="000B2280">
          <w:rPr>
            <w:color w:val="000000" w:themeColor="text1"/>
          </w:rPr>
          <w:t xml:space="preserve"> </w:t>
        </w:r>
      </w:ins>
      <w:ins w:id="6239" w:author="Natasha Hardy" w:date="2021-12-10T13:20:00Z">
        <w:r w:rsidR="00EB201F" w:rsidRPr="000B2280">
          <w:rPr>
            <w:color w:val="000000" w:themeColor="text1"/>
          </w:rPr>
          <w:t>cross-validation of eDNA data with quantitative PCR (Murray et al. 2011), or development of penguin-specific DNA-to-tissue-based correction factors could provide consumed biomass information (Thomas et al., 2014)</w:t>
        </w:r>
      </w:ins>
      <w:ins w:id="6240" w:author="Natasha Hardy" w:date="2021-12-10T12:53:00Z">
        <w:r w:rsidR="003250A5" w:rsidRPr="000B2280">
          <w:rPr>
            <w:color w:val="000000" w:themeColor="text1"/>
          </w:rPr>
          <w:t xml:space="preserve">. </w:t>
        </w:r>
      </w:ins>
      <w:ins w:id="6241" w:author="Michael Bunce" w:date="2021-12-09T14:35:00Z">
        <w:del w:id="6242" w:author="Natasha Hardy" w:date="2021-12-10T11:07:00Z">
          <w:r w:rsidR="007E09FF" w:rsidRPr="008E1A76" w:rsidDel="00B107BF">
            <w:rPr>
              <w:color w:val="000000" w:themeColor="text1"/>
              <w:rPrChange w:id="6243" w:author="Natasha Hardy" w:date="2021-12-10T13:32:00Z">
                <w:rPr>
                  <w:color w:val="000000"/>
                </w:rPr>
              </w:rPrChange>
            </w:rPr>
            <w:delText>metaba</w:delText>
          </w:r>
        </w:del>
      </w:ins>
      <w:ins w:id="6244" w:author="Michael Bunce" w:date="2021-12-09T14:36:00Z">
        <w:del w:id="6245" w:author="Natasha Hardy" w:date="2021-12-10T11:07:00Z">
          <w:r w:rsidR="007E09FF" w:rsidRPr="008E1A76" w:rsidDel="00B107BF">
            <w:rPr>
              <w:color w:val="000000" w:themeColor="text1"/>
              <w:rPrChange w:id="6246" w:author="Natasha Hardy" w:date="2021-12-10T13:32:00Z">
                <w:rPr>
                  <w:color w:val="000000"/>
                </w:rPr>
              </w:rPrChange>
            </w:rPr>
            <w:delText xml:space="preserve">rcoding and morphological </w:delText>
          </w:r>
        </w:del>
      </w:ins>
    </w:p>
    <w:p w14:paraId="10BD5DD4" w14:textId="66153810" w:rsidR="00737CAF" w:rsidRPr="008E1A76" w:rsidDel="00D438AC" w:rsidRDefault="00737CAF" w:rsidP="001553A7">
      <w:pPr>
        <w:ind w:firstLine="720"/>
        <w:rPr>
          <w:ins w:id="6247" w:author="Nathan Bott" w:date="2021-12-10T14:13:00Z"/>
          <w:del w:id="6248" w:author="Natasha Hardy" w:date="2021-12-10T11:00:00Z"/>
          <w:color w:val="000000" w:themeColor="text1"/>
          <w:rPrChange w:id="6249" w:author="Natasha Hardy" w:date="2021-12-10T13:32:00Z">
            <w:rPr>
              <w:ins w:id="6250" w:author="Nathan Bott" w:date="2021-12-10T14:13:00Z"/>
              <w:del w:id="6251" w:author="Natasha Hardy" w:date="2021-12-10T11:00:00Z"/>
            </w:rPr>
          </w:rPrChange>
        </w:rPr>
        <w:pPrChange w:id="6252" w:author="Natasha Hardy" w:date="2021-12-10T11:33:00Z">
          <w:pPr>
            <w:ind w:firstLine="720"/>
          </w:pPr>
        </w:pPrChange>
      </w:pPr>
    </w:p>
    <w:p w14:paraId="749D6041" w14:textId="1B87E73B" w:rsidR="009C173C" w:rsidRPr="008E1A76" w:rsidRDefault="005122A7" w:rsidP="003250A5">
      <w:pPr>
        <w:ind w:firstLine="720"/>
        <w:rPr>
          <w:ins w:id="6253" w:author="Rebecca McIntosh" w:date="2021-10-28T12:35:00Z"/>
          <w:color w:val="000000" w:themeColor="text1"/>
          <w:rPrChange w:id="6254" w:author="Natasha Hardy" w:date="2021-12-10T13:32:00Z">
            <w:rPr>
              <w:ins w:id="6255" w:author="Rebecca McIntosh" w:date="2021-10-28T12:35:00Z"/>
            </w:rPr>
          </w:rPrChange>
        </w:rPr>
      </w:pPr>
      <w:del w:id="6256" w:author="Natasha Hardy" w:date="2021-11-12T16:52:00Z">
        <w:r w:rsidRPr="008E1A76" w:rsidDel="00B1351A">
          <w:rPr>
            <w:color w:val="000000" w:themeColor="text1"/>
            <w:rPrChange w:id="6257" w:author="Natasha Hardy" w:date="2021-12-10T13:32:00Z">
              <w:rPr/>
            </w:rPrChange>
          </w:rPr>
          <w:delText>P</w:delText>
        </w:r>
        <w:r w:rsidR="008445EE" w:rsidRPr="008E1A76" w:rsidDel="00B1351A">
          <w:rPr>
            <w:color w:val="000000" w:themeColor="text1"/>
            <w:rPrChange w:id="6258" w:author="Natasha Hardy" w:date="2021-12-10T13:32:00Z">
              <w:rPr/>
            </w:rPrChange>
          </w:rPr>
          <w:delText xml:space="preserve">redator </w:delText>
        </w:r>
      </w:del>
      <w:ins w:id="6259" w:author="Nathan Bott" w:date="2021-12-10T14:13:00Z">
        <w:del w:id="6260" w:author="Natasha Hardy" w:date="2021-12-10T11:05:00Z">
          <w:r w:rsidR="00737CAF" w:rsidRPr="008E1A76" w:rsidDel="00D438AC">
            <w:rPr>
              <w:color w:val="000000" w:themeColor="text1"/>
              <w:rPrChange w:id="6261" w:author="Natasha Hardy" w:date="2021-12-10T13:32:00Z">
                <w:rPr/>
              </w:rPrChange>
            </w:rPr>
            <w:delText>P</w:delText>
          </w:r>
        </w:del>
      </w:ins>
      <w:ins w:id="6262" w:author="Natasha Hardy" w:date="2021-12-10T12:53:00Z">
        <w:r w:rsidR="003250A5" w:rsidRPr="000B2280">
          <w:rPr>
            <w:color w:val="000000" w:themeColor="text1"/>
          </w:rPr>
          <w:t>Additionally</w:t>
        </w:r>
      </w:ins>
      <w:ins w:id="6263" w:author="Natasha Hardy" w:date="2021-12-10T11:05:00Z">
        <w:r w:rsidR="00D438AC" w:rsidRPr="008E1A76">
          <w:rPr>
            <w:color w:val="000000" w:themeColor="text1"/>
            <w:rPrChange w:id="6264" w:author="Natasha Hardy" w:date="2021-12-10T13:32:00Z">
              <w:rPr/>
            </w:rPrChange>
          </w:rPr>
          <w:t>, p</w:t>
        </w:r>
      </w:ins>
      <w:ins w:id="6265" w:author="Natasha Hardy" w:date="2021-11-13T12:14:00Z">
        <w:del w:id="6266" w:author="Nathan Bott" w:date="2021-12-10T14:13:00Z">
          <w:r w:rsidR="006136C1" w:rsidRPr="008E1A76" w:rsidDel="00737CAF">
            <w:rPr>
              <w:color w:val="000000" w:themeColor="text1"/>
              <w:rPrChange w:id="6267" w:author="Natasha Hardy" w:date="2021-12-10T13:32:00Z">
                <w:rPr/>
              </w:rPrChange>
            </w:rPr>
            <w:delText>A final consideration –</w:delText>
          </w:r>
        </w:del>
      </w:ins>
      <w:ins w:id="6268" w:author="Natasha Hardy" w:date="2021-11-12T16:52:00Z">
        <w:del w:id="6269" w:author="Nathan Bott" w:date="2021-12-10T14:13:00Z">
          <w:r w:rsidR="00B1351A" w:rsidRPr="008E1A76" w:rsidDel="00737CAF">
            <w:rPr>
              <w:color w:val="000000" w:themeColor="text1"/>
              <w:rPrChange w:id="6270" w:author="Natasha Hardy" w:date="2021-12-10T13:32:00Z">
                <w:rPr>
                  <w:highlight w:val="green"/>
                </w:rPr>
              </w:rPrChange>
            </w:rPr>
            <w:delText xml:space="preserve"> p</w:delText>
          </w:r>
        </w:del>
        <w:r w:rsidR="00B1351A" w:rsidRPr="008E1A76">
          <w:rPr>
            <w:color w:val="000000" w:themeColor="text1"/>
            <w:rPrChange w:id="6271" w:author="Natasha Hardy" w:date="2021-12-10T13:32:00Z">
              <w:rPr/>
            </w:rPrChange>
          </w:rPr>
          <w:t xml:space="preserve">redator </w:t>
        </w:r>
      </w:ins>
      <w:r w:rsidR="008445EE" w:rsidRPr="008E1A76">
        <w:rPr>
          <w:color w:val="000000" w:themeColor="text1"/>
          <w:rPrChange w:id="6272" w:author="Natasha Hardy" w:date="2021-12-10T13:32:00Z">
            <w:rPr/>
          </w:rPrChange>
        </w:rPr>
        <w:t>impacts need to be considered and managed within</w:t>
      </w:r>
      <w:del w:id="6273" w:author="Natasha Hardy" w:date="2021-11-13T12:14:00Z">
        <w:r w:rsidR="008445EE" w:rsidRPr="008E1A76" w:rsidDel="006136C1">
          <w:rPr>
            <w:color w:val="000000" w:themeColor="text1"/>
            <w:rPrChange w:id="6274" w:author="Natasha Hardy" w:date="2021-12-10T13:32:00Z">
              <w:rPr/>
            </w:rPrChange>
          </w:rPr>
          <w:delText xml:space="preserve"> an</w:delText>
        </w:r>
      </w:del>
      <w:r w:rsidR="008445EE" w:rsidRPr="008E1A76">
        <w:rPr>
          <w:color w:val="000000" w:themeColor="text1"/>
          <w:rPrChange w:id="6275" w:author="Natasha Hardy" w:date="2021-12-10T13:32:00Z">
            <w:rPr/>
          </w:rPrChange>
        </w:rPr>
        <w:t xml:space="preserve"> up-to-date cumulative impact assessment</w:t>
      </w:r>
      <w:ins w:id="6276" w:author="Natasha Hardy" w:date="2021-11-13T12:14:00Z">
        <w:r w:rsidR="006136C1" w:rsidRPr="008E1A76">
          <w:rPr>
            <w:color w:val="000000" w:themeColor="text1"/>
            <w:rPrChange w:id="6277" w:author="Natasha Hardy" w:date="2021-12-10T13:32:00Z">
              <w:rPr/>
            </w:rPrChange>
          </w:rPr>
          <w:t>s</w:t>
        </w:r>
      </w:ins>
      <w:r w:rsidR="008445EE" w:rsidRPr="008E1A76">
        <w:rPr>
          <w:color w:val="000000" w:themeColor="text1"/>
          <w:rPrChange w:id="6278" w:author="Natasha Hardy" w:date="2021-12-10T13:32:00Z">
            <w:rPr/>
          </w:rPrChange>
        </w:rPr>
        <w:t xml:space="preserve"> for threats</w:t>
      </w:r>
      <w:del w:id="6279" w:author="Rebecca McIntosh" w:date="2021-10-28T12:08:00Z">
        <w:r w:rsidR="0015356E" w:rsidRPr="008E1A76" w:rsidDel="00F739B9">
          <w:rPr>
            <w:color w:val="000000" w:themeColor="text1"/>
            <w:rPrChange w:id="6280" w:author="Natasha Hardy" w:date="2021-12-10T13:32:00Z">
              <w:rPr/>
            </w:rPrChange>
          </w:rPr>
          <w:delText xml:space="preserve">, </w:delText>
        </w:r>
      </w:del>
      <w:del w:id="6281" w:author="Natasha Hardy" w:date="2021-11-11T10:06:00Z">
        <w:r w:rsidR="0015356E" w:rsidRPr="008E1A76">
          <w:rPr>
            <w:color w:val="000000" w:themeColor="text1"/>
            <w:rPrChange w:id="6282" w:author="Natasha Hardy" w:date="2021-12-10T13:32:00Z">
              <w:rPr/>
            </w:rPrChange>
          </w:rPr>
          <w:delText>here</w:delText>
        </w:r>
        <w:r w:rsidR="008445EE" w:rsidRPr="008E1A76">
          <w:rPr>
            <w:color w:val="000000" w:themeColor="text1"/>
            <w:rPrChange w:id="6283" w:author="Natasha Hardy" w:date="2021-12-10T13:32:00Z">
              <w:rPr/>
            </w:rPrChange>
          </w:rPr>
          <w:delText xml:space="preserve"> to </w:delText>
        </w:r>
      </w:del>
      <w:ins w:id="6284" w:author="Rebecca McIntosh" w:date="2021-10-28T12:08:00Z">
        <w:r w:rsidR="00F739B9" w:rsidRPr="008E1A76">
          <w:rPr>
            <w:color w:val="000000" w:themeColor="text1"/>
            <w:rPrChange w:id="6285" w:author="Natasha Hardy" w:date="2021-12-10T13:32:00Z">
              <w:rPr/>
            </w:rPrChange>
          </w:rPr>
          <w:t xml:space="preserve">. </w:t>
        </w:r>
      </w:ins>
      <w:del w:id="6286" w:author="Rebecca McIntosh" w:date="2021-10-28T12:08:00Z">
        <w:r w:rsidR="0015356E" w:rsidRPr="008E1A76" w:rsidDel="00F739B9">
          <w:rPr>
            <w:color w:val="000000" w:themeColor="text1"/>
            <w:rPrChange w:id="6287" w:author="Natasha Hardy" w:date="2021-12-10T13:32:00Z">
              <w:rPr/>
            </w:rPrChange>
          </w:rPr>
          <w:delText>here</w:delText>
        </w:r>
        <w:r w:rsidR="008445EE" w:rsidRPr="008E1A76" w:rsidDel="00F739B9">
          <w:rPr>
            <w:color w:val="000000" w:themeColor="text1"/>
            <w:rPrChange w:id="6288" w:author="Natasha Hardy" w:date="2021-12-10T13:32:00Z">
              <w:rPr/>
            </w:rPrChange>
          </w:rPr>
          <w:delText xml:space="preserve"> to</w:delText>
        </w:r>
      </w:del>
      <w:ins w:id="6289" w:author="Rebecca McIntosh" w:date="2021-10-28T12:08:00Z">
        <w:r w:rsidR="00F739B9" w:rsidRPr="008E1A76">
          <w:rPr>
            <w:color w:val="000000" w:themeColor="text1"/>
            <w:rPrChange w:id="6290" w:author="Natasha Hardy" w:date="2021-12-10T13:32:00Z">
              <w:rPr/>
            </w:rPrChange>
          </w:rPr>
          <w:t xml:space="preserve">We have delivered </w:t>
        </w:r>
      </w:ins>
      <w:ins w:id="6291" w:author="Rebecca McIntosh" w:date="2021-10-28T12:13:00Z">
        <w:r w:rsidR="006E155F" w:rsidRPr="008E1A76">
          <w:rPr>
            <w:color w:val="000000" w:themeColor="text1"/>
            <w:rPrChange w:id="6292" w:author="Natasha Hardy" w:date="2021-12-10T13:32:00Z">
              <w:rPr/>
            </w:rPrChange>
          </w:rPr>
          <w:t>an important</w:t>
        </w:r>
      </w:ins>
      <w:ins w:id="6293" w:author="Rebecca McIntosh" w:date="2021-10-28T12:08:00Z">
        <w:r w:rsidR="00F739B9" w:rsidRPr="008E1A76">
          <w:rPr>
            <w:color w:val="000000" w:themeColor="text1"/>
            <w:rPrChange w:id="6294" w:author="Natasha Hardy" w:date="2021-12-10T13:32:00Z">
              <w:rPr/>
            </w:rPrChange>
          </w:rPr>
          <w:t xml:space="preserve"> step towards this for</w:t>
        </w:r>
      </w:ins>
      <w:ins w:id="6295" w:author="Natasha Hardy" w:date="2021-11-11T10:06:00Z">
        <w:r w:rsidR="008445EE" w:rsidRPr="008E1A76">
          <w:rPr>
            <w:color w:val="000000" w:themeColor="text1"/>
            <w:rPrChange w:id="6296" w:author="Natasha Hardy" w:date="2021-12-10T13:32:00Z">
              <w:rPr/>
            </w:rPrChange>
          </w:rPr>
          <w:t xml:space="preserve"> </w:t>
        </w:r>
      </w:ins>
      <w:r w:rsidR="008445EE" w:rsidRPr="008E1A76">
        <w:rPr>
          <w:color w:val="000000" w:themeColor="text1"/>
          <w:rPrChange w:id="6297" w:author="Natasha Hardy" w:date="2021-12-10T13:32:00Z">
            <w:rPr/>
          </w:rPrChange>
        </w:rPr>
        <w:t xml:space="preserve">little penguins in </w:t>
      </w:r>
      <w:del w:id="6298" w:author="Rebecca McIntosh" w:date="2021-10-28T16:24:00Z">
        <w:r w:rsidR="008445EE" w:rsidRPr="008E1A76" w:rsidDel="00D12B0F">
          <w:rPr>
            <w:color w:val="000000" w:themeColor="text1"/>
            <w:rPrChange w:id="6299" w:author="Natasha Hardy" w:date="2021-12-10T13:32:00Z">
              <w:rPr/>
            </w:rPrChange>
          </w:rPr>
          <w:delText xml:space="preserve">southern </w:delText>
        </w:r>
      </w:del>
      <w:ins w:id="6300" w:author="Rebecca McIntosh" w:date="2021-10-28T16:24:00Z">
        <w:r w:rsidR="00D12B0F" w:rsidRPr="008E1A76">
          <w:rPr>
            <w:color w:val="000000" w:themeColor="text1"/>
            <w:rPrChange w:id="6301" w:author="Natasha Hardy" w:date="2021-12-10T13:32:00Z">
              <w:rPr/>
            </w:rPrChange>
          </w:rPr>
          <w:t xml:space="preserve">south-eastern </w:t>
        </w:r>
      </w:ins>
      <w:r w:rsidR="008445EE" w:rsidRPr="008E1A76">
        <w:rPr>
          <w:color w:val="000000" w:themeColor="text1"/>
          <w:rPrChange w:id="6302" w:author="Natasha Hardy" w:date="2021-12-10T13:32:00Z">
            <w:rPr/>
          </w:rPrChange>
        </w:rPr>
        <w:t>Australia</w:t>
      </w:r>
      <w:del w:id="6303" w:author="Rebecca McIntosh" w:date="2021-10-28T16:24:00Z">
        <w:r w:rsidR="0015356E" w:rsidRPr="008E1A76" w:rsidDel="00D12B0F">
          <w:rPr>
            <w:color w:val="000000" w:themeColor="text1"/>
            <w:rPrChange w:id="6304" w:author="Natasha Hardy" w:date="2021-12-10T13:32:00Z">
              <w:rPr/>
            </w:rPrChange>
          </w:rPr>
          <w:delText xml:space="preserve">, before </w:delText>
        </w:r>
      </w:del>
      <w:del w:id="6305" w:author="Rebecca McIntosh" w:date="2021-10-28T12:08:00Z">
        <w:r w:rsidR="0015356E" w:rsidRPr="008E1A76" w:rsidDel="00F739B9">
          <w:rPr>
            <w:color w:val="000000" w:themeColor="text1"/>
            <w:rPrChange w:id="6306" w:author="Natasha Hardy" w:date="2021-12-10T13:32:00Z">
              <w:rPr/>
            </w:rPrChange>
          </w:rPr>
          <w:delText>money is spent on</w:delText>
        </w:r>
      </w:del>
      <w:del w:id="6307" w:author="Rebecca McIntosh" w:date="2021-10-28T16:24:00Z">
        <w:r w:rsidR="0015356E" w:rsidRPr="008E1A76" w:rsidDel="00D12B0F">
          <w:rPr>
            <w:color w:val="000000" w:themeColor="text1"/>
            <w:rPrChange w:id="6308" w:author="Natasha Hardy" w:date="2021-12-10T13:32:00Z">
              <w:rPr/>
            </w:rPrChange>
          </w:rPr>
          <w:delText xml:space="preserve"> strategies that may not be effective, such as native predator culling</w:delText>
        </w:r>
      </w:del>
      <w:r w:rsidR="008445EE" w:rsidRPr="008E1A76">
        <w:rPr>
          <w:color w:val="000000" w:themeColor="text1"/>
          <w:rPrChange w:id="6309" w:author="Natasha Hardy" w:date="2021-12-10T13:32:00Z">
            <w:rPr/>
          </w:rPrChange>
        </w:rPr>
        <w:t xml:space="preserve">. </w:t>
      </w:r>
      <w:del w:id="6310" w:author="Rebecca McIntosh" w:date="2021-10-28T12:09:00Z">
        <w:r w:rsidR="001E4EA0" w:rsidRPr="008E1A76" w:rsidDel="00F739B9">
          <w:rPr>
            <w:color w:val="000000" w:themeColor="text1"/>
            <w:rPrChange w:id="6311" w:author="Natasha Hardy" w:date="2021-12-10T13:32:00Z">
              <w:rPr/>
            </w:rPrChange>
          </w:rPr>
          <w:delText>Like</w:delText>
        </w:r>
        <w:r w:rsidR="008445EE" w:rsidRPr="008E1A76" w:rsidDel="00F739B9">
          <w:rPr>
            <w:color w:val="000000" w:themeColor="text1"/>
            <w:rPrChange w:id="6312" w:author="Natasha Hardy" w:date="2021-12-10T13:32:00Z">
              <w:rPr/>
            </w:rPrChange>
          </w:rPr>
          <w:delText xml:space="preserve"> </w:delText>
        </w:r>
      </w:del>
      <w:ins w:id="6313" w:author="Rebecca McIntosh" w:date="2021-10-28T12:09:00Z">
        <w:r w:rsidR="00F739B9" w:rsidRPr="008E1A76">
          <w:rPr>
            <w:color w:val="000000" w:themeColor="text1"/>
            <w:rPrChange w:id="6314" w:author="Natasha Hardy" w:date="2021-12-10T13:32:00Z">
              <w:rPr/>
            </w:rPrChange>
          </w:rPr>
          <w:t xml:space="preserve">Similar to </w:t>
        </w:r>
      </w:ins>
      <w:del w:id="6315" w:author="Rebecca McIntosh" w:date="2021-10-28T12:09:00Z">
        <w:r w:rsidR="008445EE" w:rsidRPr="008E1A76" w:rsidDel="00F739B9">
          <w:rPr>
            <w:color w:val="000000" w:themeColor="text1"/>
            <w:rPrChange w:id="6316" w:author="Natasha Hardy" w:date="2021-12-10T13:32:00Z">
              <w:rPr/>
            </w:rPrChange>
          </w:rPr>
          <w:delText xml:space="preserve">many </w:delText>
        </w:r>
      </w:del>
      <w:r w:rsidR="008445EE" w:rsidRPr="008E1A76">
        <w:rPr>
          <w:color w:val="000000" w:themeColor="text1"/>
          <w:rPrChange w:id="6317" w:author="Natasha Hardy" w:date="2021-12-10T13:32:00Z">
            <w:rPr/>
          </w:rPrChange>
        </w:rPr>
        <w:t>other wildlife conflict situations, endemic predation is natural</w:t>
      </w:r>
      <w:del w:id="6318" w:author="Rebecca McIntosh" w:date="2021-10-28T12:09:00Z">
        <w:r w:rsidR="008445EE" w:rsidRPr="008E1A76" w:rsidDel="00F739B9">
          <w:rPr>
            <w:color w:val="000000" w:themeColor="text1"/>
            <w:rPrChange w:id="6319" w:author="Natasha Hardy" w:date="2021-12-10T13:32:00Z">
              <w:rPr/>
            </w:rPrChange>
          </w:rPr>
          <w:delText>,</w:delText>
        </w:r>
      </w:del>
      <w:r w:rsidR="008445EE" w:rsidRPr="008E1A76">
        <w:rPr>
          <w:color w:val="000000" w:themeColor="text1"/>
          <w:rPrChange w:id="6320" w:author="Natasha Hardy" w:date="2021-12-10T13:32:00Z">
            <w:rPr/>
          </w:rPrChange>
        </w:rPr>
        <w:t xml:space="preserve"> and often habitat degradation, environmental change and </w:t>
      </w:r>
      <w:r w:rsidR="008445EE" w:rsidRPr="008E1A76">
        <w:rPr>
          <w:color w:val="000000" w:themeColor="text1"/>
          <w:rPrChange w:id="6321" w:author="Natasha Hardy" w:date="2021-12-10T13:32:00Z">
            <w:rPr/>
          </w:rPrChange>
        </w:rPr>
        <w:lastRenderedPageBreak/>
        <w:t xml:space="preserve">invasive species are more significant sources of impact to susceptible species (Hervieux et al., 2014; Marshall et al., 2016; </w:t>
      </w:r>
      <w:proofErr w:type="spellStart"/>
      <w:r w:rsidR="008445EE" w:rsidRPr="008E1A76">
        <w:rPr>
          <w:color w:val="000000" w:themeColor="text1"/>
          <w:rPrChange w:id="6322" w:author="Natasha Hardy" w:date="2021-12-10T13:32:00Z">
            <w:rPr/>
          </w:rPrChange>
        </w:rPr>
        <w:t>Ropert-Coudert</w:t>
      </w:r>
      <w:proofErr w:type="spellEnd"/>
      <w:r w:rsidR="008445EE" w:rsidRPr="008E1A76">
        <w:rPr>
          <w:color w:val="000000" w:themeColor="text1"/>
          <w:rPrChange w:id="6323" w:author="Natasha Hardy" w:date="2021-12-10T13:32:00Z">
            <w:rPr/>
          </w:rPrChange>
        </w:rPr>
        <w:t xml:space="preserve"> et al., 2019)</w:t>
      </w:r>
      <w:r w:rsidR="0015356E" w:rsidRPr="008E1A76">
        <w:rPr>
          <w:color w:val="000000" w:themeColor="text1"/>
          <w:rPrChange w:id="6324" w:author="Natasha Hardy" w:date="2021-12-10T13:32:00Z">
            <w:rPr/>
          </w:rPrChange>
        </w:rPr>
        <w:t xml:space="preserve">. </w:t>
      </w:r>
      <w:del w:id="6325" w:author="Natasha Hardy" w:date="2021-12-10T13:15:00Z">
        <w:r w:rsidR="0015356E" w:rsidRPr="008E1A76" w:rsidDel="0001669B">
          <w:rPr>
            <w:color w:val="000000" w:themeColor="text1"/>
            <w:rPrChange w:id="6326" w:author="Natasha Hardy" w:date="2021-12-10T13:32:00Z">
              <w:rPr/>
            </w:rPrChange>
          </w:rPr>
          <w:delText>Our results indicate that seabird and particularly little penguin predation may be a relatively</w:delText>
        </w:r>
      </w:del>
      <w:ins w:id="6327" w:author="Microsoft Office User" w:date="2021-12-10T10:32:00Z">
        <w:del w:id="6328" w:author="Natasha Hardy" w:date="2021-12-10T13:15:00Z">
          <w:r w:rsidR="00616E9D" w:rsidRPr="008E1A76" w:rsidDel="0001669B">
            <w:rPr>
              <w:color w:val="000000" w:themeColor="text1"/>
              <w:rPrChange w:id="6329" w:author="Natasha Hardy" w:date="2021-12-10T13:32:00Z">
                <w:rPr/>
              </w:rPrChange>
            </w:rPr>
            <w:delText>an</w:delText>
          </w:r>
        </w:del>
      </w:ins>
      <w:del w:id="6330" w:author="Natasha Hardy" w:date="2021-12-10T13:15:00Z">
        <w:r w:rsidR="0015356E" w:rsidRPr="008E1A76" w:rsidDel="0001669B">
          <w:rPr>
            <w:color w:val="000000" w:themeColor="text1"/>
            <w:rPrChange w:id="6331" w:author="Natasha Hardy" w:date="2021-12-10T13:32:00Z">
              <w:rPr/>
            </w:rPrChange>
          </w:rPr>
          <w:delText xml:space="preserve"> important individual foraging strategy for some long-nosed fur seals, with potentially negative impacts for local penguin populations.</w:delText>
        </w:r>
      </w:del>
      <w:del w:id="6332" w:author="Natasha Hardy" w:date="2021-11-13T12:14:00Z">
        <w:r w:rsidR="0015356E" w:rsidRPr="008E1A76" w:rsidDel="006136C1">
          <w:rPr>
            <w:color w:val="000000" w:themeColor="text1"/>
            <w:rPrChange w:id="6333" w:author="Natasha Hardy" w:date="2021-12-10T13:32:00Z">
              <w:rPr/>
            </w:rPrChange>
          </w:rPr>
          <w:delText xml:space="preserve"> However, this threat needs to be assessed alongside other impactful and cumulative stressors </w:delText>
        </w:r>
      </w:del>
      <w:del w:id="6334" w:author="Rebecca McIntosh" w:date="2021-10-28T12:11:00Z">
        <w:r w:rsidR="0015356E" w:rsidRPr="008E1A76" w:rsidDel="006E155F">
          <w:rPr>
            <w:color w:val="000000" w:themeColor="text1"/>
            <w:rPrChange w:id="6335" w:author="Natasha Hardy" w:date="2021-12-10T13:32:00Z">
              <w:rPr/>
            </w:rPrChange>
          </w:rPr>
          <w:delText>(e.g</w:delText>
        </w:r>
      </w:del>
      <w:del w:id="6336" w:author="Rebecca McIntosh" w:date="2021-10-28T16:25:00Z">
        <w:r w:rsidR="0015356E" w:rsidRPr="008E1A76" w:rsidDel="00D12B0F">
          <w:rPr>
            <w:color w:val="000000" w:themeColor="text1"/>
            <w:rPrChange w:id="6337" w:author="Natasha Hardy" w:date="2021-12-10T13:32:00Z">
              <w:rPr/>
            </w:rPrChange>
          </w:rPr>
          <w:delText>.</w:delText>
        </w:r>
      </w:del>
      <w:del w:id="6338" w:author="Rebecca McIntosh" w:date="2021-10-28T16:26:00Z">
        <w:r w:rsidR="0015356E" w:rsidRPr="008E1A76" w:rsidDel="00D12B0F">
          <w:rPr>
            <w:color w:val="000000" w:themeColor="text1"/>
            <w:rPrChange w:id="6339" w:author="Natasha Hardy" w:date="2021-12-10T13:32:00Z">
              <w:rPr/>
            </w:rPrChange>
          </w:rPr>
          <w:delText xml:space="preserve"> habitat degradation and introduced terrestrial predators</w:delText>
        </w:r>
      </w:del>
      <w:del w:id="6340" w:author="Rebecca McIntosh" w:date="2021-10-28T12:11:00Z">
        <w:r w:rsidR="0015356E" w:rsidRPr="008E1A76" w:rsidDel="006E155F">
          <w:rPr>
            <w:color w:val="000000" w:themeColor="text1"/>
            <w:rPrChange w:id="6341" w:author="Natasha Hardy" w:date="2021-12-10T13:32:00Z">
              <w:rPr/>
            </w:rPrChange>
          </w:rPr>
          <w:delText>)</w:delText>
        </w:r>
      </w:del>
      <w:del w:id="6342" w:author="Natasha Hardy" w:date="2021-11-11T10:06:00Z">
        <w:r w:rsidR="0015356E" w:rsidRPr="008E1A76">
          <w:rPr>
            <w:color w:val="000000" w:themeColor="text1"/>
            <w:rPrChange w:id="6343" w:author="Natasha Hardy" w:date="2021-12-10T13:32:00Z">
              <w:rPr/>
            </w:rPrChange>
          </w:rPr>
          <w:delText xml:space="preserve"> </w:delText>
        </w:r>
      </w:del>
      <w:ins w:id="6344" w:author="Rebecca McIntosh" w:date="2021-10-28T12:13:00Z">
        <w:del w:id="6345" w:author="Natasha Hardy" w:date="2021-11-13T12:14:00Z">
          <w:r w:rsidR="006E155F" w:rsidRPr="008E1A76" w:rsidDel="006136C1">
            <w:rPr>
              <w:color w:val="000000" w:themeColor="text1"/>
              <w:rPrChange w:id="6346" w:author="Natasha Hardy" w:date="2021-12-10T13:32:00Z">
                <w:rPr/>
              </w:rPrChange>
            </w:rPr>
            <w:delText>.</w:delText>
          </w:r>
        </w:del>
        <w:del w:id="6347" w:author="Natasha Hardy" w:date="2021-11-12T10:20:00Z">
          <w:r w:rsidR="006E155F" w:rsidRPr="008E1A76" w:rsidDel="00897458">
            <w:rPr>
              <w:color w:val="000000" w:themeColor="text1"/>
              <w:rPrChange w:id="6348" w:author="Natasha Hardy" w:date="2021-12-10T13:32:00Z">
                <w:rPr/>
              </w:rPrChange>
            </w:rPr>
            <w:delText xml:space="preserve"> </w:delText>
          </w:r>
        </w:del>
      </w:ins>
      <w:commentRangeStart w:id="6349"/>
      <w:del w:id="6350" w:author="Natasha Hardy" w:date="2021-11-12T10:20:00Z">
        <w:r w:rsidR="0015356E" w:rsidRPr="008E1A76" w:rsidDel="00897458">
          <w:rPr>
            <w:color w:val="000000" w:themeColor="text1"/>
            <w:rPrChange w:id="6351" w:author="Natasha Hardy" w:date="2021-12-10T13:32:00Z">
              <w:rPr/>
            </w:rPrChange>
          </w:rPr>
          <w:delText xml:space="preserve"> </w:delText>
        </w:r>
        <w:commentRangeEnd w:id="6349"/>
        <w:r w:rsidR="009C173C" w:rsidRPr="008E1A76" w:rsidDel="00897458">
          <w:rPr>
            <w:rStyle w:val="CommentReference"/>
            <w:color w:val="000000" w:themeColor="text1"/>
            <w:rPrChange w:id="6352" w:author="Natasha Hardy" w:date="2021-12-10T13:32:00Z">
              <w:rPr>
                <w:rStyle w:val="CommentReference"/>
              </w:rPr>
            </w:rPrChange>
          </w:rPr>
          <w:commentReference w:id="6349"/>
        </w:r>
        <w:r w:rsidR="0015356E" w:rsidRPr="008E1A76" w:rsidDel="00897458">
          <w:rPr>
            <w:color w:val="000000" w:themeColor="text1"/>
            <w:rPrChange w:id="6353" w:author="Natasha Hardy" w:date="2021-12-10T13:32:00Z">
              <w:rPr/>
            </w:rPrChange>
          </w:rPr>
          <w:delText>(Kirkwood et al., 2014).</w:delText>
        </w:r>
      </w:del>
      <w:moveFromRangeStart w:id="6354" w:author="Natasha Hardy" w:date="2021-11-12T10:21:00Z" w:name="move87604880"/>
      <w:moveFrom w:id="6355" w:author="Natasha Hardy" w:date="2021-11-12T10:21:00Z">
        <w:ins w:id="6356" w:author="Rebecca McIntosh" w:date="2021-10-28T12:36:00Z">
          <w:r w:rsidR="009C173C" w:rsidRPr="008E1A76" w:rsidDel="00897458">
            <w:rPr>
              <w:color w:val="000000" w:themeColor="text1"/>
              <w:rPrChange w:id="6357" w:author="Natasha Hardy" w:date="2021-12-10T13:32:00Z">
                <w:rPr/>
              </w:rPrChange>
            </w:rPr>
            <w:t xml:space="preserve">Conflicts between iconic species are likely to increase with mounting human pressures on wildlife during the Anthropocene and surveillance tools such as using DNA </w:t>
          </w:r>
        </w:ins>
        <w:ins w:id="6358" w:author="Rebecca McIntosh" w:date="2021-10-28T15:04:00Z">
          <w:r w:rsidR="00E67A74" w:rsidRPr="008E1A76" w:rsidDel="00897458">
            <w:rPr>
              <w:color w:val="000000" w:themeColor="text1"/>
              <w:rPrChange w:id="6359" w:author="Natasha Hardy" w:date="2021-12-10T13:32:00Z">
                <w:rPr/>
              </w:rPrChange>
            </w:rPr>
            <w:t>screening</w:t>
          </w:r>
        </w:ins>
        <w:ins w:id="6360" w:author="Rebecca McIntosh" w:date="2021-10-28T12:36:00Z">
          <w:r w:rsidR="009C173C" w:rsidRPr="008E1A76" w:rsidDel="00897458">
            <w:rPr>
              <w:color w:val="000000" w:themeColor="text1"/>
              <w:rPrChange w:id="6361" w:author="Natasha Hardy" w:date="2021-12-10T13:32:00Z">
                <w:rPr/>
              </w:rPrChange>
            </w:rPr>
            <w:t xml:space="preserve"> </w:t>
          </w:r>
        </w:ins>
        <w:ins w:id="6362" w:author="Rebecca McIntosh" w:date="2021-10-28T12:37:00Z">
          <w:r w:rsidR="009C173C" w:rsidRPr="008E1A76" w:rsidDel="00897458">
            <w:rPr>
              <w:color w:val="000000" w:themeColor="text1"/>
              <w:rPrChange w:id="6363" w:author="Natasha Hardy" w:date="2021-12-10T13:32:00Z">
                <w:rPr/>
              </w:rPrChange>
            </w:rPr>
            <w:t>can inform</w:t>
          </w:r>
        </w:ins>
        <w:ins w:id="6364" w:author="Rebecca McIntosh" w:date="2021-10-28T12:36:00Z">
          <w:r w:rsidR="009C173C" w:rsidRPr="008E1A76" w:rsidDel="00897458">
            <w:rPr>
              <w:rFonts w:ascii="Times New Roman" w:eastAsia="Times New Roman" w:hAnsi="Times New Roman" w:cs="Times New Roman"/>
              <w:color w:val="000000" w:themeColor="text1"/>
              <w:rPrChange w:id="6365" w:author="Natasha Hardy" w:date="2021-12-10T13:32:00Z">
                <w:rPr>
                  <w:rFonts w:ascii="Times New Roman" w:eastAsia="Times New Roman" w:hAnsi="Times New Roman" w:cs="Times New Roman"/>
                  <w:color w:val="000000"/>
                </w:rPr>
              </w:rPrChange>
            </w:rPr>
            <w:t xml:space="preserve"> </w:t>
          </w:r>
        </w:ins>
        <w:ins w:id="6366" w:author="Rebecca McIntosh" w:date="2021-10-28T12:38:00Z">
          <w:r w:rsidR="009C173C" w:rsidRPr="008E1A76" w:rsidDel="00897458">
            <w:rPr>
              <w:rFonts w:ascii="Times New Roman" w:eastAsia="Times New Roman" w:hAnsi="Times New Roman" w:cs="Times New Roman"/>
              <w:color w:val="000000" w:themeColor="text1"/>
              <w:rPrChange w:id="6367" w:author="Natasha Hardy" w:date="2021-12-10T13:32:00Z">
                <w:rPr>
                  <w:rFonts w:ascii="Times New Roman" w:eastAsia="Times New Roman" w:hAnsi="Times New Roman" w:cs="Times New Roman"/>
                  <w:color w:val="000000"/>
                </w:rPr>
              </w:rPrChange>
            </w:rPr>
            <w:t>decision making</w:t>
          </w:r>
        </w:ins>
        <w:ins w:id="6368" w:author="Rebecca McIntosh" w:date="2021-10-28T12:37:00Z">
          <w:r w:rsidR="009C173C" w:rsidRPr="008E1A76" w:rsidDel="00897458">
            <w:rPr>
              <w:rFonts w:ascii="Times New Roman" w:eastAsia="Times New Roman" w:hAnsi="Times New Roman" w:cs="Times New Roman"/>
              <w:color w:val="000000" w:themeColor="text1"/>
              <w:rPrChange w:id="6369" w:author="Natasha Hardy" w:date="2021-12-10T13:32:00Z">
                <w:rPr>
                  <w:rFonts w:ascii="Times New Roman" w:eastAsia="Times New Roman" w:hAnsi="Times New Roman" w:cs="Times New Roman"/>
                  <w:color w:val="000000"/>
                </w:rPr>
              </w:rPrChange>
            </w:rPr>
            <w:t xml:space="preserve"> as increasingly c</w:t>
          </w:r>
        </w:ins>
        <w:ins w:id="6370" w:author="Rebecca McIntosh" w:date="2021-10-28T12:36:00Z">
          <w:r w:rsidR="009C173C" w:rsidRPr="008E1A76" w:rsidDel="00897458">
            <w:rPr>
              <w:rFonts w:ascii="Times New Roman" w:eastAsia="Times New Roman" w:hAnsi="Times New Roman" w:cs="Times New Roman"/>
              <w:color w:val="000000" w:themeColor="text1"/>
              <w:rPrChange w:id="6371" w:author="Natasha Hardy" w:date="2021-12-10T13:32:00Z">
                <w:rPr>
                  <w:rFonts w:ascii="Times New Roman" w:eastAsia="Times New Roman" w:hAnsi="Times New Roman" w:cs="Times New Roman"/>
                  <w:color w:val="000000"/>
                </w:rPr>
              </w:rPrChange>
            </w:rPr>
            <w:t xml:space="preserve">omplex </w:t>
          </w:r>
        </w:ins>
        <w:ins w:id="6372" w:author="Rebecca McIntosh" w:date="2021-10-28T15:04:00Z">
          <w:r w:rsidR="00E67A74" w:rsidRPr="008E1A76" w:rsidDel="00897458">
            <w:rPr>
              <w:rFonts w:ascii="Times New Roman" w:eastAsia="Times New Roman" w:hAnsi="Times New Roman" w:cs="Times New Roman"/>
              <w:color w:val="000000" w:themeColor="text1"/>
              <w:rPrChange w:id="6373" w:author="Natasha Hardy" w:date="2021-12-10T13:32:00Z">
                <w:rPr>
                  <w:rFonts w:ascii="Times New Roman" w:eastAsia="Times New Roman" w:hAnsi="Times New Roman" w:cs="Times New Roman"/>
                  <w:color w:val="000000"/>
                </w:rPr>
              </w:rPrChange>
            </w:rPr>
            <w:t>conservation</w:t>
          </w:r>
        </w:ins>
        <w:ins w:id="6374" w:author="Rebecca McIntosh" w:date="2021-10-28T12:36:00Z">
          <w:r w:rsidR="009C173C" w:rsidRPr="008E1A76" w:rsidDel="00897458">
            <w:rPr>
              <w:rFonts w:ascii="Times New Roman" w:eastAsia="Times New Roman" w:hAnsi="Times New Roman" w:cs="Times New Roman"/>
              <w:color w:val="000000" w:themeColor="text1"/>
              <w:rPrChange w:id="6375" w:author="Natasha Hardy" w:date="2021-12-10T13:32:00Z">
                <w:rPr>
                  <w:rFonts w:ascii="Times New Roman" w:eastAsia="Times New Roman" w:hAnsi="Times New Roman" w:cs="Times New Roman"/>
                  <w:color w:val="000000"/>
                </w:rPr>
              </w:rPrChange>
            </w:rPr>
            <w:t xml:space="preserve"> scenarios arise</w:t>
          </w:r>
        </w:ins>
        <w:ins w:id="6376" w:author="Rebecca McIntosh" w:date="2021-10-28T12:37:00Z">
          <w:r w:rsidR="009C173C" w:rsidRPr="008E1A76" w:rsidDel="00897458">
            <w:rPr>
              <w:rFonts w:ascii="Times New Roman" w:eastAsia="Times New Roman" w:hAnsi="Times New Roman" w:cs="Times New Roman"/>
              <w:color w:val="000000" w:themeColor="text1"/>
              <w:rPrChange w:id="6377" w:author="Natasha Hardy" w:date="2021-12-10T13:32:00Z">
                <w:rPr>
                  <w:rFonts w:ascii="Times New Roman" w:eastAsia="Times New Roman" w:hAnsi="Times New Roman" w:cs="Times New Roman"/>
                  <w:color w:val="000000"/>
                </w:rPr>
              </w:rPrChange>
            </w:rPr>
            <w:t>.</w:t>
          </w:r>
        </w:ins>
      </w:moveFrom>
      <w:moveFromRangeEnd w:id="6354"/>
    </w:p>
    <w:p w14:paraId="1BC4428F" w14:textId="6E706AC7" w:rsidR="005F3262" w:rsidRPr="008E1A76" w:rsidDel="00D12B0F" w:rsidRDefault="0015356E" w:rsidP="001553A7">
      <w:pPr>
        <w:ind w:firstLine="720"/>
        <w:rPr>
          <w:del w:id="6378" w:author="Rebecca McIntosh" w:date="2021-10-28T16:27:00Z"/>
          <w:color w:val="000000" w:themeColor="text1"/>
          <w:rPrChange w:id="6379" w:author="Natasha Hardy" w:date="2021-12-10T13:32:00Z">
            <w:rPr>
              <w:del w:id="6380" w:author="Rebecca McIntosh" w:date="2021-10-28T16:27:00Z"/>
            </w:rPr>
          </w:rPrChange>
        </w:rPr>
        <w:pPrChange w:id="6381" w:author="Natasha Hardy" w:date="2021-12-10T11:33:00Z">
          <w:pPr>
            <w:ind w:firstLine="720"/>
          </w:pPr>
        </w:pPrChange>
      </w:pPr>
      <w:del w:id="6382" w:author="Rebecca McIntosh" w:date="2021-10-28T12:14:00Z">
        <w:r w:rsidRPr="008E1A76" w:rsidDel="006E155F">
          <w:rPr>
            <w:color w:val="000000" w:themeColor="text1"/>
            <w:rPrChange w:id="6383" w:author="Natasha Hardy" w:date="2021-12-10T13:32:00Z">
              <w:rPr/>
            </w:rPrChange>
          </w:rPr>
          <w:delText xml:space="preserve"> </w:delText>
        </w:r>
        <w:r w:rsidR="008445EE" w:rsidRPr="008E1A76" w:rsidDel="006E155F">
          <w:rPr>
            <w:color w:val="000000" w:themeColor="text1"/>
            <w:rPrChange w:id="6384" w:author="Natasha Hardy" w:date="2021-12-10T13:32:00Z">
              <w:rPr/>
            </w:rPrChange>
          </w:rPr>
          <w:delText xml:space="preserve">It is important to acknowledge that the scale and prevalence of predator-prey interactions </w:delText>
        </w:r>
      </w:del>
      <w:del w:id="6385" w:author="Rebecca McIntosh" w:date="2021-10-28T12:10:00Z">
        <w:r w:rsidR="008445EE" w:rsidRPr="008E1A76" w:rsidDel="0041330A">
          <w:rPr>
            <w:color w:val="000000" w:themeColor="text1"/>
            <w:rPrChange w:id="6386" w:author="Natasha Hardy" w:date="2021-12-10T13:32:00Z">
              <w:rPr/>
            </w:rPrChange>
          </w:rPr>
          <w:delText>may have</w:delText>
        </w:r>
      </w:del>
      <w:del w:id="6387" w:author="Rebecca McIntosh" w:date="2021-10-28T12:14:00Z">
        <w:r w:rsidR="008445EE" w:rsidRPr="008E1A76" w:rsidDel="006E155F">
          <w:rPr>
            <w:color w:val="000000" w:themeColor="text1"/>
            <w:rPrChange w:id="6388" w:author="Natasha Hardy" w:date="2021-12-10T13:32:00Z">
              <w:rPr/>
            </w:rPrChange>
          </w:rPr>
          <w:delText xml:space="preserve"> been altered as a result of anthropogenic-induced changes to both fur seals and penguins over the last 200 years. Accurate estimates of historical seal and penguin populations, and their interactions, are largely unknown to Western science. However, knowledge of pre-colonial systems may be held by Traditional Custodians of the land and sea </w:delText>
        </w:r>
        <w:r w:rsidR="001E4EA0" w:rsidRPr="008E1A76" w:rsidDel="006E155F">
          <w:rPr>
            <w:color w:val="000000" w:themeColor="text1"/>
            <w:rPrChange w:id="6389" w:author="Natasha Hardy" w:date="2021-12-10T13:32:00Z">
              <w:rPr/>
            </w:rPrChange>
          </w:rPr>
          <w:delText>country and</w:delText>
        </w:r>
        <w:r w:rsidR="008445EE" w:rsidRPr="008E1A76" w:rsidDel="006E155F">
          <w:rPr>
            <w:color w:val="000000" w:themeColor="text1"/>
            <w:rPrChange w:id="6390" w:author="Natasha Hardy" w:date="2021-12-10T13:32:00Z">
              <w:rPr/>
            </w:rPrChange>
          </w:rPr>
          <w:delText xml:space="preserve"> could provide insight regarding the relationship between the little penguin and the </w:delText>
        </w:r>
        <w:r w:rsidR="00FA7069" w:rsidRPr="008E1A76" w:rsidDel="006E155F">
          <w:rPr>
            <w:color w:val="000000" w:themeColor="text1"/>
            <w:rPrChange w:id="6391" w:author="Natasha Hardy" w:date="2021-12-10T13:32:00Z">
              <w:rPr/>
            </w:rPrChange>
          </w:rPr>
          <w:delText xml:space="preserve">long-nosed </w:delText>
        </w:r>
        <w:r w:rsidR="008445EE" w:rsidRPr="008E1A76" w:rsidDel="006E155F">
          <w:rPr>
            <w:color w:val="000000" w:themeColor="text1"/>
            <w:rPrChange w:id="6392" w:author="Natasha Hardy" w:date="2021-12-10T13:32:00Z">
              <w:rPr/>
            </w:rPrChange>
          </w:rPr>
          <w:delText>fur seal</w:delText>
        </w:r>
      </w:del>
      <w:del w:id="6393" w:author="Rebecca McIntosh" w:date="2021-10-28T16:27:00Z">
        <w:r w:rsidR="008445EE" w:rsidRPr="008E1A76" w:rsidDel="00D12B0F">
          <w:rPr>
            <w:color w:val="000000" w:themeColor="text1"/>
            <w:rPrChange w:id="6394" w:author="Natasha Hardy" w:date="2021-12-10T13:32:00Z">
              <w:rPr/>
            </w:rPrChange>
          </w:rPr>
          <w:delText>.</w:delText>
        </w:r>
      </w:del>
    </w:p>
    <w:p w14:paraId="78C5BB34" w14:textId="5D8DFF19" w:rsidR="00C65F08" w:rsidRPr="008E1A76" w:rsidDel="008D6C15" w:rsidRDefault="00C65F08" w:rsidP="001553A7">
      <w:pPr>
        <w:pBdr>
          <w:top w:val="nil"/>
          <w:left w:val="nil"/>
          <w:bottom w:val="nil"/>
          <w:right w:val="nil"/>
          <w:between w:val="nil"/>
        </w:pBdr>
        <w:rPr>
          <w:ins w:id="6395" w:author="Rebecca McIntosh" w:date="2021-10-28T12:18:00Z"/>
          <w:del w:id="6396" w:author="Natasha Hardy" w:date="2021-11-12T16:31:00Z"/>
          <w:color w:val="000000" w:themeColor="text1"/>
          <w:rPrChange w:id="6397" w:author="Natasha Hardy" w:date="2021-12-10T13:32:00Z">
            <w:rPr>
              <w:ins w:id="6398" w:author="Rebecca McIntosh" w:date="2021-10-28T12:18:00Z"/>
              <w:del w:id="6399" w:author="Natasha Hardy" w:date="2021-11-12T16:31:00Z"/>
              <w:color w:val="000000"/>
            </w:rPr>
          </w:rPrChange>
        </w:rPr>
        <w:pPrChange w:id="6400" w:author="Natasha Hardy" w:date="2021-12-10T11:33:00Z">
          <w:pPr>
            <w:pBdr>
              <w:top w:val="nil"/>
              <w:left w:val="nil"/>
              <w:bottom w:val="nil"/>
              <w:right w:val="nil"/>
              <w:between w:val="nil"/>
            </w:pBdr>
          </w:pPr>
        </w:pPrChange>
      </w:pPr>
      <w:bookmarkStart w:id="6401" w:name="_3j2qqm3" w:colFirst="0" w:colLast="0"/>
      <w:bookmarkEnd w:id="6401"/>
    </w:p>
    <w:p w14:paraId="442C25C5" w14:textId="77777777" w:rsidR="004754AF" w:rsidRPr="008E1A76" w:rsidRDefault="004754AF" w:rsidP="001553A7">
      <w:pPr>
        <w:rPr>
          <w:ins w:id="6402" w:author="Natasha Hardy" w:date="2021-11-12T14:01:00Z"/>
          <w:color w:val="000000" w:themeColor="text1"/>
          <w:rPrChange w:id="6403" w:author="Natasha Hardy" w:date="2021-12-10T13:32:00Z">
            <w:rPr>
              <w:ins w:id="6404" w:author="Natasha Hardy" w:date="2021-11-12T14:01:00Z"/>
            </w:rPr>
          </w:rPrChange>
        </w:rPr>
        <w:pPrChange w:id="6405" w:author="Natasha Hardy" w:date="2021-12-10T11:33:00Z">
          <w:pPr>
            <w:pStyle w:val="Heading2"/>
          </w:pPr>
        </w:pPrChange>
      </w:pPr>
      <w:bookmarkStart w:id="6406" w:name="_1y810tw" w:colFirst="0" w:colLast="0"/>
      <w:bookmarkEnd w:id="6406"/>
    </w:p>
    <w:p w14:paraId="58D88BF8" w14:textId="702AB70F" w:rsidR="0067531B" w:rsidRPr="008E1A76" w:rsidRDefault="0067531B" w:rsidP="001553A7">
      <w:pPr>
        <w:pStyle w:val="Heading2"/>
        <w:rPr>
          <w:color w:val="000000" w:themeColor="text1"/>
          <w:rPrChange w:id="6407" w:author="Natasha Hardy" w:date="2021-12-10T13:32:00Z">
            <w:rPr/>
          </w:rPrChange>
        </w:rPr>
      </w:pPr>
      <w:r w:rsidRPr="008E1A76">
        <w:rPr>
          <w:color w:val="000000" w:themeColor="text1"/>
          <w:rPrChange w:id="6408" w:author="Natasha Hardy" w:date="2021-12-10T13:32:00Z">
            <w:rPr/>
          </w:rPrChange>
        </w:rPr>
        <w:t>Supporting Information</w:t>
      </w:r>
    </w:p>
    <w:p w14:paraId="2ACC6B23" w14:textId="77777777" w:rsidR="00005583" w:rsidRPr="008E1A76" w:rsidRDefault="00005583" w:rsidP="001553A7">
      <w:pPr>
        <w:pBdr>
          <w:top w:val="nil"/>
          <w:left w:val="nil"/>
          <w:bottom w:val="nil"/>
          <w:right w:val="nil"/>
          <w:between w:val="nil"/>
        </w:pBdr>
        <w:rPr>
          <w:color w:val="000000" w:themeColor="text1"/>
          <w:rPrChange w:id="6409" w:author="Natasha Hardy" w:date="2021-12-10T13:32:00Z">
            <w:rPr/>
          </w:rPrChange>
        </w:rPr>
      </w:pPr>
    </w:p>
    <w:p w14:paraId="7F36F59A" w14:textId="3452F657" w:rsidR="00005583" w:rsidRPr="008E1A76" w:rsidRDefault="00005583" w:rsidP="001553A7">
      <w:pPr>
        <w:pBdr>
          <w:top w:val="nil"/>
          <w:left w:val="nil"/>
          <w:bottom w:val="nil"/>
          <w:right w:val="nil"/>
          <w:between w:val="nil"/>
        </w:pBdr>
        <w:rPr>
          <w:color w:val="000000" w:themeColor="text1"/>
          <w:rPrChange w:id="6410" w:author="Natasha Hardy" w:date="2021-12-10T13:32:00Z">
            <w:rPr/>
          </w:rPrChange>
        </w:rPr>
      </w:pPr>
      <w:r w:rsidRPr="008E1A76">
        <w:rPr>
          <w:color w:val="000000" w:themeColor="text1"/>
          <w:u w:val="single"/>
          <w:rPrChange w:id="6411" w:author="Natasha Hardy" w:date="2021-12-10T13:32:00Z">
            <w:rPr>
              <w:u w:val="single"/>
            </w:rPr>
          </w:rPrChange>
        </w:rPr>
        <w:t>PINP_Bird_supplement.docx</w:t>
      </w:r>
      <w:del w:id="6412" w:author="Natasha Hardy" w:date="2021-12-10T10:37:00Z">
        <w:r w:rsidRPr="008E1A76" w:rsidDel="00A670D5">
          <w:rPr>
            <w:color w:val="000000" w:themeColor="text1"/>
            <w:rPrChange w:id="6413" w:author="Natasha Hardy" w:date="2021-12-10T13:32:00Z">
              <w:rPr/>
            </w:rPrChange>
          </w:rPr>
          <w:delText xml:space="preserve"> document included in submission</w:delText>
        </w:r>
      </w:del>
      <w:r w:rsidRPr="008E1A76">
        <w:rPr>
          <w:color w:val="000000" w:themeColor="text1"/>
          <w:rPrChange w:id="6414" w:author="Natasha Hardy" w:date="2021-12-10T13:32:00Z">
            <w:rPr/>
          </w:rPrChange>
        </w:rPr>
        <w:t>.</w:t>
      </w:r>
    </w:p>
    <w:p w14:paraId="7A79179E" w14:textId="77777777" w:rsidR="00005583" w:rsidRPr="008E1A76" w:rsidRDefault="00005583" w:rsidP="001553A7">
      <w:pPr>
        <w:pBdr>
          <w:top w:val="nil"/>
          <w:left w:val="nil"/>
          <w:bottom w:val="nil"/>
          <w:right w:val="nil"/>
          <w:between w:val="nil"/>
        </w:pBdr>
        <w:rPr>
          <w:color w:val="000000" w:themeColor="text1"/>
          <w:rPrChange w:id="6415" w:author="Natasha Hardy" w:date="2021-12-10T13:32:00Z">
            <w:rPr>
              <w:color w:val="000000"/>
            </w:rPr>
          </w:rPrChange>
        </w:rPr>
      </w:pPr>
    </w:p>
    <w:p w14:paraId="128C0036" w14:textId="77777777" w:rsidR="00005583" w:rsidRPr="008E1A76" w:rsidRDefault="00005583" w:rsidP="001553A7">
      <w:pPr>
        <w:pStyle w:val="Heading2"/>
        <w:rPr>
          <w:color w:val="000000" w:themeColor="text1"/>
          <w:rPrChange w:id="6416" w:author="Natasha Hardy" w:date="2021-12-10T13:32:00Z">
            <w:rPr/>
          </w:rPrChange>
        </w:rPr>
      </w:pPr>
      <w:r w:rsidRPr="008E1A76">
        <w:rPr>
          <w:color w:val="000000" w:themeColor="text1"/>
          <w:rPrChange w:id="6417" w:author="Natasha Hardy" w:date="2021-12-10T13:32:00Z">
            <w:rPr/>
          </w:rPrChange>
        </w:rPr>
        <w:t>Data Availability</w:t>
      </w:r>
    </w:p>
    <w:p w14:paraId="1FF0DC2E" w14:textId="77777777" w:rsidR="00005583" w:rsidRPr="008E1A76" w:rsidRDefault="00005583" w:rsidP="001553A7">
      <w:pPr>
        <w:pBdr>
          <w:top w:val="nil"/>
          <w:left w:val="nil"/>
          <w:bottom w:val="nil"/>
          <w:right w:val="nil"/>
          <w:between w:val="nil"/>
        </w:pBdr>
        <w:rPr>
          <w:color w:val="000000" w:themeColor="text1"/>
          <w:rPrChange w:id="6418" w:author="Natasha Hardy" w:date="2021-12-10T13:32:00Z">
            <w:rPr>
              <w:color w:val="000000"/>
            </w:rPr>
          </w:rPrChange>
        </w:rPr>
      </w:pPr>
    </w:p>
    <w:p w14:paraId="763B8BE7" w14:textId="27D2E7A6" w:rsidR="00005583" w:rsidRPr="008E1A76" w:rsidRDefault="00005583" w:rsidP="001553A7">
      <w:pPr>
        <w:pBdr>
          <w:top w:val="nil"/>
          <w:left w:val="nil"/>
          <w:bottom w:val="nil"/>
          <w:right w:val="nil"/>
          <w:between w:val="nil"/>
        </w:pBdr>
        <w:rPr>
          <w:color w:val="000000" w:themeColor="text1"/>
          <w:rPrChange w:id="6419" w:author="Natasha Hardy" w:date="2021-12-10T13:32:00Z">
            <w:rPr>
              <w:color w:val="000000"/>
              <w:highlight w:val="yellow"/>
            </w:rPr>
          </w:rPrChange>
        </w:rPr>
      </w:pPr>
      <w:r w:rsidRPr="008E1A76">
        <w:rPr>
          <w:color w:val="000000" w:themeColor="text1"/>
          <w:rPrChange w:id="6420" w:author="Natasha Hardy" w:date="2021-12-10T13:32:00Z">
            <w:rPr>
              <w:color w:val="000000"/>
            </w:rPr>
          </w:rPrChange>
        </w:rPr>
        <w:t xml:space="preserve">Datasets and code used </w:t>
      </w:r>
      <w:del w:id="6421" w:author="Natasha Hardy" w:date="2021-12-10T10:37:00Z">
        <w:r w:rsidRPr="008E1A76" w:rsidDel="00A670D5">
          <w:rPr>
            <w:color w:val="000000" w:themeColor="text1"/>
            <w:rPrChange w:id="6422" w:author="Natasha Hardy" w:date="2021-12-10T13:32:00Z">
              <w:rPr>
                <w:color w:val="000000"/>
              </w:rPr>
            </w:rPrChange>
          </w:rPr>
          <w:delText>to produce these analyses and figur</w:delText>
        </w:r>
      </w:del>
      <w:ins w:id="6423" w:author="Natasha Hardy" w:date="2021-12-10T10:37:00Z">
        <w:r w:rsidR="00A670D5" w:rsidRPr="008E1A76">
          <w:rPr>
            <w:color w:val="000000" w:themeColor="text1"/>
            <w:rPrChange w:id="6424" w:author="Natasha Hardy" w:date="2021-12-10T13:32:00Z">
              <w:rPr>
                <w:color w:val="000000"/>
              </w:rPr>
            </w:rPrChange>
          </w:rPr>
          <w:t>for figures and analyses</w:t>
        </w:r>
      </w:ins>
      <w:del w:id="6425" w:author="Natasha Hardy" w:date="2021-12-10T10:37:00Z">
        <w:r w:rsidRPr="008E1A76" w:rsidDel="00A670D5">
          <w:rPr>
            <w:color w:val="000000" w:themeColor="text1"/>
            <w:rPrChange w:id="6426" w:author="Natasha Hardy" w:date="2021-12-10T13:32:00Z">
              <w:rPr>
                <w:color w:val="000000"/>
              </w:rPr>
            </w:rPrChange>
          </w:rPr>
          <w:delText>es</w:delText>
        </w:r>
      </w:del>
      <w:r w:rsidRPr="008E1A76">
        <w:rPr>
          <w:color w:val="000000" w:themeColor="text1"/>
          <w:rPrChange w:id="6427" w:author="Natasha Hardy" w:date="2021-12-10T13:32:00Z">
            <w:rPr>
              <w:color w:val="000000"/>
            </w:rPr>
          </w:rPrChange>
        </w:rPr>
        <w:t xml:space="preserve"> will be </w:t>
      </w:r>
      <w:del w:id="6428" w:author="Natasha Hardy" w:date="2021-12-10T10:37:00Z">
        <w:r w:rsidRPr="008E1A76" w:rsidDel="00A670D5">
          <w:rPr>
            <w:color w:val="000000" w:themeColor="text1"/>
            <w:rPrChange w:id="6429" w:author="Natasha Hardy" w:date="2021-12-10T13:32:00Z">
              <w:rPr>
                <w:color w:val="000000"/>
              </w:rPr>
            </w:rPrChange>
          </w:rPr>
          <w:delText>made available via</w:delText>
        </w:r>
      </w:del>
      <w:ins w:id="6430" w:author="Natasha Hardy" w:date="2021-12-10T10:37:00Z">
        <w:r w:rsidR="00A670D5" w:rsidRPr="008E1A76">
          <w:rPr>
            <w:color w:val="000000" w:themeColor="text1"/>
            <w:rPrChange w:id="6431" w:author="Natasha Hardy" w:date="2021-12-10T13:32:00Z">
              <w:rPr>
                <w:color w:val="000000"/>
              </w:rPr>
            </w:rPrChange>
          </w:rPr>
          <w:t>placed in</w:t>
        </w:r>
      </w:ins>
      <w:r w:rsidRPr="008E1A76">
        <w:rPr>
          <w:color w:val="000000" w:themeColor="text1"/>
          <w:rPrChange w:id="6432" w:author="Natasha Hardy" w:date="2021-12-10T13:32:00Z">
            <w:rPr>
              <w:color w:val="000000"/>
            </w:rPr>
          </w:rPrChange>
        </w:rPr>
        <w:t xml:space="preserve"> </w:t>
      </w:r>
      <w:del w:id="6433" w:author="Natasha Hardy" w:date="2021-12-10T10:38:00Z">
        <w:r w:rsidRPr="008E1A76" w:rsidDel="00A670D5">
          <w:rPr>
            <w:color w:val="000000" w:themeColor="text1"/>
            <w:rPrChange w:id="6434" w:author="Natasha Hardy" w:date="2021-12-10T13:32:00Z">
              <w:rPr>
                <w:color w:val="000000"/>
              </w:rPr>
            </w:rPrChange>
          </w:rPr>
          <w:delText xml:space="preserve">an </w:delText>
        </w:r>
      </w:del>
      <w:ins w:id="6435" w:author="Natasha Hardy" w:date="2021-12-10T10:38:00Z">
        <w:r w:rsidR="00A670D5" w:rsidRPr="008E1A76">
          <w:rPr>
            <w:color w:val="000000" w:themeColor="text1"/>
            <w:rPrChange w:id="6436" w:author="Natasha Hardy" w:date="2021-12-10T13:32:00Z">
              <w:rPr>
                <w:color w:val="000000"/>
              </w:rPr>
            </w:rPrChange>
          </w:rPr>
          <w:t>public</w:t>
        </w:r>
        <w:r w:rsidR="00A670D5" w:rsidRPr="008E1A76">
          <w:rPr>
            <w:color w:val="000000" w:themeColor="text1"/>
            <w:rPrChange w:id="6437" w:author="Natasha Hardy" w:date="2021-12-10T13:32:00Z">
              <w:rPr>
                <w:color w:val="000000"/>
              </w:rPr>
            </w:rPrChange>
          </w:rPr>
          <w:t xml:space="preserve"> </w:t>
        </w:r>
      </w:ins>
      <w:r w:rsidRPr="008E1A76">
        <w:rPr>
          <w:color w:val="000000" w:themeColor="text1"/>
          <w:rPrChange w:id="6438" w:author="Natasha Hardy" w:date="2021-12-10T13:32:00Z">
            <w:rPr>
              <w:color w:val="000000"/>
            </w:rPr>
          </w:rPrChange>
        </w:rPr>
        <w:t xml:space="preserve">online </w:t>
      </w:r>
      <w:del w:id="6439" w:author="Natasha Hardy" w:date="2021-12-10T10:38:00Z">
        <w:r w:rsidRPr="008E1A76" w:rsidDel="00A670D5">
          <w:rPr>
            <w:color w:val="000000" w:themeColor="text1"/>
            <w:rPrChange w:id="6440" w:author="Natasha Hardy" w:date="2021-12-10T13:32:00Z">
              <w:rPr>
                <w:color w:val="000000"/>
              </w:rPr>
            </w:rPrChange>
          </w:rPr>
          <w:delText xml:space="preserve">data publication </w:delText>
        </w:r>
      </w:del>
      <w:r w:rsidRPr="008E1A76">
        <w:rPr>
          <w:color w:val="000000" w:themeColor="text1"/>
          <w:rPrChange w:id="6441" w:author="Natasha Hardy" w:date="2021-12-10T13:32:00Z">
            <w:rPr>
              <w:color w:val="000000"/>
            </w:rPr>
          </w:rPrChange>
        </w:rPr>
        <w:t>repository upon acceptance of this manuscript for publication.</w:t>
      </w:r>
    </w:p>
    <w:p w14:paraId="657309C9" w14:textId="77777777" w:rsidR="00005583" w:rsidRPr="008E1A76" w:rsidRDefault="00005583" w:rsidP="001553A7">
      <w:pPr>
        <w:pBdr>
          <w:top w:val="nil"/>
          <w:left w:val="nil"/>
          <w:bottom w:val="nil"/>
          <w:right w:val="nil"/>
          <w:between w:val="nil"/>
        </w:pBdr>
        <w:rPr>
          <w:color w:val="000000" w:themeColor="text1"/>
          <w:rPrChange w:id="6442" w:author="Natasha Hardy" w:date="2021-12-10T13:32:00Z">
            <w:rPr>
              <w:color w:val="000000"/>
            </w:rPr>
          </w:rPrChange>
        </w:rPr>
      </w:pPr>
    </w:p>
    <w:p w14:paraId="094B6161" w14:textId="3E558264" w:rsidR="00005583" w:rsidRPr="008E1A76" w:rsidRDefault="0067531B" w:rsidP="001553A7">
      <w:pPr>
        <w:pStyle w:val="Heading2"/>
        <w:rPr>
          <w:color w:val="000000" w:themeColor="text1"/>
          <w:rPrChange w:id="6443" w:author="Natasha Hardy" w:date="2021-12-10T13:32:00Z">
            <w:rPr/>
          </w:rPrChange>
        </w:rPr>
      </w:pPr>
      <w:bookmarkStart w:id="6444" w:name="_2xcytpi" w:colFirst="0" w:colLast="0"/>
      <w:bookmarkEnd w:id="6444"/>
      <w:r w:rsidRPr="008E1A76">
        <w:rPr>
          <w:color w:val="000000" w:themeColor="text1"/>
          <w:rPrChange w:id="6445" w:author="Natasha Hardy" w:date="2021-12-10T13:32:00Z">
            <w:rPr/>
          </w:rPrChange>
        </w:rPr>
        <w:t>Literature Cited</w:t>
      </w:r>
      <w:ins w:id="6446" w:author="Rebecca McIntosh" w:date="2021-10-28T12:21:00Z">
        <w:r w:rsidR="00515F6D" w:rsidRPr="008E1A76">
          <w:rPr>
            <w:color w:val="000000" w:themeColor="text1"/>
            <w:rPrChange w:id="6447" w:author="Natasha Hardy" w:date="2021-12-10T13:32:00Z">
              <w:rPr/>
            </w:rPrChange>
          </w:rPr>
          <w:t xml:space="preserve"> </w:t>
        </w:r>
        <w:del w:id="6448" w:author="Natasha Hardy" w:date="2021-11-11T14:50:00Z">
          <w:r w:rsidR="00515F6D" w:rsidRPr="008E1A76" w:rsidDel="007769CD">
            <w:rPr>
              <w:color w:val="000000" w:themeColor="text1"/>
              <w:rPrChange w:id="6449" w:author="Natasha Hardy" w:date="2021-12-10T13:32:00Z">
                <w:rPr/>
              </w:rPrChange>
            </w:rPr>
            <w:delText>2359</w:delText>
          </w:r>
        </w:del>
      </w:ins>
      <w:ins w:id="6450" w:author="Natasha Hardy" w:date="2021-11-11T14:50:00Z">
        <w:r w:rsidR="007769CD" w:rsidRPr="008E1A76">
          <w:rPr>
            <w:color w:val="000000" w:themeColor="text1"/>
            <w:rPrChange w:id="6451" w:author="Natasha Hardy" w:date="2021-12-10T13:32:00Z">
              <w:rPr/>
            </w:rPrChange>
          </w:rPr>
          <w:t>(2</w:t>
        </w:r>
      </w:ins>
      <w:ins w:id="6452" w:author="Natasha Hardy" w:date="2021-11-12T16:35:00Z">
        <w:r w:rsidR="008D6C15" w:rsidRPr="008E1A76">
          <w:rPr>
            <w:color w:val="000000" w:themeColor="text1"/>
            <w:rPrChange w:id="6453" w:author="Natasha Hardy" w:date="2021-12-10T13:32:00Z">
              <w:rPr/>
            </w:rPrChange>
          </w:rPr>
          <w:t>1</w:t>
        </w:r>
      </w:ins>
      <w:ins w:id="6454" w:author="Natasha Hardy" w:date="2021-11-13T12:00:00Z">
        <w:r w:rsidR="00530C29" w:rsidRPr="008E1A76">
          <w:rPr>
            <w:color w:val="000000" w:themeColor="text1"/>
            <w:rPrChange w:id="6455" w:author="Natasha Hardy" w:date="2021-12-10T13:32:00Z">
              <w:rPr/>
            </w:rPrChange>
          </w:rPr>
          <w:t>4</w:t>
        </w:r>
      </w:ins>
      <w:ins w:id="6456" w:author="Natasha Hardy" w:date="2021-11-11T14:50:00Z">
        <w:r w:rsidR="007769CD" w:rsidRPr="008E1A76">
          <w:rPr>
            <w:color w:val="000000" w:themeColor="text1"/>
            <w:rPrChange w:id="6457" w:author="Natasha Hardy" w:date="2021-12-10T13:32:00Z">
              <w:rPr/>
            </w:rPrChange>
          </w:rPr>
          <w:t>0</w:t>
        </w:r>
      </w:ins>
      <w:ins w:id="6458" w:author="Natasha Hardy" w:date="2021-11-11T14:51:00Z">
        <w:r w:rsidR="007769CD" w:rsidRPr="008E1A76">
          <w:rPr>
            <w:color w:val="000000" w:themeColor="text1"/>
            <w:rPrChange w:id="6459" w:author="Natasha Hardy" w:date="2021-12-10T13:32:00Z">
              <w:rPr/>
            </w:rPrChange>
          </w:rPr>
          <w:t>)</w:t>
        </w:r>
      </w:ins>
      <w:ins w:id="6460" w:author="Rebecca McIntosh" w:date="2021-10-28T12:21:00Z">
        <w:del w:id="6461" w:author="Natasha Hardy" w:date="2021-11-11T14:51:00Z">
          <w:r w:rsidR="00515F6D" w:rsidRPr="008E1A76" w:rsidDel="007769CD">
            <w:rPr>
              <w:color w:val="000000" w:themeColor="text1"/>
              <w:rPrChange w:id="6462" w:author="Natasha Hardy" w:date="2021-12-10T13:32:00Z">
                <w:rPr/>
              </w:rPrChange>
            </w:rPr>
            <w:delText xml:space="preserve"> words</w:delText>
          </w:r>
        </w:del>
      </w:ins>
    </w:p>
    <w:p w14:paraId="2BE3754B" w14:textId="77777777" w:rsidR="00005583" w:rsidRPr="008E1A76" w:rsidRDefault="00005583" w:rsidP="001553A7">
      <w:pPr>
        <w:rPr>
          <w:rFonts w:ascii="Times New Roman" w:eastAsia="Times New Roman" w:hAnsi="Times New Roman" w:cs="Times New Roman"/>
          <w:color w:val="000000" w:themeColor="text1"/>
          <w:lang w:val="en-CA"/>
          <w:rPrChange w:id="6463" w:author="Natasha Hardy" w:date="2021-12-10T13:32:00Z">
            <w:rPr>
              <w:rFonts w:ascii="Times New Roman" w:eastAsia="Times New Roman" w:hAnsi="Times New Roman" w:cs="Times New Roman"/>
              <w:lang w:val="en-CA"/>
            </w:rPr>
          </w:rPrChange>
        </w:rPr>
        <w:pPrChange w:id="6464" w:author="Natasha Hardy" w:date="2021-12-10T11:33:00Z">
          <w:pPr>
            <w:spacing w:line="240" w:lineRule="auto"/>
          </w:pPr>
        </w:pPrChange>
      </w:pPr>
    </w:p>
    <w:p w14:paraId="2429402E" w14:textId="77777777" w:rsidR="00147EC2" w:rsidRPr="008E1A76" w:rsidRDefault="00005583" w:rsidP="001553A7">
      <w:pPr>
        <w:widowControl w:val="0"/>
        <w:pBdr>
          <w:top w:val="nil"/>
          <w:left w:val="nil"/>
          <w:bottom w:val="nil"/>
          <w:right w:val="nil"/>
          <w:between w:val="nil"/>
        </w:pBdr>
        <w:ind w:left="720" w:hanging="720"/>
        <w:rPr>
          <w:ins w:id="6465" w:author="Natasha Hardy" w:date="2021-11-29T18:27:00Z"/>
          <w:rFonts w:eastAsia="Times New Roman" w:cs="Times New Roman"/>
          <w:color w:val="000000" w:themeColor="text1"/>
          <w:lang w:val="en-CA"/>
          <w:rPrChange w:id="6466" w:author="Natasha Hardy" w:date="2021-12-10T13:32:00Z">
            <w:rPr>
              <w:ins w:id="6467" w:author="Natasha Hardy" w:date="2021-11-29T18:27:00Z"/>
              <w:rFonts w:eastAsia="Times New Roman" w:cs="Times New Roman"/>
              <w:lang w:val="en-CA"/>
            </w:rPr>
          </w:rPrChange>
        </w:rPr>
      </w:pPr>
      <w:r w:rsidRPr="008E1A76">
        <w:rPr>
          <w:rFonts w:eastAsia="Times New Roman" w:cs="Times New Roman"/>
          <w:color w:val="000000" w:themeColor="text1"/>
          <w:lang w:val="en-CA"/>
          <w:rPrChange w:id="6468" w:author="Natasha Hardy" w:date="2021-12-10T13:32:00Z">
            <w:rPr>
              <w:rFonts w:eastAsia="Times New Roman" w:cs="Times New Roman"/>
              <w:lang w:val="en-CA"/>
            </w:rPr>
          </w:rPrChange>
        </w:rPr>
        <w:t>ALA. (2019). Atlas of Living Australia. Global Biodiversity Information Facility</w:t>
      </w:r>
      <w:r w:rsidR="00A11016" w:rsidRPr="008E1A76">
        <w:rPr>
          <w:rFonts w:eastAsia="Times New Roman" w:cs="Times New Roman"/>
          <w:color w:val="000000" w:themeColor="text1"/>
          <w:lang w:val="en-CA"/>
          <w:rPrChange w:id="6469" w:author="Natasha Hardy" w:date="2021-12-10T13:32:00Z">
            <w:rPr>
              <w:rFonts w:eastAsia="Times New Roman" w:cs="Times New Roman"/>
              <w:lang w:val="en-CA"/>
            </w:rPr>
          </w:rPrChange>
        </w:rPr>
        <w:t>, Canberra</w:t>
      </w:r>
      <w:r w:rsidRPr="008E1A76">
        <w:rPr>
          <w:rFonts w:eastAsia="Times New Roman" w:cs="Times New Roman"/>
          <w:color w:val="000000" w:themeColor="text1"/>
          <w:lang w:val="en-CA"/>
          <w:rPrChange w:id="6470" w:author="Natasha Hardy" w:date="2021-12-10T13:32:00Z">
            <w:rPr>
              <w:rFonts w:eastAsia="Times New Roman" w:cs="Times New Roman"/>
              <w:lang w:val="en-CA"/>
            </w:rPr>
          </w:rPrChange>
        </w:rPr>
        <w:t xml:space="preserve">. </w:t>
      </w:r>
      <w:r w:rsidR="00A11016" w:rsidRPr="008E1A76">
        <w:rPr>
          <w:rFonts w:eastAsia="Times New Roman" w:cs="Times New Roman"/>
          <w:color w:val="000000" w:themeColor="text1"/>
          <w:lang w:val="en-CA"/>
          <w:rPrChange w:id="6471" w:author="Natasha Hardy" w:date="2021-12-10T13:32:00Z">
            <w:rPr>
              <w:rFonts w:eastAsia="Times New Roman" w:cs="Times New Roman"/>
              <w:lang w:val="en-CA"/>
            </w:rPr>
          </w:rPrChange>
        </w:rPr>
        <w:t>Available from</w:t>
      </w:r>
      <w:r w:rsidRPr="008E1A76">
        <w:rPr>
          <w:rFonts w:eastAsia="Times New Roman" w:cs="Times New Roman"/>
          <w:color w:val="000000" w:themeColor="text1"/>
          <w:lang w:val="en-CA"/>
          <w:rPrChange w:id="6472" w:author="Natasha Hardy" w:date="2021-12-10T13:32:00Z">
            <w:rPr>
              <w:rFonts w:eastAsia="Times New Roman" w:cs="Times New Roman"/>
              <w:lang w:val="en-CA"/>
            </w:rPr>
          </w:rPrChange>
        </w:rPr>
        <w:t xml:space="preserve"> </w:t>
      </w:r>
      <w:r w:rsidR="00575AC8" w:rsidRPr="008E1A76">
        <w:rPr>
          <w:color w:val="000000" w:themeColor="text1"/>
          <w:rPrChange w:id="6473" w:author="Natasha Hardy" w:date="2021-12-10T13:32:00Z">
            <w:rPr/>
          </w:rPrChange>
        </w:rPr>
        <w:fldChar w:fldCharType="begin"/>
      </w:r>
      <w:r w:rsidR="00575AC8" w:rsidRPr="008E1A76">
        <w:rPr>
          <w:color w:val="000000" w:themeColor="text1"/>
          <w:rPrChange w:id="6474" w:author="Natasha Hardy" w:date="2021-12-10T13:32:00Z">
            <w:rPr/>
          </w:rPrChange>
        </w:rPr>
        <w:instrText xml:space="preserve"> HYPERLINK "http://www.ala.org.au" </w:instrText>
      </w:r>
      <w:r w:rsidR="00575AC8" w:rsidRPr="008E1A76">
        <w:rPr>
          <w:color w:val="000000" w:themeColor="text1"/>
          <w:rPrChange w:id="6475" w:author="Natasha Hardy" w:date="2021-12-10T13:32:00Z">
            <w:rPr/>
          </w:rPrChange>
        </w:rPr>
        <w:fldChar w:fldCharType="separate"/>
      </w:r>
      <w:del w:id="6476" w:author="Natasha Hardy" w:date="2021-11-12T16:40:00Z">
        <w:r w:rsidRPr="008E1A76" w:rsidDel="003F3FBC">
          <w:rPr>
            <w:rStyle w:val="Hyperlink"/>
            <w:rFonts w:eastAsia="Times New Roman" w:cs="Times New Roman"/>
            <w:color w:val="000000" w:themeColor="text1"/>
            <w:lang w:val="en-CA"/>
            <w:rPrChange w:id="6477" w:author="Natasha Hardy" w:date="2021-12-10T13:32:00Z">
              <w:rPr>
                <w:rStyle w:val="Hyperlink"/>
                <w:rFonts w:eastAsia="Times New Roman" w:cs="Times New Roman"/>
                <w:lang w:val="en-CA"/>
              </w:rPr>
            </w:rPrChange>
          </w:rPr>
          <w:delText>http://</w:delText>
        </w:r>
      </w:del>
      <w:r w:rsidRPr="008E1A76">
        <w:rPr>
          <w:rStyle w:val="Hyperlink"/>
          <w:rFonts w:eastAsia="Times New Roman" w:cs="Times New Roman"/>
          <w:color w:val="000000" w:themeColor="text1"/>
          <w:lang w:val="en-CA"/>
          <w:rPrChange w:id="6478" w:author="Natasha Hardy" w:date="2021-12-10T13:32:00Z">
            <w:rPr>
              <w:rStyle w:val="Hyperlink"/>
              <w:rFonts w:eastAsia="Times New Roman" w:cs="Times New Roman"/>
              <w:lang w:val="en-CA"/>
            </w:rPr>
          </w:rPrChange>
        </w:rPr>
        <w:t>www.ala.org.au</w:t>
      </w:r>
      <w:r w:rsidR="00575AC8" w:rsidRPr="008E1A76">
        <w:rPr>
          <w:rStyle w:val="Hyperlink"/>
          <w:rFonts w:eastAsia="Times New Roman" w:cs="Times New Roman"/>
          <w:color w:val="000000" w:themeColor="text1"/>
          <w:lang w:val="en-CA"/>
          <w:rPrChange w:id="6479" w:author="Natasha Hardy" w:date="2021-12-10T13:32:00Z">
            <w:rPr>
              <w:rStyle w:val="Hyperlink"/>
              <w:rFonts w:eastAsia="Times New Roman" w:cs="Times New Roman"/>
              <w:lang w:val="en-CA"/>
            </w:rPr>
          </w:rPrChange>
        </w:rPr>
        <w:fldChar w:fldCharType="end"/>
      </w:r>
      <w:r w:rsidR="00A11016" w:rsidRPr="008E1A76">
        <w:rPr>
          <w:rStyle w:val="Hyperlink"/>
          <w:rFonts w:eastAsia="Times New Roman" w:cs="Times New Roman"/>
          <w:color w:val="000000" w:themeColor="text1"/>
          <w:lang w:val="en-CA"/>
          <w:rPrChange w:id="6480" w:author="Natasha Hardy" w:date="2021-12-10T13:32:00Z">
            <w:rPr>
              <w:rStyle w:val="Hyperlink"/>
              <w:rFonts w:eastAsia="Times New Roman" w:cs="Times New Roman"/>
              <w:lang w:val="en-CA"/>
            </w:rPr>
          </w:rPrChange>
        </w:rPr>
        <w:t xml:space="preserve"> (</w:t>
      </w:r>
      <w:r w:rsidR="00A11016" w:rsidRPr="008E1A76">
        <w:rPr>
          <w:rFonts w:eastAsia="Times New Roman" w:cs="Times New Roman"/>
          <w:color w:val="000000" w:themeColor="text1"/>
          <w:lang w:val="en-CA"/>
          <w:rPrChange w:id="6481" w:author="Natasha Hardy" w:date="2021-12-10T13:32:00Z">
            <w:rPr>
              <w:rFonts w:eastAsia="Times New Roman" w:cs="Times New Roman"/>
              <w:lang w:val="en-CA"/>
            </w:rPr>
          </w:rPrChange>
        </w:rPr>
        <w:t>accessed January 2019).</w:t>
      </w:r>
    </w:p>
    <w:p w14:paraId="5DDD7ADD" w14:textId="2C21B4FE" w:rsidR="00147EC2" w:rsidRPr="008E1A76" w:rsidRDefault="00147EC2" w:rsidP="001553A7">
      <w:pPr>
        <w:widowControl w:val="0"/>
        <w:pBdr>
          <w:top w:val="nil"/>
          <w:left w:val="nil"/>
          <w:bottom w:val="nil"/>
          <w:right w:val="nil"/>
          <w:between w:val="nil"/>
        </w:pBdr>
        <w:ind w:left="720" w:hanging="720"/>
        <w:rPr>
          <w:rFonts w:eastAsia="Times New Roman" w:cs="Times New Roman"/>
          <w:color w:val="000000" w:themeColor="text1"/>
          <w:lang w:val="en-CA"/>
          <w:rPrChange w:id="6482" w:author="Natasha Hardy" w:date="2021-12-10T13:32:00Z">
            <w:rPr>
              <w:rFonts w:eastAsia="Times New Roman" w:cs="Times New Roman"/>
              <w:lang w:val="en-CA"/>
            </w:rPr>
          </w:rPrChange>
        </w:rPr>
      </w:pPr>
      <w:ins w:id="6483" w:author="Natasha Hardy" w:date="2021-11-29T18:27:00Z">
        <w:r w:rsidRPr="008E1A76">
          <w:rPr>
            <w:rFonts w:eastAsia="Times New Roman" w:cs="Arial"/>
            <w:color w:val="000000" w:themeColor="text1"/>
            <w:shd w:val="clear" w:color="auto" w:fill="FFFFFF"/>
            <w:lang w:val="en-CA"/>
            <w:rPrChange w:id="6484" w:author="Natasha Hardy" w:date="2021-12-10T13:32:00Z">
              <w:rPr>
                <w:rFonts w:ascii="Arial" w:eastAsia="Times New Roman" w:hAnsi="Arial" w:cs="Arial"/>
                <w:color w:val="222222"/>
                <w:sz w:val="20"/>
                <w:szCs w:val="20"/>
                <w:shd w:val="clear" w:color="auto" w:fill="FFFFFF"/>
                <w:lang w:val="en-CA"/>
              </w:rPr>
            </w:rPrChange>
          </w:rPr>
          <w:t xml:space="preserve">Banks, J. C., Mitchell, A. D., </w:t>
        </w:r>
        <w:proofErr w:type="spellStart"/>
        <w:r w:rsidRPr="008E1A76">
          <w:rPr>
            <w:rFonts w:eastAsia="Times New Roman" w:cs="Arial"/>
            <w:color w:val="000000" w:themeColor="text1"/>
            <w:shd w:val="clear" w:color="auto" w:fill="FFFFFF"/>
            <w:lang w:val="en-CA"/>
            <w:rPrChange w:id="6485" w:author="Natasha Hardy" w:date="2021-12-10T13:32:00Z">
              <w:rPr>
                <w:rFonts w:ascii="Arial" w:eastAsia="Times New Roman" w:hAnsi="Arial" w:cs="Arial"/>
                <w:color w:val="222222"/>
                <w:sz w:val="20"/>
                <w:szCs w:val="20"/>
                <w:shd w:val="clear" w:color="auto" w:fill="FFFFFF"/>
                <w:lang w:val="en-CA"/>
              </w:rPr>
            </w:rPrChange>
          </w:rPr>
          <w:t>Waas</w:t>
        </w:r>
        <w:proofErr w:type="spellEnd"/>
        <w:r w:rsidRPr="008E1A76">
          <w:rPr>
            <w:rFonts w:eastAsia="Times New Roman" w:cs="Arial"/>
            <w:color w:val="000000" w:themeColor="text1"/>
            <w:shd w:val="clear" w:color="auto" w:fill="FFFFFF"/>
            <w:lang w:val="en-CA"/>
            <w:rPrChange w:id="6486" w:author="Natasha Hardy" w:date="2021-12-10T13:32:00Z">
              <w:rPr>
                <w:rFonts w:ascii="Arial" w:eastAsia="Times New Roman" w:hAnsi="Arial" w:cs="Arial"/>
                <w:color w:val="222222"/>
                <w:sz w:val="20"/>
                <w:szCs w:val="20"/>
                <w:shd w:val="clear" w:color="auto" w:fill="FFFFFF"/>
                <w:lang w:val="en-CA"/>
              </w:rPr>
            </w:rPrChange>
          </w:rPr>
          <w:t>, J. R., &amp; Paterson, A. M. (2002). An unexpected pattern of molecular divergence within the blue penguin (</w:t>
        </w:r>
        <w:proofErr w:type="spellStart"/>
        <w:r w:rsidRPr="008E1A76">
          <w:rPr>
            <w:rFonts w:eastAsia="Times New Roman" w:cs="Arial"/>
            <w:color w:val="000000" w:themeColor="text1"/>
            <w:shd w:val="clear" w:color="auto" w:fill="FFFFFF"/>
            <w:lang w:val="en-CA"/>
            <w:rPrChange w:id="6487" w:author="Natasha Hardy" w:date="2021-12-10T13:32:00Z">
              <w:rPr>
                <w:rFonts w:ascii="Arial" w:eastAsia="Times New Roman" w:hAnsi="Arial" w:cs="Arial"/>
                <w:color w:val="222222"/>
                <w:sz w:val="20"/>
                <w:szCs w:val="20"/>
                <w:shd w:val="clear" w:color="auto" w:fill="FFFFFF"/>
                <w:lang w:val="en-CA"/>
              </w:rPr>
            </w:rPrChange>
          </w:rPr>
          <w:t>Eudyptula</w:t>
        </w:r>
        <w:proofErr w:type="spellEnd"/>
        <w:r w:rsidRPr="008E1A76">
          <w:rPr>
            <w:rFonts w:eastAsia="Times New Roman" w:cs="Arial"/>
            <w:color w:val="000000" w:themeColor="text1"/>
            <w:shd w:val="clear" w:color="auto" w:fill="FFFFFF"/>
            <w:lang w:val="en-CA"/>
            <w:rPrChange w:id="6488" w:author="Natasha Hardy" w:date="2021-12-10T13:32:00Z">
              <w:rPr>
                <w:rFonts w:ascii="Arial" w:eastAsia="Times New Roman" w:hAnsi="Arial" w:cs="Arial"/>
                <w:color w:val="222222"/>
                <w:sz w:val="20"/>
                <w:szCs w:val="20"/>
                <w:shd w:val="clear" w:color="auto" w:fill="FFFFFF"/>
                <w:lang w:val="en-CA"/>
              </w:rPr>
            </w:rPrChange>
          </w:rPr>
          <w:t xml:space="preserve"> minor) complex. </w:t>
        </w:r>
        <w:r w:rsidRPr="008E1A76">
          <w:rPr>
            <w:rFonts w:eastAsia="Times New Roman" w:cs="Arial"/>
            <w:i/>
            <w:iCs/>
            <w:color w:val="000000" w:themeColor="text1"/>
            <w:shd w:val="clear" w:color="auto" w:fill="FFFFFF"/>
            <w:lang w:val="en-CA"/>
            <w:rPrChange w:id="6489" w:author="Natasha Hardy" w:date="2021-12-10T13:32:00Z">
              <w:rPr>
                <w:rFonts w:ascii="Arial" w:eastAsia="Times New Roman" w:hAnsi="Arial" w:cs="Arial"/>
                <w:i/>
                <w:iCs/>
                <w:color w:val="222222"/>
                <w:sz w:val="20"/>
                <w:szCs w:val="20"/>
                <w:shd w:val="clear" w:color="auto" w:fill="FFFFFF"/>
                <w:lang w:val="en-CA"/>
              </w:rPr>
            </w:rPrChange>
          </w:rPr>
          <w:t>Notornis</w:t>
        </w:r>
        <w:r w:rsidRPr="008E1A76">
          <w:rPr>
            <w:rFonts w:eastAsia="Times New Roman" w:cs="Arial"/>
            <w:color w:val="000000" w:themeColor="text1"/>
            <w:shd w:val="clear" w:color="auto" w:fill="FFFFFF"/>
            <w:lang w:val="en-CA"/>
            <w:rPrChange w:id="6490" w:author="Natasha Hardy" w:date="2021-12-10T13:32:00Z">
              <w:rPr>
                <w:rFonts w:ascii="Arial" w:eastAsia="Times New Roman" w:hAnsi="Arial" w:cs="Arial"/>
                <w:color w:val="222222"/>
                <w:sz w:val="20"/>
                <w:szCs w:val="20"/>
                <w:shd w:val="clear" w:color="auto" w:fill="FFFFFF"/>
                <w:lang w:val="en-CA"/>
              </w:rPr>
            </w:rPrChange>
          </w:rPr>
          <w:t>, </w:t>
        </w:r>
        <w:r w:rsidRPr="008E1A76">
          <w:rPr>
            <w:rFonts w:eastAsia="Times New Roman" w:cs="Arial"/>
            <w:i/>
            <w:iCs/>
            <w:color w:val="000000" w:themeColor="text1"/>
            <w:shd w:val="clear" w:color="auto" w:fill="FFFFFF"/>
            <w:lang w:val="en-CA"/>
            <w:rPrChange w:id="6491" w:author="Natasha Hardy" w:date="2021-12-10T13:32:00Z">
              <w:rPr>
                <w:rFonts w:ascii="Arial" w:eastAsia="Times New Roman" w:hAnsi="Arial" w:cs="Arial"/>
                <w:i/>
                <w:iCs/>
                <w:color w:val="222222"/>
                <w:sz w:val="20"/>
                <w:szCs w:val="20"/>
                <w:shd w:val="clear" w:color="auto" w:fill="FFFFFF"/>
                <w:lang w:val="en-CA"/>
              </w:rPr>
            </w:rPrChange>
          </w:rPr>
          <w:t>49</w:t>
        </w:r>
        <w:r w:rsidRPr="008E1A76">
          <w:rPr>
            <w:rFonts w:eastAsia="Times New Roman" w:cs="Arial"/>
            <w:color w:val="000000" w:themeColor="text1"/>
            <w:shd w:val="clear" w:color="auto" w:fill="FFFFFF"/>
            <w:lang w:val="en-CA"/>
            <w:rPrChange w:id="6492" w:author="Natasha Hardy" w:date="2021-12-10T13:32:00Z">
              <w:rPr>
                <w:rFonts w:ascii="Arial" w:eastAsia="Times New Roman" w:hAnsi="Arial" w:cs="Arial"/>
                <w:color w:val="222222"/>
                <w:sz w:val="20"/>
                <w:szCs w:val="20"/>
                <w:shd w:val="clear" w:color="auto" w:fill="FFFFFF"/>
                <w:lang w:val="en-CA"/>
              </w:rPr>
            </w:rPrChange>
          </w:rPr>
          <w:t>(1), 29-38.</w:t>
        </w:r>
      </w:ins>
    </w:p>
    <w:p w14:paraId="3499D102" w14:textId="52BC4538" w:rsidR="00005583" w:rsidRPr="008E1A76" w:rsidRDefault="00005583" w:rsidP="001553A7">
      <w:pPr>
        <w:widowControl w:val="0"/>
        <w:pBdr>
          <w:top w:val="nil"/>
          <w:left w:val="nil"/>
          <w:bottom w:val="nil"/>
          <w:right w:val="nil"/>
          <w:between w:val="nil"/>
        </w:pBdr>
        <w:ind w:left="720" w:hanging="720"/>
        <w:rPr>
          <w:color w:val="000000" w:themeColor="text1"/>
          <w:rPrChange w:id="6493" w:author="Natasha Hardy" w:date="2021-12-10T13:32:00Z">
            <w:rPr/>
          </w:rPrChange>
        </w:rPr>
      </w:pPr>
      <w:r w:rsidRPr="008E1A76">
        <w:rPr>
          <w:color w:val="000000" w:themeColor="text1"/>
          <w:rPrChange w:id="6494" w:author="Natasha Hardy" w:date="2021-12-10T13:32:00Z">
            <w:rPr/>
          </w:rPrChange>
        </w:rPr>
        <w:t xml:space="preserve">Benson, D. A., </w:t>
      </w:r>
      <w:proofErr w:type="spellStart"/>
      <w:r w:rsidRPr="008E1A76">
        <w:rPr>
          <w:color w:val="000000" w:themeColor="text1"/>
          <w:rPrChange w:id="6495" w:author="Natasha Hardy" w:date="2021-12-10T13:32:00Z">
            <w:rPr/>
          </w:rPrChange>
        </w:rPr>
        <w:t>Karsch</w:t>
      </w:r>
      <w:proofErr w:type="spellEnd"/>
      <w:r w:rsidRPr="008E1A76">
        <w:rPr>
          <w:color w:val="000000" w:themeColor="text1"/>
          <w:rPrChange w:id="6496" w:author="Natasha Hardy" w:date="2021-12-10T13:32:00Z">
            <w:rPr/>
          </w:rPrChange>
        </w:rPr>
        <w:t xml:space="preserve">-Mizrachi, I., Lipman, D. J., </w:t>
      </w:r>
      <w:proofErr w:type="spellStart"/>
      <w:r w:rsidRPr="008E1A76">
        <w:rPr>
          <w:color w:val="000000" w:themeColor="text1"/>
          <w:rPrChange w:id="6497" w:author="Natasha Hardy" w:date="2021-12-10T13:32:00Z">
            <w:rPr/>
          </w:rPrChange>
        </w:rPr>
        <w:t>Ostell</w:t>
      </w:r>
      <w:proofErr w:type="spellEnd"/>
      <w:r w:rsidRPr="008E1A76">
        <w:rPr>
          <w:color w:val="000000" w:themeColor="text1"/>
          <w:rPrChange w:id="6498" w:author="Natasha Hardy" w:date="2021-12-10T13:32:00Z">
            <w:rPr/>
          </w:rPrChange>
        </w:rPr>
        <w:t xml:space="preserve">, J., &amp; Wheeler, D. L. (2005). GenBank. Nucleic Acids Research </w:t>
      </w:r>
      <w:proofErr w:type="gramStart"/>
      <w:r w:rsidRPr="008E1A76">
        <w:rPr>
          <w:b/>
          <w:bCs/>
          <w:color w:val="000000" w:themeColor="text1"/>
          <w:rPrChange w:id="6499" w:author="Natasha Hardy" w:date="2021-12-10T13:32:00Z">
            <w:rPr>
              <w:b/>
              <w:bCs/>
            </w:rPr>
          </w:rPrChange>
        </w:rPr>
        <w:t>33</w:t>
      </w:r>
      <w:r w:rsidR="00C57641" w:rsidRPr="008E1A76">
        <w:rPr>
          <w:color w:val="000000" w:themeColor="text1"/>
          <w:rPrChange w:id="6500" w:author="Natasha Hardy" w:date="2021-12-10T13:32:00Z">
            <w:rPr/>
          </w:rPrChange>
        </w:rPr>
        <w:t>:</w:t>
      </w:r>
      <w:r w:rsidRPr="008E1A76">
        <w:rPr>
          <w:color w:val="000000" w:themeColor="text1"/>
          <w:rPrChange w:id="6501" w:author="Natasha Hardy" w:date="2021-12-10T13:32:00Z">
            <w:rPr/>
          </w:rPrChange>
        </w:rPr>
        <w:t>suppl</w:t>
      </w:r>
      <w:proofErr w:type="gramEnd"/>
      <w:r w:rsidRPr="008E1A76">
        <w:rPr>
          <w:color w:val="000000" w:themeColor="text1"/>
          <w:rPrChange w:id="6502" w:author="Natasha Hardy" w:date="2021-12-10T13:32:00Z">
            <w:rPr/>
          </w:rPrChange>
        </w:rPr>
        <w:t xml:space="preserve">_1, D34–D38. </w:t>
      </w:r>
      <w:r w:rsidR="00575AC8" w:rsidRPr="008E1A76">
        <w:rPr>
          <w:color w:val="000000" w:themeColor="text1"/>
          <w:rPrChange w:id="6503" w:author="Natasha Hardy" w:date="2021-12-10T13:32:00Z">
            <w:rPr/>
          </w:rPrChange>
        </w:rPr>
        <w:fldChar w:fldCharType="begin"/>
      </w:r>
      <w:r w:rsidR="00575AC8" w:rsidRPr="008E1A76">
        <w:rPr>
          <w:color w:val="000000" w:themeColor="text1"/>
          <w:rPrChange w:id="6504" w:author="Natasha Hardy" w:date="2021-12-10T13:32:00Z">
            <w:rPr/>
          </w:rPrChange>
        </w:rPr>
        <w:instrText xml:space="preserve"> HYPERLINK "https://doi.org/10.1093/nar/gki063" </w:instrText>
      </w:r>
      <w:r w:rsidR="00575AC8" w:rsidRPr="008E1A76">
        <w:rPr>
          <w:color w:val="000000" w:themeColor="text1"/>
          <w:rPrChange w:id="6505" w:author="Natasha Hardy" w:date="2021-12-10T13:32:00Z">
            <w:rPr/>
          </w:rPrChange>
        </w:rPr>
        <w:fldChar w:fldCharType="separate"/>
      </w:r>
      <w:del w:id="6506" w:author="Natasha Hardy" w:date="2021-11-12T16:40:00Z">
        <w:r w:rsidR="00A11016" w:rsidRPr="008E1A76" w:rsidDel="003F3FBC">
          <w:rPr>
            <w:rStyle w:val="Hyperlink"/>
            <w:color w:val="000000" w:themeColor="text1"/>
            <w:rPrChange w:id="6507" w:author="Natasha Hardy" w:date="2021-12-10T13:32:00Z">
              <w:rPr>
                <w:rStyle w:val="Hyperlink"/>
              </w:rPr>
            </w:rPrChange>
          </w:rPr>
          <w:delText>https://</w:delText>
        </w:r>
      </w:del>
      <w:r w:rsidR="00A11016" w:rsidRPr="008E1A76">
        <w:rPr>
          <w:rStyle w:val="Hyperlink"/>
          <w:color w:val="000000" w:themeColor="text1"/>
          <w:rPrChange w:id="6508" w:author="Natasha Hardy" w:date="2021-12-10T13:32:00Z">
            <w:rPr>
              <w:rStyle w:val="Hyperlink"/>
            </w:rPr>
          </w:rPrChange>
        </w:rPr>
        <w:t>doi.org/10.1093/</w:t>
      </w:r>
      <w:proofErr w:type="spellStart"/>
      <w:r w:rsidR="00A11016" w:rsidRPr="008E1A76">
        <w:rPr>
          <w:rStyle w:val="Hyperlink"/>
          <w:color w:val="000000" w:themeColor="text1"/>
          <w:rPrChange w:id="6509" w:author="Natasha Hardy" w:date="2021-12-10T13:32:00Z">
            <w:rPr>
              <w:rStyle w:val="Hyperlink"/>
            </w:rPr>
          </w:rPrChange>
        </w:rPr>
        <w:t>nar</w:t>
      </w:r>
      <w:proofErr w:type="spellEnd"/>
      <w:r w:rsidR="00A11016" w:rsidRPr="008E1A76">
        <w:rPr>
          <w:rStyle w:val="Hyperlink"/>
          <w:color w:val="000000" w:themeColor="text1"/>
          <w:rPrChange w:id="6510" w:author="Natasha Hardy" w:date="2021-12-10T13:32:00Z">
            <w:rPr>
              <w:rStyle w:val="Hyperlink"/>
            </w:rPr>
          </w:rPrChange>
        </w:rPr>
        <w:t>/gki063</w:t>
      </w:r>
      <w:r w:rsidR="00575AC8" w:rsidRPr="008E1A76">
        <w:rPr>
          <w:rStyle w:val="Hyperlink"/>
          <w:color w:val="000000" w:themeColor="text1"/>
          <w:rPrChange w:id="6511" w:author="Natasha Hardy" w:date="2021-12-10T13:32:00Z">
            <w:rPr>
              <w:rStyle w:val="Hyperlink"/>
            </w:rPr>
          </w:rPrChange>
        </w:rPr>
        <w:fldChar w:fldCharType="end"/>
      </w:r>
      <w:r w:rsidR="00A11016" w:rsidRPr="008E1A76">
        <w:rPr>
          <w:color w:val="000000" w:themeColor="text1"/>
          <w:rPrChange w:id="6512" w:author="Natasha Hardy" w:date="2021-12-10T13:32:00Z">
            <w:rPr/>
          </w:rPrChange>
        </w:rPr>
        <w:t xml:space="preserve"> </w:t>
      </w:r>
    </w:p>
    <w:p w14:paraId="0BF41837" w14:textId="512DEA28" w:rsidR="00005583" w:rsidRPr="008E1A76" w:rsidRDefault="00005583" w:rsidP="001553A7">
      <w:pPr>
        <w:widowControl w:val="0"/>
        <w:pBdr>
          <w:top w:val="nil"/>
          <w:left w:val="nil"/>
          <w:bottom w:val="nil"/>
          <w:right w:val="nil"/>
          <w:between w:val="nil"/>
        </w:pBdr>
        <w:ind w:left="720" w:hanging="720"/>
        <w:rPr>
          <w:color w:val="000000" w:themeColor="text1"/>
          <w:rPrChange w:id="6513" w:author="Natasha Hardy" w:date="2021-12-10T13:32:00Z">
            <w:rPr/>
          </w:rPrChange>
        </w:rPr>
      </w:pPr>
      <w:r w:rsidRPr="008E1A76">
        <w:rPr>
          <w:color w:val="000000" w:themeColor="text1"/>
          <w:rPrChange w:id="6514" w:author="Natasha Hardy" w:date="2021-12-10T13:32:00Z">
            <w:rPr/>
          </w:rPrChange>
        </w:rPr>
        <w:t xml:space="preserve">Berry, T. E., </w:t>
      </w:r>
      <w:proofErr w:type="spellStart"/>
      <w:r w:rsidRPr="008E1A76">
        <w:rPr>
          <w:color w:val="000000" w:themeColor="text1"/>
          <w:rPrChange w:id="6515" w:author="Natasha Hardy" w:date="2021-12-10T13:32:00Z">
            <w:rPr/>
          </w:rPrChange>
        </w:rPr>
        <w:t>Osterrieder</w:t>
      </w:r>
      <w:proofErr w:type="spellEnd"/>
      <w:r w:rsidRPr="008E1A76">
        <w:rPr>
          <w:color w:val="000000" w:themeColor="text1"/>
          <w:rPrChange w:id="6516" w:author="Natasha Hardy" w:date="2021-12-10T13:32:00Z">
            <w:rPr/>
          </w:rPrChange>
        </w:rPr>
        <w:t xml:space="preserve">, S. K., Murray, D. C., Coghlan, M. L., Richardson, A. J., </w:t>
      </w:r>
      <w:proofErr w:type="spellStart"/>
      <w:r w:rsidRPr="008E1A76">
        <w:rPr>
          <w:color w:val="000000" w:themeColor="text1"/>
          <w:rPrChange w:id="6517" w:author="Natasha Hardy" w:date="2021-12-10T13:32:00Z">
            <w:rPr/>
          </w:rPrChange>
        </w:rPr>
        <w:t>Grealy</w:t>
      </w:r>
      <w:proofErr w:type="spellEnd"/>
      <w:r w:rsidRPr="008E1A76">
        <w:rPr>
          <w:color w:val="000000" w:themeColor="text1"/>
          <w:rPrChange w:id="6518" w:author="Natasha Hardy" w:date="2021-12-10T13:32:00Z">
            <w:rPr/>
          </w:rPrChange>
        </w:rPr>
        <w:t xml:space="preserve">, A. K., Stat, M., </w:t>
      </w:r>
      <w:proofErr w:type="spellStart"/>
      <w:r w:rsidRPr="008E1A76">
        <w:rPr>
          <w:color w:val="000000" w:themeColor="text1"/>
          <w:rPrChange w:id="6519" w:author="Natasha Hardy" w:date="2021-12-10T13:32:00Z">
            <w:rPr/>
          </w:rPrChange>
        </w:rPr>
        <w:t>Bejder</w:t>
      </w:r>
      <w:proofErr w:type="spellEnd"/>
      <w:r w:rsidRPr="008E1A76">
        <w:rPr>
          <w:color w:val="000000" w:themeColor="text1"/>
          <w:rPrChange w:id="6520" w:author="Natasha Hardy" w:date="2021-12-10T13:32:00Z">
            <w:rPr/>
          </w:rPrChange>
        </w:rPr>
        <w:t>, L., &amp; Bunce, M. (2017). DNA metabarcoding for diet analysis and biodiversity: A case study using the endangered Australian sea lion (</w:t>
      </w:r>
      <w:proofErr w:type="spellStart"/>
      <w:r w:rsidRPr="008E1A76">
        <w:rPr>
          <w:color w:val="000000" w:themeColor="text1"/>
          <w:rPrChange w:id="6521" w:author="Natasha Hardy" w:date="2021-12-10T13:32:00Z">
            <w:rPr/>
          </w:rPrChange>
        </w:rPr>
        <w:t>Neophoca</w:t>
      </w:r>
      <w:proofErr w:type="spellEnd"/>
      <w:r w:rsidRPr="008E1A76">
        <w:rPr>
          <w:color w:val="000000" w:themeColor="text1"/>
          <w:rPrChange w:id="6522" w:author="Natasha Hardy" w:date="2021-12-10T13:32:00Z">
            <w:rPr/>
          </w:rPrChange>
        </w:rPr>
        <w:t xml:space="preserve"> cinerea). Ecology and Evolution </w:t>
      </w:r>
      <w:r w:rsidRPr="008E1A76">
        <w:rPr>
          <w:b/>
          <w:bCs/>
          <w:color w:val="000000" w:themeColor="text1"/>
          <w:rPrChange w:id="6523" w:author="Natasha Hardy" w:date="2021-12-10T13:32:00Z">
            <w:rPr>
              <w:b/>
              <w:bCs/>
            </w:rPr>
          </w:rPrChange>
        </w:rPr>
        <w:t>7</w:t>
      </w:r>
      <w:r w:rsidR="00C57641" w:rsidRPr="008E1A76">
        <w:rPr>
          <w:color w:val="000000" w:themeColor="text1"/>
          <w:rPrChange w:id="6524" w:author="Natasha Hardy" w:date="2021-12-10T13:32:00Z">
            <w:rPr/>
          </w:rPrChange>
        </w:rPr>
        <w:t>:14</w:t>
      </w:r>
      <w:r w:rsidRPr="008E1A76">
        <w:rPr>
          <w:color w:val="000000" w:themeColor="text1"/>
          <w:rPrChange w:id="6525" w:author="Natasha Hardy" w:date="2021-12-10T13:32:00Z">
            <w:rPr/>
          </w:rPrChange>
        </w:rPr>
        <w:t xml:space="preserve">, 5435–5453. </w:t>
      </w:r>
      <w:r w:rsidR="00575AC8" w:rsidRPr="008E1A76">
        <w:rPr>
          <w:color w:val="000000" w:themeColor="text1"/>
          <w:rPrChange w:id="6526" w:author="Natasha Hardy" w:date="2021-12-10T13:32:00Z">
            <w:rPr/>
          </w:rPrChange>
        </w:rPr>
        <w:fldChar w:fldCharType="begin"/>
      </w:r>
      <w:r w:rsidR="00575AC8" w:rsidRPr="008E1A76">
        <w:rPr>
          <w:color w:val="000000" w:themeColor="text1"/>
          <w:rPrChange w:id="6527" w:author="Natasha Hardy" w:date="2021-12-10T13:32:00Z">
            <w:rPr/>
          </w:rPrChange>
        </w:rPr>
        <w:instrText xml:space="preserve"> HYPERLINK "https://doi.org/10.1002/ece3.3123" </w:instrText>
      </w:r>
      <w:r w:rsidR="00575AC8" w:rsidRPr="008E1A76">
        <w:rPr>
          <w:color w:val="000000" w:themeColor="text1"/>
          <w:rPrChange w:id="6528" w:author="Natasha Hardy" w:date="2021-12-10T13:32:00Z">
            <w:rPr/>
          </w:rPrChange>
        </w:rPr>
        <w:fldChar w:fldCharType="separate"/>
      </w:r>
      <w:del w:id="6529" w:author="Natasha Hardy" w:date="2021-11-12T16:40:00Z">
        <w:r w:rsidR="00A11016" w:rsidRPr="008E1A76" w:rsidDel="003F3FBC">
          <w:rPr>
            <w:rStyle w:val="Hyperlink"/>
            <w:color w:val="000000" w:themeColor="text1"/>
            <w:rPrChange w:id="6530" w:author="Natasha Hardy" w:date="2021-12-10T13:32:00Z">
              <w:rPr>
                <w:rStyle w:val="Hyperlink"/>
              </w:rPr>
            </w:rPrChange>
          </w:rPr>
          <w:delText>https://</w:delText>
        </w:r>
      </w:del>
      <w:r w:rsidR="00A11016" w:rsidRPr="008E1A76">
        <w:rPr>
          <w:rStyle w:val="Hyperlink"/>
          <w:color w:val="000000" w:themeColor="text1"/>
          <w:rPrChange w:id="6531" w:author="Natasha Hardy" w:date="2021-12-10T13:32:00Z">
            <w:rPr>
              <w:rStyle w:val="Hyperlink"/>
            </w:rPr>
          </w:rPrChange>
        </w:rPr>
        <w:t>doi.org/10.1002/ece3.3123</w:t>
      </w:r>
      <w:r w:rsidR="00575AC8" w:rsidRPr="008E1A76">
        <w:rPr>
          <w:rStyle w:val="Hyperlink"/>
          <w:color w:val="000000" w:themeColor="text1"/>
          <w:rPrChange w:id="6532" w:author="Natasha Hardy" w:date="2021-12-10T13:32:00Z">
            <w:rPr>
              <w:rStyle w:val="Hyperlink"/>
            </w:rPr>
          </w:rPrChange>
        </w:rPr>
        <w:fldChar w:fldCharType="end"/>
      </w:r>
      <w:r w:rsidR="00A11016" w:rsidRPr="008E1A76">
        <w:rPr>
          <w:color w:val="000000" w:themeColor="text1"/>
          <w:rPrChange w:id="6533" w:author="Natasha Hardy" w:date="2021-12-10T13:32:00Z">
            <w:rPr/>
          </w:rPrChange>
        </w:rPr>
        <w:t xml:space="preserve"> </w:t>
      </w:r>
    </w:p>
    <w:p w14:paraId="2E51AB55" w14:textId="6C45233C" w:rsidR="00005583" w:rsidRPr="008E1A76" w:rsidRDefault="00005583" w:rsidP="001553A7">
      <w:pPr>
        <w:widowControl w:val="0"/>
        <w:pBdr>
          <w:top w:val="nil"/>
          <w:left w:val="nil"/>
          <w:bottom w:val="nil"/>
          <w:right w:val="nil"/>
          <w:between w:val="nil"/>
        </w:pBdr>
        <w:ind w:left="720" w:hanging="720"/>
        <w:rPr>
          <w:color w:val="000000" w:themeColor="text1"/>
          <w:rPrChange w:id="6534" w:author="Natasha Hardy" w:date="2021-12-10T13:32:00Z">
            <w:rPr/>
          </w:rPrChange>
        </w:rPr>
      </w:pPr>
      <w:proofErr w:type="spellStart"/>
      <w:r w:rsidRPr="008E1A76">
        <w:rPr>
          <w:color w:val="000000" w:themeColor="text1"/>
          <w:rPrChange w:id="6535" w:author="Natasha Hardy" w:date="2021-12-10T13:32:00Z">
            <w:rPr/>
          </w:rPrChange>
        </w:rPr>
        <w:lastRenderedPageBreak/>
        <w:t>BirdLife</w:t>
      </w:r>
      <w:proofErr w:type="spellEnd"/>
      <w:r w:rsidRPr="008E1A76">
        <w:rPr>
          <w:color w:val="000000" w:themeColor="text1"/>
          <w:rPrChange w:id="6536" w:author="Natasha Hardy" w:date="2021-12-10T13:32:00Z">
            <w:rPr/>
          </w:rPrChange>
        </w:rPr>
        <w:t xml:space="preserve"> International. (2021). Species factsheet: </w:t>
      </w:r>
      <w:proofErr w:type="spellStart"/>
      <w:r w:rsidRPr="008E1A76">
        <w:rPr>
          <w:color w:val="000000" w:themeColor="text1"/>
          <w:rPrChange w:id="6537" w:author="Natasha Hardy" w:date="2021-12-10T13:32:00Z">
            <w:rPr/>
          </w:rPrChange>
        </w:rPr>
        <w:t>Eudyptula</w:t>
      </w:r>
      <w:proofErr w:type="spellEnd"/>
      <w:r w:rsidRPr="008E1A76">
        <w:rPr>
          <w:color w:val="000000" w:themeColor="text1"/>
          <w:rPrChange w:id="6538" w:author="Natasha Hardy" w:date="2021-12-10T13:32:00Z">
            <w:rPr/>
          </w:rPrChange>
        </w:rPr>
        <w:t xml:space="preserve"> minor.</w:t>
      </w:r>
      <w:r w:rsidR="00A11016" w:rsidRPr="008E1A76">
        <w:rPr>
          <w:color w:val="000000" w:themeColor="text1"/>
          <w:rPrChange w:id="6539" w:author="Natasha Hardy" w:date="2021-12-10T13:32:00Z">
            <w:rPr/>
          </w:rPrChange>
        </w:rPr>
        <w:t xml:space="preserve"> </w:t>
      </w:r>
      <w:proofErr w:type="spellStart"/>
      <w:r w:rsidR="00A11016" w:rsidRPr="008E1A76">
        <w:rPr>
          <w:color w:val="000000" w:themeColor="text1"/>
          <w:rPrChange w:id="6540" w:author="Natasha Hardy" w:date="2021-12-10T13:32:00Z">
            <w:rPr/>
          </w:rPrChange>
        </w:rPr>
        <w:t>BirdLife</w:t>
      </w:r>
      <w:proofErr w:type="spellEnd"/>
      <w:r w:rsidR="00A11016" w:rsidRPr="008E1A76">
        <w:rPr>
          <w:color w:val="000000" w:themeColor="text1"/>
          <w:rPrChange w:id="6541" w:author="Natasha Hardy" w:date="2021-12-10T13:32:00Z">
            <w:rPr/>
          </w:rPrChange>
        </w:rPr>
        <w:t xml:space="preserve"> International, Cambridge.</w:t>
      </w:r>
      <w:r w:rsidR="00A11016" w:rsidRPr="008E1A76">
        <w:rPr>
          <w:rFonts w:eastAsia="Times New Roman" w:cs="Times New Roman"/>
          <w:color w:val="000000" w:themeColor="text1"/>
          <w:lang w:val="en-CA"/>
          <w:rPrChange w:id="6542" w:author="Natasha Hardy" w:date="2021-12-10T13:32:00Z">
            <w:rPr>
              <w:rFonts w:eastAsia="Times New Roman" w:cs="Times New Roman"/>
              <w:lang w:val="en-CA"/>
            </w:rPr>
          </w:rPrChange>
        </w:rPr>
        <w:t xml:space="preserve"> Available from</w:t>
      </w:r>
      <w:r w:rsidRPr="008E1A76">
        <w:rPr>
          <w:color w:val="000000" w:themeColor="text1"/>
          <w:rPrChange w:id="6543" w:author="Natasha Hardy" w:date="2021-12-10T13:32:00Z">
            <w:rPr/>
          </w:rPrChange>
        </w:rPr>
        <w:t xml:space="preserve"> </w:t>
      </w:r>
      <w:r w:rsidR="00575AC8" w:rsidRPr="008E1A76">
        <w:rPr>
          <w:color w:val="000000" w:themeColor="text1"/>
          <w:rPrChange w:id="6544" w:author="Natasha Hardy" w:date="2021-12-10T13:32:00Z">
            <w:rPr/>
          </w:rPrChange>
        </w:rPr>
        <w:fldChar w:fldCharType="begin"/>
      </w:r>
      <w:r w:rsidR="00575AC8" w:rsidRPr="008E1A76">
        <w:rPr>
          <w:color w:val="000000" w:themeColor="text1"/>
          <w:rPrChange w:id="6545" w:author="Natasha Hardy" w:date="2021-12-10T13:32:00Z">
            <w:rPr/>
          </w:rPrChange>
        </w:rPr>
        <w:instrText xml:space="preserve"> HYPERLINK "http://www.birdlife.org" </w:instrText>
      </w:r>
      <w:r w:rsidR="00575AC8" w:rsidRPr="008E1A76">
        <w:rPr>
          <w:color w:val="000000" w:themeColor="text1"/>
          <w:rPrChange w:id="6546" w:author="Natasha Hardy" w:date="2021-12-10T13:32:00Z">
            <w:rPr/>
          </w:rPrChange>
        </w:rPr>
        <w:fldChar w:fldCharType="separate"/>
      </w:r>
      <w:del w:id="6547" w:author="Natasha Hardy" w:date="2021-11-12T16:40:00Z">
        <w:r w:rsidR="00A11016" w:rsidRPr="008E1A76" w:rsidDel="003F3FBC">
          <w:rPr>
            <w:rStyle w:val="Hyperlink"/>
            <w:color w:val="000000" w:themeColor="text1"/>
            <w:rPrChange w:id="6548" w:author="Natasha Hardy" w:date="2021-12-10T13:32:00Z">
              <w:rPr>
                <w:rStyle w:val="Hyperlink"/>
              </w:rPr>
            </w:rPrChange>
          </w:rPr>
          <w:delText>http://</w:delText>
        </w:r>
      </w:del>
      <w:r w:rsidR="00A11016" w:rsidRPr="008E1A76">
        <w:rPr>
          <w:rStyle w:val="Hyperlink"/>
          <w:color w:val="000000" w:themeColor="text1"/>
          <w:rPrChange w:id="6549" w:author="Natasha Hardy" w:date="2021-12-10T13:32:00Z">
            <w:rPr>
              <w:rStyle w:val="Hyperlink"/>
            </w:rPr>
          </w:rPrChange>
        </w:rPr>
        <w:t>www.birdlife.org</w:t>
      </w:r>
      <w:r w:rsidR="00575AC8" w:rsidRPr="008E1A76">
        <w:rPr>
          <w:rStyle w:val="Hyperlink"/>
          <w:color w:val="000000" w:themeColor="text1"/>
          <w:rPrChange w:id="6550" w:author="Natasha Hardy" w:date="2021-12-10T13:32:00Z">
            <w:rPr>
              <w:rStyle w:val="Hyperlink"/>
            </w:rPr>
          </w:rPrChange>
        </w:rPr>
        <w:fldChar w:fldCharType="end"/>
      </w:r>
      <w:r w:rsidR="00A11016" w:rsidRPr="008E1A76">
        <w:rPr>
          <w:color w:val="000000" w:themeColor="text1"/>
          <w:rPrChange w:id="6551" w:author="Natasha Hardy" w:date="2021-12-10T13:32:00Z">
            <w:rPr/>
          </w:rPrChange>
        </w:rPr>
        <w:t xml:space="preserve"> (accessed January 2021)</w:t>
      </w:r>
    </w:p>
    <w:p w14:paraId="0E269BF2" w14:textId="57E97C2E" w:rsidR="00005583" w:rsidRPr="008E1A76" w:rsidRDefault="00005583" w:rsidP="001553A7">
      <w:pPr>
        <w:widowControl w:val="0"/>
        <w:pBdr>
          <w:top w:val="nil"/>
          <w:left w:val="nil"/>
          <w:bottom w:val="nil"/>
          <w:right w:val="nil"/>
          <w:between w:val="nil"/>
        </w:pBdr>
        <w:ind w:left="720" w:hanging="720"/>
        <w:rPr>
          <w:color w:val="000000" w:themeColor="text1"/>
          <w:rPrChange w:id="6552" w:author="Natasha Hardy" w:date="2021-12-10T13:32:00Z">
            <w:rPr/>
          </w:rPrChange>
        </w:rPr>
      </w:pPr>
      <w:r w:rsidRPr="008E1A76">
        <w:rPr>
          <w:color w:val="000000" w:themeColor="text1"/>
          <w:rPrChange w:id="6553" w:author="Natasha Hardy" w:date="2021-12-10T13:32:00Z">
            <w:rPr/>
          </w:rPrChange>
        </w:rPr>
        <w:t xml:space="preserve">Bowen, W. D., &amp; Iverson, S. J. (2013). Methods of estimating marine mammal diets: A review of validation experiments and sources of bias and uncertainty. Marine Mammal Science </w:t>
      </w:r>
      <w:r w:rsidRPr="008E1A76">
        <w:rPr>
          <w:b/>
          <w:bCs/>
          <w:color w:val="000000" w:themeColor="text1"/>
          <w:rPrChange w:id="6554" w:author="Natasha Hardy" w:date="2021-12-10T13:32:00Z">
            <w:rPr>
              <w:b/>
              <w:bCs/>
            </w:rPr>
          </w:rPrChange>
        </w:rPr>
        <w:t>29</w:t>
      </w:r>
      <w:r w:rsidR="00C57641" w:rsidRPr="008E1A76">
        <w:rPr>
          <w:color w:val="000000" w:themeColor="text1"/>
          <w:rPrChange w:id="6555" w:author="Natasha Hardy" w:date="2021-12-10T13:32:00Z">
            <w:rPr/>
          </w:rPrChange>
        </w:rPr>
        <w:t>:4</w:t>
      </w:r>
      <w:r w:rsidRPr="008E1A76">
        <w:rPr>
          <w:color w:val="000000" w:themeColor="text1"/>
          <w:rPrChange w:id="6556" w:author="Natasha Hardy" w:date="2021-12-10T13:32:00Z">
            <w:rPr/>
          </w:rPrChange>
        </w:rPr>
        <w:t xml:space="preserve">, 719–754. </w:t>
      </w:r>
      <w:r w:rsidR="00575AC8" w:rsidRPr="008E1A76">
        <w:rPr>
          <w:color w:val="000000" w:themeColor="text1"/>
          <w:rPrChange w:id="6557" w:author="Natasha Hardy" w:date="2021-12-10T13:32:00Z">
            <w:rPr/>
          </w:rPrChange>
        </w:rPr>
        <w:fldChar w:fldCharType="begin"/>
      </w:r>
      <w:r w:rsidR="00575AC8" w:rsidRPr="008E1A76">
        <w:rPr>
          <w:color w:val="000000" w:themeColor="text1"/>
          <w:rPrChange w:id="6558" w:author="Natasha Hardy" w:date="2021-12-10T13:32:00Z">
            <w:rPr/>
          </w:rPrChange>
        </w:rPr>
        <w:instrText xml:space="preserve"> HYPERLINK "https://doi.org/10.1111/j.1748-7692.2012.00604.x" </w:instrText>
      </w:r>
      <w:r w:rsidR="00575AC8" w:rsidRPr="008E1A76">
        <w:rPr>
          <w:color w:val="000000" w:themeColor="text1"/>
          <w:rPrChange w:id="6559" w:author="Natasha Hardy" w:date="2021-12-10T13:32:00Z">
            <w:rPr/>
          </w:rPrChange>
        </w:rPr>
        <w:fldChar w:fldCharType="separate"/>
      </w:r>
      <w:del w:id="6560" w:author="Natasha Hardy" w:date="2021-11-12T16:40:00Z">
        <w:r w:rsidR="00A11016" w:rsidRPr="008E1A76" w:rsidDel="003F3FBC">
          <w:rPr>
            <w:rStyle w:val="Hyperlink"/>
            <w:color w:val="000000" w:themeColor="text1"/>
            <w:rPrChange w:id="6561" w:author="Natasha Hardy" w:date="2021-12-10T13:32:00Z">
              <w:rPr>
                <w:rStyle w:val="Hyperlink"/>
              </w:rPr>
            </w:rPrChange>
          </w:rPr>
          <w:delText>https://</w:delText>
        </w:r>
      </w:del>
      <w:r w:rsidR="00A11016" w:rsidRPr="008E1A76">
        <w:rPr>
          <w:rStyle w:val="Hyperlink"/>
          <w:color w:val="000000" w:themeColor="text1"/>
          <w:rPrChange w:id="6562" w:author="Natasha Hardy" w:date="2021-12-10T13:32:00Z">
            <w:rPr>
              <w:rStyle w:val="Hyperlink"/>
            </w:rPr>
          </w:rPrChange>
        </w:rPr>
        <w:t>doi.org/10.1111/j.1748-7692.</w:t>
      </w:r>
      <w:proofErr w:type="gramStart"/>
      <w:r w:rsidR="00A11016" w:rsidRPr="008E1A76">
        <w:rPr>
          <w:rStyle w:val="Hyperlink"/>
          <w:color w:val="000000" w:themeColor="text1"/>
          <w:rPrChange w:id="6563" w:author="Natasha Hardy" w:date="2021-12-10T13:32:00Z">
            <w:rPr>
              <w:rStyle w:val="Hyperlink"/>
            </w:rPr>
          </w:rPrChange>
        </w:rPr>
        <w:t>2012.00604.x</w:t>
      </w:r>
      <w:proofErr w:type="gramEnd"/>
      <w:r w:rsidR="00575AC8" w:rsidRPr="008E1A76">
        <w:rPr>
          <w:rStyle w:val="Hyperlink"/>
          <w:color w:val="000000" w:themeColor="text1"/>
          <w:rPrChange w:id="6564" w:author="Natasha Hardy" w:date="2021-12-10T13:32:00Z">
            <w:rPr>
              <w:rStyle w:val="Hyperlink"/>
            </w:rPr>
          </w:rPrChange>
        </w:rPr>
        <w:fldChar w:fldCharType="end"/>
      </w:r>
      <w:r w:rsidR="00A11016" w:rsidRPr="008E1A76">
        <w:rPr>
          <w:color w:val="000000" w:themeColor="text1"/>
          <w:rPrChange w:id="6565" w:author="Natasha Hardy" w:date="2021-12-10T13:32:00Z">
            <w:rPr/>
          </w:rPrChange>
        </w:rPr>
        <w:t xml:space="preserve"> </w:t>
      </w:r>
    </w:p>
    <w:p w14:paraId="7A395200" w14:textId="34C592AC" w:rsidR="00005583" w:rsidRPr="008E1A76" w:rsidDel="00EA291B" w:rsidRDefault="00005583" w:rsidP="001553A7">
      <w:pPr>
        <w:widowControl w:val="0"/>
        <w:pBdr>
          <w:top w:val="nil"/>
          <w:left w:val="nil"/>
          <w:bottom w:val="nil"/>
          <w:right w:val="nil"/>
          <w:between w:val="nil"/>
        </w:pBdr>
        <w:ind w:left="720" w:hanging="720"/>
        <w:rPr>
          <w:del w:id="6566" w:author="Natasha Hardy" w:date="2021-12-10T10:22:00Z"/>
          <w:color w:val="000000" w:themeColor="text1"/>
          <w:rPrChange w:id="6567" w:author="Natasha Hardy" w:date="2021-12-10T13:32:00Z">
            <w:rPr>
              <w:del w:id="6568" w:author="Natasha Hardy" w:date="2021-12-10T10:22:00Z"/>
            </w:rPr>
          </w:rPrChange>
        </w:rPr>
        <w:pPrChange w:id="6569" w:author="Natasha Hardy" w:date="2021-12-10T11:33:00Z">
          <w:pPr>
            <w:widowControl w:val="0"/>
            <w:pBdr>
              <w:top w:val="nil"/>
              <w:left w:val="nil"/>
              <w:bottom w:val="nil"/>
              <w:right w:val="nil"/>
              <w:between w:val="nil"/>
            </w:pBdr>
            <w:ind w:left="720" w:hanging="720"/>
          </w:pPr>
        </w:pPrChange>
      </w:pPr>
      <w:del w:id="6570" w:author="Natasha Hardy" w:date="2021-12-10T10:22:00Z">
        <w:r w:rsidRPr="008E1A76" w:rsidDel="00EA291B">
          <w:rPr>
            <w:color w:val="000000" w:themeColor="text1"/>
            <w:rPrChange w:id="6571" w:author="Natasha Hardy" w:date="2021-12-10T13:32:00Z">
              <w:rPr/>
            </w:rPrChange>
          </w:rPr>
          <w:delText xml:space="preserve">Burridge, C. P., Peucker, A. J., Valautham, S. K., Styan, C. A., &amp; Dann, P. (2015). Nonequilibrium Conditions Explain Spatial Variability in Genetic Structuring of Little Penguin (Eudyptula minor). Journal of Heredity </w:delText>
        </w:r>
        <w:r w:rsidRPr="008E1A76" w:rsidDel="00EA291B">
          <w:rPr>
            <w:b/>
            <w:bCs/>
            <w:color w:val="000000" w:themeColor="text1"/>
            <w:rPrChange w:id="6572" w:author="Natasha Hardy" w:date="2021-12-10T13:32:00Z">
              <w:rPr>
                <w:b/>
                <w:bCs/>
              </w:rPr>
            </w:rPrChange>
          </w:rPr>
          <w:delText>106</w:delText>
        </w:r>
        <w:r w:rsidR="00C57641" w:rsidRPr="008E1A76" w:rsidDel="00EA291B">
          <w:rPr>
            <w:color w:val="000000" w:themeColor="text1"/>
            <w:rPrChange w:id="6573" w:author="Natasha Hardy" w:date="2021-12-10T13:32:00Z">
              <w:rPr/>
            </w:rPrChange>
          </w:rPr>
          <w:delText>:3</w:delText>
        </w:r>
        <w:r w:rsidRPr="008E1A76" w:rsidDel="00EA291B">
          <w:rPr>
            <w:color w:val="000000" w:themeColor="text1"/>
            <w:rPrChange w:id="6574" w:author="Natasha Hardy" w:date="2021-12-10T13:32:00Z">
              <w:rPr/>
            </w:rPrChange>
          </w:rPr>
          <w:delText xml:space="preserve">, 228–237. </w:delText>
        </w:r>
        <w:r w:rsidR="00575AC8" w:rsidRPr="008E1A76" w:rsidDel="00EA291B">
          <w:rPr>
            <w:color w:val="000000" w:themeColor="text1"/>
            <w:rPrChange w:id="6575" w:author="Natasha Hardy" w:date="2021-12-10T13:32:00Z">
              <w:rPr/>
            </w:rPrChange>
          </w:rPr>
          <w:fldChar w:fldCharType="begin"/>
        </w:r>
        <w:r w:rsidR="00575AC8" w:rsidRPr="008E1A76" w:rsidDel="00EA291B">
          <w:rPr>
            <w:color w:val="000000" w:themeColor="text1"/>
            <w:rPrChange w:id="6576" w:author="Natasha Hardy" w:date="2021-12-10T13:32:00Z">
              <w:rPr/>
            </w:rPrChange>
          </w:rPr>
          <w:delInstrText xml:space="preserve"> HYPERLINK "https://doi.org/10.1093/jhered/esv009" </w:delInstrText>
        </w:r>
        <w:r w:rsidR="00575AC8" w:rsidRPr="008E1A76" w:rsidDel="00EA291B">
          <w:rPr>
            <w:color w:val="000000" w:themeColor="text1"/>
            <w:rPrChange w:id="6577" w:author="Natasha Hardy" w:date="2021-12-10T13:32:00Z">
              <w:rPr/>
            </w:rPrChange>
          </w:rPr>
          <w:fldChar w:fldCharType="separate"/>
        </w:r>
      </w:del>
      <w:del w:id="6578" w:author="Natasha Hardy" w:date="2021-11-12T16:40:00Z">
        <w:r w:rsidR="00A11016" w:rsidRPr="008E1A76" w:rsidDel="003F3FBC">
          <w:rPr>
            <w:rStyle w:val="Hyperlink"/>
            <w:color w:val="000000" w:themeColor="text1"/>
            <w:rPrChange w:id="6579" w:author="Natasha Hardy" w:date="2021-12-10T13:32:00Z">
              <w:rPr>
                <w:rStyle w:val="Hyperlink"/>
              </w:rPr>
            </w:rPrChange>
          </w:rPr>
          <w:delText>https://</w:delText>
        </w:r>
      </w:del>
      <w:del w:id="6580" w:author="Natasha Hardy" w:date="2021-12-10T10:22:00Z">
        <w:r w:rsidR="00A11016" w:rsidRPr="008E1A76" w:rsidDel="00EA291B">
          <w:rPr>
            <w:rStyle w:val="Hyperlink"/>
            <w:color w:val="000000" w:themeColor="text1"/>
            <w:rPrChange w:id="6581" w:author="Natasha Hardy" w:date="2021-12-10T13:32:00Z">
              <w:rPr>
                <w:rStyle w:val="Hyperlink"/>
              </w:rPr>
            </w:rPrChange>
          </w:rPr>
          <w:delText>doi.org/10.1093/jhered/esv009</w:delText>
        </w:r>
        <w:r w:rsidR="00575AC8" w:rsidRPr="008E1A76" w:rsidDel="00EA291B">
          <w:rPr>
            <w:rStyle w:val="Hyperlink"/>
            <w:color w:val="000000" w:themeColor="text1"/>
            <w:rPrChange w:id="6582" w:author="Natasha Hardy" w:date="2021-12-10T13:32:00Z">
              <w:rPr>
                <w:rStyle w:val="Hyperlink"/>
              </w:rPr>
            </w:rPrChange>
          </w:rPr>
          <w:fldChar w:fldCharType="end"/>
        </w:r>
        <w:r w:rsidR="00A11016" w:rsidRPr="008E1A76" w:rsidDel="00EA291B">
          <w:rPr>
            <w:color w:val="000000" w:themeColor="text1"/>
            <w:rPrChange w:id="6583" w:author="Natasha Hardy" w:date="2021-12-10T13:32:00Z">
              <w:rPr/>
            </w:rPrChange>
          </w:rPr>
          <w:delText xml:space="preserve"> </w:delText>
        </w:r>
      </w:del>
    </w:p>
    <w:p w14:paraId="5F7C02AB" w14:textId="1B6859A9" w:rsidR="006C1DD2" w:rsidRPr="008E1A76" w:rsidRDefault="00005583" w:rsidP="001553A7">
      <w:pPr>
        <w:widowControl w:val="0"/>
        <w:pBdr>
          <w:top w:val="nil"/>
          <w:left w:val="nil"/>
          <w:bottom w:val="nil"/>
          <w:right w:val="nil"/>
          <w:between w:val="nil"/>
        </w:pBdr>
        <w:ind w:left="720" w:hanging="720"/>
        <w:rPr>
          <w:ins w:id="6584" w:author="Natasha Hardy" w:date="2021-10-21T12:10:00Z"/>
          <w:color w:val="000000" w:themeColor="text1"/>
          <w:rPrChange w:id="6585" w:author="Natasha Hardy" w:date="2021-12-10T13:32:00Z">
            <w:rPr>
              <w:ins w:id="6586" w:author="Natasha Hardy" w:date="2021-10-21T12:10:00Z"/>
            </w:rPr>
          </w:rPrChange>
        </w:rPr>
      </w:pPr>
      <w:proofErr w:type="spellStart"/>
      <w:r w:rsidRPr="008E1A76">
        <w:rPr>
          <w:color w:val="000000" w:themeColor="text1"/>
          <w:rPrChange w:id="6587" w:author="Natasha Hardy" w:date="2021-12-10T13:32:00Z">
            <w:rPr/>
          </w:rPrChange>
        </w:rPr>
        <w:t>Cammen</w:t>
      </w:r>
      <w:proofErr w:type="spellEnd"/>
      <w:r w:rsidRPr="008E1A76">
        <w:rPr>
          <w:color w:val="000000" w:themeColor="text1"/>
          <w:rPrChange w:id="6588" w:author="Natasha Hardy" w:date="2021-12-10T13:32:00Z">
            <w:rPr/>
          </w:rPrChange>
        </w:rPr>
        <w:t xml:space="preserve">, K. M., Rasher, D. B., &amp; </w:t>
      </w:r>
      <w:proofErr w:type="spellStart"/>
      <w:r w:rsidRPr="008E1A76">
        <w:rPr>
          <w:color w:val="000000" w:themeColor="text1"/>
          <w:rPrChange w:id="6589" w:author="Natasha Hardy" w:date="2021-12-10T13:32:00Z">
            <w:rPr/>
          </w:rPrChange>
        </w:rPr>
        <w:t>Steneck</w:t>
      </w:r>
      <w:proofErr w:type="spellEnd"/>
      <w:r w:rsidRPr="008E1A76">
        <w:rPr>
          <w:color w:val="000000" w:themeColor="text1"/>
          <w:rPrChange w:id="6590" w:author="Natasha Hardy" w:date="2021-12-10T13:32:00Z">
            <w:rPr/>
          </w:rPrChange>
        </w:rPr>
        <w:t xml:space="preserve">, R. S. (2019). Predator recovery, shifting baselines, and the adaptive management challenges they create. Ecosphere </w:t>
      </w:r>
      <w:r w:rsidRPr="008E1A76">
        <w:rPr>
          <w:b/>
          <w:bCs/>
          <w:color w:val="000000" w:themeColor="text1"/>
          <w:rPrChange w:id="6591" w:author="Natasha Hardy" w:date="2021-12-10T13:32:00Z">
            <w:rPr>
              <w:b/>
              <w:bCs/>
            </w:rPr>
          </w:rPrChange>
        </w:rPr>
        <w:t>10</w:t>
      </w:r>
      <w:r w:rsidR="00C57641" w:rsidRPr="008E1A76">
        <w:rPr>
          <w:color w:val="000000" w:themeColor="text1"/>
          <w:rPrChange w:id="6592" w:author="Natasha Hardy" w:date="2021-12-10T13:32:00Z">
            <w:rPr/>
          </w:rPrChange>
        </w:rPr>
        <w:t>:2</w:t>
      </w:r>
      <w:r w:rsidRPr="008E1A76">
        <w:rPr>
          <w:color w:val="000000" w:themeColor="text1"/>
          <w:rPrChange w:id="6593" w:author="Natasha Hardy" w:date="2021-12-10T13:32:00Z">
            <w:rPr/>
          </w:rPrChange>
        </w:rPr>
        <w:t xml:space="preserve">, e02579. </w:t>
      </w:r>
      <w:r w:rsidR="00575AC8" w:rsidRPr="008E1A76">
        <w:rPr>
          <w:color w:val="000000" w:themeColor="text1"/>
          <w:rPrChange w:id="6594" w:author="Natasha Hardy" w:date="2021-12-10T13:32:00Z">
            <w:rPr/>
          </w:rPrChange>
        </w:rPr>
        <w:fldChar w:fldCharType="begin"/>
      </w:r>
      <w:r w:rsidR="00575AC8" w:rsidRPr="008E1A76">
        <w:rPr>
          <w:color w:val="000000" w:themeColor="text1"/>
          <w:rPrChange w:id="6595" w:author="Natasha Hardy" w:date="2021-12-10T13:32:00Z">
            <w:rPr/>
          </w:rPrChange>
        </w:rPr>
        <w:instrText xml:space="preserve"> HYPERLINK "https://doi.org/10.1002/ecs2.2579" </w:instrText>
      </w:r>
      <w:r w:rsidR="00575AC8" w:rsidRPr="008E1A76">
        <w:rPr>
          <w:color w:val="000000" w:themeColor="text1"/>
          <w:rPrChange w:id="6596" w:author="Natasha Hardy" w:date="2021-12-10T13:32:00Z">
            <w:rPr/>
          </w:rPrChange>
        </w:rPr>
        <w:fldChar w:fldCharType="separate"/>
      </w:r>
      <w:del w:id="6597" w:author="Natasha Hardy" w:date="2021-11-12T16:40:00Z">
        <w:r w:rsidR="00A11016" w:rsidRPr="008E1A76" w:rsidDel="003F3FBC">
          <w:rPr>
            <w:rStyle w:val="Hyperlink"/>
            <w:color w:val="000000" w:themeColor="text1"/>
            <w:rPrChange w:id="6598" w:author="Natasha Hardy" w:date="2021-12-10T13:32:00Z">
              <w:rPr>
                <w:rStyle w:val="Hyperlink"/>
              </w:rPr>
            </w:rPrChange>
          </w:rPr>
          <w:delText>https://</w:delText>
        </w:r>
      </w:del>
      <w:r w:rsidR="00A11016" w:rsidRPr="008E1A76">
        <w:rPr>
          <w:rStyle w:val="Hyperlink"/>
          <w:color w:val="000000" w:themeColor="text1"/>
          <w:rPrChange w:id="6599" w:author="Natasha Hardy" w:date="2021-12-10T13:32:00Z">
            <w:rPr>
              <w:rStyle w:val="Hyperlink"/>
            </w:rPr>
          </w:rPrChange>
        </w:rPr>
        <w:t>doi.org/10.1002/ecs2.2579</w:t>
      </w:r>
      <w:r w:rsidR="00575AC8" w:rsidRPr="008E1A76">
        <w:rPr>
          <w:rStyle w:val="Hyperlink"/>
          <w:color w:val="000000" w:themeColor="text1"/>
          <w:rPrChange w:id="6600" w:author="Natasha Hardy" w:date="2021-12-10T13:32:00Z">
            <w:rPr>
              <w:rStyle w:val="Hyperlink"/>
            </w:rPr>
          </w:rPrChange>
        </w:rPr>
        <w:fldChar w:fldCharType="end"/>
      </w:r>
      <w:r w:rsidR="00A11016" w:rsidRPr="008E1A76">
        <w:rPr>
          <w:color w:val="000000" w:themeColor="text1"/>
          <w:rPrChange w:id="6601" w:author="Natasha Hardy" w:date="2021-12-10T13:32:00Z">
            <w:rPr/>
          </w:rPrChange>
        </w:rPr>
        <w:t xml:space="preserve"> </w:t>
      </w:r>
    </w:p>
    <w:p w14:paraId="2AFA9794" w14:textId="77777777" w:rsidR="006C1DD2" w:rsidRPr="008E1A76" w:rsidRDefault="006C1DD2" w:rsidP="001553A7">
      <w:pPr>
        <w:widowControl w:val="0"/>
        <w:pBdr>
          <w:top w:val="nil"/>
          <w:left w:val="nil"/>
          <w:bottom w:val="nil"/>
          <w:right w:val="nil"/>
          <w:between w:val="nil"/>
        </w:pBdr>
        <w:ind w:left="720" w:hanging="720"/>
        <w:rPr>
          <w:ins w:id="6602" w:author="Natasha Hardy" w:date="2021-10-21T12:13:00Z"/>
          <w:rFonts w:eastAsia="Times New Roman" w:cs="Arial"/>
          <w:color w:val="000000" w:themeColor="text1"/>
          <w:shd w:val="clear" w:color="auto" w:fill="FFFFFF"/>
          <w:lang w:val="en-CA"/>
          <w:rPrChange w:id="6603" w:author="Natasha Hardy" w:date="2021-12-10T13:32:00Z">
            <w:rPr>
              <w:ins w:id="6604" w:author="Natasha Hardy" w:date="2021-10-21T12:13:00Z"/>
              <w:rFonts w:eastAsia="Times New Roman" w:cs="Arial"/>
              <w:color w:val="222222"/>
              <w:shd w:val="clear" w:color="auto" w:fill="FFFFFF"/>
              <w:lang w:val="en-CA"/>
            </w:rPr>
          </w:rPrChange>
        </w:rPr>
      </w:pPr>
      <w:ins w:id="6605" w:author="Natasha Hardy" w:date="2021-10-21T12:10:00Z">
        <w:r w:rsidRPr="008E1A76">
          <w:rPr>
            <w:rFonts w:eastAsia="Times New Roman" w:cs="Arial"/>
            <w:color w:val="000000" w:themeColor="text1"/>
            <w:shd w:val="clear" w:color="auto" w:fill="FFFFFF"/>
            <w:lang w:val="en-CA"/>
            <w:rPrChange w:id="6606" w:author="Natasha Hardy" w:date="2021-12-10T13:32:00Z">
              <w:rPr>
                <w:rFonts w:eastAsia="Times New Roman" w:cs="Arial"/>
                <w:color w:val="222222"/>
                <w:shd w:val="clear" w:color="auto" w:fill="FFFFFF"/>
                <w:lang w:val="en-CA"/>
              </w:rPr>
            </w:rPrChange>
          </w:rPr>
          <w:t xml:space="preserve">Casper, R. M., </w:t>
        </w:r>
        <w:proofErr w:type="spellStart"/>
        <w:r w:rsidRPr="008E1A76">
          <w:rPr>
            <w:rFonts w:eastAsia="Times New Roman" w:cs="Arial"/>
            <w:color w:val="000000" w:themeColor="text1"/>
            <w:shd w:val="clear" w:color="auto" w:fill="FFFFFF"/>
            <w:lang w:val="en-CA"/>
            <w:rPrChange w:id="6607" w:author="Natasha Hardy" w:date="2021-12-10T13:32:00Z">
              <w:rPr>
                <w:rFonts w:eastAsia="Times New Roman" w:cs="Arial"/>
                <w:color w:val="222222"/>
                <w:shd w:val="clear" w:color="auto" w:fill="FFFFFF"/>
                <w:lang w:val="en-CA"/>
              </w:rPr>
            </w:rPrChange>
          </w:rPr>
          <w:t>Jarman</w:t>
        </w:r>
        <w:proofErr w:type="spellEnd"/>
        <w:r w:rsidRPr="008E1A76">
          <w:rPr>
            <w:rFonts w:eastAsia="Times New Roman" w:cs="Arial"/>
            <w:color w:val="000000" w:themeColor="text1"/>
            <w:shd w:val="clear" w:color="auto" w:fill="FFFFFF"/>
            <w:lang w:val="en-CA"/>
            <w:rPrChange w:id="6608" w:author="Natasha Hardy" w:date="2021-12-10T13:32:00Z">
              <w:rPr>
                <w:rFonts w:eastAsia="Times New Roman" w:cs="Arial"/>
                <w:color w:val="222222"/>
                <w:shd w:val="clear" w:color="auto" w:fill="FFFFFF"/>
                <w:lang w:val="en-CA"/>
              </w:rPr>
            </w:rPrChange>
          </w:rPr>
          <w:t xml:space="preserve">, S. N., Gales, N. J., &amp; </w:t>
        </w:r>
        <w:proofErr w:type="spellStart"/>
        <w:r w:rsidRPr="008E1A76">
          <w:rPr>
            <w:rFonts w:eastAsia="Times New Roman" w:cs="Arial"/>
            <w:color w:val="000000" w:themeColor="text1"/>
            <w:shd w:val="clear" w:color="auto" w:fill="FFFFFF"/>
            <w:lang w:val="en-CA"/>
            <w:rPrChange w:id="6609" w:author="Natasha Hardy" w:date="2021-12-10T13:32:00Z">
              <w:rPr>
                <w:rFonts w:eastAsia="Times New Roman" w:cs="Arial"/>
                <w:color w:val="222222"/>
                <w:shd w:val="clear" w:color="auto" w:fill="FFFFFF"/>
                <w:lang w:val="en-CA"/>
              </w:rPr>
            </w:rPrChange>
          </w:rPr>
          <w:t>Hindell</w:t>
        </w:r>
        <w:proofErr w:type="spellEnd"/>
        <w:r w:rsidRPr="008E1A76">
          <w:rPr>
            <w:rFonts w:eastAsia="Times New Roman" w:cs="Arial"/>
            <w:color w:val="000000" w:themeColor="text1"/>
            <w:shd w:val="clear" w:color="auto" w:fill="FFFFFF"/>
            <w:lang w:val="en-CA"/>
            <w:rPrChange w:id="6610" w:author="Natasha Hardy" w:date="2021-12-10T13:32:00Z">
              <w:rPr>
                <w:rFonts w:eastAsia="Times New Roman" w:cs="Arial"/>
                <w:color w:val="222222"/>
                <w:shd w:val="clear" w:color="auto" w:fill="FFFFFF"/>
                <w:lang w:val="en-CA"/>
              </w:rPr>
            </w:rPrChange>
          </w:rPr>
          <w:t>, M. A. (2007a). Combining DNA and morphological analyses of faecal samples improves insight into trophic interactions: a case study using a generalist predator. </w:t>
        </w:r>
        <w:r w:rsidRPr="008E1A76">
          <w:rPr>
            <w:rFonts w:eastAsia="Times New Roman" w:cs="Arial"/>
            <w:i/>
            <w:iCs/>
            <w:color w:val="000000" w:themeColor="text1"/>
            <w:shd w:val="clear" w:color="auto" w:fill="FFFFFF"/>
            <w:lang w:val="en-CA"/>
            <w:rPrChange w:id="6611" w:author="Natasha Hardy" w:date="2021-12-10T13:32:00Z">
              <w:rPr>
                <w:rFonts w:eastAsia="Times New Roman" w:cs="Arial"/>
                <w:i/>
                <w:iCs/>
                <w:color w:val="222222"/>
                <w:shd w:val="clear" w:color="auto" w:fill="FFFFFF"/>
                <w:lang w:val="en-CA"/>
              </w:rPr>
            </w:rPrChange>
          </w:rPr>
          <w:t>Marine Biology</w:t>
        </w:r>
        <w:r w:rsidRPr="008E1A76">
          <w:rPr>
            <w:rFonts w:eastAsia="Times New Roman" w:cs="Arial"/>
            <w:color w:val="000000" w:themeColor="text1"/>
            <w:shd w:val="clear" w:color="auto" w:fill="FFFFFF"/>
            <w:lang w:val="en-CA"/>
            <w:rPrChange w:id="6612" w:author="Natasha Hardy" w:date="2021-12-10T13:32:00Z">
              <w:rPr>
                <w:rFonts w:eastAsia="Times New Roman" w:cs="Arial"/>
                <w:color w:val="222222"/>
                <w:shd w:val="clear" w:color="auto" w:fill="FFFFFF"/>
                <w:lang w:val="en-CA"/>
              </w:rPr>
            </w:rPrChange>
          </w:rPr>
          <w:t>, </w:t>
        </w:r>
        <w:r w:rsidRPr="008E1A76">
          <w:rPr>
            <w:rFonts w:eastAsia="Times New Roman" w:cs="Arial"/>
            <w:i/>
            <w:iCs/>
            <w:color w:val="000000" w:themeColor="text1"/>
            <w:shd w:val="clear" w:color="auto" w:fill="FFFFFF"/>
            <w:lang w:val="en-CA"/>
            <w:rPrChange w:id="6613" w:author="Natasha Hardy" w:date="2021-12-10T13:32:00Z">
              <w:rPr>
                <w:rFonts w:eastAsia="Times New Roman" w:cs="Arial"/>
                <w:i/>
                <w:iCs/>
                <w:color w:val="222222"/>
                <w:shd w:val="clear" w:color="auto" w:fill="FFFFFF"/>
                <w:lang w:val="en-CA"/>
              </w:rPr>
            </w:rPrChange>
          </w:rPr>
          <w:t>152</w:t>
        </w:r>
        <w:r w:rsidRPr="008E1A76">
          <w:rPr>
            <w:rFonts w:eastAsia="Times New Roman" w:cs="Arial"/>
            <w:color w:val="000000" w:themeColor="text1"/>
            <w:shd w:val="clear" w:color="auto" w:fill="FFFFFF"/>
            <w:lang w:val="en-CA"/>
            <w:rPrChange w:id="6614" w:author="Natasha Hardy" w:date="2021-12-10T13:32:00Z">
              <w:rPr>
                <w:rFonts w:eastAsia="Times New Roman" w:cs="Arial"/>
                <w:color w:val="222222"/>
                <w:shd w:val="clear" w:color="auto" w:fill="FFFFFF"/>
                <w:lang w:val="en-CA"/>
              </w:rPr>
            </w:rPrChange>
          </w:rPr>
          <w:t>(4), 815-825.</w:t>
        </w:r>
      </w:ins>
    </w:p>
    <w:p w14:paraId="57E7A729" w14:textId="708D5FB4" w:rsidR="006C1DD2" w:rsidRPr="008E1A76" w:rsidDel="000029E3" w:rsidRDefault="006C1DD2" w:rsidP="001553A7">
      <w:pPr>
        <w:widowControl w:val="0"/>
        <w:pBdr>
          <w:top w:val="nil"/>
          <w:left w:val="nil"/>
          <w:bottom w:val="nil"/>
          <w:right w:val="nil"/>
          <w:between w:val="nil"/>
        </w:pBdr>
        <w:ind w:left="720" w:hanging="720"/>
        <w:rPr>
          <w:del w:id="6615" w:author="Natasha Hardy" w:date="2021-12-09T15:22:00Z"/>
          <w:rFonts w:eastAsia="Times New Roman" w:cs="Arial"/>
          <w:color w:val="000000" w:themeColor="text1"/>
          <w:shd w:val="clear" w:color="auto" w:fill="FFFFFF"/>
          <w:lang w:val="en-CA"/>
          <w:rPrChange w:id="6616" w:author="Natasha Hardy" w:date="2021-12-10T13:32:00Z">
            <w:rPr>
              <w:del w:id="6617" w:author="Natasha Hardy" w:date="2021-12-09T15:22:00Z"/>
            </w:rPr>
          </w:rPrChange>
        </w:rPr>
        <w:pPrChange w:id="6618" w:author="Natasha Hardy" w:date="2021-12-10T11:33:00Z">
          <w:pPr>
            <w:widowControl w:val="0"/>
            <w:pBdr>
              <w:top w:val="nil"/>
              <w:left w:val="nil"/>
              <w:bottom w:val="nil"/>
              <w:right w:val="nil"/>
              <w:between w:val="nil"/>
            </w:pBdr>
            <w:ind w:left="720" w:hanging="720"/>
          </w:pPr>
        </w:pPrChange>
      </w:pPr>
    </w:p>
    <w:p w14:paraId="5302C284" w14:textId="21F3D431" w:rsidR="00005583" w:rsidRPr="008E1A76" w:rsidDel="000029E3" w:rsidRDefault="00005583" w:rsidP="001553A7">
      <w:pPr>
        <w:widowControl w:val="0"/>
        <w:pBdr>
          <w:top w:val="nil"/>
          <w:left w:val="nil"/>
          <w:bottom w:val="nil"/>
          <w:right w:val="nil"/>
          <w:between w:val="nil"/>
        </w:pBdr>
        <w:ind w:left="720" w:hanging="720"/>
        <w:rPr>
          <w:del w:id="6619" w:author="Natasha Hardy" w:date="2021-12-09T15:16:00Z"/>
          <w:color w:val="000000" w:themeColor="text1"/>
          <w:rPrChange w:id="6620" w:author="Natasha Hardy" w:date="2021-12-10T13:32:00Z">
            <w:rPr>
              <w:del w:id="6621" w:author="Natasha Hardy" w:date="2021-12-09T15:16:00Z"/>
            </w:rPr>
          </w:rPrChange>
        </w:rPr>
        <w:pPrChange w:id="6622" w:author="Natasha Hardy" w:date="2021-12-10T11:33:00Z">
          <w:pPr>
            <w:widowControl w:val="0"/>
            <w:pBdr>
              <w:top w:val="nil"/>
              <w:left w:val="nil"/>
              <w:bottom w:val="nil"/>
              <w:right w:val="nil"/>
              <w:between w:val="nil"/>
            </w:pBdr>
            <w:ind w:left="720" w:hanging="720"/>
          </w:pPr>
        </w:pPrChange>
      </w:pPr>
      <w:del w:id="6623" w:author="Natasha Hardy" w:date="2021-12-09T15:16:00Z">
        <w:r w:rsidRPr="008E1A76" w:rsidDel="000029E3">
          <w:rPr>
            <w:color w:val="000000" w:themeColor="text1"/>
            <w:rPrChange w:id="6624" w:author="Natasha Hardy" w:date="2021-12-10T13:32:00Z">
              <w:rPr/>
            </w:rPrChange>
          </w:rPr>
          <w:delText>Cavallo, C., Chiaradia, A., Deagle, B. E., Hays, G. C., Jarman, S., McInnes, J. C., Ropert</w:delText>
        </w:r>
        <w:r w:rsidRPr="008E1A76" w:rsidDel="000029E3">
          <w:rPr>
            <w:rFonts w:ascii="Cambria Math" w:hAnsi="Cambria Math" w:cs="Cambria Math"/>
            <w:color w:val="000000" w:themeColor="text1"/>
            <w:rPrChange w:id="6625" w:author="Natasha Hardy" w:date="2021-12-10T13:32:00Z">
              <w:rPr>
                <w:rFonts w:ascii="Cambria Math" w:hAnsi="Cambria Math" w:cs="Cambria Math"/>
              </w:rPr>
            </w:rPrChange>
          </w:rPr>
          <w:delText>‐</w:delText>
        </w:r>
        <w:r w:rsidRPr="008E1A76" w:rsidDel="000029E3">
          <w:rPr>
            <w:color w:val="000000" w:themeColor="text1"/>
            <w:rPrChange w:id="6626" w:author="Natasha Hardy" w:date="2021-12-10T13:32:00Z">
              <w:rPr/>
            </w:rPrChange>
          </w:rPr>
          <w:delText xml:space="preserve">Coudert, Y., Sánchez, S., &amp; Reina, R. D. (2020). Quantifying prey availability using the foraging plasticity of a marine predator, the little penguin. Functional Ecology </w:delText>
        </w:r>
        <w:r w:rsidRPr="008E1A76" w:rsidDel="000029E3">
          <w:rPr>
            <w:b/>
            <w:bCs/>
            <w:color w:val="000000" w:themeColor="text1"/>
            <w:rPrChange w:id="6627" w:author="Natasha Hardy" w:date="2021-12-10T13:32:00Z">
              <w:rPr>
                <w:b/>
                <w:bCs/>
              </w:rPr>
            </w:rPrChange>
          </w:rPr>
          <w:delText>34</w:delText>
        </w:r>
        <w:r w:rsidR="00C57641" w:rsidRPr="008E1A76" w:rsidDel="000029E3">
          <w:rPr>
            <w:color w:val="000000" w:themeColor="text1"/>
            <w:rPrChange w:id="6628" w:author="Natasha Hardy" w:date="2021-12-10T13:32:00Z">
              <w:rPr/>
            </w:rPrChange>
          </w:rPr>
          <w:delText>:8</w:delText>
        </w:r>
        <w:r w:rsidRPr="008E1A76" w:rsidDel="000029E3">
          <w:rPr>
            <w:color w:val="000000" w:themeColor="text1"/>
            <w:rPrChange w:id="6629" w:author="Natasha Hardy" w:date="2021-12-10T13:32:00Z">
              <w:rPr/>
            </w:rPrChange>
          </w:rPr>
          <w:delText xml:space="preserve">, 1626–1639. </w:delText>
        </w:r>
        <w:r w:rsidR="00575AC8" w:rsidRPr="008E1A76" w:rsidDel="000029E3">
          <w:rPr>
            <w:color w:val="000000" w:themeColor="text1"/>
            <w:rPrChange w:id="6630" w:author="Natasha Hardy" w:date="2021-12-10T13:32:00Z">
              <w:rPr/>
            </w:rPrChange>
          </w:rPr>
          <w:fldChar w:fldCharType="begin"/>
        </w:r>
        <w:r w:rsidR="00575AC8" w:rsidRPr="008E1A76" w:rsidDel="000029E3">
          <w:rPr>
            <w:color w:val="000000" w:themeColor="text1"/>
            <w:rPrChange w:id="6631" w:author="Natasha Hardy" w:date="2021-12-10T13:32:00Z">
              <w:rPr/>
            </w:rPrChange>
          </w:rPr>
          <w:delInstrText xml:space="preserve"> HYPERLINK "https://doi.org/10.1111/1365-2435.13605" </w:delInstrText>
        </w:r>
        <w:r w:rsidR="00575AC8" w:rsidRPr="008E1A76" w:rsidDel="000029E3">
          <w:rPr>
            <w:color w:val="000000" w:themeColor="text1"/>
            <w:rPrChange w:id="6632" w:author="Natasha Hardy" w:date="2021-12-10T13:32:00Z">
              <w:rPr>
                <w:rStyle w:val="Hyperlink"/>
              </w:rPr>
            </w:rPrChange>
          </w:rPr>
          <w:fldChar w:fldCharType="separate"/>
        </w:r>
      </w:del>
      <w:del w:id="6633" w:author="Natasha Hardy" w:date="2021-11-12T16:39:00Z">
        <w:r w:rsidR="00A11016" w:rsidRPr="008E1A76" w:rsidDel="003F3FBC">
          <w:rPr>
            <w:rStyle w:val="Hyperlink"/>
            <w:color w:val="000000" w:themeColor="text1"/>
            <w:rPrChange w:id="6634" w:author="Natasha Hardy" w:date="2021-12-10T13:32:00Z">
              <w:rPr>
                <w:rStyle w:val="Hyperlink"/>
              </w:rPr>
            </w:rPrChange>
          </w:rPr>
          <w:delText>https://</w:delText>
        </w:r>
      </w:del>
      <w:del w:id="6635" w:author="Natasha Hardy" w:date="2021-12-09T15:16:00Z">
        <w:r w:rsidR="00A11016" w:rsidRPr="008E1A76" w:rsidDel="000029E3">
          <w:rPr>
            <w:rStyle w:val="Hyperlink"/>
            <w:color w:val="000000" w:themeColor="text1"/>
            <w:rPrChange w:id="6636" w:author="Natasha Hardy" w:date="2021-12-10T13:32:00Z">
              <w:rPr>
                <w:rStyle w:val="Hyperlink"/>
              </w:rPr>
            </w:rPrChange>
          </w:rPr>
          <w:delText>doi.org/10.1111/1365-2435.13605</w:delText>
        </w:r>
        <w:r w:rsidR="00575AC8" w:rsidRPr="008E1A76" w:rsidDel="000029E3">
          <w:rPr>
            <w:rStyle w:val="Hyperlink"/>
            <w:color w:val="000000" w:themeColor="text1"/>
            <w:rPrChange w:id="6637" w:author="Natasha Hardy" w:date="2021-12-10T13:32:00Z">
              <w:rPr>
                <w:rStyle w:val="Hyperlink"/>
              </w:rPr>
            </w:rPrChange>
          </w:rPr>
          <w:fldChar w:fldCharType="end"/>
        </w:r>
        <w:r w:rsidR="00A11016" w:rsidRPr="008E1A76" w:rsidDel="000029E3">
          <w:rPr>
            <w:color w:val="000000" w:themeColor="text1"/>
            <w:rPrChange w:id="6638" w:author="Natasha Hardy" w:date="2021-12-10T13:32:00Z">
              <w:rPr/>
            </w:rPrChange>
          </w:rPr>
          <w:delText xml:space="preserve"> </w:delText>
        </w:r>
      </w:del>
    </w:p>
    <w:p w14:paraId="2BED2ADB" w14:textId="3DBD7C46" w:rsidR="00005583" w:rsidRPr="008E1A76" w:rsidRDefault="00005583" w:rsidP="001553A7">
      <w:pPr>
        <w:widowControl w:val="0"/>
        <w:pBdr>
          <w:top w:val="nil"/>
          <w:left w:val="nil"/>
          <w:bottom w:val="nil"/>
          <w:right w:val="nil"/>
          <w:between w:val="nil"/>
        </w:pBdr>
        <w:ind w:left="720" w:hanging="720"/>
        <w:rPr>
          <w:color w:val="000000" w:themeColor="text1"/>
          <w:rPrChange w:id="6639" w:author="Natasha Hardy" w:date="2021-12-10T13:32:00Z">
            <w:rPr/>
          </w:rPrChange>
        </w:rPr>
      </w:pPr>
      <w:r w:rsidRPr="008E1A76">
        <w:rPr>
          <w:color w:val="000000" w:themeColor="text1"/>
          <w:rPrChange w:id="6640" w:author="Natasha Hardy" w:date="2021-12-10T13:32:00Z">
            <w:rPr/>
          </w:rPrChange>
        </w:rPr>
        <w:t xml:space="preserve">Cooper, A. (1994). DNA from Museum Specimens. In B. Herrmann &amp; S. Hummel (Eds.), Ancient DNA: Recovery and Analysis of Genetic Material from Paleontological, Archaeological, Museum, Medical, and Forensic Specimens (pp. 149–165). Springer. </w:t>
      </w:r>
      <w:r w:rsidR="00575AC8" w:rsidRPr="008E1A76">
        <w:rPr>
          <w:color w:val="000000" w:themeColor="text1"/>
          <w:rPrChange w:id="6641" w:author="Natasha Hardy" w:date="2021-12-10T13:32:00Z">
            <w:rPr/>
          </w:rPrChange>
        </w:rPr>
        <w:fldChar w:fldCharType="begin"/>
      </w:r>
      <w:r w:rsidR="00575AC8" w:rsidRPr="008E1A76">
        <w:rPr>
          <w:color w:val="000000" w:themeColor="text1"/>
          <w:rPrChange w:id="6642" w:author="Natasha Hardy" w:date="2021-12-10T13:32:00Z">
            <w:rPr/>
          </w:rPrChange>
        </w:rPr>
        <w:instrText xml:space="preserve"> HYPERLINK "https://doi.org/10.1007/978-1-4612-4318-2_10" </w:instrText>
      </w:r>
      <w:r w:rsidR="00575AC8" w:rsidRPr="008E1A76">
        <w:rPr>
          <w:color w:val="000000" w:themeColor="text1"/>
          <w:rPrChange w:id="6643" w:author="Natasha Hardy" w:date="2021-12-10T13:32:00Z">
            <w:rPr/>
          </w:rPrChange>
        </w:rPr>
        <w:fldChar w:fldCharType="separate"/>
      </w:r>
      <w:del w:id="6644" w:author="Natasha Hardy" w:date="2021-11-12T16:39:00Z">
        <w:r w:rsidR="00A11016" w:rsidRPr="008E1A76" w:rsidDel="003F3FBC">
          <w:rPr>
            <w:rStyle w:val="Hyperlink"/>
            <w:color w:val="000000" w:themeColor="text1"/>
            <w:rPrChange w:id="6645" w:author="Natasha Hardy" w:date="2021-12-10T13:32:00Z">
              <w:rPr>
                <w:rStyle w:val="Hyperlink"/>
              </w:rPr>
            </w:rPrChange>
          </w:rPr>
          <w:delText>https://</w:delText>
        </w:r>
      </w:del>
      <w:r w:rsidR="00A11016" w:rsidRPr="008E1A76">
        <w:rPr>
          <w:rStyle w:val="Hyperlink"/>
          <w:color w:val="000000" w:themeColor="text1"/>
          <w:rPrChange w:id="6646" w:author="Natasha Hardy" w:date="2021-12-10T13:32:00Z">
            <w:rPr>
              <w:rStyle w:val="Hyperlink"/>
            </w:rPr>
          </w:rPrChange>
        </w:rPr>
        <w:t>doi.org/10.1007/978-1-4612-4318-2_10</w:t>
      </w:r>
      <w:r w:rsidR="00575AC8" w:rsidRPr="008E1A76">
        <w:rPr>
          <w:rStyle w:val="Hyperlink"/>
          <w:color w:val="000000" w:themeColor="text1"/>
          <w:rPrChange w:id="6647" w:author="Natasha Hardy" w:date="2021-12-10T13:32:00Z">
            <w:rPr>
              <w:rStyle w:val="Hyperlink"/>
            </w:rPr>
          </w:rPrChange>
        </w:rPr>
        <w:fldChar w:fldCharType="end"/>
      </w:r>
      <w:r w:rsidR="00A11016" w:rsidRPr="008E1A76">
        <w:rPr>
          <w:color w:val="000000" w:themeColor="text1"/>
          <w:rPrChange w:id="6648" w:author="Natasha Hardy" w:date="2021-12-10T13:32:00Z">
            <w:rPr/>
          </w:rPrChange>
        </w:rPr>
        <w:t xml:space="preserve"> </w:t>
      </w:r>
    </w:p>
    <w:p w14:paraId="4491D26C" w14:textId="4B398E47" w:rsidR="00005583" w:rsidRPr="008E1A76" w:rsidRDefault="00005583" w:rsidP="001553A7">
      <w:pPr>
        <w:widowControl w:val="0"/>
        <w:pBdr>
          <w:top w:val="nil"/>
          <w:left w:val="nil"/>
          <w:bottom w:val="nil"/>
          <w:right w:val="nil"/>
          <w:between w:val="nil"/>
        </w:pBdr>
        <w:ind w:left="720" w:hanging="720"/>
        <w:rPr>
          <w:color w:val="000000" w:themeColor="text1"/>
          <w:rPrChange w:id="6649" w:author="Natasha Hardy" w:date="2021-12-10T13:32:00Z">
            <w:rPr/>
          </w:rPrChange>
        </w:rPr>
      </w:pPr>
      <w:r w:rsidRPr="008E1A76">
        <w:rPr>
          <w:color w:val="000000" w:themeColor="text1"/>
          <w:rPrChange w:id="6650" w:author="Natasha Hardy" w:date="2021-12-10T13:32:00Z">
            <w:rPr/>
          </w:rPrChange>
        </w:rPr>
        <w:t xml:space="preserve">Cummings, C. R., Lea, M. A., &amp; Lyle, J. M. (2019). Fur seals and fisheries in Tasmania: An integrated case study of human-wildlife conflict and coexistence. Biological Conservation </w:t>
      </w:r>
      <w:r w:rsidRPr="008E1A76">
        <w:rPr>
          <w:b/>
          <w:bCs/>
          <w:color w:val="000000" w:themeColor="text1"/>
          <w:rPrChange w:id="6651" w:author="Natasha Hardy" w:date="2021-12-10T13:32:00Z">
            <w:rPr>
              <w:b/>
              <w:bCs/>
            </w:rPr>
          </w:rPrChange>
        </w:rPr>
        <w:t>236</w:t>
      </w:r>
      <w:r w:rsidRPr="008E1A76">
        <w:rPr>
          <w:color w:val="000000" w:themeColor="text1"/>
          <w:rPrChange w:id="6652" w:author="Natasha Hardy" w:date="2021-12-10T13:32:00Z">
            <w:rPr/>
          </w:rPrChange>
        </w:rPr>
        <w:t xml:space="preserve">, 532–542. </w:t>
      </w:r>
      <w:r w:rsidR="00575AC8" w:rsidRPr="008E1A76">
        <w:rPr>
          <w:color w:val="000000" w:themeColor="text1"/>
          <w:rPrChange w:id="6653" w:author="Natasha Hardy" w:date="2021-12-10T13:32:00Z">
            <w:rPr/>
          </w:rPrChange>
        </w:rPr>
        <w:fldChar w:fldCharType="begin"/>
      </w:r>
      <w:r w:rsidR="00575AC8" w:rsidRPr="008E1A76">
        <w:rPr>
          <w:color w:val="000000" w:themeColor="text1"/>
          <w:rPrChange w:id="6654" w:author="Natasha Hardy" w:date="2021-12-10T13:32:00Z">
            <w:rPr/>
          </w:rPrChange>
        </w:rPr>
        <w:instrText xml:space="preserve"> HYPERLINK "https://doi.org/10.1016/j.biocon.2019.01.029" </w:instrText>
      </w:r>
      <w:r w:rsidR="00575AC8" w:rsidRPr="008E1A76">
        <w:rPr>
          <w:color w:val="000000" w:themeColor="text1"/>
          <w:rPrChange w:id="6655" w:author="Natasha Hardy" w:date="2021-12-10T13:32:00Z">
            <w:rPr/>
          </w:rPrChange>
        </w:rPr>
        <w:fldChar w:fldCharType="separate"/>
      </w:r>
      <w:del w:id="6656" w:author="Natasha Hardy" w:date="2021-11-12T16:39:00Z">
        <w:r w:rsidR="00C57641" w:rsidRPr="008E1A76" w:rsidDel="003F3FBC">
          <w:rPr>
            <w:rStyle w:val="Hyperlink"/>
            <w:color w:val="000000" w:themeColor="text1"/>
            <w:rPrChange w:id="6657" w:author="Natasha Hardy" w:date="2021-12-10T13:32:00Z">
              <w:rPr>
                <w:rStyle w:val="Hyperlink"/>
              </w:rPr>
            </w:rPrChange>
          </w:rPr>
          <w:delText>https://</w:delText>
        </w:r>
      </w:del>
      <w:r w:rsidR="00C57641" w:rsidRPr="008E1A76">
        <w:rPr>
          <w:rStyle w:val="Hyperlink"/>
          <w:color w:val="000000" w:themeColor="text1"/>
          <w:rPrChange w:id="6658" w:author="Natasha Hardy" w:date="2021-12-10T13:32:00Z">
            <w:rPr>
              <w:rStyle w:val="Hyperlink"/>
            </w:rPr>
          </w:rPrChange>
        </w:rPr>
        <w:t>doi.org/10.1016/j.biocon.2019.01.029</w:t>
      </w:r>
      <w:r w:rsidR="00575AC8" w:rsidRPr="008E1A76">
        <w:rPr>
          <w:rStyle w:val="Hyperlink"/>
          <w:color w:val="000000" w:themeColor="text1"/>
          <w:rPrChange w:id="6659" w:author="Natasha Hardy" w:date="2021-12-10T13:32:00Z">
            <w:rPr>
              <w:rStyle w:val="Hyperlink"/>
            </w:rPr>
          </w:rPrChange>
        </w:rPr>
        <w:fldChar w:fldCharType="end"/>
      </w:r>
      <w:r w:rsidR="00C57641" w:rsidRPr="008E1A76">
        <w:rPr>
          <w:color w:val="000000" w:themeColor="text1"/>
          <w:rPrChange w:id="6660" w:author="Natasha Hardy" w:date="2021-12-10T13:32:00Z">
            <w:rPr/>
          </w:rPrChange>
        </w:rPr>
        <w:t xml:space="preserve"> </w:t>
      </w:r>
    </w:p>
    <w:p w14:paraId="29426249" w14:textId="23B1A648" w:rsidR="00005583" w:rsidRPr="008E1A76" w:rsidRDefault="00005583" w:rsidP="001553A7">
      <w:pPr>
        <w:widowControl w:val="0"/>
        <w:pBdr>
          <w:top w:val="nil"/>
          <w:left w:val="nil"/>
          <w:bottom w:val="nil"/>
          <w:right w:val="nil"/>
          <w:between w:val="nil"/>
        </w:pBdr>
        <w:ind w:left="720" w:hanging="720"/>
        <w:rPr>
          <w:color w:val="000000" w:themeColor="text1"/>
          <w:rPrChange w:id="6661" w:author="Natasha Hardy" w:date="2021-12-10T13:32:00Z">
            <w:rPr/>
          </w:rPrChange>
        </w:rPr>
      </w:pPr>
      <w:r w:rsidRPr="008E1A76">
        <w:rPr>
          <w:color w:val="000000" w:themeColor="text1"/>
          <w:rPrChange w:id="6662" w:author="Natasha Hardy" w:date="2021-12-10T13:32:00Z">
            <w:rPr/>
          </w:rPrChange>
        </w:rPr>
        <w:t xml:space="preserve">Dann, P. (1991). Distribution, Population Trends and Factors Influencing the Population Size of Little Penguins </w:t>
      </w:r>
      <w:proofErr w:type="spellStart"/>
      <w:r w:rsidRPr="008E1A76">
        <w:rPr>
          <w:color w:val="000000" w:themeColor="text1"/>
          <w:rPrChange w:id="6663" w:author="Natasha Hardy" w:date="2021-12-10T13:32:00Z">
            <w:rPr/>
          </w:rPrChange>
        </w:rPr>
        <w:t>Eudyptula</w:t>
      </w:r>
      <w:proofErr w:type="spellEnd"/>
      <w:r w:rsidRPr="008E1A76">
        <w:rPr>
          <w:color w:val="000000" w:themeColor="text1"/>
          <w:rPrChange w:id="6664" w:author="Natasha Hardy" w:date="2021-12-10T13:32:00Z">
            <w:rPr/>
          </w:rPrChange>
        </w:rPr>
        <w:t xml:space="preserve"> minor on Phillip Island, Victoria. Emu </w:t>
      </w:r>
      <w:r w:rsidRPr="008E1A76">
        <w:rPr>
          <w:b/>
          <w:bCs/>
          <w:color w:val="000000" w:themeColor="text1"/>
          <w:rPrChange w:id="6665" w:author="Natasha Hardy" w:date="2021-12-10T13:32:00Z">
            <w:rPr>
              <w:b/>
              <w:bCs/>
            </w:rPr>
          </w:rPrChange>
        </w:rPr>
        <w:t>91</w:t>
      </w:r>
      <w:r w:rsidR="00C57641" w:rsidRPr="008E1A76">
        <w:rPr>
          <w:color w:val="000000" w:themeColor="text1"/>
          <w:rPrChange w:id="6666" w:author="Natasha Hardy" w:date="2021-12-10T13:32:00Z">
            <w:rPr/>
          </w:rPrChange>
        </w:rPr>
        <w:t>:5</w:t>
      </w:r>
      <w:r w:rsidRPr="008E1A76">
        <w:rPr>
          <w:color w:val="000000" w:themeColor="text1"/>
          <w:rPrChange w:id="6667" w:author="Natasha Hardy" w:date="2021-12-10T13:32:00Z">
            <w:rPr/>
          </w:rPrChange>
        </w:rPr>
        <w:t xml:space="preserve">, 263–272. </w:t>
      </w:r>
      <w:r w:rsidR="00575AC8" w:rsidRPr="008E1A76">
        <w:rPr>
          <w:color w:val="000000" w:themeColor="text1"/>
          <w:rPrChange w:id="6668" w:author="Natasha Hardy" w:date="2021-12-10T13:32:00Z">
            <w:rPr/>
          </w:rPrChange>
        </w:rPr>
        <w:fldChar w:fldCharType="begin"/>
      </w:r>
      <w:r w:rsidR="00575AC8" w:rsidRPr="008E1A76">
        <w:rPr>
          <w:color w:val="000000" w:themeColor="text1"/>
          <w:rPrChange w:id="6669" w:author="Natasha Hardy" w:date="2021-12-10T13:32:00Z">
            <w:rPr/>
          </w:rPrChange>
        </w:rPr>
        <w:instrText xml:space="preserve"> HYPERLINK "https://doi.org/10.1071/mu9910263" </w:instrText>
      </w:r>
      <w:r w:rsidR="00575AC8" w:rsidRPr="008E1A76">
        <w:rPr>
          <w:color w:val="000000" w:themeColor="text1"/>
          <w:rPrChange w:id="6670" w:author="Natasha Hardy" w:date="2021-12-10T13:32:00Z">
            <w:rPr/>
          </w:rPrChange>
        </w:rPr>
        <w:fldChar w:fldCharType="separate"/>
      </w:r>
      <w:del w:id="6671" w:author="Natasha Hardy" w:date="2021-11-12T16:39:00Z">
        <w:r w:rsidR="00C57641" w:rsidRPr="008E1A76" w:rsidDel="003F3FBC">
          <w:rPr>
            <w:rStyle w:val="Hyperlink"/>
            <w:color w:val="000000" w:themeColor="text1"/>
            <w:rPrChange w:id="6672" w:author="Natasha Hardy" w:date="2021-12-10T13:32:00Z">
              <w:rPr>
                <w:rStyle w:val="Hyperlink"/>
              </w:rPr>
            </w:rPrChange>
          </w:rPr>
          <w:delText>https://</w:delText>
        </w:r>
      </w:del>
      <w:r w:rsidR="00C57641" w:rsidRPr="008E1A76">
        <w:rPr>
          <w:rStyle w:val="Hyperlink"/>
          <w:color w:val="000000" w:themeColor="text1"/>
          <w:rPrChange w:id="6673" w:author="Natasha Hardy" w:date="2021-12-10T13:32:00Z">
            <w:rPr>
              <w:rStyle w:val="Hyperlink"/>
            </w:rPr>
          </w:rPrChange>
        </w:rPr>
        <w:t>doi.org/10.1071/mu9910263</w:t>
      </w:r>
      <w:r w:rsidR="00575AC8" w:rsidRPr="008E1A76">
        <w:rPr>
          <w:rStyle w:val="Hyperlink"/>
          <w:color w:val="000000" w:themeColor="text1"/>
          <w:rPrChange w:id="6674" w:author="Natasha Hardy" w:date="2021-12-10T13:32:00Z">
            <w:rPr>
              <w:rStyle w:val="Hyperlink"/>
            </w:rPr>
          </w:rPrChange>
        </w:rPr>
        <w:fldChar w:fldCharType="end"/>
      </w:r>
      <w:r w:rsidR="00C57641" w:rsidRPr="008E1A76">
        <w:rPr>
          <w:color w:val="000000" w:themeColor="text1"/>
          <w:rPrChange w:id="6675" w:author="Natasha Hardy" w:date="2021-12-10T13:32:00Z">
            <w:rPr/>
          </w:rPrChange>
        </w:rPr>
        <w:t xml:space="preserve"> </w:t>
      </w:r>
    </w:p>
    <w:p w14:paraId="35F9FA9C" w14:textId="61C468E4" w:rsidR="00ED4B8D" w:rsidRPr="008E1A76" w:rsidRDefault="00005583" w:rsidP="001553A7">
      <w:pPr>
        <w:widowControl w:val="0"/>
        <w:pBdr>
          <w:top w:val="nil"/>
          <w:left w:val="nil"/>
          <w:bottom w:val="nil"/>
          <w:right w:val="nil"/>
          <w:between w:val="nil"/>
        </w:pBdr>
        <w:ind w:left="720" w:hanging="720"/>
        <w:rPr>
          <w:color w:val="000000" w:themeColor="text1"/>
          <w:rPrChange w:id="6676" w:author="Natasha Hardy" w:date="2021-12-10T13:32:00Z">
            <w:rPr/>
          </w:rPrChange>
        </w:rPr>
      </w:pPr>
      <w:del w:id="6677" w:author="Natasha Hardy" w:date="2021-11-11T11:58:00Z">
        <w:r w:rsidRPr="008E1A76" w:rsidDel="0083788C">
          <w:rPr>
            <w:color w:val="000000" w:themeColor="text1"/>
            <w:rPrChange w:id="6678" w:author="Natasha Hardy" w:date="2021-12-10T13:32:00Z">
              <w:rPr/>
            </w:rPrChange>
          </w:rPr>
          <w:delText xml:space="preserve">Deagle, B. E., Kirkwood, R., &amp; Jarman, S. N. (2009). Analysis of Australian fur seal diet by pyrosequencing prey DNA in faeces. Molecular Ecology </w:delText>
        </w:r>
        <w:r w:rsidRPr="008E1A76" w:rsidDel="0083788C">
          <w:rPr>
            <w:b/>
            <w:bCs/>
            <w:color w:val="000000" w:themeColor="text1"/>
            <w:rPrChange w:id="6679" w:author="Natasha Hardy" w:date="2021-12-10T13:32:00Z">
              <w:rPr>
                <w:b/>
                <w:bCs/>
              </w:rPr>
            </w:rPrChange>
          </w:rPr>
          <w:delText>18</w:delText>
        </w:r>
        <w:r w:rsidR="00C57641" w:rsidRPr="008E1A76" w:rsidDel="0083788C">
          <w:rPr>
            <w:color w:val="000000" w:themeColor="text1"/>
            <w:rPrChange w:id="6680" w:author="Natasha Hardy" w:date="2021-12-10T13:32:00Z">
              <w:rPr/>
            </w:rPrChange>
          </w:rPr>
          <w:delText>:9</w:delText>
        </w:r>
        <w:r w:rsidRPr="008E1A76" w:rsidDel="0083788C">
          <w:rPr>
            <w:color w:val="000000" w:themeColor="text1"/>
            <w:rPrChange w:id="6681" w:author="Natasha Hardy" w:date="2021-12-10T13:32:00Z">
              <w:rPr/>
            </w:rPrChange>
          </w:rPr>
          <w:delText xml:space="preserve">, 2022–2038. </w:delText>
        </w:r>
        <w:r w:rsidR="00575AC8" w:rsidRPr="008E1A76" w:rsidDel="0083788C">
          <w:rPr>
            <w:color w:val="000000" w:themeColor="text1"/>
            <w:rPrChange w:id="6682" w:author="Natasha Hardy" w:date="2021-12-10T13:32:00Z">
              <w:rPr/>
            </w:rPrChange>
          </w:rPr>
          <w:fldChar w:fldCharType="begin"/>
        </w:r>
        <w:r w:rsidR="00575AC8" w:rsidRPr="008E1A76" w:rsidDel="0083788C">
          <w:rPr>
            <w:color w:val="000000" w:themeColor="text1"/>
            <w:rPrChange w:id="6683" w:author="Natasha Hardy" w:date="2021-12-10T13:32:00Z">
              <w:rPr/>
            </w:rPrChange>
          </w:rPr>
          <w:delInstrText xml:space="preserve"> HYPERLINK "https://doi.org/10.1111/j.1365-294X.2009.04158.x" </w:delInstrText>
        </w:r>
        <w:r w:rsidR="00575AC8" w:rsidRPr="008E1A76" w:rsidDel="0083788C">
          <w:rPr>
            <w:color w:val="000000" w:themeColor="text1"/>
            <w:rPrChange w:id="6684" w:author="Natasha Hardy" w:date="2021-12-10T13:32:00Z">
              <w:rPr/>
            </w:rPrChange>
          </w:rPr>
          <w:fldChar w:fldCharType="separate"/>
        </w:r>
        <w:r w:rsidR="00C57641" w:rsidRPr="008E1A76" w:rsidDel="0083788C">
          <w:rPr>
            <w:rStyle w:val="Hyperlink"/>
            <w:color w:val="000000" w:themeColor="text1"/>
            <w:rPrChange w:id="6685" w:author="Natasha Hardy" w:date="2021-12-10T13:32:00Z">
              <w:rPr>
                <w:rStyle w:val="Hyperlink"/>
              </w:rPr>
            </w:rPrChange>
          </w:rPr>
          <w:delText>https://doi.org/10.1111/j.1365-294X.2009.04158.x</w:delText>
        </w:r>
        <w:r w:rsidR="00575AC8" w:rsidRPr="008E1A76" w:rsidDel="0083788C">
          <w:rPr>
            <w:rStyle w:val="Hyperlink"/>
            <w:color w:val="000000" w:themeColor="text1"/>
            <w:rPrChange w:id="6686" w:author="Natasha Hardy" w:date="2021-12-10T13:32:00Z">
              <w:rPr>
                <w:rStyle w:val="Hyperlink"/>
              </w:rPr>
            </w:rPrChange>
          </w:rPr>
          <w:fldChar w:fldCharType="end"/>
        </w:r>
        <w:r w:rsidR="00C57641" w:rsidRPr="008E1A76" w:rsidDel="0083788C">
          <w:rPr>
            <w:color w:val="000000" w:themeColor="text1"/>
            <w:rPrChange w:id="6687" w:author="Natasha Hardy" w:date="2021-12-10T13:32:00Z">
              <w:rPr/>
            </w:rPrChange>
          </w:rPr>
          <w:delText xml:space="preserve"> </w:delText>
        </w:r>
      </w:del>
      <w:proofErr w:type="spellStart"/>
      <w:ins w:id="6688" w:author="Natasha Hardy" w:date="2021-10-25T15:57:00Z">
        <w:r w:rsidR="00ED4B8D" w:rsidRPr="008E1A76">
          <w:rPr>
            <w:rFonts w:eastAsia="Times New Roman" w:cs="Arial"/>
            <w:color w:val="000000" w:themeColor="text1"/>
            <w:shd w:val="clear" w:color="auto" w:fill="FFFFFF"/>
            <w:lang w:val="en-CA"/>
            <w:rPrChange w:id="6689" w:author="Natasha Hardy" w:date="2021-12-10T13:32:00Z">
              <w:rPr>
                <w:rFonts w:eastAsia="Times New Roman" w:cs="Arial"/>
                <w:color w:val="222222"/>
                <w:shd w:val="clear" w:color="auto" w:fill="FFFFFF"/>
                <w:lang w:val="en-CA"/>
              </w:rPr>
            </w:rPrChange>
          </w:rPr>
          <w:t>Deagle</w:t>
        </w:r>
        <w:proofErr w:type="spellEnd"/>
        <w:r w:rsidR="00ED4B8D" w:rsidRPr="008E1A76">
          <w:rPr>
            <w:rFonts w:eastAsia="Times New Roman" w:cs="Arial"/>
            <w:color w:val="000000" w:themeColor="text1"/>
            <w:shd w:val="clear" w:color="auto" w:fill="FFFFFF"/>
            <w:lang w:val="en-CA"/>
            <w:rPrChange w:id="6690" w:author="Natasha Hardy" w:date="2021-12-10T13:32:00Z">
              <w:rPr>
                <w:rFonts w:eastAsia="Times New Roman" w:cs="Arial"/>
                <w:color w:val="222222"/>
                <w:shd w:val="clear" w:color="auto" w:fill="FFFFFF"/>
                <w:lang w:val="en-CA"/>
              </w:rPr>
            </w:rPrChange>
          </w:rPr>
          <w:t xml:space="preserve">, B. E., Thomas, A. C., Shaffer, A. K., </w:t>
        </w:r>
        <w:proofErr w:type="spellStart"/>
        <w:r w:rsidR="00ED4B8D" w:rsidRPr="008E1A76">
          <w:rPr>
            <w:rFonts w:eastAsia="Times New Roman" w:cs="Arial"/>
            <w:color w:val="000000" w:themeColor="text1"/>
            <w:shd w:val="clear" w:color="auto" w:fill="FFFFFF"/>
            <w:lang w:val="en-CA"/>
            <w:rPrChange w:id="6691" w:author="Natasha Hardy" w:date="2021-12-10T13:32:00Z">
              <w:rPr>
                <w:rFonts w:eastAsia="Times New Roman" w:cs="Arial"/>
                <w:color w:val="222222"/>
                <w:shd w:val="clear" w:color="auto" w:fill="FFFFFF"/>
                <w:lang w:val="en-CA"/>
              </w:rPr>
            </w:rPrChange>
          </w:rPr>
          <w:t>Trites</w:t>
        </w:r>
        <w:proofErr w:type="spellEnd"/>
        <w:r w:rsidR="00ED4B8D" w:rsidRPr="008E1A76">
          <w:rPr>
            <w:rFonts w:eastAsia="Times New Roman" w:cs="Arial"/>
            <w:color w:val="000000" w:themeColor="text1"/>
            <w:shd w:val="clear" w:color="auto" w:fill="FFFFFF"/>
            <w:lang w:val="en-CA"/>
            <w:rPrChange w:id="6692" w:author="Natasha Hardy" w:date="2021-12-10T13:32:00Z">
              <w:rPr>
                <w:rFonts w:eastAsia="Times New Roman" w:cs="Arial"/>
                <w:color w:val="222222"/>
                <w:shd w:val="clear" w:color="auto" w:fill="FFFFFF"/>
                <w:lang w:val="en-CA"/>
              </w:rPr>
            </w:rPrChange>
          </w:rPr>
          <w:t xml:space="preserve">, A. W., &amp; </w:t>
        </w:r>
        <w:proofErr w:type="spellStart"/>
        <w:r w:rsidR="00ED4B8D" w:rsidRPr="008E1A76">
          <w:rPr>
            <w:rFonts w:eastAsia="Times New Roman" w:cs="Arial"/>
            <w:color w:val="000000" w:themeColor="text1"/>
            <w:shd w:val="clear" w:color="auto" w:fill="FFFFFF"/>
            <w:lang w:val="en-CA"/>
            <w:rPrChange w:id="6693" w:author="Natasha Hardy" w:date="2021-12-10T13:32:00Z">
              <w:rPr>
                <w:rFonts w:eastAsia="Times New Roman" w:cs="Arial"/>
                <w:color w:val="222222"/>
                <w:shd w:val="clear" w:color="auto" w:fill="FFFFFF"/>
                <w:lang w:val="en-CA"/>
              </w:rPr>
            </w:rPrChange>
          </w:rPr>
          <w:t>Jarman</w:t>
        </w:r>
        <w:proofErr w:type="spellEnd"/>
        <w:r w:rsidR="00ED4B8D" w:rsidRPr="008E1A76">
          <w:rPr>
            <w:rFonts w:eastAsia="Times New Roman" w:cs="Arial"/>
            <w:color w:val="000000" w:themeColor="text1"/>
            <w:shd w:val="clear" w:color="auto" w:fill="FFFFFF"/>
            <w:lang w:val="en-CA"/>
            <w:rPrChange w:id="6694" w:author="Natasha Hardy" w:date="2021-12-10T13:32:00Z">
              <w:rPr>
                <w:rFonts w:eastAsia="Times New Roman" w:cs="Arial"/>
                <w:color w:val="222222"/>
                <w:shd w:val="clear" w:color="auto" w:fill="FFFFFF"/>
                <w:lang w:val="en-CA"/>
              </w:rPr>
            </w:rPrChange>
          </w:rPr>
          <w:t>, S. N. (2013). Quantifying sequence proportions in a DNA</w:t>
        </w:r>
        <w:r w:rsidR="00ED4B8D" w:rsidRPr="008E1A76">
          <w:rPr>
            <w:rFonts w:ascii="Cambria Math" w:eastAsia="Times New Roman" w:hAnsi="Cambria Math" w:cs="Cambria Math"/>
            <w:color w:val="000000" w:themeColor="text1"/>
            <w:shd w:val="clear" w:color="auto" w:fill="FFFFFF"/>
            <w:lang w:val="en-CA"/>
            <w:rPrChange w:id="6695" w:author="Natasha Hardy" w:date="2021-12-10T13:32:00Z">
              <w:rPr>
                <w:rFonts w:ascii="Cambria Math" w:eastAsia="Times New Roman" w:hAnsi="Cambria Math" w:cs="Cambria Math"/>
                <w:color w:val="222222"/>
                <w:shd w:val="clear" w:color="auto" w:fill="FFFFFF"/>
                <w:lang w:val="en-CA"/>
              </w:rPr>
            </w:rPrChange>
          </w:rPr>
          <w:t>‐</w:t>
        </w:r>
        <w:r w:rsidR="00ED4B8D" w:rsidRPr="008E1A76">
          <w:rPr>
            <w:rFonts w:eastAsia="Times New Roman" w:cs="Arial"/>
            <w:color w:val="000000" w:themeColor="text1"/>
            <w:shd w:val="clear" w:color="auto" w:fill="FFFFFF"/>
            <w:lang w:val="en-CA"/>
            <w:rPrChange w:id="6696" w:author="Natasha Hardy" w:date="2021-12-10T13:32:00Z">
              <w:rPr>
                <w:rFonts w:eastAsia="Times New Roman" w:cs="Arial"/>
                <w:color w:val="222222"/>
                <w:shd w:val="clear" w:color="auto" w:fill="FFFFFF"/>
                <w:lang w:val="en-CA"/>
              </w:rPr>
            </w:rPrChange>
          </w:rPr>
          <w:t xml:space="preserve">based diet study using Ion Torrent amplicon sequencing: which counts </w:t>
        </w:r>
        <w:proofErr w:type="gramStart"/>
        <w:r w:rsidR="00ED4B8D" w:rsidRPr="008E1A76">
          <w:rPr>
            <w:rFonts w:eastAsia="Times New Roman" w:cs="Arial"/>
            <w:color w:val="000000" w:themeColor="text1"/>
            <w:shd w:val="clear" w:color="auto" w:fill="FFFFFF"/>
            <w:lang w:val="en-CA"/>
            <w:rPrChange w:id="6697" w:author="Natasha Hardy" w:date="2021-12-10T13:32:00Z">
              <w:rPr>
                <w:rFonts w:eastAsia="Times New Roman" w:cs="Arial"/>
                <w:color w:val="222222"/>
                <w:shd w:val="clear" w:color="auto" w:fill="FFFFFF"/>
                <w:lang w:val="en-CA"/>
              </w:rPr>
            </w:rPrChange>
          </w:rPr>
          <w:t>count?.</w:t>
        </w:r>
        <w:proofErr w:type="gramEnd"/>
        <w:r w:rsidR="00ED4B8D" w:rsidRPr="008E1A76">
          <w:rPr>
            <w:rFonts w:eastAsia="Times New Roman" w:cs="Arial"/>
            <w:color w:val="000000" w:themeColor="text1"/>
            <w:shd w:val="clear" w:color="auto" w:fill="FFFFFF"/>
            <w:lang w:val="en-CA"/>
            <w:rPrChange w:id="6698" w:author="Natasha Hardy" w:date="2021-12-10T13:32:00Z">
              <w:rPr>
                <w:rFonts w:eastAsia="Times New Roman" w:cs="Arial"/>
                <w:color w:val="222222"/>
                <w:shd w:val="clear" w:color="auto" w:fill="FFFFFF"/>
                <w:lang w:val="en-CA"/>
              </w:rPr>
            </w:rPrChange>
          </w:rPr>
          <w:t> </w:t>
        </w:r>
        <w:r w:rsidR="00ED4B8D" w:rsidRPr="008E1A76">
          <w:rPr>
            <w:rFonts w:eastAsia="Times New Roman" w:cs="Arial"/>
            <w:i/>
            <w:iCs/>
            <w:color w:val="000000" w:themeColor="text1"/>
            <w:shd w:val="clear" w:color="auto" w:fill="FFFFFF"/>
            <w:lang w:val="en-CA"/>
            <w:rPrChange w:id="6699" w:author="Natasha Hardy" w:date="2021-12-10T13:32:00Z">
              <w:rPr>
                <w:rFonts w:eastAsia="Times New Roman" w:cs="Arial"/>
                <w:i/>
                <w:iCs/>
                <w:color w:val="222222"/>
                <w:shd w:val="clear" w:color="auto" w:fill="FFFFFF"/>
                <w:lang w:val="en-CA"/>
              </w:rPr>
            </w:rPrChange>
          </w:rPr>
          <w:t>Molecular Ecology Resources</w:t>
        </w:r>
        <w:r w:rsidR="00ED4B8D" w:rsidRPr="008E1A76">
          <w:rPr>
            <w:rFonts w:eastAsia="Times New Roman" w:cs="Arial"/>
            <w:color w:val="000000" w:themeColor="text1"/>
            <w:shd w:val="clear" w:color="auto" w:fill="FFFFFF"/>
            <w:lang w:val="en-CA"/>
            <w:rPrChange w:id="6700" w:author="Natasha Hardy" w:date="2021-12-10T13:32:00Z">
              <w:rPr>
                <w:rFonts w:eastAsia="Times New Roman" w:cs="Arial"/>
                <w:color w:val="222222"/>
                <w:shd w:val="clear" w:color="auto" w:fill="FFFFFF"/>
                <w:lang w:val="en-CA"/>
              </w:rPr>
            </w:rPrChange>
          </w:rPr>
          <w:t>, </w:t>
        </w:r>
        <w:r w:rsidR="00ED4B8D" w:rsidRPr="008E1A76">
          <w:rPr>
            <w:rFonts w:eastAsia="Times New Roman" w:cs="Arial"/>
            <w:i/>
            <w:iCs/>
            <w:color w:val="000000" w:themeColor="text1"/>
            <w:shd w:val="clear" w:color="auto" w:fill="FFFFFF"/>
            <w:lang w:val="en-CA"/>
            <w:rPrChange w:id="6701" w:author="Natasha Hardy" w:date="2021-12-10T13:32:00Z">
              <w:rPr>
                <w:rFonts w:eastAsia="Times New Roman" w:cs="Arial"/>
                <w:i/>
                <w:iCs/>
                <w:color w:val="222222"/>
                <w:shd w:val="clear" w:color="auto" w:fill="FFFFFF"/>
                <w:lang w:val="en-CA"/>
              </w:rPr>
            </w:rPrChange>
          </w:rPr>
          <w:t>13</w:t>
        </w:r>
        <w:r w:rsidR="00ED4B8D" w:rsidRPr="008E1A76">
          <w:rPr>
            <w:rFonts w:eastAsia="Times New Roman" w:cs="Arial"/>
            <w:color w:val="000000" w:themeColor="text1"/>
            <w:shd w:val="clear" w:color="auto" w:fill="FFFFFF"/>
            <w:lang w:val="en-CA"/>
            <w:rPrChange w:id="6702" w:author="Natasha Hardy" w:date="2021-12-10T13:32:00Z">
              <w:rPr>
                <w:rFonts w:eastAsia="Times New Roman" w:cs="Arial"/>
                <w:color w:val="222222"/>
                <w:shd w:val="clear" w:color="auto" w:fill="FFFFFF"/>
                <w:lang w:val="en-CA"/>
              </w:rPr>
            </w:rPrChange>
          </w:rPr>
          <w:t>(4), 620-633.</w:t>
        </w:r>
      </w:ins>
    </w:p>
    <w:p w14:paraId="7E3FC598" w14:textId="4986F739" w:rsidR="00005583" w:rsidRPr="008E1A76" w:rsidRDefault="00005583" w:rsidP="001553A7">
      <w:pPr>
        <w:widowControl w:val="0"/>
        <w:pBdr>
          <w:top w:val="nil"/>
          <w:left w:val="nil"/>
          <w:bottom w:val="nil"/>
          <w:right w:val="nil"/>
          <w:between w:val="nil"/>
        </w:pBdr>
        <w:ind w:left="720" w:hanging="720"/>
        <w:rPr>
          <w:color w:val="000000" w:themeColor="text1"/>
          <w:rPrChange w:id="6703" w:author="Natasha Hardy" w:date="2021-12-10T13:32:00Z">
            <w:rPr/>
          </w:rPrChange>
        </w:rPr>
      </w:pPr>
      <w:proofErr w:type="spellStart"/>
      <w:r w:rsidRPr="008E1A76">
        <w:rPr>
          <w:color w:val="000000" w:themeColor="text1"/>
          <w:rPrChange w:id="6704" w:author="Natasha Hardy" w:date="2021-12-10T13:32:00Z">
            <w:rPr/>
          </w:rPrChange>
        </w:rPr>
        <w:lastRenderedPageBreak/>
        <w:t>Deagle</w:t>
      </w:r>
      <w:proofErr w:type="spellEnd"/>
      <w:r w:rsidRPr="008E1A76">
        <w:rPr>
          <w:color w:val="000000" w:themeColor="text1"/>
          <w:rPrChange w:id="6705" w:author="Natasha Hardy" w:date="2021-12-10T13:32:00Z">
            <w:rPr/>
          </w:rPrChange>
        </w:rPr>
        <w:t xml:space="preserve">, B. E., Thomas, A. C., McInnes, J. C., Clarke, L. J., </w:t>
      </w:r>
      <w:proofErr w:type="spellStart"/>
      <w:r w:rsidRPr="008E1A76">
        <w:rPr>
          <w:color w:val="000000" w:themeColor="text1"/>
          <w:rPrChange w:id="6706" w:author="Natasha Hardy" w:date="2021-12-10T13:32:00Z">
            <w:rPr/>
          </w:rPrChange>
        </w:rPr>
        <w:t>Vesterinen</w:t>
      </w:r>
      <w:proofErr w:type="spellEnd"/>
      <w:r w:rsidRPr="008E1A76">
        <w:rPr>
          <w:color w:val="000000" w:themeColor="text1"/>
          <w:rPrChange w:id="6707" w:author="Natasha Hardy" w:date="2021-12-10T13:32:00Z">
            <w:rPr/>
          </w:rPrChange>
        </w:rPr>
        <w:t xml:space="preserve">, E. J., Clare, E. L., </w:t>
      </w:r>
      <w:proofErr w:type="spellStart"/>
      <w:r w:rsidRPr="008E1A76">
        <w:rPr>
          <w:color w:val="000000" w:themeColor="text1"/>
          <w:rPrChange w:id="6708" w:author="Natasha Hardy" w:date="2021-12-10T13:32:00Z">
            <w:rPr/>
          </w:rPrChange>
        </w:rPr>
        <w:t>Kartzinel</w:t>
      </w:r>
      <w:proofErr w:type="spellEnd"/>
      <w:r w:rsidRPr="008E1A76">
        <w:rPr>
          <w:color w:val="000000" w:themeColor="text1"/>
          <w:rPrChange w:id="6709" w:author="Natasha Hardy" w:date="2021-12-10T13:32:00Z">
            <w:rPr/>
          </w:rPrChange>
        </w:rPr>
        <w:t xml:space="preserve">, T. R., &amp; </w:t>
      </w:r>
      <w:proofErr w:type="spellStart"/>
      <w:r w:rsidRPr="008E1A76">
        <w:rPr>
          <w:color w:val="000000" w:themeColor="text1"/>
          <w:rPrChange w:id="6710" w:author="Natasha Hardy" w:date="2021-12-10T13:32:00Z">
            <w:rPr/>
          </w:rPrChange>
        </w:rPr>
        <w:t>Eveson</w:t>
      </w:r>
      <w:proofErr w:type="spellEnd"/>
      <w:r w:rsidRPr="008E1A76">
        <w:rPr>
          <w:color w:val="000000" w:themeColor="text1"/>
          <w:rPrChange w:id="6711" w:author="Natasha Hardy" w:date="2021-12-10T13:32:00Z">
            <w:rPr/>
          </w:rPrChange>
        </w:rPr>
        <w:t xml:space="preserve">, J. P. (2019). Counting with DNA in metabarcoding studies: How should we convert sequence reads to dietary data? Molecular Ecology </w:t>
      </w:r>
      <w:r w:rsidRPr="008E1A76">
        <w:rPr>
          <w:b/>
          <w:bCs/>
          <w:color w:val="000000" w:themeColor="text1"/>
          <w:rPrChange w:id="6712" w:author="Natasha Hardy" w:date="2021-12-10T13:32:00Z">
            <w:rPr>
              <w:b/>
              <w:bCs/>
            </w:rPr>
          </w:rPrChange>
        </w:rPr>
        <w:t>28</w:t>
      </w:r>
      <w:r w:rsidR="00C57641" w:rsidRPr="008E1A76">
        <w:rPr>
          <w:color w:val="000000" w:themeColor="text1"/>
          <w:rPrChange w:id="6713" w:author="Natasha Hardy" w:date="2021-12-10T13:32:00Z">
            <w:rPr/>
          </w:rPrChange>
        </w:rPr>
        <w:t>:</w:t>
      </w:r>
      <w:r w:rsidRPr="008E1A76">
        <w:rPr>
          <w:color w:val="000000" w:themeColor="text1"/>
          <w:rPrChange w:id="6714" w:author="Natasha Hardy" w:date="2021-12-10T13:32:00Z">
            <w:rPr/>
          </w:rPrChange>
        </w:rPr>
        <w:t xml:space="preserve">2, 391–406. </w:t>
      </w:r>
      <w:r w:rsidR="00575AC8" w:rsidRPr="008E1A76">
        <w:rPr>
          <w:color w:val="000000" w:themeColor="text1"/>
          <w:rPrChange w:id="6715" w:author="Natasha Hardy" w:date="2021-12-10T13:32:00Z">
            <w:rPr/>
          </w:rPrChange>
        </w:rPr>
        <w:fldChar w:fldCharType="begin"/>
      </w:r>
      <w:r w:rsidR="00575AC8" w:rsidRPr="008E1A76">
        <w:rPr>
          <w:color w:val="000000" w:themeColor="text1"/>
          <w:rPrChange w:id="6716" w:author="Natasha Hardy" w:date="2021-12-10T13:32:00Z">
            <w:rPr/>
          </w:rPrChange>
        </w:rPr>
        <w:instrText xml:space="preserve"> HYPERLINK "https://doi.org/10.1111/mec.14734" </w:instrText>
      </w:r>
      <w:r w:rsidR="00575AC8" w:rsidRPr="008E1A76">
        <w:rPr>
          <w:color w:val="000000" w:themeColor="text1"/>
          <w:rPrChange w:id="6717" w:author="Natasha Hardy" w:date="2021-12-10T13:32:00Z">
            <w:rPr/>
          </w:rPrChange>
        </w:rPr>
        <w:fldChar w:fldCharType="separate"/>
      </w:r>
      <w:del w:id="6718" w:author="Natasha Hardy" w:date="2021-11-12T16:39:00Z">
        <w:r w:rsidR="00C57641" w:rsidRPr="008E1A76" w:rsidDel="003F3FBC">
          <w:rPr>
            <w:rStyle w:val="Hyperlink"/>
            <w:color w:val="000000" w:themeColor="text1"/>
            <w:rPrChange w:id="6719" w:author="Natasha Hardy" w:date="2021-12-10T13:32:00Z">
              <w:rPr>
                <w:rStyle w:val="Hyperlink"/>
              </w:rPr>
            </w:rPrChange>
          </w:rPr>
          <w:delText>https://</w:delText>
        </w:r>
      </w:del>
      <w:r w:rsidR="00C57641" w:rsidRPr="008E1A76">
        <w:rPr>
          <w:rStyle w:val="Hyperlink"/>
          <w:color w:val="000000" w:themeColor="text1"/>
          <w:rPrChange w:id="6720" w:author="Natasha Hardy" w:date="2021-12-10T13:32:00Z">
            <w:rPr>
              <w:rStyle w:val="Hyperlink"/>
            </w:rPr>
          </w:rPrChange>
        </w:rPr>
        <w:t>doi.org/10.1111/mec.14734</w:t>
      </w:r>
      <w:r w:rsidR="00575AC8" w:rsidRPr="008E1A76">
        <w:rPr>
          <w:rStyle w:val="Hyperlink"/>
          <w:color w:val="000000" w:themeColor="text1"/>
          <w:rPrChange w:id="6721" w:author="Natasha Hardy" w:date="2021-12-10T13:32:00Z">
            <w:rPr>
              <w:rStyle w:val="Hyperlink"/>
            </w:rPr>
          </w:rPrChange>
        </w:rPr>
        <w:fldChar w:fldCharType="end"/>
      </w:r>
      <w:r w:rsidR="00C57641" w:rsidRPr="008E1A76">
        <w:rPr>
          <w:color w:val="000000" w:themeColor="text1"/>
          <w:rPrChange w:id="6722" w:author="Natasha Hardy" w:date="2021-12-10T13:32:00Z">
            <w:rPr/>
          </w:rPrChange>
        </w:rPr>
        <w:t xml:space="preserve"> </w:t>
      </w:r>
    </w:p>
    <w:p w14:paraId="6F8C4C21" w14:textId="39BF8E6C" w:rsidR="00005583" w:rsidRPr="008E1A76" w:rsidRDefault="00005583" w:rsidP="001553A7">
      <w:pPr>
        <w:widowControl w:val="0"/>
        <w:pBdr>
          <w:top w:val="nil"/>
          <w:left w:val="nil"/>
          <w:bottom w:val="nil"/>
          <w:right w:val="nil"/>
          <w:between w:val="nil"/>
        </w:pBdr>
        <w:ind w:left="720" w:hanging="720"/>
        <w:rPr>
          <w:color w:val="000000" w:themeColor="text1"/>
          <w:rPrChange w:id="6723" w:author="Natasha Hardy" w:date="2021-12-10T13:32:00Z">
            <w:rPr/>
          </w:rPrChange>
        </w:rPr>
      </w:pPr>
      <w:r w:rsidRPr="008E1A76">
        <w:rPr>
          <w:color w:val="000000" w:themeColor="text1"/>
          <w:rPrChange w:id="6724" w:author="Natasha Hardy" w:date="2021-12-10T13:32:00Z">
            <w:rPr/>
          </w:rPrChange>
        </w:rPr>
        <w:t xml:space="preserve">Edgar, R. C. (2010). Search and clustering orders of magnitude faster than BLAST. Bioinformatics, </w:t>
      </w:r>
      <w:r w:rsidRPr="008E1A76">
        <w:rPr>
          <w:b/>
          <w:bCs/>
          <w:color w:val="000000" w:themeColor="text1"/>
          <w:rPrChange w:id="6725" w:author="Natasha Hardy" w:date="2021-12-10T13:32:00Z">
            <w:rPr>
              <w:b/>
              <w:bCs/>
            </w:rPr>
          </w:rPrChange>
        </w:rPr>
        <w:t>26</w:t>
      </w:r>
      <w:r w:rsidR="00C57641" w:rsidRPr="008E1A76">
        <w:rPr>
          <w:color w:val="000000" w:themeColor="text1"/>
          <w:rPrChange w:id="6726" w:author="Natasha Hardy" w:date="2021-12-10T13:32:00Z">
            <w:rPr/>
          </w:rPrChange>
        </w:rPr>
        <w:t>:</w:t>
      </w:r>
      <w:r w:rsidRPr="008E1A76">
        <w:rPr>
          <w:color w:val="000000" w:themeColor="text1"/>
          <w:rPrChange w:id="6727" w:author="Natasha Hardy" w:date="2021-12-10T13:32:00Z">
            <w:rPr/>
          </w:rPrChange>
        </w:rPr>
        <w:t xml:space="preserve">19, 2460–2461. </w:t>
      </w:r>
      <w:r w:rsidR="00575AC8" w:rsidRPr="008E1A76">
        <w:rPr>
          <w:color w:val="000000" w:themeColor="text1"/>
          <w:rPrChange w:id="6728" w:author="Natasha Hardy" w:date="2021-12-10T13:32:00Z">
            <w:rPr/>
          </w:rPrChange>
        </w:rPr>
        <w:fldChar w:fldCharType="begin"/>
      </w:r>
      <w:r w:rsidR="00575AC8" w:rsidRPr="008E1A76">
        <w:rPr>
          <w:color w:val="000000" w:themeColor="text1"/>
          <w:rPrChange w:id="6729" w:author="Natasha Hardy" w:date="2021-12-10T13:32:00Z">
            <w:rPr/>
          </w:rPrChange>
        </w:rPr>
        <w:instrText xml:space="preserve"> HYPERLINK "https://doi.org/10.1093/bioinformatics/btq461" </w:instrText>
      </w:r>
      <w:r w:rsidR="00575AC8" w:rsidRPr="008E1A76">
        <w:rPr>
          <w:color w:val="000000" w:themeColor="text1"/>
          <w:rPrChange w:id="6730" w:author="Natasha Hardy" w:date="2021-12-10T13:32:00Z">
            <w:rPr/>
          </w:rPrChange>
        </w:rPr>
        <w:fldChar w:fldCharType="separate"/>
      </w:r>
      <w:del w:id="6731" w:author="Natasha Hardy" w:date="2021-11-12T16:39:00Z">
        <w:r w:rsidR="00C57641" w:rsidRPr="008E1A76" w:rsidDel="003F3FBC">
          <w:rPr>
            <w:rStyle w:val="Hyperlink"/>
            <w:color w:val="000000" w:themeColor="text1"/>
            <w:rPrChange w:id="6732" w:author="Natasha Hardy" w:date="2021-12-10T13:32:00Z">
              <w:rPr>
                <w:rStyle w:val="Hyperlink"/>
              </w:rPr>
            </w:rPrChange>
          </w:rPr>
          <w:delText>https://</w:delText>
        </w:r>
      </w:del>
      <w:r w:rsidR="00C57641" w:rsidRPr="008E1A76">
        <w:rPr>
          <w:rStyle w:val="Hyperlink"/>
          <w:color w:val="000000" w:themeColor="text1"/>
          <w:rPrChange w:id="6733" w:author="Natasha Hardy" w:date="2021-12-10T13:32:00Z">
            <w:rPr>
              <w:rStyle w:val="Hyperlink"/>
            </w:rPr>
          </w:rPrChange>
        </w:rPr>
        <w:t>doi.org/10.1093/bioinformatics/btq461</w:t>
      </w:r>
      <w:r w:rsidR="00575AC8" w:rsidRPr="008E1A76">
        <w:rPr>
          <w:rStyle w:val="Hyperlink"/>
          <w:color w:val="000000" w:themeColor="text1"/>
          <w:rPrChange w:id="6734" w:author="Natasha Hardy" w:date="2021-12-10T13:32:00Z">
            <w:rPr>
              <w:rStyle w:val="Hyperlink"/>
            </w:rPr>
          </w:rPrChange>
        </w:rPr>
        <w:fldChar w:fldCharType="end"/>
      </w:r>
      <w:r w:rsidR="00C57641" w:rsidRPr="008E1A76">
        <w:rPr>
          <w:color w:val="000000" w:themeColor="text1"/>
          <w:rPrChange w:id="6735" w:author="Natasha Hardy" w:date="2021-12-10T13:32:00Z">
            <w:rPr/>
          </w:rPrChange>
        </w:rPr>
        <w:t xml:space="preserve"> </w:t>
      </w:r>
    </w:p>
    <w:p w14:paraId="1DE2FD46" w14:textId="4BC01B43" w:rsidR="00932D83" w:rsidRPr="008E1A76" w:rsidRDefault="00005583" w:rsidP="001553A7">
      <w:pPr>
        <w:widowControl w:val="0"/>
        <w:pBdr>
          <w:top w:val="nil"/>
          <w:left w:val="nil"/>
          <w:bottom w:val="nil"/>
          <w:right w:val="nil"/>
          <w:between w:val="nil"/>
        </w:pBdr>
        <w:ind w:left="720" w:hanging="720"/>
        <w:rPr>
          <w:ins w:id="6736" w:author="Natasha Hardy" w:date="2021-10-25T15:46:00Z"/>
          <w:color w:val="000000" w:themeColor="text1"/>
          <w:rPrChange w:id="6737" w:author="Natasha Hardy" w:date="2021-12-10T13:32:00Z">
            <w:rPr>
              <w:ins w:id="6738" w:author="Natasha Hardy" w:date="2021-10-25T15:46:00Z"/>
            </w:rPr>
          </w:rPrChange>
        </w:rPr>
      </w:pPr>
      <w:r w:rsidRPr="008E1A76">
        <w:rPr>
          <w:color w:val="000000" w:themeColor="text1"/>
          <w:rPrChange w:id="6739" w:author="Natasha Hardy" w:date="2021-12-10T13:32:00Z">
            <w:rPr/>
          </w:rPrChange>
        </w:rPr>
        <w:t xml:space="preserve">Edgar, R. C., &amp; </w:t>
      </w:r>
      <w:proofErr w:type="spellStart"/>
      <w:r w:rsidRPr="008E1A76">
        <w:rPr>
          <w:color w:val="000000" w:themeColor="text1"/>
          <w:rPrChange w:id="6740" w:author="Natasha Hardy" w:date="2021-12-10T13:32:00Z">
            <w:rPr/>
          </w:rPrChange>
        </w:rPr>
        <w:t>Flyvbjerg</w:t>
      </w:r>
      <w:proofErr w:type="spellEnd"/>
      <w:r w:rsidRPr="008E1A76">
        <w:rPr>
          <w:color w:val="000000" w:themeColor="text1"/>
          <w:rPrChange w:id="6741" w:author="Natasha Hardy" w:date="2021-12-10T13:32:00Z">
            <w:rPr/>
          </w:rPrChange>
        </w:rPr>
        <w:t>, H. (2015). Error filtering, pair assembly and error correction for next-generation sequencing reads. Bioinformatics</w:t>
      </w:r>
      <w:r w:rsidR="00655873" w:rsidRPr="008E1A76">
        <w:rPr>
          <w:color w:val="000000" w:themeColor="text1"/>
          <w:rPrChange w:id="6742" w:author="Natasha Hardy" w:date="2021-12-10T13:32:00Z">
            <w:rPr/>
          </w:rPrChange>
        </w:rPr>
        <w:t xml:space="preserve"> </w:t>
      </w:r>
      <w:r w:rsidRPr="008E1A76">
        <w:rPr>
          <w:b/>
          <w:bCs/>
          <w:color w:val="000000" w:themeColor="text1"/>
          <w:rPrChange w:id="6743" w:author="Natasha Hardy" w:date="2021-12-10T13:32:00Z">
            <w:rPr>
              <w:b/>
              <w:bCs/>
            </w:rPr>
          </w:rPrChange>
        </w:rPr>
        <w:t>31</w:t>
      </w:r>
      <w:r w:rsidR="00C57641" w:rsidRPr="008E1A76">
        <w:rPr>
          <w:color w:val="000000" w:themeColor="text1"/>
          <w:rPrChange w:id="6744" w:author="Natasha Hardy" w:date="2021-12-10T13:32:00Z">
            <w:rPr/>
          </w:rPrChange>
        </w:rPr>
        <w:t>:</w:t>
      </w:r>
      <w:r w:rsidRPr="008E1A76">
        <w:rPr>
          <w:color w:val="000000" w:themeColor="text1"/>
          <w:rPrChange w:id="6745" w:author="Natasha Hardy" w:date="2021-12-10T13:32:00Z">
            <w:rPr/>
          </w:rPrChange>
        </w:rPr>
        <w:t>21</w:t>
      </w:r>
      <w:proofErr w:type="gramStart"/>
      <w:r w:rsidRPr="008E1A76">
        <w:rPr>
          <w:color w:val="000000" w:themeColor="text1"/>
          <w:rPrChange w:id="6746" w:author="Natasha Hardy" w:date="2021-12-10T13:32:00Z">
            <w:rPr/>
          </w:rPrChange>
        </w:rPr>
        <w:t>,</w:t>
      </w:r>
      <w:r w:rsidR="00C57641" w:rsidRPr="008E1A76">
        <w:rPr>
          <w:color w:val="000000" w:themeColor="text1"/>
          <w:rPrChange w:id="6747" w:author="Natasha Hardy" w:date="2021-12-10T13:32:00Z">
            <w:rPr/>
          </w:rPrChange>
        </w:rPr>
        <w:t xml:space="preserve"> </w:t>
      </w:r>
      <w:r w:rsidRPr="008E1A76">
        <w:rPr>
          <w:color w:val="000000" w:themeColor="text1"/>
          <w:rPrChange w:id="6748" w:author="Natasha Hardy" w:date="2021-12-10T13:32:00Z">
            <w:rPr/>
          </w:rPrChange>
        </w:rPr>
        <w:t xml:space="preserve"> 3476</w:t>
      </w:r>
      <w:proofErr w:type="gramEnd"/>
      <w:r w:rsidRPr="008E1A76">
        <w:rPr>
          <w:color w:val="000000" w:themeColor="text1"/>
          <w:rPrChange w:id="6749" w:author="Natasha Hardy" w:date="2021-12-10T13:32:00Z">
            <w:rPr/>
          </w:rPrChange>
        </w:rPr>
        <w:t xml:space="preserve">–3482. </w:t>
      </w:r>
      <w:r w:rsidR="00575AC8" w:rsidRPr="008E1A76">
        <w:rPr>
          <w:color w:val="000000" w:themeColor="text1"/>
          <w:rPrChange w:id="6750" w:author="Natasha Hardy" w:date="2021-12-10T13:32:00Z">
            <w:rPr/>
          </w:rPrChange>
        </w:rPr>
        <w:fldChar w:fldCharType="begin"/>
      </w:r>
      <w:r w:rsidR="00575AC8" w:rsidRPr="008E1A76">
        <w:rPr>
          <w:color w:val="000000" w:themeColor="text1"/>
          <w:rPrChange w:id="6751" w:author="Natasha Hardy" w:date="2021-12-10T13:32:00Z">
            <w:rPr/>
          </w:rPrChange>
        </w:rPr>
        <w:instrText xml:space="preserve"> HYPERLINK "https://doi.org/10.1093/bioinformatics/btv401" </w:instrText>
      </w:r>
      <w:r w:rsidR="00575AC8" w:rsidRPr="008E1A76">
        <w:rPr>
          <w:color w:val="000000" w:themeColor="text1"/>
          <w:rPrChange w:id="6752" w:author="Natasha Hardy" w:date="2021-12-10T13:32:00Z">
            <w:rPr/>
          </w:rPrChange>
        </w:rPr>
        <w:fldChar w:fldCharType="separate"/>
      </w:r>
      <w:del w:id="6753" w:author="Natasha Hardy" w:date="2021-11-12T16:39:00Z">
        <w:r w:rsidR="00C57641" w:rsidRPr="008E1A76" w:rsidDel="003F3FBC">
          <w:rPr>
            <w:rStyle w:val="Hyperlink"/>
            <w:color w:val="000000" w:themeColor="text1"/>
            <w:rPrChange w:id="6754" w:author="Natasha Hardy" w:date="2021-12-10T13:32:00Z">
              <w:rPr>
                <w:rStyle w:val="Hyperlink"/>
              </w:rPr>
            </w:rPrChange>
          </w:rPr>
          <w:delText>https://</w:delText>
        </w:r>
      </w:del>
      <w:r w:rsidR="00C57641" w:rsidRPr="008E1A76">
        <w:rPr>
          <w:rStyle w:val="Hyperlink"/>
          <w:color w:val="000000" w:themeColor="text1"/>
          <w:rPrChange w:id="6755" w:author="Natasha Hardy" w:date="2021-12-10T13:32:00Z">
            <w:rPr>
              <w:rStyle w:val="Hyperlink"/>
            </w:rPr>
          </w:rPrChange>
        </w:rPr>
        <w:t>doi.org/10.1093/bioinformatics/btv401</w:t>
      </w:r>
      <w:r w:rsidR="00575AC8" w:rsidRPr="008E1A76">
        <w:rPr>
          <w:rStyle w:val="Hyperlink"/>
          <w:color w:val="000000" w:themeColor="text1"/>
          <w:rPrChange w:id="6756" w:author="Natasha Hardy" w:date="2021-12-10T13:32:00Z">
            <w:rPr>
              <w:rStyle w:val="Hyperlink"/>
            </w:rPr>
          </w:rPrChange>
        </w:rPr>
        <w:fldChar w:fldCharType="end"/>
      </w:r>
      <w:r w:rsidR="00C57641" w:rsidRPr="008E1A76">
        <w:rPr>
          <w:color w:val="000000" w:themeColor="text1"/>
          <w:rPrChange w:id="6757" w:author="Natasha Hardy" w:date="2021-12-10T13:32:00Z">
            <w:rPr/>
          </w:rPrChange>
        </w:rPr>
        <w:t xml:space="preserve"> </w:t>
      </w:r>
    </w:p>
    <w:p w14:paraId="3B939E3B" w14:textId="56CD5281" w:rsidR="00932D83" w:rsidRPr="008E1A76" w:rsidRDefault="00932D83" w:rsidP="001553A7">
      <w:pPr>
        <w:widowControl w:val="0"/>
        <w:pBdr>
          <w:top w:val="nil"/>
          <w:left w:val="nil"/>
          <w:bottom w:val="nil"/>
          <w:right w:val="nil"/>
          <w:between w:val="nil"/>
        </w:pBdr>
        <w:ind w:left="720" w:hanging="720"/>
        <w:rPr>
          <w:color w:val="000000" w:themeColor="text1"/>
          <w:rPrChange w:id="6758" w:author="Natasha Hardy" w:date="2021-12-10T13:32:00Z">
            <w:rPr/>
          </w:rPrChange>
        </w:rPr>
      </w:pPr>
      <w:proofErr w:type="spellStart"/>
      <w:ins w:id="6759" w:author="Natasha Hardy" w:date="2021-10-25T15:46:00Z">
        <w:r w:rsidRPr="008E1A76">
          <w:rPr>
            <w:rFonts w:eastAsia="Times New Roman" w:cs="Arial"/>
            <w:color w:val="000000" w:themeColor="text1"/>
            <w:shd w:val="clear" w:color="auto" w:fill="FFFFFF"/>
            <w:lang w:val="en-CA"/>
            <w:rPrChange w:id="6760" w:author="Natasha Hardy" w:date="2021-12-10T13:32:00Z">
              <w:rPr>
                <w:rFonts w:eastAsia="Times New Roman" w:cs="Arial"/>
                <w:color w:val="222222"/>
                <w:shd w:val="clear" w:color="auto" w:fill="FFFFFF"/>
                <w:lang w:val="en-CA"/>
              </w:rPr>
            </w:rPrChange>
          </w:rPr>
          <w:t>Egeter</w:t>
        </w:r>
        <w:proofErr w:type="spellEnd"/>
        <w:r w:rsidRPr="008E1A76">
          <w:rPr>
            <w:rFonts w:eastAsia="Times New Roman" w:cs="Arial"/>
            <w:color w:val="000000" w:themeColor="text1"/>
            <w:shd w:val="clear" w:color="auto" w:fill="FFFFFF"/>
            <w:lang w:val="en-CA"/>
            <w:rPrChange w:id="6761" w:author="Natasha Hardy" w:date="2021-12-10T13:32:00Z">
              <w:rPr>
                <w:rFonts w:eastAsia="Times New Roman" w:cs="Arial"/>
                <w:color w:val="222222"/>
                <w:shd w:val="clear" w:color="auto" w:fill="FFFFFF"/>
                <w:lang w:val="en-CA"/>
              </w:rPr>
            </w:rPrChange>
          </w:rPr>
          <w:t>, B., Bishop, P. J., &amp; Robertson, B. C. (2015). Detecting frogs as prey in the diets of introduced mammals: A comparison between morphological and DNA</w:t>
        </w:r>
        <w:r w:rsidRPr="008E1A76">
          <w:rPr>
            <w:rFonts w:ascii="Cambria Math" w:eastAsia="Times New Roman" w:hAnsi="Cambria Math" w:cs="Cambria Math"/>
            <w:color w:val="000000" w:themeColor="text1"/>
            <w:shd w:val="clear" w:color="auto" w:fill="FFFFFF"/>
            <w:lang w:val="en-CA"/>
            <w:rPrChange w:id="6762" w:author="Natasha Hardy" w:date="2021-12-10T13:32:00Z">
              <w:rPr>
                <w:rFonts w:ascii="Cambria Math" w:eastAsia="Times New Roman" w:hAnsi="Cambria Math" w:cs="Cambria Math"/>
                <w:color w:val="222222"/>
                <w:shd w:val="clear" w:color="auto" w:fill="FFFFFF"/>
                <w:lang w:val="en-CA"/>
              </w:rPr>
            </w:rPrChange>
          </w:rPr>
          <w:t>‐</w:t>
        </w:r>
        <w:r w:rsidRPr="008E1A76">
          <w:rPr>
            <w:rFonts w:eastAsia="Times New Roman" w:cs="Arial"/>
            <w:color w:val="000000" w:themeColor="text1"/>
            <w:shd w:val="clear" w:color="auto" w:fill="FFFFFF"/>
            <w:lang w:val="en-CA"/>
            <w:rPrChange w:id="6763" w:author="Natasha Hardy" w:date="2021-12-10T13:32:00Z">
              <w:rPr>
                <w:rFonts w:eastAsia="Times New Roman" w:cs="Arial"/>
                <w:color w:val="222222"/>
                <w:shd w:val="clear" w:color="auto" w:fill="FFFFFF"/>
                <w:lang w:val="en-CA"/>
              </w:rPr>
            </w:rPrChange>
          </w:rPr>
          <w:t>based diet analyses. </w:t>
        </w:r>
        <w:r w:rsidRPr="008E1A76">
          <w:rPr>
            <w:rFonts w:eastAsia="Times New Roman" w:cs="Arial"/>
            <w:i/>
            <w:iCs/>
            <w:color w:val="000000" w:themeColor="text1"/>
            <w:shd w:val="clear" w:color="auto" w:fill="FFFFFF"/>
            <w:lang w:val="en-CA"/>
            <w:rPrChange w:id="6764" w:author="Natasha Hardy" w:date="2021-12-10T13:32:00Z">
              <w:rPr>
                <w:rFonts w:eastAsia="Times New Roman" w:cs="Arial"/>
                <w:i/>
                <w:iCs/>
                <w:color w:val="222222"/>
                <w:shd w:val="clear" w:color="auto" w:fill="FFFFFF"/>
                <w:lang w:val="en-CA"/>
              </w:rPr>
            </w:rPrChange>
          </w:rPr>
          <w:t>Molecular Ecology Resources</w:t>
        </w:r>
        <w:r w:rsidRPr="008E1A76">
          <w:rPr>
            <w:rFonts w:eastAsia="Times New Roman" w:cs="Arial"/>
            <w:color w:val="000000" w:themeColor="text1"/>
            <w:shd w:val="clear" w:color="auto" w:fill="FFFFFF"/>
            <w:lang w:val="en-CA"/>
            <w:rPrChange w:id="6765" w:author="Natasha Hardy" w:date="2021-12-10T13:32:00Z">
              <w:rPr>
                <w:rFonts w:eastAsia="Times New Roman" w:cs="Arial"/>
                <w:color w:val="222222"/>
                <w:shd w:val="clear" w:color="auto" w:fill="FFFFFF"/>
                <w:lang w:val="en-CA"/>
              </w:rPr>
            </w:rPrChange>
          </w:rPr>
          <w:t>, </w:t>
        </w:r>
        <w:r w:rsidRPr="008E1A76">
          <w:rPr>
            <w:rFonts w:eastAsia="Times New Roman" w:cs="Arial"/>
            <w:i/>
            <w:iCs/>
            <w:color w:val="000000" w:themeColor="text1"/>
            <w:shd w:val="clear" w:color="auto" w:fill="FFFFFF"/>
            <w:lang w:val="en-CA"/>
            <w:rPrChange w:id="6766" w:author="Natasha Hardy" w:date="2021-12-10T13:32:00Z">
              <w:rPr>
                <w:rFonts w:eastAsia="Times New Roman" w:cs="Arial"/>
                <w:i/>
                <w:iCs/>
                <w:color w:val="222222"/>
                <w:shd w:val="clear" w:color="auto" w:fill="FFFFFF"/>
                <w:lang w:val="en-CA"/>
              </w:rPr>
            </w:rPrChange>
          </w:rPr>
          <w:t>15</w:t>
        </w:r>
        <w:r w:rsidRPr="008E1A76">
          <w:rPr>
            <w:rFonts w:eastAsia="Times New Roman" w:cs="Arial"/>
            <w:color w:val="000000" w:themeColor="text1"/>
            <w:shd w:val="clear" w:color="auto" w:fill="FFFFFF"/>
            <w:lang w:val="en-CA"/>
            <w:rPrChange w:id="6767" w:author="Natasha Hardy" w:date="2021-12-10T13:32:00Z">
              <w:rPr>
                <w:rFonts w:eastAsia="Times New Roman" w:cs="Arial"/>
                <w:color w:val="222222"/>
                <w:shd w:val="clear" w:color="auto" w:fill="FFFFFF"/>
                <w:lang w:val="en-CA"/>
              </w:rPr>
            </w:rPrChange>
          </w:rPr>
          <w:t>(2), 306-316.</w:t>
        </w:r>
      </w:ins>
    </w:p>
    <w:p w14:paraId="77C8BF8B" w14:textId="77777777" w:rsidR="00005583" w:rsidRPr="008E1A76" w:rsidRDefault="00005583" w:rsidP="001553A7">
      <w:pPr>
        <w:widowControl w:val="0"/>
        <w:pBdr>
          <w:top w:val="nil"/>
          <w:left w:val="nil"/>
          <w:bottom w:val="nil"/>
          <w:right w:val="nil"/>
          <w:between w:val="nil"/>
        </w:pBdr>
        <w:ind w:left="720" w:hanging="720"/>
        <w:rPr>
          <w:color w:val="000000" w:themeColor="text1"/>
          <w:rPrChange w:id="6768" w:author="Natasha Hardy" w:date="2021-12-10T13:32:00Z">
            <w:rPr/>
          </w:rPrChange>
        </w:rPr>
      </w:pPr>
      <w:r w:rsidRPr="008E1A76">
        <w:rPr>
          <w:color w:val="000000" w:themeColor="text1"/>
          <w:rPrChange w:id="6769" w:author="Natasha Hardy" w:date="2021-12-10T13:32:00Z">
            <w:rPr/>
          </w:rPrChange>
        </w:rPr>
        <w:t>Environment Protection and Biodiversity Conservation Act, Office of Legislative Drafting and Publishing, Attorney-General’s Department. Canberra, Australia (1975).</w:t>
      </w:r>
    </w:p>
    <w:p w14:paraId="6B693E4A" w14:textId="77777777" w:rsidR="00005583" w:rsidRPr="008E1A76" w:rsidRDefault="00005583" w:rsidP="001553A7">
      <w:pPr>
        <w:widowControl w:val="0"/>
        <w:pBdr>
          <w:top w:val="nil"/>
          <w:left w:val="nil"/>
          <w:bottom w:val="nil"/>
          <w:right w:val="nil"/>
          <w:between w:val="nil"/>
        </w:pBdr>
        <w:ind w:left="720" w:hanging="720"/>
        <w:rPr>
          <w:color w:val="000000" w:themeColor="text1"/>
          <w:rPrChange w:id="6770" w:author="Natasha Hardy" w:date="2021-12-10T13:32:00Z">
            <w:rPr/>
          </w:rPrChange>
        </w:rPr>
      </w:pPr>
      <w:r w:rsidRPr="008E1A76">
        <w:rPr>
          <w:color w:val="000000" w:themeColor="text1"/>
          <w:rPrChange w:id="6771" w:author="Natasha Hardy" w:date="2021-12-10T13:32:00Z">
            <w:rPr/>
          </w:rPrChange>
        </w:rPr>
        <w:t>Environment Protection and Biodiversity Conservation Act, Office of Legislative Drafting and Publishing, Attorney-General’s Department. Canberra, Australia (1999).</w:t>
      </w:r>
    </w:p>
    <w:p w14:paraId="3F879465" w14:textId="143BFAAA" w:rsidR="00005583" w:rsidRPr="008E1A76" w:rsidRDefault="00005583" w:rsidP="001553A7">
      <w:pPr>
        <w:widowControl w:val="0"/>
        <w:pBdr>
          <w:top w:val="nil"/>
          <w:left w:val="nil"/>
          <w:bottom w:val="nil"/>
          <w:right w:val="nil"/>
          <w:between w:val="nil"/>
        </w:pBdr>
        <w:ind w:left="720" w:hanging="720"/>
        <w:rPr>
          <w:color w:val="000000" w:themeColor="text1"/>
          <w:rPrChange w:id="6772" w:author="Natasha Hardy" w:date="2021-12-10T13:32:00Z">
            <w:rPr/>
          </w:rPrChange>
        </w:rPr>
      </w:pPr>
      <w:r w:rsidRPr="008E1A76">
        <w:rPr>
          <w:color w:val="000000" w:themeColor="text1"/>
          <w:rPrChange w:id="6773" w:author="Natasha Hardy" w:date="2021-12-10T13:32:00Z">
            <w:rPr/>
          </w:rPrChange>
        </w:rPr>
        <w:t xml:space="preserve">Estes, J. A., Tinker, M. T., Williams, T. M., &amp; </w:t>
      </w:r>
      <w:proofErr w:type="spellStart"/>
      <w:r w:rsidRPr="008E1A76">
        <w:rPr>
          <w:color w:val="000000" w:themeColor="text1"/>
          <w:rPrChange w:id="6774" w:author="Natasha Hardy" w:date="2021-12-10T13:32:00Z">
            <w:rPr/>
          </w:rPrChange>
        </w:rPr>
        <w:t>Doak</w:t>
      </w:r>
      <w:proofErr w:type="spellEnd"/>
      <w:r w:rsidRPr="008E1A76">
        <w:rPr>
          <w:color w:val="000000" w:themeColor="text1"/>
          <w:rPrChange w:id="6775" w:author="Natasha Hardy" w:date="2021-12-10T13:32:00Z">
            <w:rPr/>
          </w:rPrChange>
        </w:rPr>
        <w:t xml:space="preserve">, D. F. (1998). Killer Whale Predation on Sea Otters Linking Oceanic and Nearshore Ecosystems. Science </w:t>
      </w:r>
      <w:r w:rsidRPr="008E1A76">
        <w:rPr>
          <w:b/>
          <w:bCs/>
          <w:color w:val="000000" w:themeColor="text1"/>
          <w:rPrChange w:id="6776" w:author="Natasha Hardy" w:date="2021-12-10T13:32:00Z">
            <w:rPr>
              <w:b/>
              <w:bCs/>
            </w:rPr>
          </w:rPrChange>
        </w:rPr>
        <w:t>282</w:t>
      </w:r>
      <w:r w:rsidR="00C57641" w:rsidRPr="008E1A76">
        <w:rPr>
          <w:color w:val="000000" w:themeColor="text1"/>
          <w:rPrChange w:id="6777" w:author="Natasha Hardy" w:date="2021-12-10T13:32:00Z">
            <w:rPr/>
          </w:rPrChange>
        </w:rPr>
        <w:t>:</w:t>
      </w:r>
      <w:r w:rsidRPr="008E1A76">
        <w:rPr>
          <w:color w:val="000000" w:themeColor="text1"/>
          <w:rPrChange w:id="6778" w:author="Natasha Hardy" w:date="2021-12-10T13:32:00Z">
            <w:rPr/>
          </w:rPrChange>
        </w:rPr>
        <w:t xml:space="preserve">5388, 473–476. </w:t>
      </w:r>
      <w:r w:rsidR="00575AC8" w:rsidRPr="008E1A76">
        <w:rPr>
          <w:color w:val="000000" w:themeColor="text1"/>
          <w:rPrChange w:id="6779" w:author="Natasha Hardy" w:date="2021-12-10T13:32:00Z">
            <w:rPr/>
          </w:rPrChange>
        </w:rPr>
        <w:fldChar w:fldCharType="begin"/>
      </w:r>
      <w:r w:rsidR="00575AC8" w:rsidRPr="008E1A76">
        <w:rPr>
          <w:color w:val="000000" w:themeColor="text1"/>
          <w:rPrChange w:id="6780" w:author="Natasha Hardy" w:date="2021-12-10T13:32:00Z">
            <w:rPr/>
          </w:rPrChange>
        </w:rPr>
        <w:instrText xml:space="preserve"> HYPERLINK "https://doi.org/10.1126/science.282.5388.473" </w:instrText>
      </w:r>
      <w:r w:rsidR="00575AC8" w:rsidRPr="008E1A76">
        <w:rPr>
          <w:color w:val="000000" w:themeColor="text1"/>
          <w:rPrChange w:id="6781" w:author="Natasha Hardy" w:date="2021-12-10T13:32:00Z">
            <w:rPr/>
          </w:rPrChange>
        </w:rPr>
        <w:fldChar w:fldCharType="separate"/>
      </w:r>
      <w:del w:id="6782" w:author="Natasha Hardy" w:date="2021-11-12T16:39:00Z">
        <w:r w:rsidR="00C57641" w:rsidRPr="008E1A76" w:rsidDel="003F3FBC">
          <w:rPr>
            <w:rStyle w:val="Hyperlink"/>
            <w:color w:val="000000" w:themeColor="text1"/>
            <w:rPrChange w:id="6783" w:author="Natasha Hardy" w:date="2021-12-10T13:32:00Z">
              <w:rPr>
                <w:rStyle w:val="Hyperlink"/>
              </w:rPr>
            </w:rPrChange>
          </w:rPr>
          <w:delText>https://</w:delText>
        </w:r>
      </w:del>
      <w:r w:rsidR="00C57641" w:rsidRPr="008E1A76">
        <w:rPr>
          <w:rStyle w:val="Hyperlink"/>
          <w:color w:val="000000" w:themeColor="text1"/>
          <w:rPrChange w:id="6784" w:author="Natasha Hardy" w:date="2021-12-10T13:32:00Z">
            <w:rPr>
              <w:rStyle w:val="Hyperlink"/>
            </w:rPr>
          </w:rPrChange>
        </w:rPr>
        <w:t>doi.org/10.1126/science.282.5388.473</w:t>
      </w:r>
      <w:r w:rsidR="00575AC8" w:rsidRPr="008E1A76">
        <w:rPr>
          <w:rStyle w:val="Hyperlink"/>
          <w:color w:val="000000" w:themeColor="text1"/>
          <w:rPrChange w:id="6785" w:author="Natasha Hardy" w:date="2021-12-10T13:32:00Z">
            <w:rPr>
              <w:rStyle w:val="Hyperlink"/>
            </w:rPr>
          </w:rPrChange>
        </w:rPr>
        <w:fldChar w:fldCharType="end"/>
      </w:r>
      <w:r w:rsidR="00C57641" w:rsidRPr="008E1A76">
        <w:rPr>
          <w:color w:val="000000" w:themeColor="text1"/>
          <w:rPrChange w:id="6786" w:author="Natasha Hardy" w:date="2021-12-10T13:32:00Z">
            <w:rPr/>
          </w:rPrChange>
        </w:rPr>
        <w:t xml:space="preserve"> </w:t>
      </w:r>
    </w:p>
    <w:p w14:paraId="4F54B5BD" w14:textId="5E85ECAF" w:rsidR="00005583" w:rsidRPr="008E1A76" w:rsidRDefault="00005583" w:rsidP="001553A7">
      <w:pPr>
        <w:widowControl w:val="0"/>
        <w:pBdr>
          <w:top w:val="nil"/>
          <w:left w:val="nil"/>
          <w:bottom w:val="nil"/>
          <w:right w:val="nil"/>
          <w:between w:val="nil"/>
        </w:pBdr>
        <w:ind w:left="720" w:hanging="720"/>
        <w:rPr>
          <w:color w:val="000000" w:themeColor="text1"/>
          <w:rPrChange w:id="6787" w:author="Natasha Hardy" w:date="2021-12-10T13:32:00Z">
            <w:rPr/>
          </w:rPrChange>
        </w:rPr>
      </w:pPr>
      <w:r w:rsidRPr="008E1A76">
        <w:rPr>
          <w:color w:val="000000" w:themeColor="text1"/>
          <w:rPrChange w:id="6788" w:author="Natasha Hardy" w:date="2021-12-10T13:32:00Z">
            <w:rPr/>
          </w:rPrChange>
        </w:rPr>
        <w:t xml:space="preserve">Fox, C. J., Taylor, M. I., </w:t>
      </w:r>
      <w:proofErr w:type="spellStart"/>
      <w:r w:rsidRPr="008E1A76">
        <w:rPr>
          <w:color w:val="000000" w:themeColor="text1"/>
          <w:rPrChange w:id="6789" w:author="Natasha Hardy" w:date="2021-12-10T13:32:00Z">
            <w:rPr/>
          </w:rPrChange>
        </w:rPr>
        <w:t>Kooij</w:t>
      </w:r>
      <w:proofErr w:type="spellEnd"/>
      <w:r w:rsidRPr="008E1A76">
        <w:rPr>
          <w:color w:val="000000" w:themeColor="text1"/>
          <w:rPrChange w:id="6790" w:author="Natasha Hardy" w:date="2021-12-10T13:32:00Z">
            <w:rPr/>
          </w:rPrChange>
        </w:rPr>
        <w:t xml:space="preserve">, J. van der, Taylor, N., Milligan, S. P., </w:t>
      </w:r>
      <w:proofErr w:type="spellStart"/>
      <w:r w:rsidRPr="008E1A76">
        <w:rPr>
          <w:color w:val="000000" w:themeColor="text1"/>
          <w:rPrChange w:id="6791" w:author="Natasha Hardy" w:date="2021-12-10T13:32:00Z">
            <w:rPr/>
          </w:rPrChange>
        </w:rPr>
        <w:t>Albaina</w:t>
      </w:r>
      <w:proofErr w:type="spellEnd"/>
      <w:r w:rsidRPr="008E1A76">
        <w:rPr>
          <w:color w:val="000000" w:themeColor="text1"/>
          <w:rPrChange w:id="6792" w:author="Natasha Hardy" w:date="2021-12-10T13:32:00Z">
            <w:rPr/>
          </w:rPrChange>
        </w:rPr>
        <w:t xml:space="preserve">, A., </w:t>
      </w:r>
      <w:proofErr w:type="spellStart"/>
      <w:r w:rsidRPr="008E1A76">
        <w:rPr>
          <w:color w:val="000000" w:themeColor="text1"/>
          <w:rPrChange w:id="6793" w:author="Natasha Hardy" w:date="2021-12-10T13:32:00Z">
            <w:rPr/>
          </w:rPrChange>
        </w:rPr>
        <w:t>Pascoal</w:t>
      </w:r>
      <w:proofErr w:type="spellEnd"/>
      <w:r w:rsidRPr="008E1A76">
        <w:rPr>
          <w:color w:val="000000" w:themeColor="text1"/>
          <w:rPrChange w:id="6794" w:author="Natasha Hardy" w:date="2021-12-10T13:32:00Z">
            <w:rPr/>
          </w:rPrChange>
        </w:rPr>
        <w:t xml:space="preserve">, S., </w:t>
      </w:r>
      <w:proofErr w:type="spellStart"/>
      <w:r w:rsidRPr="008E1A76">
        <w:rPr>
          <w:color w:val="000000" w:themeColor="text1"/>
          <w:rPrChange w:id="6795" w:author="Natasha Hardy" w:date="2021-12-10T13:32:00Z">
            <w:rPr/>
          </w:rPrChange>
        </w:rPr>
        <w:t>Lallias</w:t>
      </w:r>
      <w:proofErr w:type="spellEnd"/>
      <w:r w:rsidRPr="008E1A76">
        <w:rPr>
          <w:color w:val="000000" w:themeColor="text1"/>
          <w:rPrChange w:id="6796" w:author="Natasha Hardy" w:date="2021-12-10T13:32:00Z">
            <w:rPr/>
          </w:rPrChange>
        </w:rPr>
        <w:t xml:space="preserve">, D., Maillard, M., &amp; Hunter, E. (2012). Identification of marine fish egg predators using molecular probes. Marine Ecology Progress Series </w:t>
      </w:r>
      <w:r w:rsidRPr="008E1A76">
        <w:rPr>
          <w:b/>
          <w:bCs/>
          <w:color w:val="000000" w:themeColor="text1"/>
          <w:rPrChange w:id="6797" w:author="Natasha Hardy" w:date="2021-12-10T13:32:00Z">
            <w:rPr>
              <w:b/>
              <w:bCs/>
            </w:rPr>
          </w:rPrChange>
        </w:rPr>
        <w:t>462</w:t>
      </w:r>
      <w:r w:rsidRPr="008E1A76">
        <w:rPr>
          <w:color w:val="000000" w:themeColor="text1"/>
          <w:rPrChange w:id="6798" w:author="Natasha Hardy" w:date="2021-12-10T13:32:00Z">
            <w:rPr/>
          </w:rPrChange>
        </w:rPr>
        <w:t xml:space="preserve">, 205–218. </w:t>
      </w:r>
      <w:r w:rsidR="00575AC8" w:rsidRPr="008E1A76">
        <w:rPr>
          <w:color w:val="000000" w:themeColor="text1"/>
          <w:rPrChange w:id="6799" w:author="Natasha Hardy" w:date="2021-12-10T13:32:00Z">
            <w:rPr/>
          </w:rPrChange>
        </w:rPr>
        <w:fldChar w:fldCharType="begin"/>
      </w:r>
      <w:r w:rsidR="00575AC8" w:rsidRPr="008E1A76">
        <w:rPr>
          <w:color w:val="000000" w:themeColor="text1"/>
          <w:rPrChange w:id="6800" w:author="Natasha Hardy" w:date="2021-12-10T13:32:00Z">
            <w:rPr/>
          </w:rPrChange>
        </w:rPr>
        <w:instrText xml:space="preserve"> HYPERLINK "https://doi.org/10.3354/meps09748" </w:instrText>
      </w:r>
      <w:r w:rsidR="00575AC8" w:rsidRPr="008E1A76">
        <w:rPr>
          <w:color w:val="000000" w:themeColor="text1"/>
          <w:rPrChange w:id="6801" w:author="Natasha Hardy" w:date="2021-12-10T13:32:00Z">
            <w:rPr/>
          </w:rPrChange>
        </w:rPr>
        <w:fldChar w:fldCharType="separate"/>
      </w:r>
      <w:del w:id="6802" w:author="Natasha Hardy" w:date="2021-11-12T16:39:00Z">
        <w:r w:rsidR="00C57641" w:rsidRPr="008E1A76" w:rsidDel="003F3FBC">
          <w:rPr>
            <w:rStyle w:val="Hyperlink"/>
            <w:color w:val="000000" w:themeColor="text1"/>
            <w:rPrChange w:id="6803" w:author="Natasha Hardy" w:date="2021-12-10T13:32:00Z">
              <w:rPr>
                <w:rStyle w:val="Hyperlink"/>
              </w:rPr>
            </w:rPrChange>
          </w:rPr>
          <w:delText>https://</w:delText>
        </w:r>
      </w:del>
      <w:r w:rsidR="00C57641" w:rsidRPr="008E1A76">
        <w:rPr>
          <w:rStyle w:val="Hyperlink"/>
          <w:color w:val="000000" w:themeColor="text1"/>
          <w:rPrChange w:id="6804" w:author="Natasha Hardy" w:date="2021-12-10T13:32:00Z">
            <w:rPr>
              <w:rStyle w:val="Hyperlink"/>
            </w:rPr>
          </w:rPrChange>
        </w:rPr>
        <w:t>doi.org/10.3354/meps09748</w:t>
      </w:r>
      <w:r w:rsidR="00575AC8" w:rsidRPr="008E1A76">
        <w:rPr>
          <w:rStyle w:val="Hyperlink"/>
          <w:color w:val="000000" w:themeColor="text1"/>
          <w:rPrChange w:id="6805" w:author="Natasha Hardy" w:date="2021-12-10T13:32:00Z">
            <w:rPr>
              <w:rStyle w:val="Hyperlink"/>
            </w:rPr>
          </w:rPrChange>
        </w:rPr>
        <w:fldChar w:fldCharType="end"/>
      </w:r>
      <w:r w:rsidR="00C57641" w:rsidRPr="008E1A76">
        <w:rPr>
          <w:color w:val="000000" w:themeColor="text1"/>
          <w:rPrChange w:id="6806" w:author="Natasha Hardy" w:date="2021-12-10T13:32:00Z">
            <w:rPr/>
          </w:rPrChange>
        </w:rPr>
        <w:t xml:space="preserve"> </w:t>
      </w:r>
    </w:p>
    <w:p w14:paraId="7FCD05B3" w14:textId="1E546C7B" w:rsidR="00005583" w:rsidRPr="008E1A76" w:rsidRDefault="00005583" w:rsidP="001553A7">
      <w:pPr>
        <w:widowControl w:val="0"/>
        <w:pBdr>
          <w:top w:val="nil"/>
          <w:left w:val="nil"/>
          <w:bottom w:val="nil"/>
          <w:right w:val="nil"/>
          <w:between w:val="nil"/>
        </w:pBdr>
        <w:ind w:left="720" w:hanging="720"/>
        <w:rPr>
          <w:color w:val="000000" w:themeColor="text1"/>
          <w:rPrChange w:id="6807" w:author="Natasha Hardy" w:date="2021-12-10T13:32:00Z">
            <w:rPr/>
          </w:rPrChange>
        </w:rPr>
      </w:pPr>
      <w:r w:rsidRPr="008E1A76">
        <w:rPr>
          <w:color w:val="000000" w:themeColor="text1"/>
          <w:rPrChange w:id="6808" w:author="Natasha Hardy" w:date="2021-12-10T13:32:00Z">
            <w:rPr/>
          </w:rPrChange>
        </w:rPr>
        <w:t xml:space="preserve">Goldsworthy, S. D., &amp; Page, B. (2007). A risk-assessment approach to evaluating the significance of seal bycatch in two Australian fisheries. Biological Conservation </w:t>
      </w:r>
      <w:r w:rsidRPr="008E1A76">
        <w:rPr>
          <w:b/>
          <w:bCs/>
          <w:color w:val="000000" w:themeColor="text1"/>
          <w:rPrChange w:id="6809" w:author="Natasha Hardy" w:date="2021-12-10T13:32:00Z">
            <w:rPr>
              <w:b/>
              <w:bCs/>
            </w:rPr>
          </w:rPrChange>
        </w:rPr>
        <w:lastRenderedPageBreak/>
        <w:t>139</w:t>
      </w:r>
      <w:r w:rsidR="00C57641" w:rsidRPr="008E1A76">
        <w:rPr>
          <w:color w:val="000000" w:themeColor="text1"/>
          <w:rPrChange w:id="6810" w:author="Natasha Hardy" w:date="2021-12-10T13:32:00Z">
            <w:rPr/>
          </w:rPrChange>
        </w:rPr>
        <w:t>:</w:t>
      </w:r>
      <w:r w:rsidRPr="008E1A76">
        <w:rPr>
          <w:color w:val="000000" w:themeColor="text1"/>
          <w:rPrChange w:id="6811" w:author="Natasha Hardy" w:date="2021-12-10T13:32:00Z">
            <w:rPr/>
          </w:rPrChange>
        </w:rPr>
        <w:t xml:space="preserve">3, 269–285. </w:t>
      </w:r>
      <w:r w:rsidR="00575AC8" w:rsidRPr="008E1A76">
        <w:rPr>
          <w:color w:val="000000" w:themeColor="text1"/>
          <w:rPrChange w:id="6812" w:author="Natasha Hardy" w:date="2021-12-10T13:32:00Z">
            <w:rPr/>
          </w:rPrChange>
        </w:rPr>
        <w:fldChar w:fldCharType="begin"/>
      </w:r>
      <w:r w:rsidR="00575AC8" w:rsidRPr="008E1A76">
        <w:rPr>
          <w:color w:val="000000" w:themeColor="text1"/>
          <w:rPrChange w:id="6813" w:author="Natasha Hardy" w:date="2021-12-10T13:32:00Z">
            <w:rPr/>
          </w:rPrChange>
        </w:rPr>
        <w:instrText xml:space="preserve"> HYPERLINK "https://doi.org/10.1016/j.biocon.2007.07.010" </w:instrText>
      </w:r>
      <w:r w:rsidR="00575AC8" w:rsidRPr="008E1A76">
        <w:rPr>
          <w:color w:val="000000" w:themeColor="text1"/>
          <w:rPrChange w:id="6814" w:author="Natasha Hardy" w:date="2021-12-10T13:32:00Z">
            <w:rPr/>
          </w:rPrChange>
        </w:rPr>
        <w:fldChar w:fldCharType="separate"/>
      </w:r>
      <w:del w:id="6815" w:author="Natasha Hardy" w:date="2021-11-12T16:39:00Z">
        <w:r w:rsidR="00C57641" w:rsidRPr="008E1A76" w:rsidDel="003F3FBC">
          <w:rPr>
            <w:rStyle w:val="Hyperlink"/>
            <w:color w:val="000000" w:themeColor="text1"/>
            <w:rPrChange w:id="6816" w:author="Natasha Hardy" w:date="2021-12-10T13:32:00Z">
              <w:rPr>
                <w:rStyle w:val="Hyperlink"/>
              </w:rPr>
            </w:rPrChange>
          </w:rPr>
          <w:delText>https://</w:delText>
        </w:r>
      </w:del>
      <w:r w:rsidR="00C57641" w:rsidRPr="008E1A76">
        <w:rPr>
          <w:rStyle w:val="Hyperlink"/>
          <w:color w:val="000000" w:themeColor="text1"/>
          <w:rPrChange w:id="6817" w:author="Natasha Hardy" w:date="2021-12-10T13:32:00Z">
            <w:rPr>
              <w:rStyle w:val="Hyperlink"/>
            </w:rPr>
          </w:rPrChange>
        </w:rPr>
        <w:t>doi.org/10.1016/j.biocon.2007.07.010</w:t>
      </w:r>
      <w:r w:rsidR="00575AC8" w:rsidRPr="008E1A76">
        <w:rPr>
          <w:rStyle w:val="Hyperlink"/>
          <w:color w:val="000000" w:themeColor="text1"/>
          <w:rPrChange w:id="6818" w:author="Natasha Hardy" w:date="2021-12-10T13:32:00Z">
            <w:rPr>
              <w:rStyle w:val="Hyperlink"/>
            </w:rPr>
          </w:rPrChange>
        </w:rPr>
        <w:fldChar w:fldCharType="end"/>
      </w:r>
      <w:r w:rsidR="00C57641" w:rsidRPr="008E1A76">
        <w:rPr>
          <w:color w:val="000000" w:themeColor="text1"/>
          <w:rPrChange w:id="6819" w:author="Natasha Hardy" w:date="2021-12-10T13:32:00Z">
            <w:rPr/>
          </w:rPrChange>
        </w:rPr>
        <w:t xml:space="preserve"> </w:t>
      </w:r>
    </w:p>
    <w:p w14:paraId="77608F66" w14:textId="7EA2DB53" w:rsidR="00005583" w:rsidRPr="008E1A76" w:rsidDel="00882C50" w:rsidRDefault="00005583" w:rsidP="001553A7">
      <w:pPr>
        <w:widowControl w:val="0"/>
        <w:pBdr>
          <w:top w:val="nil"/>
          <w:left w:val="nil"/>
          <w:bottom w:val="nil"/>
          <w:right w:val="nil"/>
          <w:between w:val="nil"/>
        </w:pBdr>
        <w:ind w:left="720" w:hanging="720"/>
        <w:rPr>
          <w:del w:id="6820" w:author="Natasha Hardy" w:date="2021-10-25T14:52:00Z"/>
          <w:rFonts w:eastAsia="Times New Roman" w:cs="Times New Roman"/>
          <w:color w:val="000000" w:themeColor="text1"/>
          <w:lang w:val="en-CA"/>
          <w:rPrChange w:id="6821" w:author="Natasha Hardy" w:date="2021-12-10T13:32:00Z">
            <w:rPr>
              <w:del w:id="6822" w:author="Natasha Hardy" w:date="2021-10-25T14:52:00Z"/>
              <w:rFonts w:eastAsia="Times New Roman" w:cs="Times New Roman"/>
              <w:lang w:val="en-CA"/>
            </w:rPr>
          </w:rPrChange>
        </w:rPr>
        <w:pPrChange w:id="6823" w:author="Natasha Hardy" w:date="2021-12-10T11:33:00Z">
          <w:pPr>
            <w:widowControl w:val="0"/>
            <w:pBdr>
              <w:top w:val="nil"/>
              <w:left w:val="nil"/>
              <w:bottom w:val="nil"/>
              <w:right w:val="nil"/>
              <w:between w:val="nil"/>
            </w:pBdr>
            <w:ind w:left="720" w:hanging="720"/>
          </w:pPr>
        </w:pPrChange>
      </w:pPr>
      <w:r w:rsidRPr="008E1A76">
        <w:rPr>
          <w:color w:val="000000" w:themeColor="text1"/>
          <w:rPrChange w:id="6824" w:author="Natasha Hardy" w:date="2021-12-10T13:32:00Z">
            <w:rPr/>
          </w:rPrChange>
        </w:rPr>
        <w:t xml:space="preserve">Goldsworthy, S. D., Page, B., Rogers, P. J., Bulman, C., </w:t>
      </w:r>
      <w:proofErr w:type="spellStart"/>
      <w:r w:rsidRPr="008E1A76">
        <w:rPr>
          <w:color w:val="000000" w:themeColor="text1"/>
          <w:rPrChange w:id="6825" w:author="Natasha Hardy" w:date="2021-12-10T13:32:00Z">
            <w:rPr/>
          </w:rPrChange>
        </w:rPr>
        <w:t>Wiebkin</w:t>
      </w:r>
      <w:proofErr w:type="spellEnd"/>
      <w:r w:rsidRPr="008E1A76">
        <w:rPr>
          <w:color w:val="000000" w:themeColor="text1"/>
          <w:rPrChange w:id="6826" w:author="Natasha Hardy" w:date="2021-12-10T13:32:00Z">
            <w:rPr/>
          </w:rPrChange>
        </w:rPr>
        <w:t xml:space="preserve">, A., McLeay, L. J., </w:t>
      </w:r>
      <w:proofErr w:type="spellStart"/>
      <w:r w:rsidRPr="008E1A76">
        <w:rPr>
          <w:color w:val="000000" w:themeColor="text1"/>
          <w:rPrChange w:id="6827" w:author="Natasha Hardy" w:date="2021-12-10T13:32:00Z">
            <w:rPr/>
          </w:rPrChange>
        </w:rPr>
        <w:t>Einoder</w:t>
      </w:r>
      <w:proofErr w:type="spellEnd"/>
      <w:r w:rsidRPr="008E1A76">
        <w:rPr>
          <w:color w:val="000000" w:themeColor="text1"/>
          <w:rPrChange w:id="6828" w:author="Natasha Hardy" w:date="2021-12-10T13:32:00Z">
            <w:rPr/>
          </w:rPrChange>
        </w:rPr>
        <w:t xml:space="preserve">, L., Baylis, A. M. M., </w:t>
      </w:r>
      <w:proofErr w:type="spellStart"/>
      <w:r w:rsidRPr="008E1A76">
        <w:rPr>
          <w:color w:val="000000" w:themeColor="text1"/>
          <w:rPrChange w:id="6829" w:author="Natasha Hardy" w:date="2021-12-10T13:32:00Z">
            <w:rPr/>
          </w:rPrChange>
        </w:rPr>
        <w:t>Braley</w:t>
      </w:r>
      <w:proofErr w:type="spellEnd"/>
      <w:r w:rsidRPr="008E1A76">
        <w:rPr>
          <w:color w:val="000000" w:themeColor="text1"/>
          <w:rPrChange w:id="6830" w:author="Natasha Hardy" w:date="2021-12-10T13:32:00Z">
            <w:rPr/>
          </w:rPrChange>
        </w:rPr>
        <w:t xml:space="preserve">, M., Caines, R., Daly, K., </w:t>
      </w:r>
      <w:proofErr w:type="spellStart"/>
      <w:r w:rsidRPr="008E1A76">
        <w:rPr>
          <w:color w:val="000000" w:themeColor="text1"/>
          <w:rPrChange w:id="6831" w:author="Natasha Hardy" w:date="2021-12-10T13:32:00Z">
            <w:rPr/>
          </w:rPrChange>
        </w:rPr>
        <w:t>Huveneers</w:t>
      </w:r>
      <w:proofErr w:type="spellEnd"/>
      <w:r w:rsidRPr="008E1A76">
        <w:rPr>
          <w:color w:val="000000" w:themeColor="text1"/>
          <w:rPrChange w:id="6832" w:author="Natasha Hardy" w:date="2021-12-10T13:32:00Z">
            <w:rPr/>
          </w:rPrChange>
        </w:rPr>
        <w:t xml:space="preserve">, C., Peters, K., Lowther, A. D., &amp; Ward, T. M. (2013). Trophodynamics of the eastern Great Australian Bight ecosystem: Ecological change associated with the growth of Australia’s largest fishery. Ecological Modelling </w:t>
      </w:r>
      <w:r w:rsidRPr="008E1A76">
        <w:rPr>
          <w:b/>
          <w:bCs/>
          <w:color w:val="000000" w:themeColor="text1"/>
          <w:rPrChange w:id="6833" w:author="Natasha Hardy" w:date="2021-12-10T13:32:00Z">
            <w:rPr>
              <w:b/>
              <w:bCs/>
            </w:rPr>
          </w:rPrChange>
        </w:rPr>
        <w:t>255</w:t>
      </w:r>
      <w:r w:rsidRPr="008E1A76">
        <w:rPr>
          <w:color w:val="000000" w:themeColor="text1"/>
          <w:rPrChange w:id="6834" w:author="Natasha Hardy" w:date="2021-12-10T13:32:00Z">
            <w:rPr/>
          </w:rPrChange>
        </w:rPr>
        <w:t xml:space="preserve">, 38–57. </w:t>
      </w:r>
      <w:r w:rsidR="00575AC8" w:rsidRPr="008E1A76">
        <w:rPr>
          <w:color w:val="000000" w:themeColor="text1"/>
          <w:rPrChange w:id="6835" w:author="Natasha Hardy" w:date="2021-12-10T13:32:00Z">
            <w:rPr/>
          </w:rPrChange>
        </w:rPr>
        <w:fldChar w:fldCharType="begin"/>
      </w:r>
      <w:r w:rsidR="00575AC8" w:rsidRPr="008E1A76">
        <w:rPr>
          <w:color w:val="000000" w:themeColor="text1"/>
          <w:rPrChange w:id="6836" w:author="Natasha Hardy" w:date="2021-12-10T13:32:00Z">
            <w:rPr/>
          </w:rPrChange>
        </w:rPr>
        <w:instrText xml:space="preserve"> HYPERLINK "https://doi.org/10.1016/j.ecolmodel.2013.01.006" </w:instrText>
      </w:r>
      <w:r w:rsidR="00575AC8" w:rsidRPr="008E1A76">
        <w:rPr>
          <w:color w:val="000000" w:themeColor="text1"/>
          <w:rPrChange w:id="6837" w:author="Natasha Hardy" w:date="2021-12-10T13:32:00Z">
            <w:rPr/>
          </w:rPrChange>
        </w:rPr>
        <w:fldChar w:fldCharType="separate"/>
      </w:r>
      <w:del w:id="6838" w:author="Natasha Hardy" w:date="2021-11-12T16:39:00Z">
        <w:r w:rsidRPr="008E1A76" w:rsidDel="003F3FBC">
          <w:rPr>
            <w:rStyle w:val="Hyperlink"/>
            <w:color w:val="000000" w:themeColor="text1"/>
            <w:rPrChange w:id="6839" w:author="Natasha Hardy" w:date="2021-12-10T13:32:00Z">
              <w:rPr>
                <w:rStyle w:val="Hyperlink"/>
              </w:rPr>
            </w:rPrChange>
          </w:rPr>
          <w:delText>https://</w:delText>
        </w:r>
      </w:del>
      <w:r w:rsidRPr="008E1A76">
        <w:rPr>
          <w:rStyle w:val="Hyperlink"/>
          <w:color w:val="000000" w:themeColor="text1"/>
          <w:rPrChange w:id="6840" w:author="Natasha Hardy" w:date="2021-12-10T13:32:00Z">
            <w:rPr>
              <w:rStyle w:val="Hyperlink"/>
            </w:rPr>
          </w:rPrChange>
        </w:rPr>
        <w:t>doi.org/10.1016/j.ecolmodel.2013.01.006</w:t>
      </w:r>
      <w:r w:rsidR="00575AC8" w:rsidRPr="008E1A76">
        <w:rPr>
          <w:rStyle w:val="Hyperlink"/>
          <w:color w:val="000000" w:themeColor="text1"/>
          <w:rPrChange w:id="6841" w:author="Natasha Hardy" w:date="2021-12-10T13:32:00Z">
            <w:rPr>
              <w:rStyle w:val="Hyperlink"/>
            </w:rPr>
          </w:rPrChange>
        </w:rPr>
        <w:fldChar w:fldCharType="end"/>
      </w:r>
    </w:p>
    <w:p w14:paraId="762701A8" w14:textId="77777777" w:rsidR="00882C50" w:rsidRPr="008E1A76" w:rsidRDefault="00882C50" w:rsidP="001553A7">
      <w:pPr>
        <w:widowControl w:val="0"/>
        <w:pBdr>
          <w:top w:val="nil"/>
          <w:left w:val="nil"/>
          <w:bottom w:val="nil"/>
          <w:right w:val="nil"/>
          <w:between w:val="nil"/>
        </w:pBdr>
        <w:ind w:left="720" w:hanging="720"/>
        <w:rPr>
          <w:ins w:id="6842" w:author="Natasha Hardy" w:date="2021-10-25T14:52:00Z"/>
          <w:color w:val="000000" w:themeColor="text1"/>
          <w:rPrChange w:id="6843" w:author="Natasha Hardy" w:date="2021-12-10T13:32:00Z">
            <w:rPr>
              <w:ins w:id="6844" w:author="Natasha Hardy" w:date="2021-10-25T14:52:00Z"/>
            </w:rPr>
          </w:rPrChange>
        </w:rPr>
      </w:pPr>
    </w:p>
    <w:p w14:paraId="41DF380F" w14:textId="77777777" w:rsidR="00882C50" w:rsidRPr="008E1A76" w:rsidRDefault="00005583" w:rsidP="001553A7">
      <w:pPr>
        <w:widowControl w:val="0"/>
        <w:pBdr>
          <w:top w:val="nil"/>
          <w:left w:val="nil"/>
          <w:bottom w:val="nil"/>
          <w:right w:val="nil"/>
          <w:between w:val="nil"/>
        </w:pBdr>
        <w:ind w:left="720" w:hanging="720"/>
        <w:rPr>
          <w:ins w:id="6845" w:author="Natasha Hardy" w:date="2021-10-25T14:52:00Z"/>
          <w:rFonts w:cs="Arial"/>
          <w:color w:val="000000" w:themeColor="text1"/>
          <w:shd w:val="clear" w:color="auto" w:fill="FFFFFF"/>
          <w:rPrChange w:id="6846" w:author="Natasha Hardy" w:date="2021-12-10T13:32:00Z">
            <w:rPr>
              <w:ins w:id="6847" w:author="Natasha Hardy" w:date="2021-10-25T14:52:00Z"/>
              <w:rFonts w:cs="Arial"/>
              <w:color w:val="222222"/>
              <w:shd w:val="clear" w:color="auto" w:fill="FFFFFF"/>
            </w:rPr>
          </w:rPrChange>
        </w:rPr>
      </w:pPr>
      <w:r w:rsidRPr="008E1A76">
        <w:rPr>
          <w:rFonts w:eastAsia="Times New Roman" w:cs="Times New Roman"/>
          <w:color w:val="000000" w:themeColor="text1"/>
          <w:lang w:val="en-CA"/>
          <w:rPrChange w:id="6848" w:author="Natasha Hardy" w:date="2021-12-10T13:32:00Z">
            <w:rPr>
              <w:rFonts w:eastAsia="Times New Roman" w:cs="Times New Roman"/>
              <w:lang w:val="en-CA"/>
            </w:rPr>
          </w:rPrChange>
        </w:rPr>
        <w:t xml:space="preserve">Goldsworthy, S. D., </w:t>
      </w:r>
      <w:proofErr w:type="spellStart"/>
      <w:r w:rsidRPr="008E1A76">
        <w:rPr>
          <w:rFonts w:eastAsia="Times New Roman" w:cs="Times New Roman"/>
          <w:color w:val="000000" w:themeColor="text1"/>
          <w:lang w:val="en-CA"/>
          <w:rPrChange w:id="6849" w:author="Natasha Hardy" w:date="2021-12-10T13:32:00Z">
            <w:rPr>
              <w:rFonts w:eastAsia="Times New Roman" w:cs="Times New Roman"/>
              <w:lang w:val="en-CA"/>
            </w:rPr>
          </w:rPrChange>
        </w:rPr>
        <w:t>Bailleul</w:t>
      </w:r>
      <w:proofErr w:type="spellEnd"/>
      <w:r w:rsidRPr="008E1A76">
        <w:rPr>
          <w:rFonts w:eastAsia="Times New Roman" w:cs="Times New Roman"/>
          <w:color w:val="000000" w:themeColor="text1"/>
          <w:lang w:val="en-CA"/>
          <w:rPrChange w:id="6850" w:author="Natasha Hardy" w:date="2021-12-10T13:32:00Z">
            <w:rPr>
              <w:rFonts w:eastAsia="Times New Roman" w:cs="Times New Roman"/>
              <w:lang w:val="en-CA"/>
            </w:rPr>
          </w:rPrChange>
        </w:rPr>
        <w:t>, F., Nursey-Bray, M., Mackay, A., Oxley, A., Reinhold, S.-L., &amp; Shaughnessy, P. D. (2019). Assessment of the impacts of seal populations on the seafood industry in South Australia (p. 334). South Australian Research and Development Institute (Aquatic Sciences).</w:t>
      </w:r>
    </w:p>
    <w:p w14:paraId="4F0F8501" w14:textId="7518576F" w:rsidR="00882C50" w:rsidRPr="008E1A76" w:rsidRDefault="00882C50" w:rsidP="001553A7">
      <w:pPr>
        <w:widowControl w:val="0"/>
        <w:pBdr>
          <w:top w:val="nil"/>
          <w:left w:val="nil"/>
          <w:bottom w:val="nil"/>
          <w:right w:val="nil"/>
          <w:between w:val="nil"/>
        </w:pBdr>
        <w:ind w:left="720" w:hanging="720"/>
        <w:rPr>
          <w:ins w:id="6851" w:author="Natasha Hardy" w:date="2021-10-25T14:52:00Z"/>
          <w:rFonts w:cs="Arial"/>
          <w:color w:val="000000" w:themeColor="text1"/>
          <w:shd w:val="clear" w:color="auto" w:fill="FFFFFF"/>
          <w:rPrChange w:id="6852" w:author="Natasha Hardy" w:date="2021-12-10T13:32:00Z">
            <w:rPr>
              <w:ins w:id="6853" w:author="Natasha Hardy" w:date="2021-10-25T14:52:00Z"/>
              <w:rFonts w:cs="Arial"/>
              <w:color w:val="222222"/>
              <w:shd w:val="clear" w:color="auto" w:fill="FFFFFF"/>
            </w:rPr>
          </w:rPrChange>
        </w:rPr>
      </w:pPr>
      <w:proofErr w:type="spellStart"/>
      <w:ins w:id="6854" w:author="Natasha Hardy" w:date="2021-10-25T14:52:00Z">
        <w:r w:rsidRPr="008E1A76">
          <w:rPr>
            <w:rFonts w:eastAsia="Times New Roman" w:cs="Arial"/>
            <w:color w:val="000000" w:themeColor="text1"/>
            <w:shd w:val="clear" w:color="auto" w:fill="FFFFFF"/>
            <w:lang w:val="en-CA"/>
            <w:rPrChange w:id="6855" w:author="Natasha Hardy" w:date="2021-12-10T13:32:00Z">
              <w:rPr>
                <w:rFonts w:eastAsia="Times New Roman" w:cs="Arial"/>
                <w:color w:val="222222"/>
                <w:shd w:val="clear" w:color="auto" w:fill="FFFFFF"/>
                <w:lang w:val="en-CA"/>
              </w:rPr>
            </w:rPrChange>
          </w:rPr>
          <w:t>Granquist</w:t>
        </w:r>
        <w:proofErr w:type="spellEnd"/>
        <w:r w:rsidRPr="008E1A76">
          <w:rPr>
            <w:rFonts w:eastAsia="Times New Roman" w:cs="Arial"/>
            <w:color w:val="000000" w:themeColor="text1"/>
            <w:shd w:val="clear" w:color="auto" w:fill="FFFFFF"/>
            <w:lang w:val="en-CA"/>
            <w:rPrChange w:id="6856" w:author="Natasha Hardy" w:date="2021-12-10T13:32:00Z">
              <w:rPr>
                <w:rFonts w:eastAsia="Times New Roman" w:cs="Arial"/>
                <w:color w:val="222222"/>
                <w:shd w:val="clear" w:color="auto" w:fill="FFFFFF"/>
                <w:lang w:val="en-CA"/>
              </w:rPr>
            </w:rPrChange>
          </w:rPr>
          <w:t xml:space="preserve">, S. M., Esparza-Salas, R., </w:t>
        </w:r>
        <w:proofErr w:type="spellStart"/>
        <w:r w:rsidRPr="008E1A76">
          <w:rPr>
            <w:rFonts w:eastAsia="Times New Roman" w:cs="Arial"/>
            <w:color w:val="000000" w:themeColor="text1"/>
            <w:shd w:val="clear" w:color="auto" w:fill="FFFFFF"/>
            <w:lang w:val="en-CA"/>
            <w:rPrChange w:id="6857" w:author="Natasha Hardy" w:date="2021-12-10T13:32:00Z">
              <w:rPr>
                <w:rFonts w:eastAsia="Times New Roman" w:cs="Arial"/>
                <w:color w:val="222222"/>
                <w:shd w:val="clear" w:color="auto" w:fill="FFFFFF"/>
                <w:lang w:val="en-CA"/>
              </w:rPr>
            </w:rPrChange>
          </w:rPr>
          <w:t>Hauksson</w:t>
        </w:r>
        <w:proofErr w:type="spellEnd"/>
        <w:r w:rsidRPr="008E1A76">
          <w:rPr>
            <w:rFonts w:eastAsia="Times New Roman" w:cs="Arial"/>
            <w:color w:val="000000" w:themeColor="text1"/>
            <w:shd w:val="clear" w:color="auto" w:fill="FFFFFF"/>
            <w:lang w:val="en-CA"/>
            <w:rPrChange w:id="6858" w:author="Natasha Hardy" w:date="2021-12-10T13:32:00Z">
              <w:rPr>
                <w:rFonts w:eastAsia="Times New Roman" w:cs="Arial"/>
                <w:color w:val="222222"/>
                <w:shd w:val="clear" w:color="auto" w:fill="FFFFFF"/>
                <w:lang w:val="en-CA"/>
              </w:rPr>
            </w:rPrChange>
          </w:rPr>
          <w:t xml:space="preserve">, E., Karlsson, O., &amp; </w:t>
        </w:r>
        <w:proofErr w:type="spellStart"/>
        <w:r w:rsidRPr="008E1A76">
          <w:rPr>
            <w:rFonts w:eastAsia="Times New Roman" w:cs="Arial"/>
            <w:color w:val="000000" w:themeColor="text1"/>
            <w:shd w:val="clear" w:color="auto" w:fill="FFFFFF"/>
            <w:lang w:val="en-CA"/>
            <w:rPrChange w:id="6859" w:author="Natasha Hardy" w:date="2021-12-10T13:32:00Z">
              <w:rPr>
                <w:rFonts w:eastAsia="Times New Roman" w:cs="Arial"/>
                <w:color w:val="222222"/>
                <w:shd w:val="clear" w:color="auto" w:fill="FFFFFF"/>
                <w:lang w:val="en-CA"/>
              </w:rPr>
            </w:rPrChange>
          </w:rPr>
          <w:t>Angerbjörn</w:t>
        </w:r>
        <w:proofErr w:type="spellEnd"/>
        <w:r w:rsidRPr="008E1A76">
          <w:rPr>
            <w:rFonts w:eastAsia="Times New Roman" w:cs="Arial"/>
            <w:color w:val="000000" w:themeColor="text1"/>
            <w:shd w:val="clear" w:color="auto" w:fill="FFFFFF"/>
            <w:lang w:val="en-CA"/>
            <w:rPrChange w:id="6860" w:author="Natasha Hardy" w:date="2021-12-10T13:32:00Z">
              <w:rPr>
                <w:rFonts w:eastAsia="Times New Roman" w:cs="Arial"/>
                <w:color w:val="222222"/>
                <w:shd w:val="clear" w:color="auto" w:fill="FFFFFF"/>
                <w:lang w:val="en-CA"/>
              </w:rPr>
            </w:rPrChange>
          </w:rPr>
          <w:t>, A. (2018). Fish consumption of harbour seals (</w:t>
        </w:r>
        <w:proofErr w:type="spellStart"/>
        <w:r w:rsidRPr="008E1A76">
          <w:rPr>
            <w:rFonts w:eastAsia="Times New Roman" w:cs="Arial"/>
            <w:color w:val="000000" w:themeColor="text1"/>
            <w:shd w:val="clear" w:color="auto" w:fill="FFFFFF"/>
            <w:lang w:val="en-CA"/>
            <w:rPrChange w:id="6861" w:author="Natasha Hardy" w:date="2021-12-10T13:32:00Z">
              <w:rPr>
                <w:rFonts w:eastAsia="Times New Roman" w:cs="Arial"/>
                <w:color w:val="222222"/>
                <w:shd w:val="clear" w:color="auto" w:fill="FFFFFF"/>
                <w:lang w:val="en-CA"/>
              </w:rPr>
            </w:rPrChange>
          </w:rPr>
          <w:t>Phoca</w:t>
        </w:r>
        <w:proofErr w:type="spellEnd"/>
        <w:r w:rsidRPr="008E1A76">
          <w:rPr>
            <w:rFonts w:eastAsia="Times New Roman" w:cs="Arial"/>
            <w:color w:val="000000" w:themeColor="text1"/>
            <w:shd w:val="clear" w:color="auto" w:fill="FFFFFF"/>
            <w:lang w:val="en-CA"/>
            <w:rPrChange w:id="6862" w:author="Natasha Hardy" w:date="2021-12-10T13:32:00Z">
              <w:rPr>
                <w:rFonts w:eastAsia="Times New Roman" w:cs="Arial"/>
                <w:color w:val="222222"/>
                <w:shd w:val="clear" w:color="auto" w:fill="FFFFFF"/>
                <w:lang w:val="en-CA"/>
              </w:rPr>
            </w:rPrChange>
          </w:rPr>
          <w:t xml:space="preserve"> </w:t>
        </w:r>
        <w:proofErr w:type="spellStart"/>
        <w:r w:rsidRPr="008E1A76">
          <w:rPr>
            <w:rFonts w:eastAsia="Times New Roman" w:cs="Arial"/>
            <w:color w:val="000000" w:themeColor="text1"/>
            <w:shd w:val="clear" w:color="auto" w:fill="FFFFFF"/>
            <w:lang w:val="en-CA"/>
            <w:rPrChange w:id="6863" w:author="Natasha Hardy" w:date="2021-12-10T13:32:00Z">
              <w:rPr>
                <w:rFonts w:eastAsia="Times New Roman" w:cs="Arial"/>
                <w:color w:val="222222"/>
                <w:shd w:val="clear" w:color="auto" w:fill="FFFFFF"/>
                <w:lang w:val="en-CA"/>
              </w:rPr>
            </w:rPrChange>
          </w:rPr>
          <w:t>vitulina</w:t>
        </w:r>
        <w:proofErr w:type="spellEnd"/>
        <w:r w:rsidRPr="008E1A76">
          <w:rPr>
            <w:rFonts w:eastAsia="Times New Roman" w:cs="Arial"/>
            <w:color w:val="000000" w:themeColor="text1"/>
            <w:shd w:val="clear" w:color="auto" w:fill="FFFFFF"/>
            <w:lang w:val="en-CA"/>
            <w:rPrChange w:id="6864" w:author="Natasha Hardy" w:date="2021-12-10T13:32:00Z">
              <w:rPr>
                <w:rFonts w:eastAsia="Times New Roman" w:cs="Arial"/>
                <w:color w:val="222222"/>
                <w:shd w:val="clear" w:color="auto" w:fill="FFFFFF"/>
                <w:lang w:val="en-CA"/>
              </w:rPr>
            </w:rPrChange>
          </w:rPr>
          <w:t xml:space="preserve">) in </w:t>
        </w:r>
        <w:proofErr w:type="gramStart"/>
        <w:r w:rsidRPr="008E1A76">
          <w:rPr>
            <w:rFonts w:eastAsia="Times New Roman" w:cs="Arial"/>
            <w:color w:val="000000" w:themeColor="text1"/>
            <w:shd w:val="clear" w:color="auto" w:fill="FFFFFF"/>
            <w:lang w:val="en-CA"/>
            <w:rPrChange w:id="6865" w:author="Natasha Hardy" w:date="2021-12-10T13:32:00Z">
              <w:rPr>
                <w:rFonts w:eastAsia="Times New Roman" w:cs="Arial"/>
                <w:color w:val="222222"/>
                <w:shd w:val="clear" w:color="auto" w:fill="FFFFFF"/>
                <w:lang w:val="en-CA"/>
              </w:rPr>
            </w:rPrChange>
          </w:rPr>
          <w:t>north western</w:t>
        </w:r>
        <w:proofErr w:type="gramEnd"/>
        <w:r w:rsidRPr="008E1A76">
          <w:rPr>
            <w:rFonts w:eastAsia="Times New Roman" w:cs="Arial"/>
            <w:color w:val="000000" w:themeColor="text1"/>
            <w:shd w:val="clear" w:color="auto" w:fill="FFFFFF"/>
            <w:lang w:val="en-CA"/>
            <w:rPrChange w:id="6866" w:author="Natasha Hardy" w:date="2021-12-10T13:32:00Z">
              <w:rPr>
                <w:rFonts w:eastAsia="Times New Roman" w:cs="Arial"/>
                <w:color w:val="222222"/>
                <w:shd w:val="clear" w:color="auto" w:fill="FFFFFF"/>
                <w:lang w:val="en-CA"/>
              </w:rPr>
            </w:rPrChange>
          </w:rPr>
          <w:t xml:space="preserve"> Iceland assessed by DNA metabarcoding and morphological analysis. </w:t>
        </w:r>
        <w:r w:rsidRPr="008E1A76">
          <w:rPr>
            <w:rFonts w:eastAsia="Times New Roman" w:cs="Arial"/>
            <w:i/>
            <w:iCs/>
            <w:color w:val="000000" w:themeColor="text1"/>
            <w:shd w:val="clear" w:color="auto" w:fill="FFFFFF"/>
            <w:lang w:val="en-CA"/>
            <w:rPrChange w:id="6867" w:author="Natasha Hardy" w:date="2021-12-10T13:32:00Z">
              <w:rPr>
                <w:rFonts w:eastAsia="Times New Roman" w:cs="Arial"/>
                <w:i/>
                <w:iCs/>
                <w:color w:val="222222"/>
                <w:shd w:val="clear" w:color="auto" w:fill="FFFFFF"/>
                <w:lang w:val="en-CA"/>
              </w:rPr>
            </w:rPrChange>
          </w:rPr>
          <w:t>Polar Biology</w:t>
        </w:r>
        <w:r w:rsidRPr="008E1A76">
          <w:rPr>
            <w:rFonts w:eastAsia="Times New Roman" w:cs="Arial"/>
            <w:color w:val="000000" w:themeColor="text1"/>
            <w:shd w:val="clear" w:color="auto" w:fill="FFFFFF"/>
            <w:lang w:val="en-CA"/>
            <w:rPrChange w:id="6868" w:author="Natasha Hardy" w:date="2021-12-10T13:32:00Z">
              <w:rPr>
                <w:rFonts w:eastAsia="Times New Roman" w:cs="Arial"/>
                <w:color w:val="222222"/>
                <w:shd w:val="clear" w:color="auto" w:fill="FFFFFF"/>
                <w:lang w:val="en-CA"/>
              </w:rPr>
            </w:rPrChange>
          </w:rPr>
          <w:t>, </w:t>
        </w:r>
        <w:r w:rsidRPr="008E1A76">
          <w:rPr>
            <w:rFonts w:eastAsia="Times New Roman" w:cs="Arial"/>
            <w:i/>
            <w:iCs/>
            <w:color w:val="000000" w:themeColor="text1"/>
            <w:shd w:val="clear" w:color="auto" w:fill="FFFFFF"/>
            <w:lang w:val="en-CA"/>
            <w:rPrChange w:id="6869" w:author="Natasha Hardy" w:date="2021-12-10T13:32:00Z">
              <w:rPr>
                <w:rFonts w:eastAsia="Times New Roman" w:cs="Arial"/>
                <w:i/>
                <w:iCs/>
                <w:color w:val="222222"/>
                <w:shd w:val="clear" w:color="auto" w:fill="FFFFFF"/>
                <w:lang w:val="en-CA"/>
              </w:rPr>
            </w:rPrChange>
          </w:rPr>
          <w:t>41</w:t>
        </w:r>
        <w:r w:rsidRPr="008E1A76">
          <w:rPr>
            <w:rFonts w:eastAsia="Times New Roman" w:cs="Arial"/>
            <w:color w:val="000000" w:themeColor="text1"/>
            <w:shd w:val="clear" w:color="auto" w:fill="FFFFFF"/>
            <w:lang w:val="en-CA"/>
            <w:rPrChange w:id="6870" w:author="Natasha Hardy" w:date="2021-12-10T13:32:00Z">
              <w:rPr>
                <w:rFonts w:eastAsia="Times New Roman" w:cs="Arial"/>
                <w:color w:val="222222"/>
                <w:shd w:val="clear" w:color="auto" w:fill="FFFFFF"/>
                <w:lang w:val="en-CA"/>
              </w:rPr>
            </w:rPrChange>
          </w:rPr>
          <w:t>(11), 2199-2210.</w:t>
        </w:r>
      </w:ins>
    </w:p>
    <w:p w14:paraId="5885F08A" w14:textId="14183E8E" w:rsidR="00005583" w:rsidRPr="008E1A76" w:rsidRDefault="00005583" w:rsidP="001553A7">
      <w:pPr>
        <w:widowControl w:val="0"/>
        <w:pBdr>
          <w:top w:val="nil"/>
          <w:left w:val="nil"/>
          <w:bottom w:val="nil"/>
          <w:right w:val="nil"/>
          <w:between w:val="nil"/>
        </w:pBdr>
        <w:ind w:left="720" w:hanging="720"/>
        <w:rPr>
          <w:color w:val="000000" w:themeColor="text1"/>
          <w:rPrChange w:id="6871" w:author="Natasha Hardy" w:date="2021-12-10T13:32:00Z">
            <w:rPr/>
          </w:rPrChange>
        </w:rPr>
      </w:pPr>
      <w:r w:rsidRPr="008E1A76">
        <w:rPr>
          <w:color w:val="000000" w:themeColor="text1"/>
          <w:rPrChange w:id="6872" w:author="Natasha Hardy" w:date="2021-12-10T13:32:00Z">
            <w:rPr/>
          </w:rPrChange>
        </w:rPr>
        <w:t xml:space="preserve">Hardy, N., Berry, T., </w:t>
      </w:r>
      <w:proofErr w:type="spellStart"/>
      <w:r w:rsidRPr="008E1A76">
        <w:rPr>
          <w:color w:val="000000" w:themeColor="text1"/>
          <w:rPrChange w:id="6873" w:author="Natasha Hardy" w:date="2021-12-10T13:32:00Z">
            <w:rPr/>
          </w:rPrChange>
        </w:rPr>
        <w:t>Kelaher</w:t>
      </w:r>
      <w:proofErr w:type="spellEnd"/>
      <w:r w:rsidRPr="008E1A76">
        <w:rPr>
          <w:color w:val="000000" w:themeColor="text1"/>
          <w:rPrChange w:id="6874" w:author="Natasha Hardy" w:date="2021-12-10T13:32:00Z">
            <w:rPr/>
          </w:rPrChange>
        </w:rPr>
        <w:t xml:space="preserve">, B. P., Goldsworthy, S. D., Bunce, M., Coleman, M. A., </w:t>
      </w:r>
      <w:proofErr w:type="spellStart"/>
      <w:r w:rsidRPr="008E1A76">
        <w:rPr>
          <w:color w:val="000000" w:themeColor="text1"/>
          <w:rPrChange w:id="6875" w:author="Natasha Hardy" w:date="2021-12-10T13:32:00Z">
            <w:rPr/>
          </w:rPrChange>
        </w:rPr>
        <w:t>Gillanders</w:t>
      </w:r>
      <w:proofErr w:type="spellEnd"/>
      <w:r w:rsidRPr="008E1A76">
        <w:rPr>
          <w:color w:val="000000" w:themeColor="text1"/>
          <w:rPrChange w:id="6876" w:author="Natasha Hardy" w:date="2021-12-10T13:32:00Z">
            <w:rPr/>
          </w:rPrChange>
        </w:rPr>
        <w:t xml:space="preserve">, B. M., Connell, S. D., Blewitt, M., &amp; </w:t>
      </w:r>
      <w:proofErr w:type="spellStart"/>
      <w:r w:rsidRPr="008E1A76">
        <w:rPr>
          <w:color w:val="000000" w:themeColor="text1"/>
          <w:rPrChange w:id="6877" w:author="Natasha Hardy" w:date="2021-12-10T13:32:00Z">
            <w:rPr/>
          </w:rPrChange>
        </w:rPr>
        <w:t>Figueira</w:t>
      </w:r>
      <w:proofErr w:type="spellEnd"/>
      <w:r w:rsidRPr="008E1A76">
        <w:rPr>
          <w:color w:val="000000" w:themeColor="text1"/>
          <w:rPrChange w:id="6878" w:author="Natasha Hardy" w:date="2021-12-10T13:32:00Z">
            <w:rPr/>
          </w:rPrChange>
        </w:rPr>
        <w:t xml:space="preserve">, W. (2017). Assessing the trophic ecology of top predators across a </w:t>
      </w:r>
      <w:proofErr w:type="spellStart"/>
      <w:r w:rsidRPr="008E1A76">
        <w:rPr>
          <w:color w:val="000000" w:themeColor="text1"/>
          <w:rPrChange w:id="6879" w:author="Natasha Hardy" w:date="2021-12-10T13:32:00Z">
            <w:rPr/>
          </w:rPrChange>
        </w:rPr>
        <w:t>recolonisation</w:t>
      </w:r>
      <w:proofErr w:type="spellEnd"/>
      <w:r w:rsidRPr="008E1A76">
        <w:rPr>
          <w:color w:val="000000" w:themeColor="text1"/>
          <w:rPrChange w:id="6880" w:author="Natasha Hardy" w:date="2021-12-10T13:32:00Z">
            <w:rPr/>
          </w:rPrChange>
        </w:rPr>
        <w:t xml:space="preserve"> frontier using DNA metabarcoding of diets. Marine Ecology Progress Series </w:t>
      </w:r>
      <w:r w:rsidRPr="008E1A76">
        <w:rPr>
          <w:b/>
          <w:bCs/>
          <w:color w:val="000000" w:themeColor="text1"/>
          <w:rPrChange w:id="6881" w:author="Natasha Hardy" w:date="2021-12-10T13:32:00Z">
            <w:rPr>
              <w:b/>
              <w:bCs/>
            </w:rPr>
          </w:rPrChange>
        </w:rPr>
        <w:t>573</w:t>
      </w:r>
      <w:r w:rsidRPr="008E1A76">
        <w:rPr>
          <w:color w:val="000000" w:themeColor="text1"/>
          <w:rPrChange w:id="6882" w:author="Natasha Hardy" w:date="2021-12-10T13:32:00Z">
            <w:rPr/>
          </w:rPrChange>
        </w:rPr>
        <w:t xml:space="preserve">, 237–254. </w:t>
      </w:r>
      <w:r w:rsidR="00575AC8" w:rsidRPr="008E1A76">
        <w:rPr>
          <w:color w:val="000000" w:themeColor="text1"/>
          <w:rPrChange w:id="6883" w:author="Natasha Hardy" w:date="2021-12-10T13:32:00Z">
            <w:rPr/>
          </w:rPrChange>
        </w:rPr>
        <w:fldChar w:fldCharType="begin"/>
      </w:r>
      <w:r w:rsidR="00575AC8" w:rsidRPr="008E1A76">
        <w:rPr>
          <w:color w:val="000000" w:themeColor="text1"/>
          <w:rPrChange w:id="6884" w:author="Natasha Hardy" w:date="2021-12-10T13:32:00Z">
            <w:rPr/>
          </w:rPrChange>
        </w:rPr>
        <w:instrText xml:space="preserve"> HYPERLINK "https://doi.org/10.3354/meps12165" </w:instrText>
      </w:r>
      <w:r w:rsidR="00575AC8" w:rsidRPr="008E1A76">
        <w:rPr>
          <w:color w:val="000000" w:themeColor="text1"/>
          <w:rPrChange w:id="6885" w:author="Natasha Hardy" w:date="2021-12-10T13:32:00Z">
            <w:rPr/>
          </w:rPrChange>
        </w:rPr>
        <w:fldChar w:fldCharType="separate"/>
      </w:r>
      <w:del w:id="6886" w:author="Natasha Hardy" w:date="2021-11-12T16:39:00Z">
        <w:r w:rsidR="00C57641" w:rsidRPr="008E1A76" w:rsidDel="003F3FBC">
          <w:rPr>
            <w:rStyle w:val="Hyperlink"/>
            <w:color w:val="000000" w:themeColor="text1"/>
            <w:rPrChange w:id="6887" w:author="Natasha Hardy" w:date="2021-12-10T13:32:00Z">
              <w:rPr>
                <w:rStyle w:val="Hyperlink"/>
              </w:rPr>
            </w:rPrChange>
          </w:rPr>
          <w:delText>https://</w:delText>
        </w:r>
      </w:del>
      <w:r w:rsidR="00C57641" w:rsidRPr="008E1A76">
        <w:rPr>
          <w:rStyle w:val="Hyperlink"/>
          <w:color w:val="000000" w:themeColor="text1"/>
          <w:rPrChange w:id="6888" w:author="Natasha Hardy" w:date="2021-12-10T13:32:00Z">
            <w:rPr>
              <w:rStyle w:val="Hyperlink"/>
            </w:rPr>
          </w:rPrChange>
        </w:rPr>
        <w:t>doi.org/10.3354/meps12165</w:t>
      </w:r>
      <w:r w:rsidR="00575AC8" w:rsidRPr="008E1A76">
        <w:rPr>
          <w:rStyle w:val="Hyperlink"/>
          <w:color w:val="000000" w:themeColor="text1"/>
          <w:rPrChange w:id="6889" w:author="Natasha Hardy" w:date="2021-12-10T13:32:00Z">
            <w:rPr>
              <w:rStyle w:val="Hyperlink"/>
            </w:rPr>
          </w:rPrChange>
        </w:rPr>
        <w:fldChar w:fldCharType="end"/>
      </w:r>
      <w:r w:rsidR="00C57641" w:rsidRPr="008E1A76">
        <w:rPr>
          <w:color w:val="000000" w:themeColor="text1"/>
          <w:rPrChange w:id="6890" w:author="Natasha Hardy" w:date="2021-12-10T13:32:00Z">
            <w:rPr/>
          </w:rPrChange>
        </w:rPr>
        <w:t xml:space="preserve"> </w:t>
      </w:r>
    </w:p>
    <w:p w14:paraId="2569BA26" w14:textId="722C146A" w:rsidR="00005583" w:rsidRPr="008E1A76" w:rsidRDefault="00005583" w:rsidP="001553A7">
      <w:pPr>
        <w:widowControl w:val="0"/>
        <w:pBdr>
          <w:top w:val="nil"/>
          <w:left w:val="nil"/>
          <w:bottom w:val="nil"/>
          <w:right w:val="nil"/>
          <w:between w:val="nil"/>
        </w:pBdr>
        <w:ind w:left="720" w:hanging="720"/>
        <w:rPr>
          <w:color w:val="000000" w:themeColor="text1"/>
          <w:rPrChange w:id="6891" w:author="Natasha Hardy" w:date="2021-12-10T13:32:00Z">
            <w:rPr/>
          </w:rPrChange>
        </w:rPr>
      </w:pPr>
      <w:r w:rsidRPr="008E1A76">
        <w:rPr>
          <w:color w:val="000000" w:themeColor="text1"/>
          <w:rPrChange w:id="6892" w:author="Natasha Hardy" w:date="2021-12-10T13:32:00Z">
            <w:rPr/>
          </w:rPrChange>
        </w:rPr>
        <w:t xml:space="preserve">Hervieux, D., </w:t>
      </w:r>
      <w:proofErr w:type="spellStart"/>
      <w:r w:rsidRPr="008E1A76">
        <w:rPr>
          <w:color w:val="000000" w:themeColor="text1"/>
          <w:rPrChange w:id="6893" w:author="Natasha Hardy" w:date="2021-12-10T13:32:00Z">
            <w:rPr/>
          </w:rPrChange>
        </w:rPr>
        <w:t>Hebblewhite</w:t>
      </w:r>
      <w:proofErr w:type="spellEnd"/>
      <w:r w:rsidRPr="008E1A76">
        <w:rPr>
          <w:color w:val="000000" w:themeColor="text1"/>
          <w:rPrChange w:id="6894" w:author="Natasha Hardy" w:date="2021-12-10T13:32:00Z">
            <w:rPr/>
          </w:rPrChange>
        </w:rPr>
        <w:t xml:space="preserve">, M., </w:t>
      </w:r>
      <w:proofErr w:type="spellStart"/>
      <w:r w:rsidRPr="008E1A76">
        <w:rPr>
          <w:color w:val="000000" w:themeColor="text1"/>
          <w:rPrChange w:id="6895" w:author="Natasha Hardy" w:date="2021-12-10T13:32:00Z">
            <w:rPr/>
          </w:rPrChange>
        </w:rPr>
        <w:t>Stepnisky</w:t>
      </w:r>
      <w:proofErr w:type="spellEnd"/>
      <w:r w:rsidRPr="008E1A76">
        <w:rPr>
          <w:color w:val="000000" w:themeColor="text1"/>
          <w:rPrChange w:id="6896" w:author="Natasha Hardy" w:date="2021-12-10T13:32:00Z">
            <w:rPr/>
          </w:rPrChange>
        </w:rPr>
        <w:t xml:space="preserve">, D., Bacon, M., &amp; Boutin, S. (2014). Managing wolves (Canis lupus) to recover threatened woodland caribou (Rangifer tarandus caribou) in Alberta. Canadian Journal of Zoology </w:t>
      </w:r>
      <w:r w:rsidRPr="008E1A76">
        <w:rPr>
          <w:b/>
          <w:bCs/>
          <w:color w:val="000000" w:themeColor="text1"/>
          <w:rPrChange w:id="6897" w:author="Natasha Hardy" w:date="2021-12-10T13:32:00Z">
            <w:rPr>
              <w:b/>
              <w:bCs/>
            </w:rPr>
          </w:rPrChange>
        </w:rPr>
        <w:t>92</w:t>
      </w:r>
      <w:r w:rsidR="00C57641" w:rsidRPr="008E1A76">
        <w:rPr>
          <w:color w:val="000000" w:themeColor="text1"/>
          <w:rPrChange w:id="6898" w:author="Natasha Hardy" w:date="2021-12-10T13:32:00Z">
            <w:rPr/>
          </w:rPrChange>
        </w:rPr>
        <w:t>:</w:t>
      </w:r>
      <w:r w:rsidRPr="008E1A76">
        <w:rPr>
          <w:color w:val="000000" w:themeColor="text1"/>
          <w:rPrChange w:id="6899" w:author="Natasha Hardy" w:date="2021-12-10T13:32:00Z">
            <w:rPr/>
          </w:rPrChange>
        </w:rPr>
        <w:t xml:space="preserve">12, 1029–1037. </w:t>
      </w:r>
      <w:r w:rsidR="00575AC8" w:rsidRPr="008E1A76">
        <w:rPr>
          <w:color w:val="000000" w:themeColor="text1"/>
          <w:rPrChange w:id="6900" w:author="Natasha Hardy" w:date="2021-12-10T13:32:00Z">
            <w:rPr/>
          </w:rPrChange>
        </w:rPr>
        <w:fldChar w:fldCharType="begin"/>
      </w:r>
      <w:r w:rsidR="00575AC8" w:rsidRPr="008E1A76">
        <w:rPr>
          <w:color w:val="000000" w:themeColor="text1"/>
          <w:rPrChange w:id="6901" w:author="Natasha Hardy" w:date="2021-12-10T13:32:00Z">
            <w:rPr/>
          </w:rPrChange>
        </w:rPr>
        <w:instrText xml:space="preserve"> HYPERLINK "https://doi.org/10.1139/cjz-2014-0142" </w:instrText>
      </w:r>
      <w:r w:rsidR="00575AC8" w:rsidRPr="008E1A76">
        <w:rPr>
          <w:color w:val="000000" w:themeColor="text1"/>
          <w:rPrChange w:id="6902" w:author="Natasha Hardy" w:date="2021-12-10T13:32:00Z">
            <w:rPr/>
          </w:rPrChange>
        </w:rPr>
        <w:fldChar w:fldCharType="separate"/>
      </w:r>
      <w:del w:id="6903" w:author="Natasha Hardy" w:date="2021-11-12T16:39:00Z">
        <w:r w:rsidR="00C57641" w:rsidRPr="008E1A76" w:rsidDel="003F3FBC">
          <w:rPr>
            <w:rStyle w:val="Hyperlink"/>
            <w:color w:val="000000" w:themeColor="text1"/>
            <w:rPrChange w:id="6904" w:author="Natasha Hardy" w:date="2021-12-10T13:32:00Z">
              <w:rPr>
                <w:rStyle w:val="Hyperlink"/>
              </w:rPr>
            </w:rPrChange>
          </w:rPr>
          <w:delText>https://</w:delText>
        </w:r>
      </w:del>
      <w:r w:rsidR="00C57641" w:rsidRPr="008E1A76">
        <w:rPr>
          <w:rStyle w:val="Hyperlink"/>
          <w:color w:val="000000" w:themeColor="text1"/>
          <w:rPrChange w:id="6905" w:author="Natasha Hardy" w:date="2021-12-10T13:32:00Z">
            <w:rPr>
              <w:rStyle w:val="Hyperlink"/>
            </w:rPr>
          </w:rPrChange>
        </w:rPr>
        <w:t>doi.org/10.1139/cjz-2014-0142</w:t>
      </w:r>
      <w:r w:rsidR="00575AC8" w:rsidRPr="008E1A76">
        <w:rPr>
          <w:rStyle w:val="Hyperlink"/>
          <w:color w:val="000000" w:themeColor="text1"/>
          <w:rPrChange w:id="6906" w:author="Natasha Hardy" w:date="2021-12-10T13:32:00Z">
            <w:rPr>
              <w:rStyle w:val="Hyperlink"/>
            </w:rPr>
          </w:rPrChange>
        </w:rPr>
        <w:fldChar w:fldCharType="end"/>
      </w:r>
      <w:r w:rsidR="00C57641" w:rsidRPr="008E1A76">
        <w:rPr>
          <w:color w:val="000000" w:themeColor="text1"/>
          <w:rPrChange w:id="6907" w:author="Natasha Hardy" w:date="2021-12-10T13:32:00Z">
            <w:rPr/>
          </w:rPrChange>
        </w:rPr>
        <w:t xml:space="preserve"> </w:t>
      </w:r>
    </w:p>
    <w:p w14:paraId="6416F960" w14:textId="687774DF" w:rsidR="00005583" w:rsidRPr="008E1A76" w:rsidDel="00EA2C4C" w:rsidRDefault="00005583" w:rsidP="001553A7">
      <w:pPr>
        <w:widowControl w:val="0"/>
        <w:pBdr>
          <w:top w:val="nil"/>
          <w:left w:val="nil"/>
          <w:bottom w:val="nil"/>
          <w:right w:val="nil"/>
          <w:between w:val="nil"/>
        </w:pBdr>
        <w:ind w:left="720" w:hanging="720"/>
        <w:rPr>
          <w:del w:id="6908" w:author="Natasha Hardy" w:date="2021-12-10T13:25:00Z"/>
          <w:color w:val="000000" w:themeColor="text1"/>
          <w:rPrChange w:id="6909" w:author="Natasha Hardy" w:date="2021-12-10T13:32:00Z">
            <w:rPr>
              <w:del w:id="6910" w:author="Natasha Hardy" w:date="2021-12-10T13:25:00Z"/>
            </w:rPr>
          </w:rPrChange>
        </w:rPr>
      </w:pPr>
      <w:del w:id="6911" w:author="Natasha Hardy" w:date="2021-12-10T13:25:00Z">
        <w:r w:rsidRPr="008E1A76" w:rsidDel="00EA2C4C">
          <w:rPr>
            <w:color w:val="000000" w:themeColor="text1"/>
            <w:rPrChange w:id="6912" w:author="Natasha Hardy" w:date="2021-12-10T13:32:00Z">
              <w:rPr/>
            </w:rPrChange>
          </w:rPr>
          <w:delText xml:space="preserve">Hocking, D. P., Fitzgerald, E. M. G., Salverson, M., &amp; Evans, A. R. (2016). Prey capture and processing behaviors vary with prey size and shape in Australian and subantarctic fur seals. Marine Mammal Science </w:delText>
        </w:r>
        <w:r w:rsidRPr="008E1A76" w:rsidDel="00EA2C4C">
          <w:rPr>
            <w:b/>
            <w:bCs/>
            <w:color w:val="000000" w:themeColor="text1"/>
            <w:rPrChange w:id="6913" w:author="Natasha Hardy" w:date="2021-12-10T13:32:00Z">
              <w:rPr>
                <w:b/>
                <w:bCs/>
              </w:rPr>
            </w:rPrChange>
          </w:rPr>
          <w:delText>32</w:delText>
        </w:r>
        <w:r w:rsidR="00C57641" w:rsidRPr="008E1A76" w:rsidDel="00EA2C4C">
          <w:rPr>
            <w:color w:val="000000" w:themeColor="text1"/>
            <w:rPrChange w:id="6914" w:author="Natasha Hardy" w:date="2021-12-10T13:32:00Z">
              <w:rPr/>
            </w:rPrChange>
          </w:rPr>
          <w:delText>:</w:delText>
        </w:r>
        <w:r w:rsidRPr="008E1A76" w:rsidDel="00EA2C4C">
          <w:rPr>
            <w:color w:val="000000" w:themeColor="text1"/>
            <w:rPrChange w:id="6915" w:author="Natasha Hardy" w:date="2021-12-10T13:32:00Z">
              <w:rPr/>
            </w:rPrChange>
          </w:rPr>
          <w:delText xml:space="preserve">2, 568–587. </w:delText>
        </w:r>
        <w:r w:rsidR="00575AC8" w:rsidRPr="008E1A76" w:rsidDel="00EA2C4C">
          <w:rPr>
            <w:color w:val="000000" w:themeColor="text1"/>
            <w:rPrChange w:id="6916" w:author="Natasha Hardy" w:date="2021-12-10T13:32:00Z">
              <w:rPr/>
            </w:rPrChange>
          </w:rPr>
          <w:fldChar w:fldCharType="begin"/>
        </w:r>
        <w:r w:rsidR="00575AC8" w:rsidRPr="008E1A76" w:rsidDel="00EA2C4C">
          <w:rPr>
            <w:color w:val="000000" w:themeColor="text1"/>
            <w:rPrChange w:id="6917" w:author="Natasha Hardy" w:date="2021-12-10T13:32:00Z">
              <w:rPr/>
            </w:rPrChange>
          </w:rPr>
          <w:delInstrText xml:space="preserve"> HYPERLINK "https://doi.org/10.1111/mms.12285" </w:delInstrText>
        </w:r>
        <w:r w:rsidR="00575AC8" w:rsidRPr="008E1A76" w:rsidDel="00EA2C4C">
          <w:rPr>
            <w:color w:val="000000" w:themeColor="text1"/>
            <w:rPrChange w:id="6918" w:author="Natasha Hardy" w:date="2021-12-10T13:32:00Z">
              <w:rPr/>
            </w:rPrChange>
          </w:rPr>
          <w:fldChar w:fldCharType="separate"/>
        </w:r>
      </w:del>
      <w:del w:id="6919" w:author="Natasha Hardy" w:date="2021-11-12T16:39:00Z">
        <w:r w:rsidR="00C57641" w:rsidRPr="008E1A76" w:rsidDel="003F3FBC">
          <w:rPr>
            <w:rStyle w:val="Hyperlink"/>
            <w:color w:val="000000" w:themeColor="text1"/>
            <w:rPrChange w:id="6920" w:author="Natasha Hardy" w:date="2021-12-10T13:32:00Z">
              <w:rPr>
                <w:rStyle w:val="Hyperlink"/>
              </w:rPr>
            </w:rPrChange>
          </w:rPr>
          <w:delText>https://</w:delText>
        </w:r>
      </w:del>
      <w:del w:id="6921" w:author="Natasha Hardy" w:date="2021-12-10T13:25:00Z">
        <w:r w:rsidR="00C57641" w:rsidRPr="008E1A76" w:rsidDel="00EA2C4C">
          <w:rPr>
            <w:rStyle w:val="Hyperlink"/>
            <w:color w:val="000000" w:themeColor="text1"/>
            <w:rPrChange w:id="6922" w:author="Natasha Hardy" w:date="2021-12-10T13:32:00Z">
              <w:rPr>
                <w:rStyle w:val="Hyperlink"/>
              </w:rPr>
            </w:rPrChange>
          </w:rPr>
          <w:delText>doi.org/10.1111/mms.12285</w:delText>
        </w:r>
        <w:r w:rsidR="00575AC8" w:rsidRPr="008E1A76" w:rsidDel="00EA2C4C">
          <w:rPr>
            <w:rStyle w:val="Hyperlink"/>
            <w:color w:val="000000" w:themeColor="text1"/>
            <w:rPrChange w:id="6923" w:author="Natasha Hardy" w:date="2021-12-10T13:32:00Z">
              <w:rPr>
                <w:rStyle w:val="Hyperlink"/>
              </w:rPr>
            </w:rPrChange>
          </w:rPr>
          <w:fldChar w:fldCharType="end"/>
        </w:r>
        <w:r w:rsidR="00C57641" w:rsidRPr="008E1A76" w:rsidDel="00EA2C4C">
          <w:rPr>
            <w:color w:val="000000" w:themeColor="text1"/>
            <w:rPrChange w:id="6924" w:author="Natasha Hardy" w:date="2021-12-10T13:32:00Z">
              <w:rPr/>
            </w:rPrChange>
          </w:rPr>
          <w:delText xml:space="preserve"> </w:delText>
        </w:r>
      </w:del>
    </w:p>
    <w:p w14:paraId="56D87158" w14:textId="52239E17" w:rsidR="00005583" w:rsidRPr="008E1A76" w:rsidDel="008D6C15" w:rsidRDefault="00005583" w:rsidP="001553A7">
      <w:pPr>
        <w:widowControl w:val="0"/>
        <w:pBdr>
          <w:top w:val="nil"/>
          <w:left w:val="nil"/>
          <w:bottom w:val="nil"/>
          <w:right w:val="nil"/>
          <w:between w:val="nil"/>
        </w:pBdr>
        <w:ind w:left="720" w:hanging="720"/>
        <w:rPr>
          <w:del w:id="6925" w:author="Natasha Hardy" w:date="2021-11-12T16:37:00Z"/>
          <w:color w:val="000000" w:themeColor="text1"/>
          <w:rPrChange w:id="6926" w:author="Natasha Hardy" w:date="2021-12-10T13:32:00Z">
            <w:rPr>
              <w:del w:id="6927" w:author="Natasha Hardy" w:date="2021-11-12T16:37:00Z"/>
            </w:rPr>
          </w:rPrChange>
        </w:rPr>
        <w:pPrChange w:id="6928" w:author="Natasha Hardy" w:date="2021-12-10T11:33:00Z">
          <w:pPr>
            <w:widowControl w:val="0"/>
            <w:pBdr>
              <w:top w:val="nil"/>
              <w:left w:val="nil"/>
              <w:bottom w:val="nil"/>
              <w:right w:val="nil"/>
              <w:between w:val="nil"/>
            </w:pBdr>
            <w:ind w:left="720" w:hanging="720"/>
          </w:pPr>
        </w:pPrChange>
      </w:pPr>
      <w:del w:id="6929" w:author="Natasha Hardy" w:date="2021-11-12T16:37:00Z">
        <w:r w:rsidRPr="008E1A76" w:rsidDel="008D6C15">
          <w:rPr>
            <w:color w:val="000000" w:themeColor="text1"/>
            <w:rPrChange w:id="6930" w:author="Natasha Hardy" w:date="2021-12-10T13:32:00Z">
              <w:rPr/>
            </w:rPrChange>
          </w:rPr>
          <w:delText xml:space="preserve">Hunter, E., Taylor, N., Fox, C. J., Maillard, M., &amp; Taylor, M. I. (2012). Effectiveness of TaqMan probes for detection of fish eggs and larvae in the stomach contents of a teleost predator. Journal of Fish Biology </w:delText>
        </w:r>
        <w:r w:rsidRPr="008E1A76" w:rsidDel="008D6C15">
          <w:rPr>
            <w:b/>
            <w:bCs/>
            <w:color w:val="000000" w:themeColor="text1"/>
            <w:rPrChange w:id="6931" w:author="Natasha Hardy" w:date="2021-12-10T13:32:00Z">
              <w:rPr>
                <w:b/>
                <w:bCs/>
              </w:rPr>
            </w:rPrChange>
          </w:rPr>
          <w:delText>81</w:delText>
        </w:r>
        <w:r w:rsidR="00C57641" w:rsidRPr="008E1A76" w:rsidDel="008D6C15">
          <w:rPr>
            <w:color w:val="000000" w:themeColor="text1"/>
            <w:rPrChange w:id="6932" w:author="Natasha Hardy" w:date="2021-12-10T13:32:00Z">
              <w:rPr/>
            </w:rPrChange>
          </w:rPr>
          <w:delText>:</w:delText>
        </w:r>
        <w:r w:rsidRPr="008E1A76" w:rsidDel="008D6C15">
          <w:rPr>
            <w:color w:val="000000" w:themeColor="text1"/>
            <w:rPrChange w:id="6933" w:author="Natasha Hardy" w:date="2021-12-10T13:32:00Z">
              <w:rPr/>
            </w:rPrChange>
          </w:rPr>
          <w:delText xml:space="preserve">1, 320–328. </w:delText>
        </w:r>
        <w:r w:rsidR="00575AC8" w:rsidRPr="008E1A76" w:rsidDel="008D6C15">
          <w:rPr>
            <w:color w:val="000000" w:themeColor="text1"/>
            <w:rPrChange w:id="6934" w:author="Natasha Hardy" w:date="2021-12-10T13:32:00Z">
              <w:rPr/>
            </w:rPrChange>
          </w:rPr>
          <w:fldChar w:fldCharType="begin"/>
        </w:r>
        <w:r w:rsidR="00575AC8" w:rsidRPr="008E1A76" w:rsidDel="008D6C15">
          <w:rPr>
            <w:color w:val="000000" w:themeColor="text1"/>
            <w:rPrChange w:id="6935" w:author="Natasha Hardy" w:date="2021-12-10T13:32:00Z">
              <w:rPr/>
            </w:rPrChange>
          </w:rPr>
          <w:delInstrText xml:space="preserve"> HYPERLINK "https://doi.org/10.1111/j.1095-8649.2012.03298.x" </w:delInstrText>
        </w:r>
        <w:r w:rsidR="00575AC8" w:rsidRPr="008E1A76" w:rsidDel="008D6C15">
          <w:rPr>
            <w:color w:val="000000" w:themeColor="text1"/>
            <w:rPrChange w:id="6936" w:author="Natasha Hardy" w:date="2021-12-10T13:32:00Z">
              <w:rPr/>
            </w:rPrChange>
          </w:rPr>
          <w:fldChar w:fldCharType="separate"/>
        </w:r>
        <w:r w:rsidRPr="008E1A76" w:rsidDel="008D6C15">
          <w:rPr>
            <w:rStyle w:val="Hyperlink"/>
            <w:color w:val="000000" w:themeColor="text1"/>
            <w:rPrChange w:id="6937" w:author="Natasha Hardy" w:date="2021-12-10T13:32:00Z">
              <w:rPr>
                <w:rStyle w:val="Hyperlink"/>
              </w:rPr>
            </w:rPrChange>
          </w:rPr>
          <w:delText>https://doi.org/10.1111/j.1095-8649.2012.03298.x</w:delText>
        </w:r>
        <w:r w:rsidR="00575AC8" w:rsidRPr="008E1A76" w:rsidDel="008D6C15">
          <w:rPr>
            <w:rStyle w:val="Hyperlink"/>
            <w:color w:val="000000" w:themeColor="text1"/>
            <w:rPrChange w:id="6938" w:author="Natasha Hardy" w:date="2021-12-10T13:32:00Z">
              <w:rPr>
                <w:rStyle w:val="Hyperlink"/>
              </w:rPr>
            </w:rPrChange>
          </w:rPr>
          <w:fldChar w:fldCharType="end"/>
        </w:r>
      </w:del>
    </w:p>
    <w:p w14:paraId="488115AF" w14:textId="0F1A4E1A" w:rsidR="00005583" w:rsidRPr="008E1A76" w:rsidRDefault="00005583" w:rsidP="001553A7">
      <w:pPr>
        <w:widowControl w:val="0"/>
        <w:pBdr>
          <w:top w:val="nil"/>
          <w:left w:val="nil"/>
          <w:bottom w:val="nil"/>
          <w:right w:val="nil"/>
          <w:between w:val="nil"/>
        </w:pBdr>
        <w:ind w:left="720" w:hanging="720"/>
        <w:rPr>
          <w:color w:val="000000" w:themeColor="text1"/>
          <w:rPrChange w:id="6939" w:author="Natasha Hardy" w:date="2021-12-10T13:32:00Z">
            <w:rPr/>
          </w:rPrChange>
        </w:rPr>
      </w:pPr>
      <w:r w:rsidRPr="008E1A76">
        <w:rPr>
          <w:color w:val="000000" w:themeColor="text1"/>
          <w:rPrChange w:id="6940" w:author="Natasha Hardy" w:date="2021-12-10T13:32:00Z">
            <w:rPr/>
          </w:rPrChange>
        </w:rPr>
        <w:t>IUCN (2020). The IUCN Red List of Threatened Species</w:t>
      </w:r>
      <w:r w:rsidR="00C57641" w:rsidRPr="008E1A76">
        <w:rPr>
          <w:color w:val="000000" w:themeColor="text1"/>
          <w:rPrChange w:id="6941" w:author="Natasha Hardy" w:date="2021-12-10T13:32:00Z">
            <w:rPr/>
          </w:rPrChange>
        </w:rPr>
        <w:t>, Cambridge</w:t>
      </w:r>
      <w:r w:rsidRPr="008E1A76">
        <w:rPr>
          <w:color w:val="000000" w:themeColor="text1"/>
          <w:rPrChange w:id="6942" w:author="Natasha Hardy" w:date="2021-12-10T13:32:00Z">
            <w:rPr/>
          </w:rPrChange>
        </w:rPr>
        <w:t xml:space="preserve">. </w:t>
      </w:r>
      <w:r w:rsidR="00C57641" w:rsidRPr="008E1A76">
        <w:rPr>
          <w:color w:val="000000" w:themeColor="text1"/>
          <w:rPrChange w:id="6943" w:author="Natasha Hardy" w:date="2021-12-10T13:32:00Z">
            <w:rPr/>
          </w:rPrChange>
        </w:rPr>
        <w:t xml:space="preserve">Available from </w:t>
      </w:r>
      <w:r w:rsidR="00575AC8" w:rsidRPr="008E1A76">
        <w:rPr>
          <w:color w:val="000000" w:themeColor="text1"/>
          <w:rPrChange w:id="6944" w:author="Natasha Hardy" w:date="2021-12-10T13:32:00Z">
            <w:rPr/>
          </w:rPrChange>
        </w:rPr>
        <w:lastRenderedPageBreak/>
        <w:fldChar w:fldCharType="begin"/>
      </w:r>
      <w:r w:rsidR="00575AC8" w:rsidRPr="008E1A76">
        <w:rPr>
          <w:color w:val="000000" w:themeColor="text1"/>
          <w:rPrChange w:id="6945" w:author="Natasha Hardy" w:date="2021-12-10T13:32:00Z">
            <w:rPr/>
          </w:rPrChange>
        </w:rPr>
        <w:instrText xml:space="preserve"> HYPERLINK "https://www.iucnredlist.org." </w:instrText>
      </w:r>
      <w:r w:rsidR="00575AC8" w:rsidRPr="008E1A76">
        <w:rPr>
          <w:color w:val="000000" w:themeColor="text1"/>
          <w:rPrChange w:id="6946" w:author="Natasha Hardy" w:date="2021-12-10T13:32:00Z">
            <w:rPr/>
          </w:rPrChange>
        </w:rPr>
        <w:fldChar w:fldCharType="separate"/>
      </w:r>
      <w:del w:id="6947" w:author="Natasha Hardy" w:date="2021-11-12T16:39:00Z">
        <w:r w:rsidR="00C57641" w:rsidRPr="008E1A76" w:rsidDel="003F3FBC">
          <w:rPr>
            <w:rStyle w:val="Hyperlink"/>
            <w:color w:val="000000" w:themeColor="text1"/>
            <w:rPrChange w:id="6948" w:author="Natasha Hardy" w:date="2021-12-10T13:32:00Z">
              <w:rPr>
                <w:rStyle w:val="Hyperlink"/>
              </w:rPr>
            </w:rPrChange>
          </w:rPr>
          <w:delText>https://</w:delText>
        </w:r>
      </w:del>
      <w:r w:rsidR="00C57641" w:rsidRPr="008E1A76">
        <w:rPr>
          <w:rStyle w:val="Hyperlink"/>
          <w:color w:val="000000" w:themeColor="text1"/>
          <w:rPrChange w:id="6949" w:author="Natasha Hardy" w:date="2021-12-10T13:32:00Z">
            <w:rPr>
              <w:rStyle w:val="Hyperlink"/>
            </w:rPr>
          </w:rPrChange>
        </w:rPr>
        <w:t>www.iucnredlist.org</w:t>
      </w:r>
      <w:r w:rsidR="00575AC8" w:rsidRPr="008E1A76">
        <w:rPr>
          <w:rStyle w:val="Hyperlink"/>
          <w:color w:val="000000" w:themeColor="text1"/>
          <w:rPrChange w:id="6950" w:author="Natasha Hardy" w:date="2021-12-10T13:32:00Z">
            <w:rPr>
              <w:rStyle w:val="Hyperlink"/>
            </w:rPr>
          </w:rPrChange>
        </w:rPr>
        <w:fldChar w:fldCharType="end"/>
      </w:r>
      <w:r w:rsidR="00C57641" w:rsidRPr="008E1A76">
        <w:rPr>
          <w:color w:val="000000" w:themeColor="text1"/>
          <w:rPrChange w:id="6951" w:author="Natasha Hardy" w:date="2021-12-10T13:32:00Z">
            <w:rPr/>
          </w:rPrChange>
        </w:rPr>
        <w:t xml:space="preserve"> (accessed July 2020).</w:t>
      </w:r>
    </w:p>
    <w:p w14:paraId="1B29B6D0" w14:textId="7CE884ED" w:rsidR="00005583" w:rsidRPr="008E1A76" w:rsidRDefault="00005583" w:rsidP="001553A7">
      <w:pPr>
        <w:widowControl w:val="0"/>
        <w:pBdr>
          <w:top w:val="nil"/>
          <w:left w:val="nil"/>
          <w:bottom w:val="nil"/>
          <w:right w:val="nil"/>
          <w:between w:val="nil"/>
        </w:pBdr>
        <w:ind w:left="720" w:hanging="720"/>
        <w:rPr>
          <w:color w:val="000000" w:themeColor="text1"/>
          <w:rPrChange w:id="6952" w:author="Natasha Hardy" w:date="2021-12-10T13:32:00Z">
            <w:rPr/>
          </w:rPrChange>
        </w:rPr>
      </w:pPr>
      <w:r w:rsidRPr="008E1A76">
        <w:rPr>
          <w:color w:val="000000" w:themeColor="text1"/>
          <w:rPrChange w:id="6953" w:author="Natasha Hardy" w:date="2021-12-10T13:32:00Z">
            <w:rPr/>
          </w:rPrChange>
        </w:rPr>
        <w:t xml:space="preserve">Kearse, M., Moir, R., Wilson, A., Stones-Havas, S., Cheung, M., Sturrock, S., Buxton, S., Cooper, A., Markowitz, S., Duran, C., Thierer, T., Ashton, B., </w:t>
      </w:r>
      <w:proofErr w:type="spellStart"/>
      <w:r w:rsidRPr="008E1A76">
        <w:rPr>
          <w:color w:val="000000" w:themeColor="text1"/>
          <w:rPrChange w:id="6954" w:author="Natasha Hardy" w:date="2021-12-10T13:32:00Z">
            <w:rPr/>
          </w:rPrChange>
        </w:rPr>
        <w:t>Meintjes</w:t>
      </w:r>
      <w:proofErr w:type="spellEnd"/>
      <w:r w:rsidRPr="008E1A76">
        <w:rPr>
          <w:color w:val="000000" w:themeColor="text1"/>
          <w:rPrChange w:id="6955" w:author="Natasha Hardy" w:date="2021-12-10T13:32:00Z">
            <w:rPr/>
          </w:rPrChange>
        </w:rPr>
        <w:t xml:space="preserve">, P., &amp; Drummond, A. (2012). </w:t>
      </w:r>
      <w:proofErr w:type="spellStart"/>
      <w:r w:rsidRPr="008E1A76">
        <w:rPr>
          <w:color w:val="000000" w:themeColor="text1"/>
          <w:rPrChange w:id="6956" w:author="Natasha Hardy" w:date="2021-12-10T13:32:00Z">
            <w:rPr/>
          </w:rPrChange>
        </w:rPr>
        <w:t>Geneious</w:t>
      </w:r>
      <w:proofErr w:type="spellEnd"/>
      <w:r w:rsidRPr="008E1A76">
        <w:rPr>
          <w:color w:val="000000" w:themeColor="text1"/>
          <w:rPrChange w:id="6957" w:author="Natasha Hardy" w:date="2021-12-10T13:32:00Z">
            <w:rPr/>
          </w:rPrChange>
        </w:rPr>
        <w:t xml:space="preserve"> Basic: An integrated and extendable desktop software platform for the organization and analysis of sequence data. Bioinformatics </w:t>
      </w:r>
      <w:r w:rsidRPr="008E1A76">
        <w:rPr>
          <w:b/>
          <w:bCs/>
          <w:color w:val="000000" w:themeColor="text1"/>
          <w:rPrChange w:id="6958" w:author="Natasha Hardy" w:date="2021-12-10T13:32:00Z">
            <w:rPr>
              <w:b/>
              <w:bCs/>
            </w:rPr>
          </w:rPrChange>
        </w:rPr>
        <w:t>28</w:t>
      </w:r>
      <w:r w:rsidR="00C57641" w:rsidRPr="008E1A76">
        <w:rPr>
          <w:color w:val="000000" w:themeColor="text1"/>
          <w:rPrChange w:id="6959" w:author="Natasha Hardy" w:date="2021-12-10T13:32:00Z">
            <w:rPr/>
          </w:rPrChange>
        </w:rPr>
        <w:t>:</w:t>
      </w:r>
      <w:r w:rsidRPr="008E1A76">
        <w:rPr>
          <w:color w:val="000000" w:themeColor="text1"/>
          <w:rPrChange w:id="6960" w:author="Natasha Hardy" w:date="2021-12-10T13:32:00Z">
            <w:rPr/>
          </w:rPrChange>
        </w:rPr>
        <w:t xml:space="preserve">12, 1647–1649. </w:t>
      </w:r>
      <w:r w:rsidR="00575AC8" w:rsidRPr="008E1A76">
        <w:rPr>
          <w:color w:val="000000" w:themeColor="text1"/>
          <w:rPrChange w:id="6961" w:author="Natasha Hardy" w:date="2021-12-10T13:32:00Z">
            <w:rPr/>
          </w:rPrChange>
        </w:rPr>
        <w:fldChar w:fldCharType="begin"/>
      </w:r>
      <w:r w:rsidR="00575AC8" w:rsidRPr="008E1A76">
        <w:rPr>
          <w:color w:val="000000" w:themeColor="text1"/>
          <w:rPrChange w:id="6962" w:author="Natasha Hardy" w:date="2021-12-10T13:32:00Z">
            <w:rPr/>
          </w:rPrChange>
        </w:rPr>
        <w:instrText xml:space="preserve"> HYPERLINK "https://doi.org/10.1093/bioinformatics/bts199" </w:instrText>
      </w:r>
      <w:r w:rsidR="00575AC8" w:rsidRPr="008E1A76">
        <w:rPr>
          <w:color w:val="000000" w:themeColor="text1"/>
          <w:rPrChange w:id="6963" w:author="Natasha Hardy" w:date="2021-12-10T13:32:00Z">
            <w:rPr/>
          </w:rPrChange>
        </w:rPr>
        <w:fldChar w:fldCharType="separate"/>
      </w:r>
      <w:del w:id="6964" w:author="Natasha Hardy" w:date="2021-11-12T16:39:00Z">
        <w:r w:rsidR="00C57641" w:rsidRPr="008E1A76" w:rsidDel="003F3FBC">
          <w:rPr>
            <w:rStyle w:val="Hyperlink"/>
            <w:color w:val="000000" w:themeColor="text1"/>
            <w:rPrChange w:id="6965" w:author="Natasha Hardy" w:date="2021-12-10T13:32:00Z">
              <w:rPr>
                <w:rStyle w:val="Hyperlink"/>
              </w:rPr>
            </w:rPrChange>
          </w:rPr>
          <w:delText>https://</w:delText>
        </w:r>
      </w:del>
      <w:r w:rsidR="00C57641" w:rsidRPr="008E1A76">
        <w:rPr>
          <w:rStyle w:val="Hyperlink"/>
          <w:color w:val="000000" w:themeColor="text1"/>
          <w:rPrChange w:id="6966" w:author="Natasha Hardy" w:date="2021-12-10T13:32:00Z">
            <w:rPr>
              <w:rStyle w:val="Hyperlink"/>
            </w:rPr>
          </w:rPrChange>
        </w:rPr>
        <w:t>doi.org/10.1093/bioinformatics/bts199</w:t>
      </w:r>
      <w:r w:rsidR="00575AC8" w:rsidRPr="008E1A76">
        <w:rPr>
          <w:rStyle w:val="Hyperlink"/>
          <w:color w:val="000000" w:themeColor="text1"/>
          <w:rPrChange w:id="6967" w:author="Natasha Hardy" w:date="2021-12-10T13:32:00Z">
            <w:rPr>
              <w:rStyle w:val="Hyperlink"/>
            </w:rPr>
          </w:rPrChange>
        </w:rPr>
        <w:fldChar w:fldCharType="end"/>
      </w:r>
      <w:r w:rsidR="00C57641" w:rsidRPr="008E1A76">
        <w:rPr>
          <w:color w:val="000000" w:themeColor="text1"/>
          <w:rPrChange w:id="6968" w:author="Natasha Hardy" w:date="2021-12-10T13:32:00Z">
            <w:rPr/>
          </w:rPrChange>
        </w:rPr>
        <w:t xml:space="preserve"> </w:t>
      </w:r>
    </w:p>
    <w:p w14:paraId="2A57140B" w14:textId="3DCF841A" w:rsidR="00005583" w:rsidRPr="008E1A76" w:rsidDel="00850141" w:rsidRDefault="00005583" w:rsidP="001553A7">
      <w:pPr>
        <w:widowControl w:val="0"/>
        <w:pBdr>
          <w:top w:val="nil"/>
          <w:left w:val="nil"/>
          <w:bottom w:val="nil"/>
          <w:right w:val="nil"/>
          <w:between w:val="nil"/>
        </w:pBdr>
        <w:ind w:left="720" w:hanging="720"/>
        <w:rPr>
          <w:del w:id="6969" w:author="Natasha Hardy" w:date="2021-11-11T11:10:00Z"/>
          <w:color w:val="000000" w:themeColor="text1"/>
          <w:rPrChange w:id="6970" w:author="Natasha Hardy" w:date="2021-12-10T13:32:00Z">
            <w:rPr>
              <w:del w:id="6971" w:author="Natasha Hardy" w:date="2021-11-11T11:10:00Z"/>
            </w:rPr>
          </w:rPrChange>
        </w:rPr>
        <w:pPrChange w:id="6972" w:author="Natasha Hardy" w:date="2021-12-10T11:33:00Z">
          <w:pPr>
            <w:widowControl w:val="0"/>
            <w:pBdr>
              <w:top w:val="nil"/>
              <w:left w:val="nil"/>
              <w:bottom w:val="nil"/>
              <w:right w:val="nil"/>
              <w:between w:val="nil"/>
            </w:pBdr>
            <w:ind w:left="720" w:hanging="720"/>
          </w:pPr>
        </w:pPrChange>
      </w:pPr>
      <w:del w:id="6973" w:author="Natasha Hardy" w:date="2021-11-11T11:10:00Z">
        <w:r w:rsidRPr="008E1A76" w:rsidDel="00850141">
          <w:rPr>
            <w:color w:val="000000" w:themeColor="text1"/>
            <w:rPrChange w:id="6974" w:author="Natasha Hardy" w:date="2021-12-10T13:32:00Z">
              <w:rPr/>
            </w:rPrChange>
          </w:rPr>
          <w:delText xml:space="preserve">Kirkwood, R., Hume, F., &amp; Hindell, M. (2008). Sea temperature variations mediate annual changes in the diet of Australian fur seals in Bass Strait. Marine Ecology Progress Series </w:delText>
        </w:r>
        <w:r w:rsidRPr="008E1A76" w:rsidDel="00850141">
          <w:rPr>
            <w:b/>
            <w:bCs/>
            <w:color w:val="000000" w:themeColor="text1"/>
            <w:rPrChange w:id="6975" w:author="Natasha Hardy" w:date="2021-12-10T13:32:00Z">
              <w:rPr>
                <w:b/>
                <w:bCs/>
              </w:rPr>
            </w:rPrChange>
          </w:rPr>
          <w:delText>369</w:delText>
        </w:r>
        <w:r w:rsidRPr="008E1A76" w:rsidDel="00850141">
          <w:rPr>
            <w:color w:val="000000" w:themeColor="text1"/>
            <w:rPrChange w:id="6976" w:author="Natasha Hardy" w:date="2021-12-10T13:32:00Z">
              <w:rPr/>
            </w:rPrChange>
          </w:rPr>
          <w:delText xml:space="preserve">, 297–309. </w:delText>
        </w:r>
        <w:r w:rsidR="00575AC8" w:rsidRPr="008E1A76" w:rsidDel="00850141">
          <w:rPr>
            <w:color w:val="000000" w:themeColor="text1"/>
            <w:rPrChange w:id="6977" w:author="Natasha Hardy" w:date="2021-12-10T13:32:00Z">
              <w:rPr/>
            </w:rPrChange>
          </w:rPr>
          <w:fldChar w:fldCharType="begin"/>
        </w:r>
        <w:r w:rsidR="00575AC8" w:rsidRPr="008E1A76" w:rsidDel="00850141">
          <w:rPr>
            <w:color w:val="000000" w:themeColor="text1"/>
            <w:rPrChange w:id="6978" w:author="Natasha Hardy" w:date="2021-12-10T13:32:00Z">
              <w:rPr/>
            </w:rPrChange>
          </w:rPr>
          <w:delInstrText xml:space="preserve"> HYPERLINK "https://doi.org/10.3354/meps07633" </w:delInstrText>
        </w:r>
        <w:r w:rsidR="00575AC8" w:rsidRPr="008E1A76" w:rsidDel="00850141">
          <w:rPr>
            <w:color w:val="000000" w:themeColor="text1"/>
            <w:rPrChange w:id="6979" w:author="Natasha Hardy" w:date="2021-12-10T13:32:00Z">
              <w:rPr/>
            </w:rPrChange>
          </w:rPr>
          <w:fldChar w:fldCharType="separate"/>
        </w:r>
        <w:r w:rsidR="00C57641" w:rsidRPr="008E1A76" w:rsidDel="00850141">
          <w:rPr>
            <w:rStyle w:val="Hyperlink"/>
            <w:color w:val="000000" w:themeColor="text1"/>
            <w:rPrChange w:id="6980" w:author="Natasha Hardy" w:date="2021-12-10T13:32:00Z">
              <w:rPr>
                <w:rStyle w:val="Hyperlink"/>
              </w:rPr>
            </w:rPrChange>
          </w:rPr>
          <w:delText>https://doi.org/10.3354/meps07633</w:delText>
        </w:r>
        <w:r w:rsidR="00575AC8" w:rsidRPr="008E1A76" w:rsidDel="00850141">
          <w:rPr>
            <w:rStyle w:val="Hyperlink"/>
            <w:color w:val="000000" w:themeColor="text1"/>
            <w:rPrChange w:id="6981" w:author="Natasha Hardy" w:date="2021-12-10T13:32:00Z">
              <w:rPr>
                <w:rStyle w:val="Hyperlink"/>
              </w:rPr>
            </w:rPrChange>
          </w:rPr>
          <w:fldChar w:fldCharType="end"/>
        </w:r>
        <w:r w:rsidR="00C57641" w:rsidRPr="008E1A76" w:rsidDel="00850141">
          <w:rPr>
            <w:color w:val="000000" w:themeColor="text1"/>
            <w:rPrChange w:id="6982" w:author="Natasha Hardy" w:date="2021-12-10T13:32:00Z">
              <w:rPr/>
            </w:rPrChange>
          </w:rPr>
          <w:delText xml:space="preserve"> </w:delText>
        </w:r>
      </w:del>
    </w:p>
    <w:p w14:paraId="69A8B299" w14:textId="6B8F5045" w:rsidR="00005583" w:rsidRPr="008E1A76" w:rsidRDefault="00005583" w:rsidP="001553A7">
      <w:pPr>
        <w:widowControl w:val="0"/>
        <w:pBdr>
          <w:top w:val="nil"/>
          <w:left w:val="nil"/>
          <w:bottom w:val="nil"/>
          <w:right w:val="nil"/>
          <w:between w:val="nil"/>
        </w:pBdr>
        <w:ind w:left="720" w:hanging="720"/>
        <w:rPr>
          <w:color w:val="000000" w:themeColor="text1"/>
          <w:rPrChange w:id="6983" w:author="Natasha Hardy" w:date="2021-12-10T13:32:00Z">
            <w:rPr/>
          </w:rPrChange>
        </w:rPr>
      </w:pPr>
      <w:r w:rsidRPr="008E1A76">
        <w:rPr>
          <w:color w:val="000000" w:themeColor="text1"/>
          <w:rPrChange w:id="6984" w:author="Natasha Hardy" w:date="2021-12-10T13:32:00Z">
            <w:rPr/>
          </w:rPrChange>
        </w:rPr>
        <w:t xml:space="preserve">Kirkwood, R., Sutherland, D. R., Murphy, S., &amp; Dann, P. (2014). Lessons from long-term predator control: A case study with the red fox. Wildlife Research </w:t>
      </w:r>
      <w:r w:rsidRPr="008E1A76">
        <w:rPr>
          <w:b/>
          <w:bCs/>
          <w:color w:val="000000" w:themeColor="text1"/>
          <w:rPrChange w:id="6985" w:author="Natasha Hardy" w:date="2021-12-10T13:32:00Z">
            <w:rPr>
              <w:b/>
              <w:bCs/>
            </w:rPr>
          </w:rPrChange>
        </w:rPr>
        <w:t>41</w:t>
      </w:r>
      <w:r w:rsidR="00C57641" w:rsidRPr="008E1A76">
        <w:rPr>
          <w:color w:val="000000" w:themeColor="text1"/>
          <w:rPrChange w:id="6986" w:author="Natasha Hardy" w:date="2021-12-10T13:32:00Z">
            <w:rPr/>
          </w:rPrChange>
        </w:rPr>
        <w:t>:</w:t>
      </w:r>
      <w:r w:rsidRPr="008E1A76">
        <w:rPr>
          <w:color w:val="000000" w:themeColor="text1"/>
          <w:rPrChange w:id="6987" w:author="Natasha Hardy" w:date="2021-12-10T13:32:00Z">
            <w:rPr/>
          </w:rPrChange>
        </w:rPr>
        <w:t xml:space="preserve">3, 222–232. </w:t>
      </w:r>
      <w:r w:rsidR="00575AC8" w:rsidRPr="008E1A76">
        <w:rPr>
          <w:color w:val="000000" w:themeColor="text1"/>
          <w:rPrChange w:id="6988" w:author="Natasha Hardy" w:date="2021-12-10T13:32:00Z">
            <w:rPr/>
          </w:rPrChange>
        </w:rPr>
        <w:fldChar w:fldCharType="begin"/>
      </w:r>
      <w:r w:rsidR="00575AC8" w:rsidRPr="008E1A76">
        <w:rPr>
          <w:color w:val="000000" w:themeColor="text1"/>
          <w:rPrChange w:id="6989" w:author="Natasha Hardy" w:date="2021-12-10T13:32:00Z">
            <w:rPr/>
          </w:rPrChange>
        </w:rPr>
        <w:instrText xml:space="preserve"> HYPERLINK "https://doi.org/10.1071/WR13196" </w:instrText>
      </w:r>
      <w:r w:rsidR="00575AC8" w:rsidRPr="008E1A76">
        <w:rPr>
          <w:color w:val="000000" w:themeColor="text1"/>
          <w:rPrChange w:id="6990" w:author="Natasha Hardy" w:date="2021-12-10T13:32:00Z">
            <w:rPr/>
          </w:rPrChange>
        </w:rPr>
        <w:fldChar w:fldCharType="separate"/>
      </w:r>
      <w:del w:id="6991" w:author="Natasha Hardy" w:date="2021-11-12T16:39:00Z">
        <w:r w:rsidR="00C57641" w:rsidRPr="008E1A76" w:rsidDel="003F3FBC">
          <w:rPr>
            <w:rStyle w:val="Hyperlink"/>
            <w:color w:val="000000" w:themeColor="text1"/>
            <w:rPrChange w:id="6992" w:author="Natasha Hardy" w:date="2021-12-10T13:32:00Z">
              <w:rPr>
                <w:rStyle w:val="Hyperlink"/>
              </w:rPr>
            </w:rPrChange>
          </w:rPr>
          <w:delText>https://</w:delText>
        </w:r>
      </w:del>
      <w:r w:rsidR="00C57641" w:rsidRPr="008E1A76">
        <w:rPr>
          <w:rStyle w:val="Hyperlink"/>
          <w:color w:val="000000" w:themeColor="text1"/>
          <w:rPrChange w:id="6993" w:author="Natasha Hardy" w:date="2021-12-10T13:32:00Z">
            <w:rPr>
              <w:rStyle w:val="Hyperlink"/>
            </w:rPr>
          </w:rPrChange>
        </w:rPr>
        <w:t>doi.org/10.1071/WR13196</w:t>
      </w:r>
      <w:r w:rsidR="00575AC8" w:rsidRPr="008E1A76">
        <w:rPr>
          <w:rStyle w:val="Hyperlink"/>
          <w:color w:val="000000" w:themeColor="text1"/>
          <w:rPrChange w:id="6994" w:author="Natasha Hardy" w:date="2021-12-10T13:32:00Z">
            <w:rPr>
              <w:rStyle w:val="Hyperlink"/>
            </w:rPr>
          </w:rPrChange>
        </w:rPr>
        <w:fldChar w:fldCharType="end"/>
      </w:r>
      <w:r w:rsidR="00C57641" w:rsidRPr="008E1A76">
        <w:rPr>
          <w:color w:val="000000" w:themeColor="text1"/>
          <w:rPrChange w:id="6995" w:author="Natasha Hardy" w:date="2021-12-10T13:32:00Z">
            <w:rPr/>
          </w:rPrChange>
        </w:rPr>
        <w:t xml:space="preserve"> </w:t>
      </w:r>
    </w:p>
    <w:p w14:paraId="07D8982A" w14:textId="20F7BE1B" w:rsidR="00005583" w:rsidRPr="008E1A76" w:rsidRDefault="00005583" w:rsidP="001553A7">
      <w:pPr>
        <w:widowControl w:val="0"/>
        <w:pBdr>
          <w:top w:val="nil"/>
          <w:left w:val="nil"/>
          <w:bottom w:val="nil"/>
          <w:right w:val="nil"/>
          <w:between w:val="nil"/>
        </w:pBdr>
        <w:ind w:left="720" w:hanging="720"/>
        <w:rPr>
          <w:color w:val="000000" w:themeColor="text1"/>
          <w:rPrChange w:id="6996" w:author="Natasha Hardy" w:date="2021-12-10T13:32:00Z">
            <w:rPr/>
          </w:rPrChange>
        </w:rPr>
      </w:pPr>
      <w:r w:rsidRPr="008E1A76">
        <w:rPr>
          <w:color w:val="000000" w:themeColor="text1"/>
          <w:rPrChange w:id="6997" w:author="Natasha Hardy" w:date="2021-12-10T13:32:00Z">
            <w:rPr/>
          </w:rPrChange>
        </w:rPr>
        <w:t xml:space="preserve">Lalas, C., </w:t>
      </w:r>
      <w:proofErr w:type="spellStart"/>
      <w:r w:rsidRPr="008E1A76">
        <w:rPr>
          <w:color w:val="000000" w:themeColor="text1"/>
          <w:rPrChange w:id="6998" w:author="Natasha Hardy" w:date="2021-12-10T13:32:00Z">
            <w:rPr/>
          </w:rPrChange>
        </w:rPr>
        <w:t>Ratz</w:t>
      </w:r>
      <w:proofErr w:type="spellEnd"/>
      <w:r w:rsidRPr="008E1A76">
        <w:rPr>
          <w:color w:val="000000" w:themeColor="text1"/>
          <w:rPrChange w:id="6999" w:author="Natasha Hardy" w:date="2021-12-10T13:32:00Z">
            <w:rPr/>
          </w:rPrChange>
        </w:rPr>
        <w:t xml:space="preserve">, H., McEwan, K., &amp; </w:t>
      </w:r>
      <w:proofErr w:type="spellStart"/>
      <w:r w:rsidRPr="008E1A76">
        <w:rPr>
          <w:color w:val="000000" w:themeColor="text1"/>
          <w:rPrChange w:id="7000" w:author="Natasha Hardy" w:date="2021-12-10T13:32:00Z">
            <w:rPr/>
          </w:rPrChange>
        </w:rPr>
        <w:t>McConkey</w:t>
      </w:r>
      <w:proofErr w:type="spellEnd"/>
      <w:r w:rsidRPr="008E1A76">
        <w:rPr>
          <w:color w:val="000000" w:themeColor="text1"/>
          <w:rPrChange w:id="7001" w:author="Natasha Hardy" w:date="2021-12-10T13:32:00Z">
            <w:rPr/>
          </w:rPrChange>
        </w:rPr>
        <w:t>, S. D. (2007). Predation by New Zealand sea lions (</w:t>
      </w:r>
      <w:proofErr w:type="spellStart"/>
      <w:r w:rsidRPr="008E1A76">
        <w:rPr>
          <w:color w:val="000000" w:themeColor="text1"/>
          <w:rPrChange w:id="7002" w:author="Natasha Hardy" w:date="2021-12-10T13:32:00Z">
            <w:rPr/>
          </w:rPrChange>
        </w:rPr>
        <w:t>Phocarctos</w:t>
      </w:r>
      <w:proofErr w:type="spellEnd"/>
      <w:r w:rsidRPr="008E1A76">
        <w:rPr>
          <w:color w:val="000000" w:themeColor="text1"/>
          <w:rPrChange w:id="7003" w:author="Natasha Hardy" w:date="2021-12-10T13:32:00Z">
            <w:rPr/>
          </w:rPrChange>
        </w:rPr>
        <w:t xml:space="preserve"> </w:t>
      </w:r>
      <w:proofErr w:type="spellStart"/>
      <w:r w:rsidRPr="008E1A76">
        <w:rPr>
          <w:color w:val="000000" w:themeColor="text1"/>
          <w:rPrChange w:id="7004" w:author="Natasha Hardy" w:date="2021-12-10T13:32:00Z">
            <w:rPr/>
          </w:rPrChange>
        </w:rPr>
        <w:t>hookeri</w:t>
      </w:r>
      <w:proofErr w:type="spellEnd"/>
      <w:r w:rsidRPr="008E1A76">
        <w:rPr>
          <w:color w:val="000000" w:themeColor="text1"/>
          <w:rPrChange w:id="7005" w:author="Natasha Hardy" w:date="2021-12-10T13:32:00Z">
            <w:rPr/>
          </w:rPrChange>
        </w:rPr>
        <w:t>) as a threat to the viability of yellow-eyed penguins (</w:t>
      </w:r>
      <w:proofErr w:type="spellStart"/>
      <w:r w:rsidRPr="008E1A76">
        <w:rPr>
          <w:color w:val="000000" w:themeColor="text1"/>
          <w:rPrChange w:id="7006" w:author="Natasha Hardy" w:date="2021-12-10T13:32:00Z">
            <w:rPr/>
          </w:rPrChange>
        </w:rPr>
        <w:t>Megadyptes</w:t>
      </w:r>
      <w:proofErr w:type="spellEnd"/>
      <w:r w:rsidRPr="008E1A76">
        <w:rPr>
          <w:color w:val="000000" w:themeColor="text1"/>
          <w:rPrChange w:id="7007" w:author="Natasha Hardy" w:date="2021-12-10T13:32:00Z">
            <w:rPr/>
          </w:rPrChange>
        </w:rPr>
        <w:t xml:space="preserve"> antipodes) at Otago Peninsula, New Zealand. Biological Conservation </w:t>
      </w:r>
      <w:r w:rsidRPr="008E1A76">
        <w:rPr>
          <w:b/>
          <w:bCs/>
          <w:color w:val="000000" w:themeColor="text1"/>
          <w:rPrChange w:id="7008" w:author="Natasha Hardy" w:date="2021-12-10T13:32:00Z">
            <w:rPr>
              <w:b/>
              <w:bCs/>
            </w:rPr>
          </w:rPrChange>
        </w:rPr>
        <w:t>135</w:t>
      </w:r>
      <w:r w:rsidR="00C57641" w:rsidRPr="008E1A76">
        <w:rPr>
          <w:color w:val="000000" w:themeColor="text1"/>
          <w:rPrChange w:id="7009" w:author="Natasha Hardy" w:date="2021-12-10T13:32:00Z">
            <w:rPr/>
          </w:rPrChange>
        </w:rPr>
        <w:t>:</w:t>
      </w:r>
      <w:r w:rsidRPr="008E1A76">
        <w:rPr>
          <w:color w:val="000000" w:themeColor="text1"/>
          <w:rPrChange w:id="7010" w:author="Natasha Hardy" w:date="2021-12-10T13:32:00Z">
            <w:rPr/>
          </w:rPrChange>
        </w:rPr>
        <w:t xml:space="preserve">2, 235–246. </w:t>
      </w:r>
      <w:r w:rsidR="00575AC8" w:rsidRPr="008E1A76">
        <w:rPr>
          <w:color w:val="000000" w:themeColor="text1"/>
          <w:rPrChange w:id="7011" w:author="Natasha Hardy" w:date="2021-12-10T13:32:00Z">
            <w:rPr/>
          </w:rPrChange>
        </w:rPr>
        <w:fldChar w:fldCharType="begin"/>
      </w:r>
      <w:r w:rsidR="00575AC8" w:rsidRPr="008E1A76">
        <w:rPr>
          <w:color w:val="000000" w:themeColor="text1"/>
          <w:rPrChange w:id="7012" w:author="Natasha Hardy" w:date="2021-12-10T13:32:00Z">
            <w:rPr/>
          </w:rPrChange>
        </w:rPr>
        <w:instrText xml:space="preserve"> HYPERLINK "https://doi.org/10.1016/j.biocon.2006.10.024" </w:instrText>
      </w:r>
      <w:r w:rsidR="00575AC8" w:rsidRPr="008E1A76">
        <w:rPr>
          <w:color w:val="000000" w:themeColor="text1"/>
          <w:rPrChange w:id="7013" w:author="Natasha Hardy" w:date="2021-12-10T13:32:00Z">
            <w:rPr/>
          </w:rPrChange>
        </w:rPr>
        <w:fldChar w:fldCharType="separate"/>
      </w:r>
      <w:del w:id="7014" w:author="Natasha Hardy" w:date="2021-11-12T16:39:00Z">
        <w:r w:rsidR="00C57641" w:rsidRPr="008E1A76" w:rsidDel="003F3FBC">
          <w:rPr>
            <w:rStyle w:val="Hyperlink"/>
            <w:color w:val="000000" w:themeColor="text1"/>
            <w:rPrChange w:id="7015" w:author="Natasha Hardy" w:date="2021-12-10T13:32:00Z">
              <w:rPr>
                <w:rStyle w:val="Hyperlink"/>
              </w:rPr>
            </w:rPrChange>
          </w:rPr>
          <w:delText>https://</w:delText>
        </w:r>
      </w:del>
      <w:r w:rsidR="00C57641" w:rsidRPr="008E1A76">
        <w:rPr>
          <w:rStyle w:val="Hyperlink"/>
          <w:color w:val="000000" w:themeColor="text1"/>
          <w:rPrChange w:id="7016" w:author="Natasha Hardy" w:date="2021-12-10T13:32:00Z">
            <w:rPr>
              <w:rStyle w:val="Hyperlink"/>
            </w:rPr>
          </w:rPrChange>
        </w:rPr>
        <w:t>doi.org/10.1016/j.biocon.2006.10.024</w:t>
      </w:r>
      <w:r w:rsidR="00575AC8" w:rsidRPr="008E1A76">
        <w:rPr>
          <w:rStyle w:val="Hyperlink"/>
          <w:color w:val="000000" w:themeColor="text1"/>
          <w:rPrChange w:id="7017" w:author="Natasha Hardy" w:date="2021-12-10T13:32:00Z">
            <w:rPr>
              <w:rStyle w:val="Hyperlink"/>
            </w:rPr>
          </w:rPrChange>
        </w:rPr>
        <w:fldChar w:fldCharType="end"/>
      </w:r>
      <w:r w:rsidR="00C57641" w:rsidRPr="008E1A76">
        <w:rPr>
          <w:color w:val="000000" w:themeColor="text1"/>
          <w:rPrChange w:id="7018" w:author="Natasha Hardy" w:date="2021-12-10T13:32:00Z">
            <w:rPr/>
          </w:rPrChange>
        </w:rPr>
        <w:t xml:space="preserve"> </w:t>
      </w:r>
    </w:p>
    <w:p w14:paraId="1B522B0C" w14:textId="3670481D" w:rsidR="00005583" w:rsidRPr="008E1A76" w:rsidRDefault="00005583" w:rsidP="001553A7">
      <w:pPr>
        <w:widowControl w:val="0"/>
        <w:pBdr>
          <w:top w:val="nil"/>
          <w:left w:val="nil"/>
          <w:bottom w:val="nil"/>
          <w:right w:val="nil"/>
          <w:between w:val="nil"/>
        </w:pBdr>
        <w:ind w:left="720" w:hanging="720"/>
        <w:rPr>
          <w:color w:val="000000" w:themeColor="text1"/>
          <w:rPrChange w:id="7019" w:author="Natasha Hardy" w:date="2021-12-10T13:32:00Z">
            <w:rPr/>
          </w:rPrChange>
        </w:rPr>
      </w:pPr>
      <w:r w:rsidRPr="008E1A76">
        <w:rPr>
          <w:color w:val="000000" w:themeColor="text1"/>
          <w:rPrChange w:id="7020" w:author="Natasha Hardy" w:date="2021-12-10T13:32:00Z">
            <w:rPr/>
          </w:rPrChange>
        </w:rPr>
        <w:t xml:space="preserve">Leigh, J. W., &amp; Bryant, D. (2015). </w:t>
      </w:r>
      <w:proofErr w:type="spellStart"/>
      <w:r w:rsidRPr="008E1A76">
        <w:rPr>
          <w:color w:val="000000" w:themeColor="text1"/>
          <w:rPrChange w:id="7021" w:author="Natasha Hardy" w:date="2021-12-10T13:32:00Z">
            <w:rPr/>
          </w:rPrChange>
        </w:rPr>
        <w:t>popart</w:t>
      </w:r>
      <w:proofErr w:type="spellEnd"/>
      <w:r w:rsidRPr="008E1A76">
        <w:rPr>
          <w:color w:val="000000" w:themeColor="text1"/>
          <w:rPrChange w:id="7022" w:author="Natasha Hardy" w:date="2021-12-10T13:32:00Z">
            <w:rPr/>
          </w:rPrChange>
        </w:rPr>
        <w:t xml:space="preserve">: Full-feature software for haplotype network construction. Methods in Ecology and Evolution </w:t>
      </w:r>
      <w:r w:rsidRPr="008E1A76">
        <w:rPr>
          <w:b/>
          <w:bCs/>
          <w:color w:val="000000" w:themeColor="text1"/>
          <w:rPrChange w:id="7023" w:author="Natasha Hardy" w:date="2021-12-10T13:32:00Z">
            <w:rPr>
              <w:b/>
              <w:bCs/>
            </w:rPr>
          </w:rPrChange>
        </w:rPr>
        <w:t>6</w:t>
      </w:r>
      <w:r w:rsidR="00C57641" w:rsidRPr="008E1A76">
        <w:rPr>
          <w:color w:val="000000" w:themeColor="text1"/>
          <w:rPrChange w:id="7024" w:author="Natasha Hardy" w:date="2021-12-10T13:32:00Z">
            <w:rPr/>
          </w:rPrChange>
        </w:rPr>
        <w:t>:</w:t>
      </w:r>
      <w:r w:rsidRPr="008E1A76">
        <w:rPr>
          <w:color w:val="000000" w:themeColor="text1"/>
          <w:rPrChange w:id="7025" w:author="Natasha Hardy" w:date="2021-12-10T13:32:00Z">
            <w:rPr/>
          </w:rPrChange>
        </w:rPr>
        <w:t xml:space="preserve">9, 1110–1116. </w:t>
      </w:r>
      <w:r w:rsidR="00575AC8" w:rsidRPr="008E1A76">
        <w:rPr>
          <w:color w:val="000000" w:themeColor="text1"/>
          <w:rPrChange w:id="7026" w:author="Natasha Hardy" w:date="2021-12-10T13:32:00Z">
            <w:rPr/>
          </w:rPrChange>
        </w:rPr>
        <w:fldChar w:fldCharType="begin"/>
      </w:r>
      <w:r w:rsidR="00575AC8" w:rsidRPr="008E1A76">
        <w:rPr>
          <w:color w:val="000000" w:themeColor="text1"/>
          <w:rPrChange w:id="7027" w:author="Natasha Hardy" w:date="2021-12-10T13:32:00Z">
            <w:rPr/>
          </w:rPrChange>
        </w:rPr>
        <w:instrText xml:space="preserve"> HYPERLINK "https://doi.org/10.1111/2041-210X.12410" </w:instrText>
      </w:r>
      <w:r w:rsidR="00575AC8" w:rsidRPr="008E1A76">
        <w:rPr>
          <w:color w:val="000000" w:themeColor="text1"/>
          <w:rPrChange w:id="7028" w:author="Natasha Hardy" w:date="2021-12-10T13:32:00Z">
            <w:rPr/>
          </w:rPrChange>
        </w:rPr>
        <w:fldChar w:fldCharType="separate"/>
      </w:r>
      <w:del w:id="7029" w:author="Natasha Hardy" w:date="2021-11-12T16:39:00Z">
        <w:r w:rsidR="00C57641" w:rsidRPr="008E1A76" w:rsidDel="003F3FBC">
          <w:rPr>
            <w:rStyle w:val="Hyperlink"/>
            <w:color w:val="000000" w:themeColor="text1"/>
            <w:rPrChange w:id="7030" w:author="Natasha Hardy" w:date="2021-12-10T13:32:00Z">
              <w:rPr>
                <w:rStyle w:val="Hyperlink"/>
              </w:rPr>
            </w:rPrChange>
          </w:rPr>
          <w:delText>https://</w:delText>
        </w:r>
      </w:del>
      <w:r w:rsidR="00C57641" w:rsidRPr="008E1A76">
        <w:rPr>
          <w:rStyle w:val="Hyperlink"/>
          <w:color w:val="000000" w:themeColor="text1"/>
          <w:rPrChange w:id="7031" w:author="Natasha Hardy" w:date="2021-12-10T13:32:00Z">
            <w:rPr>
              <w:rStyle w:val="Hyperlink"/>
            </w:rPr>
          </w:rPrChange>
        </w:rPr>
        <w:t>doi.org/10.1111/2041-210X.12410</w:t>
      </w:r>
      <w:r w:rsidR="00575AC8" w:rsidRPr="008E1A76">
        <w:rPr>
          <w:rStyle w:val="Hyperlink"/>
          <w:color w:val="000000" w:themeColor="text1"/>
          <w:rPrChange w:id="7032" w:author="Natasha Hardy" w:date="2021-12-10T13:32:00Z">
            <w:rPr>
              <w:rStyle w:val="Hyperlink"/>
            </w:rPr>
          </w:rPrChange>
        </w:rPr>
        <w:fldChar w:fldCharType="end"/>
      </w:r>
      <w:r w:rsidR="00C57641" w:rsidRPr="008E1A76">
        <w:rPr>
          <w:color w:val="000000" w:themeColor="text1"/>
          <w:rPrChange w:id="7033" w:author="Natasha Hardy" w:date="2021-12-10T13:32:00Z">
            <w:rPr/>
          </w:rPrChange>
        </w:rPr>
        <w:t xml:space="preserve"> </w:t>
      </w:r>
    </w:p>
    <w:p w14:paraId="3A4A3025" w14:textId="1883E1DF" w:rsidR="00005583" w:rsidRPr="008E1A76" w:rsidRDefault="00005583" w:rsidP="001553A7">
      <w:pPr>
        <w:widowControl w:val="0"/>
        <w:pBdr>
          <w:top w:val="nil"/>
          <w:left w:val="nil"/>
          <w:bottom w:val="nil"/>
          <w:right w:val="nil"/>
          <w:between w:val="nil"/>
        </w:pBdr>
        <w:ind w:left="720" w:hanging="720"/>
        <w:rPr>
          <w:color w:val="000000" w:themeColor="text1"/>
          <w:rPrChange w:id="7034" w:author="Natasha Hardy" w:date="2021-12-10T13:32:00Z">
            <w:rPr/>
          </w:rPrChange>
        </w:rPr>
      </w:pPr>
      <w:r w:rsidRPr="008E1A76">
        <w:rPr>
          <w:color w:val="000000" w:themeColor="text1"/>
          <w:rPrChange w:id="7035" w:author="Natasha Hardy" w:date="2021-12-10T13:32:00Z">
            <w:rPr/>
          </w:rPrChange>
        </w:rPr>
        <w:t xml:space="preserve">Ling, J. (2014). Exploitation of fur seals and sea lions from Australian, New Zealand and adjacent subantarctic islands during the eighteenth, nineteenth and twentieth centuries. Australian Zoologist </w:t>
      </w:r>
      <w:r w:rsidRPr="008E1A76">
        <w:rPr>
          <w:b/>
          <w:bCs/>
          <w:color w:val="000000" w:themeColor="text1"/>
          <w:rPrChange w:id="7036" w:author="Natasha Hardy" w:date="2021-12-10T13:32:00Z">
            <w:rPr>
              <w:b/>
              <w:bCs/>
            </w:rPr>
          </w:rPrChange>
        </w:rPr>
        <w:t>31</w:t>
      </w:r>
      <w:r w:rsidR="00C57641" w:rsidRPr="008E1A76">
        <w:rPr>
          <w:color w:val="000000" w:themeColor="text1"/>
          <w:rPrChange w:id="7037" w:author="Natasha Hardy" w:date="2021-12-10T13:32:00Z">
            <w:rPr/>
          </w:rPrChange>
        </w:rPr>
        <w:t>:</w:t>
      </w:r>
      <w:r w:rsidRPr="008E1A76">
        <w:rPr>
          <w:color w:val="000000" w:themeColor="text1"/>
          <w:rPrChange w:id="7038" w:author="Natasha Hardy" w:date="2021-12-10T13:32:00Z">
            <w:rPr/>
          </w:rPrChange>
        </w:rPr>
        <w:t xml:space="preserve">2, 323–350. </w:t>
      </w:r>
      <w:r w:rsidR="00575AC8" w:rsidRPr="008E1A76">
        <w:rPr>
          <w:color w:val="000000" w:themeColor="text1"/>
          <w:rPrChange w:id="7039" w:author="Natasha Hardy" w:date="2021-12-10T13:32:00Z">
            <w:rPr/>
          </w:rPrChange>
        </w:rPr>
        <w:fldChar w:fldCharType="begin"/>
      </w:r>
      <w:r w:rsidR="00575AC8" w:rsidRPr="008E1A76">
        <w:rPr>
          <w:color w:val="000000" w:themeColor="text1"/>
          <w:rPrChange w:id="7040" w:author="Natasha Hardy" w:date="2021-12-10T13:32:00Z">
            <w:rPr/>
          </w:rPrChange>
        </w:rPr>
        <w:instrText xml:space="preserve"> HYPERLINK "https://doi.org/10.7882/AZ.1999.036" </w:instrText>
      </w:r>
      <w:r w:rsidR="00575AC8" w:rsidRPr="008E1A76">
        <w:rPr>
          <w:color w:val="000000" w:themeColor="text1"/>
          <w:rPrChange w:id="7041" w:author="Natasha Hardy" w:date="2021-12-10T13:32:00Z">
            <w:rPr/>
          </w:rPrChange>
        </w:rPr>
        <w:fldChar w:fldCharType="separate"/>
      </w:r>
      <w:del w:id="7042" w:author="Natasha Hardy" w:date="2021-11-12T16:39:00Z">
        <w:r w:rsidR="00C57641" w:rsidRPr="008E1A76" w:rsidDel="003F3FBC">
          <w:rPr>
            <w:rStyle w:val="Hyperlink"/>
            <w:color w:val="000000" w:themeColor="text1"/>
            <w:rPrChange w:id="7043" w:author="Natasha Hardy" w:date="2021-12-10T13:32:00Z">
              <w:rPr>
                <w:rStyle w:val="Hyperlink"/>
              </w:rPr>
            </w:rPrChange>
          </w:rPr>
          <w:delText>https://</w:delText>
        </w:r>
      </w:del>
      <w:r w:rsidR="00C57641" w:rsidRPr="008E1A76">
        <w:rPr>
          <w:rStyle w:val="Hyperlink"/>
          <w:color w:val="000000" w:themeColor="text1"/>
          <w:rPrChange w:id="7044" w:author="Natasha Hardy" w:date="2021-12-10T13:32:00Z">
            <w:rPr>
              <w:rStyle w:val="Hyperlink"/>
            </w:rPr>
          </w:rPrChange>
        </w:rPr>
        <w:t>doi.org/10.7882/AZ.1999.036</w:t>
      </w:r>
      <w:r w:rsidR="00575AC8" w:rsidRPr="008E1A76">
        <w:rPr>
          <w:rStyle w:val="Hyperlink"/>
          <w:color w:val="000000" w:themeColor="text1"/>
          <w:rPrChange w:id="7045" w:author="Natasha Hardy" w:date="2021-12-10T13:32:00Z">
            <w:rPr>
              <w:rStyle w:val="Hyperlink"/>
            </w:rPr>
          </w:rPrChange>
        </w:rPr>
        <w:fldChar w:fldCharType="end"/>
      </w:r>
      <w:r w:rsidR="00C57641" w:rsidRPr="008E1A76">
        <w:rPr>
          <w:color w:val="000000" w:themeColor="text1"/>
          <w:rPrChange w:id="7046" w:author="Natasha Hardy" w:date="2021-12-10T13:32:00Z">
            <w:rPr/>
          </w:rPrChange>
        </w:rPr>
        <w:t xml:space="preserve"> </w:t>
      </w:r>
    </w:p>
    <w:p w14:paraId="4B25CB8A" w14:textId="025DD225" w:rsidR="00005583" w:rsidRPr="008E1A76" w:rsidRDefault="00005583" w:rsidP="001553A7">
      <w:pPr>
        <w:widowControl w:val="0"/>
        <w:pBdr>
          <w:top w:val="nil"/>
          <w:left w:val="nil"/>
          <w:bottom w:val="nil"/>
          <w:right w:val="nil"/>
          <w:between w:val="nil"/>
        </w:pBdr>
        <w:ind w:left="720" w:hanging="720"/>
        <w:rPr>
          <w:color w:val="000000" w:themeColor="text1"/>
          <w:rPrChange w:id="7047" w:author="Natasha Hardy" w:date="2021-12-10T13:32:00Z">
            <w:rPr/>
          </w:rPrChange>
        </w:rPr>
      </w:pPr>
      <w:r w:rsidRPr="008E1A76">
        <w:rPr>
          <w:color w:val="000000" w:themeColor="text1"/>
          <w:rPrChange w:id="7048" w:author="Natasha Hardy" w:date="2021-12-10T13:32:00Z">
            <w:rPr/>
          </w:rPrChange>
        </w:rPr>
        <w:t xml:space="preserve">Marshall, K. N., Stier, A. C., </w:t>
      </w:r>
      <w:proofErr w:type="spellStart"/>
      <w:r w:rsidRPr="008E1A76">
        <w:rPr>
          <w:color w:val="000000" w:themeColor="text1"/>
          <w:rPrChange w:id="7049" w:author="Natasha Hardy" w:date="2021-12-10T13:32:00Z">
            <w:rPr/>
          </w:rPrChange>
        </w:rPr>
        <w:t>Samhouri</w:t>
      </w:r>
      <w:proofErr w:type="spellEnd"/>
      <w:r w:rsidRPr="008E1A76">
        <w:rPr>
          <w:color w:val="000000" w:themeColor="text1"/>
          <w:rPrChange w:id="7050" w:author="Natasha Hardy" w:date="2021-12-10T13:32:00Z">
            <w:rPr/>
          </w:rPrChange>
        </w:rPr>
        <w:t xml:space="preserve">, J. F., Kelly, R. P., &amp; Ward, E. J. (2016). Conservation Challenges of Predator Recovery. Conservation Letters </w:t>
      </w:r>
      <w:r w:rsidRPr="008E1A76">
        <w:rPr>
          <w:b/>
          <w:bCs/>
          <w:color w:val="000000" w:themeColor="text1"/>
          <w:rPrChange w:id="7051" w:author="Natasha Hardy" w:date="2021-12-10T13:32:00Z">
            <w:rPr>
              <w:b/>
              <w:bCs/>
            </w:rPr>
          </w:rPrChange>
        </w:rPr>
        <w:t>9</w:t>
      </w:r>
      <w:r w:rsidR="00C57641" w:rsidRPr="008E1A76">
        <w:rPr>
          <w:color w:val="000000" w:themeColor="text1"/>
          <w:rPrChange w:id="7052" w:author="Natasha Hardy" w:date="2021-12-10T13:32:00Z">
            <w:rPr/>
          </w:rPrChange>
        </w:rPr>
        <w:t>:</w:t>
      </w:r>
      <w:r w:rsidRPr="008E1A76">
        <w:rPr>
          <w:color w:val="000000" w:themeColor="text1"/>
          <w:rPrChange w:id="7053" w:author="Natasha Hardy" w:date="2021-12-10T13:32:00Z">
            <w:rPr/>
          </w:rPrChange>
        </w:rPr>
        <w:t xml:space="preserve">1, 70–78. </w:t>
      </w:r>
      <w:r w:rsidR="00575AC8" w:rsidRPr="008E1A76">
        <w:rPr>
          <w:color w:val="000000" w:themeColor="text1"/>
          <w:rPrChange w:id="7054" w:author="Natasha Hardy" w:date="2021-12-10T13:32:00Z">
            <w:rPr/>
          </w:rPrChange>
        </w:rPr>
        <w:fldChar w:fldCharType="begin"/>
      </w:r>
      <w:r w:rsidR="00575AC8" w:rsidRPr="008E1A76">
        <w:rPr>
          <w:color w:val="000000" w:themeColor="text1"/>
          <w:rPrChange w:id="7055" w:author="Natasha Hardy" w:date="2021-12-10T13:32:00Z">
            <w:rPr/>
          </w:rPrChange>
        </w:rPr>
        <w:instrText xml:space="preserve"> HYPERLINK "https://doi.org/10.1111/conl.12186" </w:instrText>
      </w:r>
      <w:r w:rsidR="00575AC8" w:rsidRPr="008E1A76">
        <w:rPr>
          <w:color w:val="000000" w:themeColor="text1"/>
          <w:rPrChange w:id="7056" w:author="Natasha Hardy" w:date="2021-12-10T13:32:00Z">
            <w:rPr/>
          </w:rPrChange>
        </w:rPr>
        <w:fldChar w:fldCharType="separate"/>
      </w:r>
      <w:del w:id="7057" w:author="Natasha Hardy" w:date="2021-11-12T16:39:00Z">
        <w:r w:rsidR="00C57641" w:rsidRPr="008E1A76" w:rsidDel="003F3FBC">
          <w:rPr>
            <w:rStyle w:val="Hyperlink"/>
            <w:color w:val="000000" w:themeColor="text1"/>
            <w:rPrChange w:id="7058" w:author="Natasha Hardy" w:date="2021-12-10T13:32:00Z">
              <w:rPr>
                <w:rStyle w:val="Hyperlink"/>
              </w:rPr>
            </w:rPrChange>
          </w:rPr>
          <w:delText>https://</w:delText>
        </w:r>
      </w:del>
      <w:r w:rsidR="00C57641" w:rsidRPr="008E1A76">
        <w:rPr>
          <w:rStyle w:val="Hyperlink"/>
          <w:color w:val="000000" w:themeColor="text1"/>
          <w:rPrChange w:id="7059" w:author="Natasha Hardy" w:date="2021-12-10T13:32:00Z">
            <w:rPr>
              <w:rStyle w:val="Hyperlink"/>
            </w:rPr>
          </w:rPrChange>
        </w:rPr>
        <w:t>doi.org/10.1111/conl.12186</w:t>
      </w:r>
      <w:r w:rsidR="00575AC8" w:rsidRPr="008E1A76">
        <w:rPr>
          <w:rStyle w:val="Hyperlink"/>
          <w:color w:val="000000" w:themeColor="text1"/>
          <w:rPrChange w:id="7060" w:author="Natasha Hardy" w:date="2021-12-10T13:32:00Z">
            <w:rPr>
              <w:rStyle w:val="Hyperlink"/>
            </w:rPr>
          </w:rPrChange>
        </w:rPr>
        <w:fldChar w:fldCharType="end"/>
      </w:r>
      <w:r w:rsidR="00C57641" w:rsidRPr="008E1A76">
        <w:rPr>
          <w:color w:val="000000" w:themeColor="text1"/>
          <w:rPrChange w:id="7061" w:author="Natasha Hardy" w:date="2021-12-10T13:32:00Z">
            <w:rPr/>
          </w:rPrChange>
        </w:rPr>
        <w:t xml:space="preserve"> </w:t>
      </w:r>
    </w:p>
    <w:p w14:paraId="76B1BD4A" w14:textId="2787A933" w:rsidR="003614A1" w:rsidRPr="008E1A76" w:rsidRDefault="00594537" w:rsidP="001553A7">
      <w:pPr>
        <w:widowControl w:val="0"/>
        <w:pBdr>
          <w:top w:val="nil"/>
          <w:left w:val="nil"/>
          <w:bottom w:val="nil"/>
          <w:right w:val="nil"/>
          <w:between w:val="nil"/>
        </w:pBdr>
        <w:ind w:left="720" w:hanging="720"/>
        <w:rPr>
          <w:ins w:id="7062" w:author="Natasha Hardy" w:date="2021-10-25T15:28:00Z"/>
          <w:color w:val="000000" w:themeColor="text1"/>
          <w:rPrChange w:id="7063" w:author="Natasha Hardy" w:date="2021-12-10T13:32:00Z">
            <w:rPr>
              <w:ins w:id="7064" w:author="Natasha Hardy" w:date="2021-10-25T15:28:00Z"/>
            </w:rPr>
          </w:rPrChange>
        </w:rPr>
      </w:pPr>
      <w:ins w:id="7065" w:author="Microsoft Office User" w:date="2021-10-14T14:05:00Z">
        <w:r w:rsidRPr="008E1A76">
          <w:rPr>
            <w:color w:val="000000" w:themeColor="text1"/>
            <w:rPrChange w:id="7066" w:author="Natasha Hardy" w:date="2021-12-10T13:32:00Z">
              <w:rPr/>
            </w:rPrChange>
          </w:rPr>
          <w:t xml:space="preserve">McDonald, P. </w:t>
        </w:r>
      </w:ins>
      <w:ins w:id="7067" w:author="Microsoft Office User" w:date="2021-10-14T14:06:00Z">
        <w:r w:rsidRPr="008E1A76">
          <w:rPr>
            <w:color w:val="000000" w:themeColor="text1"/>
            <w:rPrChange w:id="7068" w:author="Natasha Hardy" w:date="2021-12-10T13:32:00Z">
              <w:rPr/>
            </w:rPrChange>
          </w:rPr>
          <w:t>G.</w:t>
        </w:r>
      </w:ins>
      <w:ins w:id="7069" w:author="Microsoft Office User" w:date="2021-10-14T14:05:00Z">
        <w:r w:rsidRPr="008E1A76">
          <w:rPr>
            <w:color w:val="000000" w:themeColor="text1"/>
            <w:rPrChange w:id="7070" w:author="Natasha Hardy" w:date="2021-12-10T13:32:00Z">
              <w:rPr/>
            </w:rPrChange>
          </w:rPr>
          <w:t xml:space="preserve"> &amp; Griffith</w:t>
        </w:r>
      </w:ins>
      <w:ins w:id="7071" w:author="Microsoft Office User" w:date="2021-10-14T14:06:00Z">
        <w:r w:rsidRPr="008E1A76">
          <w:rPr>
            <w:color w:val="000000" w:themeColor="text1"/>
            <w:rPrChange w:id="7072" w:author="Natasha Hardy" w:date="2021-12-10T13:32:00Z">
              <w:rPr/>
            </w:rPrChange>
          </w:rPr>
          <w:t>, S. C. (2011)</w:t>
        </w:r>
      </w:ins>
      <w:ins w:id="7073" w:author="Microsoft Office User" w:date="2021-10-14T14:10:00Z">
        <w:r w:rsidRPr="008E1A76">
          <w:rPr>
            <w:color w:val="000000" w:themeColor="text1"/>
            <w:rPrChange w:id="7074" w:author="Natasha Hardy" w:date="2021-12-10T13:32:00Z">
              <w:rPr/>
            </w:rPrChange>
          </w:rPr>
          <w:t>.</w:t>
        </w:r>
      </w:ins>
      <w:ins w:id="7075" w:author="Microsoft Office User" w:date="2021-10-14T14:06:00Z">
        <w:r w:rsidRPr="008E1A76">
          <w:rPr>
            <w:color w:val="000000" w:themeColor="text1"/>
            <w:rPrChange w:id="7076" w:author="Natasha Hardy" w:date="2021-12-10T13:32:00Z">
              <w:rPr/>
            </w:rPrChange>
          </w:rPr>
          <w:t xml:space="preserve"> To pluck or not to pluck: the hidden ethical and scientific costs of relying on feathers</w:t>
        </w:r>
      </w:ins>
      <w:ins w:id="7077" w:author="Microsoft Office User" w:date="2021-10-14T14:07:00Z">
        <w:r w:rsidRPr="008E1A76">
          <w:rPr>
            <w:color w:val="000000" w:themeColor="text1"/>
            <w:rPrChange w:id="7078" w:author="Natasha Hardy" w:date="2021-12-10T13:32:00Z">
              <w:rPr/>
            </w:rPrChange>
          </w:rPr>
          <w:t xml:space="preserve"> as a primary source of DNA. Journal of Avian Biology</w:t>
        </w:r>
      </w:ins>
      <w:ins w:id="7079" w:author="Microsoft Office User" w:date="2021-10-14T14:08:00Z">
        <w:r w:rsidRPr="008E1A76">
          <w:rPr>
            <w:color w:val="000000" w:themeColor="text1"/>
            <w:rPrChange w:id="7080" w:author="Natasha Hardy" w:date="2021-12-10T13:32:00Z">
              <w:rPr/>
            </w:rPrChange>
          </w:rPr>
          <w:t xml:space="preserve"> </w:t>
        </w:r>
        <w:r w:rsidRPr="008E1A76">
          <w:rPr>
            <w:b/>
            <w:bCs/>
            <w:color w:val="000000" w:themeColor="text1"/>
            <w:rPrChange w:id="7081" w:author="Natasha Hardy" w:date="2021-12-10T13:32:00Z">
              <w:rPr>
                <w:b/>
                <w:bCs/>
              </w:rPr>
            </w:rPrChange>
          </w:rPr>
          <w:t>42</w:t>
        </w:r>
        <w:r w:rsidRPr="008E1A76">
          <w:rPr>
            <w:color w:val="000000" w:themeColor="text1"/>
            <w:rPrChange w:id="7082" w:author="Natasha Hardy" w:date="2021-12-10T13:32:00Z">
              <w:rPr/>
            </w:rPrChange>
          </w:rPr>
          <w:t>:3, 197-203</w:t>
        </w:r>
      </w:ins>
      <w:ins w:id="7083" w:author="Microsoft Office User" w:date="2021-10-14T14:10:00Z">
        <w:r w:rsidRPr="008E1A76">
          <w:rPr>
            <w:color w:val="000000" w:themeColor="text1"/>
            <w:rPrChange w:id="7084" w:author="Natasha Hardy" w:date="2021-12-10T13:32:00Z">
              <w:rPr/>
            </w:rPrChange>
          </w:rPr>
          <w:t>.</w:t>
        </w:r>
      </w:ins>
      <w:ins w:id="7085" w:author="Microsoft Office User" w:date="2021-10-14T14:09:00Z">
        <w:r w:rsidRPr="008E1A76">
          <w:rPr>
            <w:color w:val="000000" w:themeColor="text1"/>
            <w:rPrChange w:id="7086" w:author="Natasha Hardy" w:date="2021-12-10T13:32:00Z">
              <w:rPr/>
            </w:rPrChange>
          </w:rPr>
          <w:t xml:space="preserve"> </w:t>
        </w:r>
      </w:ins>
      <w:ins w:id="7087" w:author="Microsoft Office User" w:date="2021-10-14T14:10:00Z">
        <w:r w:rsidRPr="008E1A76">
          <w:rPr>
            <w:color w:val="000000" w:themeColor="text1"/>
            <w:rPrChange w:id="7088" w:author="Natasha Hardy" w:date="2021-12-10T13:32:00Z">
              <w:rPr/>
            </w:rPrChange>
          </w:rPr>
          <w:fldChar w:fldCharType="begin"/>
        </w:r>
        <w:r w:rsidRPr="008E1A76">
          <w:rPr>
            <w:color w:val="000000" w:themeColor="text1"/>
            <w:rPrChange w:id="7089" w:author="Natasha Hardy" w:date="2021-12-10T13:32:00Z">
              <w:rPr/>
            </w:rPrChange>
          </w:rPr>
          <w:instrText xml:space="preserve"> HYPERLINK "</w:instrText>
        </w:r>
      </w:ins>
      <w:ins w:id="7090" w:author="Microsoft Office User" w:date="2021-10-14T14:09:00Z">
        <w:r w:rsidRPr="008E1A76">
          <w:rPr>
            <w:color w:val="000000" w:themeColor="text1"/>
            <w:rPrChange w:id="7091" w:author="Natasha Hardy" w:date="2021-12-10T13:32:00Z">
              <w:rPr/>
            </w:rPrChange>
          </w:rPr>
          <w:instrText>https://doi.org/10.1111/j.1600-048X.2011.05365.x</w:instrText>
        </w:r>
      </w:ins>
      <w:ins w:id="7092" w:author="Microsoft Office User" w:date="2021-10-14T14:10:00Z">
        <w:r w:rsidRPr="008E1A76">
          <w:rPr>
            <w:color w:val="000000" w:themeColor="text1"/>
            <w:rPrChange w:id="7093" w:author="Natasha Hardy" w:date="2021-12-10T13:32:00Z">
              <w:rPr/>
            </w:rPrChange>
          </w:rPr>
          <w:instrText xml:space="preserve">" </w:instrText>
        </w:r>
        <w:r w:rsidRPr="008E1A76">
          <w:rPr>
            <w:color w:val="000000" w:themeColor="text1"/>
            <w:rPrChange w:id="7094" w:author="Natasha Hardy" w:date="2021-12-10T13:32:00Z">
              <w:rPr/>
            </w:rPrChange>
          </w:rPr>
          <w:fldChar w:fldCharType="separate"/>
        </w:r>
      </w:ins>
      <w:ins w:id="7095" w:author="Microsoft Office User" w:date="2021-10-14T14:09:00Z">
        <w:del w:id="7096" w:author="Natasha Hardy" w:date="2021-11-12T16:39:00Z">
          <w:r w:rsidRPr="008E1A76" w:rsidDel="003F3FBC">
            <w:rPr>
              <w:rStyle w:val="Hyperlink"/>
              <w:color w:val="000000" w:themeColor="text1"/>
              <w:rPrChange w:id="7097" w:author="Natasha Hardy" w:date="2021-12-10T13:32:00Z">
                <w:rPr>
                  <w:rStyle w:val="Hyperlink"/>
                </w:rPr>
              </w:rPrChange>
            </w:rPr>
            <w:delText>https://</w:delText>
          </w:r>
        </w:del>
        <w:r w:rsidRPr="008E1A76">
          <w:rPr>
            <w:rStyle w:val="Hyperlink"/>
            <w:color w:val="000000" w:themeColor="text1"/>
            <w:rPrChange w:id="7098" w:author="Natasha Hardy" w:date="2021-12-10T13:32:00Z">
              <w:rPr>
                <w:rStyle w:val="Hyperlink"/>
              </w:rPr>
            </w:rPrChange>
          </w:rPr>
          <w:t>doi.org/10.1111/j.1600-048X.</w:t>
        </w:r>
        <w:proofErr w:type="gramStart"/>
        <w:r w:rsidRPr="008E1A76">
          <w:rPr>
            <w:rStyle w:val="Hyperlink"/>
            <w:color w:val="000000" w:themeColor="text1"/>
            <w:rPrChange w:id="7099" w:author="Natasha Hardy" w:date="2021-12-10T13:32:00Z">
              <w:rPr>
                <w:rStyle w:val="Hyperlink"/>
              </w:rPr>
            </w:rPrChange>
          </w:rPr>
          <w:t>2011.05365.x</w:t>
        </w:r>
      </w:ins>
      <w:proofErr w:type="gramEnd"/>
      <w:ins w:id="7100" w:author="Microsoft Office User" w:date="2021-10-14T14:10:00Z">
        <w:r w:rsidRPr="008E1A76">
          <w:rPr>
            <w:color w:val="000000" w:themeColor="text1"/>
            <w:rPrChange w:id="7101" w:author="Natasha Hardy" w:date="2021-12-10T13:32:00Z">
              <w:rPr/>
            </w:rPrChange>
          </w:rPr>
          <w:fldChar w:fldCharType="end"/>
        </w:r>
        <w:r w:rsidRPr="008E1A76">
          <w:rPr>
            <w:color w:val="000000" w:themeColor="text1"/>
            <w:rPrChange w:id="7102" w:author="Natasha Hardy" w:date="2021-12-10T13:32:00Z">
              <w:rPr/>
            </w:rPrChange>
          </w:rPr>
          <w:t xml:space="preserve"> </w:t>
        </w:r>
      </w:ins>
    </w:p>
    <w:p w14:paraId="3A175761" w14:textId="77777777" w:rsidR="00203247" w:rsidRPr="008E1A76" w:rsidRDefault="003614A1" w:rsidP="001553A7">
      <w:pPr>
        <w:widowControl w:val="0"/>
        <w:pBdr>
          <w:top w:val="nil"/>
          <w:left w:val="nil"/>
          <w:bottom w:val="nil"/>
          <w:right w:val="nil"/>
          <w:between w:val="nil"/>
        </w:pBdr>
        <w:ind w:left="720" w:hanging="720"/>
        <w:rPr>
          <w:ins w:id="7103" w:author="Natasha Hardy" w:date="2021-12-10T10:47:00Z"/>
          <w:rFonts w:eastAsia="Times New Roman" w:cs="Arial"/>
          <w:color w:val="000000" w:themeColor="text1"/>
          <w:shd w:val="clear" w:color="auto" w:fill="FFFFFF"/>
          <w:lang w:val="en-CA"/>
          <w:rPrChange w:id="7104" w:author="Natasha Hardy" w:date="2021-12-10T13:32:00Z">
            <w:rPr>
              <w:ins w:id="7105" w:author="Natasha Hardy" w:date="2021-12-10T10:47:00Z"/>
              <w:rFonts w:eastAsia="Times New Roman" w:cs="Arial"/>
              <w:color w:val="222222"/>
              <w:shd w:val="clear" w:color="auto" w:fill="FFFFFF"/>
              <w:lang w:val="en-CA"/>
            </w:rPr>
          </w:rPrChange>
        </w:rPr>
      </w:pPr>
      <w:ins w:id="7106" w:author="Natasha Hardy" w:date="2021-10-25T15:28:00Z">
        <w:r w:rsidRPr="008E1A76">
          <w:rPr>
            <w:rFonts w:eastAsia="Times New Roman" w:cs="Arial"/>
            <w:color w:val="000000" w:themeColor="text1"/>
            <w:shd w:val="clear" w:color="auto" w:fill="FFFFFF"/>
            <w:lang w:val="en-CA"/>
            <w:rPrChange w:id="7107" w:author="Natasha Hardy" w:date="2021-12-10T13:32:00Z">
              <w:rPr>
                <w:rFonts w:eastAsia="Times New Roman" w:cs="Arial"/>
                <w:color w:val="222222"/>
                <w:shd w:val="clear" w:color="auto" w:fill="FFFFFF"/>
                <w:lang w:val="en-CA"/>
              </w:rPr>
            </w:rPrChange>
          </w:rPr>
          <w:lastRenderedPageBreak/>
          <w:t xml:space="preserve">Mumma, M. A., Adams, J. R., </w:t>
        </w:r>
        <w:proofErr w:type="spellStart"/>
        <w:r w:rsidRPr="008E1A76">
          <w:rPr>
            <w:rFonts w:eastAsia="Times New Roman" w:cs="Arial"/>
            <w:color w:val="000000" w:themeColor="text1"/>
            <w:shd w:val="clear" w:color="auto" w:fill="FFFFFF"/>
            <w:lang w:val="en-CA"/>
            <w:rPrChange w:id="7108" w:author="Natasha Hardy" w:date="2021-12-10T13:32:00Z">
              <w:rPr>
                <w:rFonts w:eastAsia="Times New Roman" w:cs="Arial"/>
                <w:color w:val="222222"/>
                <w:shd w:val="clear" w:color="auto" w:fill="FFFFFF"/>
                <w:lang w:val="en-CA"/>
              </w:rPr>
            </w:rPrChange>
          </w:rPr>
          <w:t>Zieminski</w:t>
        </w:r>
        <w:proofErr w:type="spellEnd"/>
        <w:r w:rsidRPr="008E1A76">
          <w:rPr>
            <w:rFonts w:eastAsia="Times New Roman" w:cs="Arial"/>
            <w:color w:val="000000" w:themeColor="text1"/>
            <w:shd w:val="clear" w:color="auto" w:fill="FFFFFF"/>
            <w:lang w:val="en-CA"/>
            <w:rPrChange w:id="7109" w:author="Natasha Hardy" w:date="2021-12-10T13:32:00Z">
              <w:rPr>
                <w:rFonts w:eastAsia="Times New Roman" w:cs="Arial"/>
                <w:color w:val="222222"/>
                <w:shd w:val="clear" w:color="auto" w:fill="FFFFFF"/>
                <w:lang w:val="en-CA"/>
              </w:rPr>
            </w:rPrChange>
          </w:rPr>
          <w:t>, C., Fuller, T. K., Mahoney, S. P., &amp; Waits, L. P. (2016). A comparison of morphological and molecular diet analyses of predator scats. </w:t>
        </w:r>
        <w:r w:rsidRPr="008E1A76">
          <w:rPr>
            <w:rFonts w:eastAsia="Times New Roman" w:cs="Arial"/>
            <w:i/>
            <w:iCs/>
            <w:color w:val="000000" w:themeColor="text1"/>
            <w:shd w:val="clear" w:color="auto" w:fill="FFFFFF"/>
            <w:lang w:val="en-CA"/>
            <w:rPrChange w:id="7110" w:author="Natasha Hardy" w:date="2021-12-10T13:32:00Z">
              <w:rPr>
                <w:rFonts w:eastAsia="Times New Roman" w:cs="Arial"/>
                <w:i/>
                <w:iCs/>
                <w:color w:val="222222"/>
                <w:shd w:val="clear" w:color="auto" w:fill="FFFFFF"/>
                <w:lang w:val="en-CA"/>
              </w:rPr>
            </w:rPrChange>
          </w:rPr>
          <w:t>Journal of Mammalogy</w:t>
        </w:r>
        <w:r w:rsidRPr="008E1A76">
          <w:rPr>
            <w:rFonts w:eastAsia="Times New Roman" w:cs="Arial"/>
            <w:color w:val="000000" w:themeColor="text1"/>
            <w:shd w:val="clear" w:color="auto" w:fill="FFFFFF"/>
            <w:lang w:val="en-CA"/>
            <w:rPrChange w:id="7111" w:author="Natasha Hardy" w:date="2021-12-10T13:32:00Z">
              <w:rPr>
                <w:rFonts w:eastAsia="Times New Roman" w:cs="Arial"/>
                <w:color w:val="222222"/>
                <w:shd w:val="clear" w:color="auto" w:fill="FFFFFF"/>
                <w:lang w:val="en-CA"/>
              </w:rPr>
            </w:rPrChange>
          </w:rPr>
          <w:t>, </w:t>
        </w:r>
        <w:r w:rsidRPr="008E1A76">
          <w:rPr>
            <w:rFonts w:eastAsia="Times New Roman" w:cs="Arial"/>
            <w:i/>
            <w:iCs/>
            <w:color w:val="000000" w:themeColor="text1"/>
            <w:shd w:val="clear" w:color="auto" w:fill="FFFFFF"/>
            <w:lang w:val="en-CA"/>
            <w:rPrChange w:id="7112" w:author="Natasha Hardy" w:date="2021-12-10T13:32:00Z">
              <w:rPr>
                <w:rFonts w:eastAsia="Times New Roman" w:cs="Arial"/>
                <w:i/>
                <w:iCs/>
                <w:color w:val="222222"/>
                <w:shd w:val="clear" w:color="auto" w:fill="FFFFFF"/>
                <w:lang w:val="en-CA"/>
              </w:rPr>
            </w:rPrChange>
          </w:rPr>
          <w:t>97</w:t>
        </w:r>
        <w:r w:rsidRPr="008E1A76">
          <w:rPr>
            <w:rFonts w:eastAsia="Times New Roman" w:cs="Arial"/>
            <w:color w:val="000000" w:themeColor="text1"/>
            <w:shd w:val="clear" w:color="auto" w:fill="FFFFFF"/>
            <w:lang w:val="en-CA"/>
            <w:rPrChange w:id="7113" w:author="Natasha Hardy" w:date="2021-12-10T13:32:00Z">
              <w:rPr>
                <w:rFonts w:eastAsia="Times New Roman" w:cs="Arial"/>
                <w:color w:val="222222"/>
                <w:shd w:val="clear" w:color="auto" w:fill="FFFFFF"/>
                <w:lang w:val="en-CA"/>
              </w:rPr>
            </w:rPrChange>
          </w:rPr>
          <w:t>(1), 112-120.</w:t>
        </w:r>
      </w:ins>
    </w:p>
    <w:p w14:paraId="7768E721" w14:textId="4269335D" w:rsidR="00203247" w:rsidRPr="008E1A76" w:rsidRDefault="00203247" w:rsidP="001553A7">
      <w:pPr>
        <w:widowControl w:val="0"/>
        <w:pBdr>
          <w:top w:val="nil"/>
          <w:left w:val="nil"/>
          <w:bottom w:val="nil"/>
          <w:right w:val="nil"/>
          <w:between w:val="nil"/>
        </w:pBdr>
        <w:ind w:left="720" w:hanging="720"/>
        <w:rPr>
          <w:ins w:id="7114" w:author="Microsoft Office User" w:date="2021-10-14T14:05:00Z"/>
          <w:rFonts w:eastAsia="Times New Roman" w:cs="Arial"/>
          <w:color w:val="000000" w:themeColor="text1"/>
          <w:shd w:val="clear" w:color="auto" w:fill="FFFFFF"/>
          <w:lang w:val="en-CA"/>
          <w:rPrChange w:id="7115" w:author="Natasha Hardy" w:date="2021-12-10T13:32:00Z">
            <w:rPr>
              <w:ins w:id="7116" w:author="Microsoft Office User" w:date="2021-10-14T14:05:00Z"/>
            </w:rPr>
          </w:rPrChange>
        </w:rPr>
      </w:pPr>
      <w:ins w:id="7117" w:author="Natasha Hardy" w:date="2021-12-10T10:46:00Z">
        <w:r w:rsidRPr="008E1A76">
          <w:rPr>
            <w:color w:val="000000" w:themeColor="text1"/>
            <w:rPrChange w:id="7118" w:author="Natasha Hardy" w:date="2021-12-10T13:32:00Z">
              <w:rPr>
                <w:color w:val="141413"/>
                <w:sz w:val="14"/>
                <w:szCs w:val="14"/>
              </w:rPr>
            </w:rPrChange>
          </w:rPr>
          <w:t>Murray</w:t>
        </w:r>
      </w:ins>
      <w:ins w:id="7119" w:author="Natasha Hardy" w:date="2021-12-10T10:47:00Z">
        <w:r w:rsidRPr="008E1A76">
          <w:rPr>
            <w:color w:val="000000" w:themeColor="text1"/>
            <w:rPrChange w:id="7120" w:author="Natasha Hardy" w:date="2021-12-10T13:32:00Z">
              <w:rPr>
                <w:color w:val="141413"/>
              </w:rPr>
            </w:rPrChange>
          </w:rPr>
          <w:t>,</w:t>
        </w:r>
      </w:ins>
      <w:ins w:id="7121" w:author="Natasha Hardy" w:date="2021-12-10T10:46:00Z">
        <w:r w:rsidRPr="008E1A76">
          <w:rPr>
            <w:color w:val="000000" w:themeColor="text1"/>
            <w:rPrChange w:id="7122" w:author="Natasha Hardy" w:date="2021-12-10T13:32:00Z">
              <w:rPr>
                <w:color w:val="141413"/>
                <w:sz w:val="14"/>
                <w:szCs w:val="14"/>
              </w:rPr>
            </w:rPrChange>
          </w:rPr>
          <w:t xml:space="preserve"> D</w:t>
        </w:r>
      </w:ins>
      <w:ins w:id="7123" w:author="Natasha Hardy" w:date="2021-12-10T10:47:00Z">
        <w:r w:rsidRPr="008E1A76">
          <w:rPr>
            <w:color w:val="000000" w:themeColor="text1"/>
            <w:rPrChange w:id="7124" w:author="Natasha Hardy" w:date="2021-12-10T13:32:00Z">
              <w:rPr>
                <w:color w:val="141413"/>
              </w:rPr>
            </w:rPrChange>
          </w:rPr>
          <w:t>.</w:t>
        </w:r>
      </w:ins>
      <w:ins w:id="7125" w:author="Natasha Hardy" w:date="2021-12-10T10:46:00Z">
        <w:r w:rsidRPr="008E1A76">
          <w:rPr>
            <w:color w:val="000000" w:themeColor="text1"/>
            <w:rPrChange w:id="7126" w:author="Natasha Hardy" w:date="2021-12-10T13:32:00Z">
              <w:rPr>
                <w:color w:val="141413"/>
                <w:sz w:val="14"/>
                <w:szCs w:val="14"/>
              </w:rPr>
            </w:rPrChange>
          </w:rPr>
          <w:t>C</w:t>
        </w:r>
      </w:ins>
      <w:ins w:id="7127" w:author="Natasha Hardy" w:date="2021-12-10T10:47:00Z">
        <w:r w:rsidRPr="008E1A76">
          <w:rPr>
            <w:color w:val="000000" w:themeColor="text1"/>
            <w:rPrChange w:id="7128" w:author="Natasha Hardy" w:date="2021-12-10T13:32:00Z">
              <w:rPr>
                <w:color w:val="141413"/>
              </w:rPr>
            </w:rPrChange>
          </w:rPr>
          <w:t>.</w:t>
        </w:r>
      </w:ins>
      <w:ins w:id="7129" w:author="Natasha Hardy" w:date="2021-12-10T10:46:00Z">
        <w:r w:rsidRPr="008E1A76">
          <w:rPr>
            <w:color w:val="000000" w:themeColor="text1"/>
            <w:rPrChange w:id="7130" w:author="Natasha Hardy" w:date="2021-12-10T13:32:00Z">
              <w:rPr>
                <w:color w:val="141413"/>
                <w:sz w:val="14"/>
                <w:szCs w:val="14"/>
              </w:rPr>
            </w:rPrChange>
          </w:rPr>
          <w:t>, Bunce</w:t>
        </w:r>
      </w:ins>
      <w:ins w:id="7131" w:author="Natasha Hardy" w:date="2021-12-10T10:47:00Z">
        <w:r w:rsidRPr="008E1A76">
          <w:rPr>
            <w:color w:val="000000" w:themeColor="text1"/>
            <w:rPrChange w:id="7132" w:author="Natasha Hardy" w:date="2021-12-10T13:32:00Z">
              <w:rPr>
                <w:color w:val="141413"/>
              </w:rPr>
            </w:rPrChange>
          </w:rPr>
          <w:t>,</w:t>
        </w:r>
      </w:ins>
      <w:ins w:id="7133" w:author="Natasha Hardy" w:date="2021-12-10T10:46:00Z">
        <w:r w:rsidRPr="008E1A76">
          <w:rPr>
            <w:color w:val="000000" w:themeColor="text1"/>
            <w:rPrChange w:id="7134" w:author="Natasha Hardy" w:date="2021-12-10T13:32:00Z">
              <w:rPr>
                <w:color w:val="141413"/>
                <w:sz w:val="14"/>
                <w:szCs w:val="14"/>
              </w:rPr>
            </w:rPrChange>
          </w:rPr>
          <w:t xml:space="preserve"> M</w:t>
        </w:r>
      </w:ins>
      <w:ins w:id="7135" w:author="Natasha Hardy" w:date="2021-12-10T10:47:00Z">
        <w:r w:rsidRPr="008E1A76">
          <w:rPr>
            <w:color w:val="000000" w:themeColor="text1"/>
            <w:rPrChange w:id="7136" w:author="Natasha Hardy" w:date="2021-12-10T13:32:00Z">
              <w:rPr>
                <w:color w:val="141413"/>
              </w:rPr>
            </w:rPrChange>
          </w:rPr>
          <w:t>.</w:t>
        </w:r>
      </w:ins>
      <w:ins w:id="7137" w:author="Natasha Hardy" w:date="2021-12-10T10:46:00Z">
        <w:r w:rsidRPr="008E1A76">
          <w:rPr>
            <w:color w:val="000000" w:themeColor="text1"/>
            <w:rPrChange w:id="7138" w:author="Natasha Hardy" w:date="2021-12-10T13:32:00Z">
              <w:rPr>
                <w:color w:val="141413"/>
                <w:sz w:val="14"/>
                <w:szCs w:val="14"/>
              </w:rPr>
            </w:rPrChange>
          </w:rPr>
          <w:t xml:space="preserve">, </w:t>
        </w:r>
        <w:proofErr w:type="spellStart"/>
        <w:r w:rsidRPr="008E1A76">
          <w:rPr>
            <w:color w:val="000000" w:themeColor="text1"/>
            <w:rPrChange w:id="7139" w:author="Natasha Hardy" w:date="2021-12-10T13:32:00Z">
              <w:rPr>
                <w:color w:val="141413"/>
                <w:sz w:val="14"/>
                <w:szCs w:val="14"/>
              </w:rPr>
            </w:rPrChange>
          </w:rPr>
          <w:t>Cannell</w:t>
        </w:r>
      </w:ins>
      <w:proofErr w:type="spellEnd"/>
      <w:ins w:id="7140" w:author="Natasha Hardy" w:date="2021-12-10T10:47:00Z">
        <w:r w:rsidRPr="008E1A76">
          <w:rPr>
            <w:color w:val="000000" w:themeColor="text1"/>
            <w:rPrChange w:id="7141" w:author="Natasha Hardy" w:date="2021-12-10T13:32:00Z">
              <w:rPr>
                <w:color w:val="141413"/>
              </w:rPr>
            </w:rPrChange>
          </w:rPr>
          <w:t>,</w:t>
        </w:r>
      </w:ins>
      <w:ins w:id="7142" w:author="Natasha Hardy" w:date="2021-12-10T10:46:00Z">
        <w:r w:rsidRPr="008E1A76">
          <w:rPr>
            <w:color w:val="000000" w:themeColor="text1"/>
            <w:rPrChange w:id="7143" w:author="Natasha Hardy" w:date="2021-12-10T13:32:00Z">
              <w:rPr>
                <w:color w:val="141413"/>
                <w:sz w:val="14"/>
                <w:szCs w:val="14"/>
              </w:rPr>
            </w:rPrChange>
          </w:rPr>
          <w:t xml:space="preserve"> B</w:t>
        </w:r>
      </w:ins>
      <w:ins w:id="7144" w:author="Natasha Hardy" w:date="2021-12-10T10:47:00Z">
        <w:r w:rsidRPr="008E1A76">
          <w:rPr>
            <w:color w:val="000000" w:themeColor="text1"/>
            <w:rPrChange w:id="7145" w:author="Natasha Hardy" w:date="2021-12-10T13:32:00Z">
              <w:rPr>
                <w:color w:val="141413"/>
              </w:rPr>
            </w:rPrChange>
          </w:rPr>
          <w:t>.</w:t>
        </w:r>
      </w:ins>
      <w:ins w:id="7146" w:author="Natasha Hardy" w:date="2021-12-10T10:46:00Z">
        <w:r w:rsidRPr="008E1A76">
          <w:rPr>
            <w:color w:val="000000" w:themeColor="text1"/>
            <w:rPrChange w:id="7147" w:author="Natasha Hardy" w:date="2021-12-10T13:32:00Z">
              <w:rPr>
                <w:color w:val="141413"/>
                <w:sz w:val="14"/>
                <w:szCs w:val="14"/>
              </w:rPr>
            </w:rPrChange>
          </w:rPr>
          <w:t>L</w:t>
        </w:r>
      </w:ins>
      <w:ins w:id="7148" w:author="Natasha Hardy" w:date="2021-12-10T10:47:00Z">
        <w:r w:rsidRPr="008E1A76">
          <w:rPr>
            <w:color w:val="000000" w:themeColor="text1"/>
            <w:rPrChange w:id="7149" w:author="Natasha Hardy" w:date="2021-12-10T13:32:00Z">
              <w:rPr>
                <w:color w:val="141413"/>
              </w:rPr>
            </w:rPrChange>
          </w:rPr>
          <w:t xml:space="preserve">., Oliver, R., Houston, J., White, N.E., </w:t>
        </w:r>
        <w:proofErr w:type="spellStart"/>
        <w:r w:rsidRPr="008E1A76">
          <w:rPr>
            <w:color w:val="000000" w:themeColor="text1"/>
            <w:rPrChange w:id="7150" w:author="Natasha Hardy" w:date="2021-12-10T13:32:00Z">
              <w:rPr>
                <w:color w:val="141413"/>
              </w:rPr>
            </w:rPrChange>
          </w:rPr>
          <w:t>Barrero</w:t>
        </w:r>
        <w:proofErr w:type="spellEnd"/>
        <w:r w:rsidRPr="008E1A76">
          <w:rPr>
            <w:color w:val="000000" w:themeColor="text1"/>
            <w:rPrChange w:id="7151" w:author="Natasha Hardy" w:date="2021-12-10T13:32:00Z">
              <w:rPr>
                <w:color w:val="141413"/>
              </w:rPr>
            </w:rPrChange>
          </w:rPr>
          <w:t xml:space="preserve">, R.A., </w:t>
        </w:r>
        <w:proofErr w:type="spellStart"/>
        <w:r w:rsidRPr="008E1A76">
          <w:rPr>
            <w:color w:val="000000" w:themeColor="text1"/>
            <w:rPrChange w:id="7152" w:author="Natasha Hardy" w:date="2021-12-10T13:32:00Z">
              <w:rPr>
                <w:color w:val="141413"/>
              </w:rPr>
            </w:rPrChange>
          </w:rPr>
          <w:t>Bell</w:t>
        </w:r>
      </w:ins>
      <w:ins w:id="7153" w:author="Natasha Hardy" w:date="2021-12-10T10:48:00Z">
        <w:r w:rsidRPr="008E1A76">
          <w:rPr>
            <w:color w:val="000000" w:themeColor="text1"/>
            <w:rPrChange w:id="7154" w:author="Natasha Hardy" w:date="2021-12-10T13:32:00Z">
              <w:rPr>
                <w:color w:val="141413"/>
              </w:rPr>
            </w:rPrChange>
          </w:rPr>
          <w:t>gard</w:t>
        </w:r>
        <w:proofErr w:type="spellEnd"/>
        <w:r w:rsidRPr="008E1A76">
          <w:rPr>
            <w:color w:val="000000" w:themeColor="text1"/>
            <w:rPrChange w:id="7155" w:author="Natasha Hardy" w:date="2021-12-10T13:32:00Z">
              <w:rPr>
                <w:color w:val="141413"/>
              </w:rPr>
            </w:rPrChange>
          </w:rPr>
          <w:t>, M.I. and Haile, J.</w:t>
        </w:r>
      </w:ins>
      <w:ins w:id="7156" w:author="Natasha Hardy" w:date="2021-12-10T10:46:00Z">
        <w:r w:rsidRPr="008E1A76">
          <w:rPr>
            <w:color w:val="000000" w:themeColor="text1"/>
            <w:rPrChange w:id="7157" w:author="Natasha Hardy" w:date="2021-12-10T13:32:00Z">
              <w:rPr>
                <w:color w:val="141413"/>
                <w:sz w:val="14"/>
                <w:szCs w:val="14"/>
              </w:rPr>
            </w:rPrChange>
          </w:rPr>
          <w:t xml:space="preserve"> (2011)</w:t>
        </w:r>
      </w:ins>
      <w:ins w:id="7158" w:author="Natasha Hardy" w:date="2021-12-10T10:48:00Z">
        <w:r w:rsidRPr="008E1A76">
          <w:rPr>
            <w:color w:val="000000" w:themeColor="text1"/>
            <w:rPrChange w:id="7159" w:author="Natasha Hardy" w:date="2021-12-10T13:32:00Z">
              <w:rPr>
                <w:color w:val="141413"/>
              </w:rPr>
            </w:rPrChange>
          </w:rPr>
          <w:t>.</w:t>
        </w:r>
      </w:ins>
      <w:ins w:id="7160" w:author="Natasha Hardy" w:date="2021-12-10T10:46:00Z">
        <w:r w:rsidRPr="008E1A76">
          <w:rPr>
            <w:color w:val="000000" w:themeColor="text1"/>
            <w:rPrChange w:id="7161" w:author="Natasha Hardy" w:date="2021-12-10T13:32:00Z">
              <w:rPr>
                <w:color w:val="141413"/>
                <w:sz w:val="14"/>
                <w:szCs w:val="14"/>
              </w:rPr>
            </w:rPrChange>
          </w:rPr>
          <w:t xml:space="preserve"> DNA-based </w:t>
        </w:r>
        <w:proofErr w:type="spellStart"/>
        <w:r w:rsidRPr="008E1A76">
          <w:rPr>
            <w:color w:val="000000" w:themeColor="text1"/>
            <w:rPrChange w:id="7162" w:author="Natasha Hardy" w:date="2021-12-10T13:32:00Z">
              <w:rPr>
                <w:color w:val="141413"/>
                <w:sz w:val="14"/>
                <w:szCs w:val="14"/>
              </w:rPr>
            </w:rPrChange>
          </w:rPr>
          <w:t>faecal</w:t>
        </w:r>
        <w:proofErr w:type="spellEnd"/>
        <w:r w:rsidRPr="008E1A76">
          <w:rPr>
            <w:color w:val="000000" w:themeColor="text1"/>
            <w:rPrChange w:id="7163" w:author="Natasha Hardy" w:date="2021-12-10T13:32:00Z">
              <w:rPr>
                <w:color w:val="141413"/>
                <w:sz w:val="14"/>
                <w:szCs w:val="14"/>
              </w:rPr>
            </w:rPrChange>
          </w:rPr>
          <w:t xml:space="preserve"> dietary analysis: a comparison of qPCR and high throughput sequencing approaches. </w:t>
        </w:r>
        <w:proofErr w:type="spellStart"/>
        <w:r w:rsidRPr="008E1A76">
          <w:rPr>
            <w:color w:val="000000" w:themeColor="text1"/>
            <w:rPrChange w:id="7164" w:author="Natasha Hardy" w:date="2021-12-10T13:32:00Z">
              <w:rPr>
                <w:color w:val="141413"/>
                <w:sz w:val="14"/>
                <w:szCs w:val="14"/>
              </w:rPr>
            </w:rPrChange>
          </w:rPr>
          <w:t>PLoS</w:t>
        </w:r>
        <w:proofErr w:type="spellEnd"/>
        <w:r w:rsidRPr="008E1A76">
          <w:rPr>
            <w:color w:val="000000" w:themeColor="text1"/>
            <w:rPrChange w:id="7165" w:author="Natasha Hardy" w:date="2021-12-10T13:32:00Z">
              <w:rPr>
                <w:color w:val="141413"/>
                <w:sz w:val="14"/>
                <w:szCs w:val="14"/>
              </w:rPr>
            </w:rPrChange>
          </w:rPr>
          <w:t xml:space="preserve"> One, 6, e25776.</w:t>
        </w:r>
      </w:ins>
    </w:p>
    <w:p w14:paraId="03FE4DA5" w14:textId="7D80A123" w:rsidR="00005583" w:rsidRPr="008E1A76" w:rsidRDefault="00005583" w:rsidP="001553A7">
      <w:pPr>
        <w:widowControl w:val="0"/>
        <w:pBdr>
          <w:top w:val="nil"/>
          <w:left w:val="nil"/>
          <w:bottom w:val="nil"/>
          <w:right w:val="nil"/>
          <w:between w:val="nil"/>
        </w:pBdr>
        <w:ind w:left="720" w:hanging="720"/>
        <w:rPr>
          <w:color w:val="000000" w:themeColor="text1"/>
          <w:rPrChange w:id="7166" w:author="Natasha Hardy" w:date="2021-12-10T13:32:00Z">
            <w:rPr/>
          </w:rPrChange>
        </w:rPr>
      </w:pPr>
      <w:r w:rsidRPr="008E1A76">
        <w:rPr>
          <w:color w:val="000000" w:themeColor="text1"/>
          <w:rPrChange w:id="7167" w:author="Natasha Hardy" w:date="2021-12-10T13:32:00Z">
            <w:rPr/>
          </w:rPrChange>
        </w:rPr>
        <w:t xml:space="preserve">Page, B., McKenzie, J., &amp; Goldsworthy, S. D. (2005). Dietary resource partitioning among sympatric New Zealand and Australian fur seals. Marine Ecology Progress Series </w:t>
      </w:r>
      <w:r w:rsidRPr="008E1A76">
        <w:rPr>
          <w:b/>
          <w:bCs/>
          <w:color w:val="000000" w:themeColor="text1"/>
          <w:rPrChange w:id="7168" w:author="Natasha Hardy" w:date="2021-12-10T13:32:00Z">
            <w:rPr>
              <w:b/>
              <w:bCs/>
            </w:rPr>
          </w:rPrChange>
        </w:rPr>
        <w:t>293</w:t>
      </w:r>
      <w:r w:rsidRPr="008E1A76">
        <w:rPr>
          <w:color w:val="000000" w:themeColor="text1"/>
          <w:rPrChange w:id="7169" w:author="Natasha Hardy" w:date="2021-12-10T13:32:00Z">
            <w:rPr/>
          </w:rPrChange>
        </w:rPr>
        <w:t xml:space="preserve">, 283–302. </w:t>
      </w:r>
      <w:r w:rsidR="00575AC8" w:rsidRPr="008E1A76">
        <w:rPr>
          <w:color w:val="000000" w:themeColor="text1"/>
          <w:rPrChange w:id="7170" w:author="Natasha Hardy" w:date="2021-12-10T13:32:00Z">
            <w:rPr/>
          </w:rPrChange>
        </w:rPr>
        <w:fldChar w:fldCharType="begin"/>
      </w:r>
      <w:r w:rsidR="00575AC8" w:rsidRPr="008E1A76">
        <w:rPr>
          <w:color w:val="000000" w:themeColor="text1"/>
          <w:rPrChange w:id="7171" w:author="Natasha Hardy" w:date="2021-12-10T13:32:00Z">
            <w:rPr/>
          </w:rPrChange>
        </w:rPr>
        <w:instrText xml:space="preserve"> HYPERLINK "https://doi.org/10.3354/meps293283" </w:instrText>
      </w:r>
      <w:r w:rsidR="00575AC8" w:rsidRPr="008E1A76">
        <w:rPr>
          <w:color w:val="000000" w:themeColor="text1"/>
          <w:rPrChange w:id="7172" w:author="Natasha Hardy" w:date="2021-12-10T13:32:00Z">
            <w:rPr/>
          </w:rPrChange>
        </w:rPr>
        <w:fldChar w:fldCharType="separate"/>
      </w:r>
      <w:del w:id="7173" w:author="Natasha Hardy" w:date="2021-11-12T16:39:00Z">
        <w:r w:rsidR="00C57641" w:rsidRPr="008E1A76" w:rsidDel="003F3FBC">
          <w:rPr>
            <w:rStyle w:val="Hyperlink"/>
            <w:color w:val="000000" w:themeColor="text1"/>
            <w:rPrChange w:id="7174" w:author="Natasha Hardy" w:date="2021-12-10T13:32:00Z">
              <w:rPr>
                <w:rStyle w:val="Hyperlink"/>
              </w:rPr>
            </w:rPrChange>
          </w:rPr>
          <w:delText>https://</w:delText>
        </w:r>
      </w:del>
      <w:r w:rsidR="00C57641" w:rsidRPr="008E1A76">
        <w:rPr>
          <w:rStyle w:val="Hyperlink"/>
          <w:color w:val="000000" w:themeColor="text1"/>
          <w:rPrChange w:id="7175" w:author="Natasha Hardy" w:date="2021-12-10T13:32:00Z">
            <w:rPr>
              <w:rStyle w:val="Hyperlink"/>
            </w:rPr>
          </w:rPrChange>
        </w:rPr>
        <w:t>doi.org/10.3354/meps293283</w:t>
      </w:r>
      <w:r w:rsidR="00575AC8" w:rsidRPr="008E1A76">
        <w:rPr>
          <w:rStyle w:val="Hyperlink"/>
          <w:color w:val="000000" w:themeColor="text1"/>
          <w:rPrChange w:id="7176" w:author="Natasha Hardy" w:date="2021-12-10T13:32:00Z">
            <w:rPr>
              <w:rStyle w:val="Hyperlink"/>
            </w:rPr>
          </w:rPrChange>
        </w:rPr>
        <w:fldChar w:fldCharType="end"/>
      </w:r>
      <w:r w:rsidR="00C57641" w:rsidRPr="008E1A76">
        <w:rPr>
          <w:color w:val="000000" w:themeColor="text1"/>
          <w:rPrChange w:id="7177" w:author="Natasha Hardy" w:date="2021-12-10T13:32:00Z">
            <w:rPr/>
          </w:rPrChange>
        </w:rPr>
        <w:t xml:space="preserve"> </w:t>
      </w:r>
    </w:p>
    <w:p w14:paraId="5A21EBA5" w14:textId="625CD119" w:rsidR="00005583" w:rsidRPr="008E1A76" w:rsidDel="00EA291B" w:rsidRDefault="00005583" w:rsidP="001553A7">
      <w:pPr>
        <w:widowControl w:val="0"/>
        <w:pBdr>
          <w:top w:val="nil"/>
          <w:left w:val="nil"/>
          <w:bottom w:val="nil"/>
          <w:right w:val="nil"/>
          <w:between w:val="nil"/>
        </w:pBdr>
        <w:ind w:left="720" w:hanging="720"/>
        <w:rPr>
          <w:del w:id="7178" w:author="Natasha Hardy" w:date="2021-12-10T10:21:00Z"/>
          <w:color w:val="000000" w:themeColor="text1"/>
          <w:rPrChange w:id="7179" w:author="Natasha Hardy" w:date="2021-12-10T13:32:00Z">
            <w:rPr>
              <w:del w:id="7180" w:author="Natasha Hardy" w:date="2021-12-10T10:21:00Z"/>
            </w:rPr>
          </w:rPrChange>
        </w:rPr>
        <w:pPrChange w:id="7181" w:author="Natasha Hardy" w:date="2021-12-10T11:33:00Z">
          <w:pPr>
            <w:widowControl w:val="0"/>
            <w:pBdr>
              <w:top w:val="nil"/>
              <w:left w:val="nil"/>
              <w:bottom w:val="nil"/>
              <w:right w:val="nil"/>
              <w:between w:val="nil"/>
            </w:pBdr>
            <w:ind w:left="720" w:hanging="720"/>
          </w:pPr>
        </w:pPrChange>
      </w:pPr>
      <w:del w:id="7182" w:author="Natasha Hardy" w:date="2021-12-10T10:21:00Z">
        <w:r w:rsidRPr="008E1A76" w:rsidDel="00EA291B">
          <w:rPr>
            <w:color w:val="000000" w:themeColor="text1"/>
            <w:rPrChange w:id="7183" w:author="Natasha Hardy" w:date="2021-12-10T13:32:00Z">
              <w:rPr/>
            </w:rPrChange>
          </w:rPr>
          <w:delText xml:space="preserve">Peucker, A. J., Dann, P., &amp; Burridge, C. P. (2009). Range-Wide Phylogeography of the Little Penguin (Eudyptula minor): Evidence of Long-Distance Dispersal. The Auk </w:delText>
        </w:r>
        <w:r w:rsidRPr="008E1A76" w:rsidDel="00EA291B">
          <w:rPr>
            <w:b/>
            <w:bCs/>
            <w:color w:val="000000" w:themeColor="text1"/>
            <w:rPrChange w:id="7184" w:author="Natasha Hardy" w:date="2021-12-10T13:32:00Z">
              <w:rPr>
                <w:b/>
                <w:bCs/>
              </w:rPr>
            </w:rPrChange>
          </w:rPr>
          <w:delText>126</w:delText>
        </w:r>
        <w:r w:rsidR="00C57641" w:rsidRPr="008E1A76" w:rsidDel="00EA291B">
          <w:rPr>
            <w:color w:val="000000" w:themeColor="text1"/>
            <w:rPrChange w:id="7185" w:author="Natasha Hardy" w:date="2021-12-10T13:32:00Z">
              <w:rPr/>
            </w:rPrChange>
          </w:rPr>
          <w:delText>:</w:delText>
        </w:r>
        <w:r w:rsidRPr="008E1A76" w:rsidDel="00EA291B">
          <w:rPr>
            <w:color w:val="000000" w:themeColor="text1"/>
            <w:rPrChange w:id="7186" w:author="Natasha Hardy" w:date="2021-12-10T13:32:00Z">
              <w:rPr/>
            </w:rPrChange>
          </w:rPr>
          <w:delText xml:space="preserve">2, 397–408. </w:delText>
        </w:r>
        <w:r w:rsidR="00575AC8" w:rsidRPr="008E1A76" w:rsidDel="00EA291B">
          <w:rPr>
            <w:color w:val="000000" w:themeColor="text1"/>
            <w:rPrChange w:id="7187" w:author="Natasha Hardy" w:date="2021-12-10T13:32:00Z">
              <w:rPr/>
            </w:rPrChange>
          </w:rPr>
          <w:fldChar w:fldCharType="begin"/>
        </w:r>
        <w:r w:rsidR="00575AC8" w:rsidRPr="008E1A76" w:rsidDel="00EA291B">
          <w:rPr>
            <w:color w:val="000000" w:themeColor="text1"/>
            <w:rPrChange w:id="7188" w:author="Natasha Hardy" w:date="2021-12-10T13:32:00Z">
              <w:rPr/>
            </w:rPrChange>
          </w:rPr>
          <w:delInstrText xml:space="preserve"> HYPERLINK "https://doi.org/10.1525/auk.2009.08055" </w:delInstrText>
        </w:r>
        <w:r w:rsidR="00575AC8" w:rsidRPr="008E1A76" w:rsidDel="00EA291B">
          <w:rPr>
            <w:color w:val="000000" w:themeColor="text1"/>
            <w:rPrChange w:id="7189" w:author="Natasha Hardy" w:date="2021-12-10T13:32:00Z">
              <w:rPr/>
            </w:rPrChange>
          </w:rPr>
          <w:fldChar w:fldCharType="separate"/>
        </w:r>
      </w:del>
      <w:del w:id="7190" w:author="Natasha Hardy" w:date="2021-11-12T16:39:00Z">
        <w:r w:rsidR="00C57641" w:rsidRPr="008E1A76" w:rsidDel="003F3FBC">
          <w:rPr>
            <w:rStyle w:val="Hyperlink"/>
            <w:color w:val="000000" w:themeColor="text1"/>
            <w:rPrChange w:id="7191" w:author="Natasha Hardy" w:date="2021-12-10T13:32:00Z">
              <w:rPr>
                <w:rStyle w:val="Hyperlink"/>
              </w:rPr>
            </w:rPrChange>
          </w:rPr>
          <w:delText>https://</w:delText>
        </w:r>
      </w:del>
      <w:del w:id="7192" w:author="Natasha Hardy" w:date="2021-12-10T10:21:00Z">
        <w:r w:rsidR="00C57641" w:rsidRPr="008E1A76" w:rsidDel="00EA291B">
          <w:rPr>
            <w:rStyle w:val="Hyperlink"/>
            <w:color w:val="000000" w:themeColor="text1"/>
            <w:rPrChange w:id="7193" w:author="Natasha Hardy" w:date="2021-12-10T13:32:00Z">
              <w:rPr>
                <w:rStyle w:val="Hyperlink"/>
              </w:rPr>
            </w:rPrChange>
          </w:rPr>
          <w:delText>doi.org/10.1525/auk.2009.08055</w:delText>
        </w:r>
        <w:r w:rsidR="00575AC8" w:rsidRPr="008E1A76" w:rsidDel="00EA291B">
          <w:rPr>
            <w:rStyle w:val="Hyperlink"/>
            <w:color w:val="000000" w:themeColor="text1"/>
            <w:rPrChange w:id="7194" w:author="Natasha Hardy" w:date="2021-12-10T13:32:00Z">
              <w:rPr>
                <w:rStyle w:val="Hyperlink"/>
              </w:rPr>
            </w:rPrChange>
          </w:rPr>
          <w:fldChar w:fldCharType="end"/>
        </w:r>
        <w:r w:rsidR="00C57641" w:rsidRPr="008E1A76" w:rsidDel="00EA291B">
          <w:rPr>
            <w:color w:val="000000" w:themeColor="text1"/>
            <w:rPrChange w:id="7195" w:author="Natasha Hardy" w:date="2021-12-10T13:32:00Z">
              <w:rPr/>
            </w:rPrChange>
          </w:rPr>
          <w:delText xml:space="preserve"> </w:delText>
        </w:r>
      </w:del>
    </w:p>
    <w:p w14:paraId="625A0882" w14:textId="1BB190B6" w:rsidR="00005583" w:rsidRPr="008E1A76" w:rsidRDefault="00005583" w:rsidP="001553A7">
      <w:pPr>
        <w:widowControl w:val="0"/>
        <w:pBdr>
          <w:top w:val="nil"/>
          <w:left w:val="nil"/>
          <w:bottom w:val="nil"/>
          <w:right w:val="nil"/>
          <w:between w:val="nil"/>
        </w:pBdr>
        <w:ind w:left="720" w:hanging="720"/>
        <w:rPr>
          <w:color w:val="000000" w:themeColor="text1"/>
          <w:rPrChange w:id="7196" w:author="Natasha Hardy" w:date="2021-12-10T13:32:00Z">
            <w:rPr/>
          </w:rPrChange>
        </w:rPr>
      </w:pPr>
      <w:proofErr w:type="spellStart"/>
      <w:r w:rsidRPr="008E1A76">
        <w:rPr>
          <w:color w:val="000000" w:themeColor="text1"/>
          <w:rPrChange w:id="7197" w:author="Natasha Hardy" w:date="2021-12-10T13:32:00Z">
            <w:rPr/>
          </w:rPrChange>
        </w:rPr>
        <w:t>Pompanon</w:t>
      </w:r>
      <w:proofErr w:type="spellEnd"/>
      <w:r w:rsidRPr="008E1A76">
        <w:rPr>
          <w:color w:val="000000" w:themeColor="text1"/>
          <w:rPrChange w:id="7198" w:author="Natasha Hardy" w:date="2021-12-10T13:32:00Z">
            <w:rPr/>
          </w:rPrChange>
        </w:rPr>
        <w:t xml:space="preserve">, F., </w:t>
      </w:r>
      <w:proofErr w:type="spellStart"/>
      <w:r w:rsidRPr="008E1A76">
        <w:rPr>
          <w:color w:val="000000" w:themeColor="text1"/>
          <w:rPrChange w:id="7199" w:author="Natasha Hardy" w:date="2021-12-10T13:32:00Z">
            <w:rPr/>
          </w:rPrChange>
        </w:rPr>
        <w:t>Deagle</w:t>
      </w:r>
      <w:proofErr w:type="spellEnd"/>
      <w:r w:rsidRPr="008E1A76">
        <w:rPr>
          <w:color w:val="000000" w:themeColor="text1"/>
          <w:rPrChange w:id="7200" w:author="Natasha Hardy" w:date="2021-12-10T13:32:00Z">
            <w:rPr/>
          </w:rPrChange>
        </w:rPr>
        <w:t xml:space="preserve">, B. E., Symondson, W. O. C., Brown, D. S., </w:t>
      </w:r>
      <w:proofErr w:type="spellStart"/>
      <w:r w:rsidRPr="008E1A76">
        <w:rPr>
          <w:color w:val="000000" w:themeColor="text1"/>
          <w:rPrChange w:id="7201" w:author="Natasha Hardy" w:date="2021-12-10T13:32:00Z">
            <w:rPr/>
          </w:rPrChange>
        </w:rPr>
        <w:t>Jarman</w:t>
      </w:r>
      <w:proofErr w:type="spellEnd"/>
      <w:r w:rsidRPr="008E1A76">
        <w:rPr>
          <w:color w:val="000000" w:themeColor="text1"/>
          <w:rPrChange w:id="7202" w:author="Natasha Hardy" w:date="2021-12-10T13:32:00Z">
            <w:rPr/>
          </w:rPrChange>
        </w:rPr>
        <w:t xml:space="preserve">, S. N., &amp; </w:t>
      </w:r>
      <w:proofErr w:type="spellStart"/>
      <w:r w:rsidRPr="008E1A76">
        <w:rPr>
          <w:color w:val="000000" w:themeColor="text1"/>
          <w:rPrChange w:id="7203" w:author="Natasha Hardy" w:date="2021-12-10T13:32:00Z">
            <w:rPr/>
          </w:rPrChange>
        </w:rPr>
        <w:t>Taberlet</w:t>
      </w:r>
      <w:proofErr w:type="spellEnd"/>
      <w:r w:rsidRPr="008E1A76">
        <w:rPr>
          <w:color w:val="000000" w:themeColor="text1"/>
          <w:rPrChange w:id="7204" w:author="Natasha Hardy" w:date="2021-12-10T13:32:00Z">
            <w:rPr/>
          </w:rPrChange>
        </w:rPr>
        <w:t xml:space="preserve">, P. (2012). Who is eating what: Diet assessment using next generation </w:t>
      </w:r>
      <w:proofErr w:type="gramStart"/>
      <w:r w:rsidRPr="008E1A76">
        <w:rPr>
          <w:color w:val="000000" w:themeColor="text1"/>
          <w:rPrChange w:id="7205" w:author="Natasha Hardy" w:date="2021-12-10T13:32:00Z">
            <w:rPr/>
          </w:rPrChange>
        </w:rPr>
        <w:t>sequencing.</w:t>
      </w:r>
      <w:proofErr w:type="gramEnd"/>
      <w:r w:rsidRPr="008E1A76">
        <w:rPr>
          <w:color w:val="000000" w:themeColor="text1"/>
          <w:rPrChange w:id="7206" w:author="Natasha Hardy" w:date="2021-12-10T13:32:00Z">
            <w:rPr/>
          </w:rPrChange>
        </w:rPr>
        <w:t xml:space="preserve"> Molecular Ecology </w:t>
      </w:r>
      <w:r w:rsidRPr="008E1A76">
        <w:rPr>
          <w:b/>
          <w:bCs/>
          <w:color w:val="000000" w:themeColor="text1"/>
          <w:rPrChange w:id="7207" w:author="Natasha Hardy" w:date="2021-12-10T13:32:00Z">
            <w:rPr>
              <w:b/>
              <w:bCs/>
            </w:rPr>
          </w:rPrChange>
        </w:rPr>
        <w:t>21</w:t>
      </w:r>
      <w:r w:rsidR="00C57641" w:rsidRPr="008E1A76">
        <w:rPr>
          <w:color w:val="000000" w:themeColor="text1"/>
          <w:rPrChange w:id="7208" w:author="Natasha Hardy" w:date="2021-12-10T13:32:00Z">
            <w:rPr/>
          </w:rPrChange>
        </w:rPr>
        <w:t>:8</w:t>
      </w:r>
      <w:r w:rsidRPr="008E1A76">
        <w:rPr>
          <w:color w:val="000000" w:themeColor="text1"/>
          <w:rPrChange w:id="7209" w:author="Natasha Hardy" w:date="2021-12-10T13:32:00Z">
            <w:rPr/>
          </w:rPrChange>
        </w:rPr>
        <w:t xml:space="preserve">, 1931–1950. </w:t>
      </w:r>
      <w:r w:rsidR="00575AC8" w:rsidRPr="008E1A76">
        <w:rPr>
          <w:color w:val="000000" w:themeColor="text1"/>
          <w:rPrChange w:id="7210" w:author="Natasha Hardy" w:date="2021-12-10T13:32:00Z">
            <w:rPr/>
          </w:rPrChange>
        </w:rPr>
        <w:fldChar w:fldCharType="begin"/>
      </w:r>
      <w:r w:rsidR="00575AC8" w:rsidRPr="008E1A76">
        <w:rPr>
          <w:color w:val="000000" w:themeColor="text1"/>
          <w:rPrChange w:id="7211" w:author="Natasha Hardy" w:date="2021-12-10T13:32:00Z">
            <w:rPr/>
          </w:rPrChange>
        </w:rPr>
        <w:instrText xml:space="preserve"> HYPERLINK "https://doi.org/10.1111/j.1365-294X.2011.05403.x" </w:instrText>
      </w:r>
      <w:r w:rsidR="00575AC8" w:rsidRPr="008E1A76">
        <w:rPr>
          <w:color w:val="000000" w:themeColor="text1"/>
          <w:rPrChange w:id="7212" w:author="Natasha Hardy" w:date="2021-12-10T13:32:00Z">
            <w:rPr/>
          </w:rPrChange>
        </w:rPr>
        <w:fldChar w:fldCharType="separate"/>
      </w:r>
      <w:del w:id="7213" w:author="Natasha Hardy" w:date="2021-11-12T16:39:00Z">
        <w:r w:rsidR="00C57641" w:rsidRPr="008E1A76" w:rsidDel="003F3FBC">
          <w:rPr>
            <w:rStyle w:val="Hyperlink"/>
            <w:color w:val="000000" w:themeColor="text1"/>
            <w:rPrChange w:id="7214" w:author="Natasha Hardy" w:date="2021-12-10T13:32:00Z">
              <w:rPr>
                <w:rStyle w:val="Hyperlink"/>
              </w:rPr>
            </w:rPrChange>
          </w:rPr>
          <w:delText>https://</w:delText>
        </w:r>
      </w:del>
      <w:r w:rsidR="00C57641" w:rsidRPr="008E1A76">
        <w:rPr>
          <w:rStyle w:val="Hyperlink"/>
          <w:color w:val="000000" w:themeColor="text1"/>
          <w:rPrChange w:id="7215" w:author="Natasha Hardy" w:date="2021-12-10T13:32:00Z">
            <w:rPr>
              <w:rStyle w:val="Hyperlink"/>
            </w:rPr>
          </w:rPrChange>
        </w:rPr>
        <w:t>doi.org/10.1111/j.1365-294X.</w:t>
      </w:r>
      <w:proofErr w:type="gramStart"/>
      <w:r w:rsidR="00C57641" w:rsidRPr="008E1A76">
        <w:rPr>
          <w:rStyle w:val="Hyperlink"/>
          <w:color w:val="000000" w:themeColor="text1"/>
          <w:rPrChange w:id="7216" w:author="Natasha Hardy" w:date="2021-12-10T13:32:00Z">
            <w:rPr>
              <w:rStyle w:val="Hyperlink"/>
            </w:rPr>
          </w:rPrChange>
        </w:rPr>
        <w:t>2011.05403.x</w:t>
      </w:r>
      <w:proofErr w:type="gramEnd"/>
      <w:r w:rsidR="00575AC8" w:rsidRPr="008E1A76">
        <w:rPr>
          <w:rStyle w:val="Hyperlink"/>
          <w:color w:val="000000" w:themeColor="text1"/>
          <w:rPrChange w:id="7217" w:author="Natasha Hardy" w:date="2021-12-10T13:32:00Z">
            <w:rPr>
              <w:rStyle w:val="Hyperlink"/>
            </w:rPr>
          </w:rPrChange>
        </w:rPr>
        <w:fldChar w:fldCharType="end"/>
      </w:r>
      <w:r w:rsidR="00C57641" w:rsidRPr="008E1A76">
        <w:rPr>
          <w:color w:val="000000" w:themeColor="text1"/>
          <w:rPrChange w:id="7218" w:author="Natasha Hardy" w:date="2021-12-10T13:32:00Z">
            <w:rPr/>
          </w:rPrChange>
        </w:rPr>
        <w:t xml:space="preserve"> </w:t>
      </w:r>
    </w:p>
    <w:p w14:paraId="33054ED3" w14:textId="77777777" w:rsidR="00005583" w:rsidRPr="008E1A76" w:rsidRDefault="00005583" w:rsidP="001553A7">
      <w:pPr>
        <w:widowControl w:val="0"/>
        <w:pBdr>
          <w:top w:val="nil"/>
          <w:left w:val="nil"/>
          <w:bottom w:val="nil"/>
          <w:right w:val="nil"/>
          <w:between w:val="nil"/>
        </w:pBdr>
        <w:ind w:left="720" w:hanging="720"/>
        <w:rPr>
          <w:color w:val="000000" w:themeColor="text1"/>
          <w:rPrChange w:id="7219" w:author="Natasha Hardy" w:date="2021-12-10T13:32:00Z">
            <w:rPr/>
          </w:rPrChange>
        </w:rPr>
      </w:pPr>
      <w:r w:rsidRPr="008E1A76">
        <w:rPr>
          <w:color w:val="000000" w:themeColor="text1"/>
          <w:rPrChange w:id="7220" w:author="Natasha Hardy" w:date="2021-12-10T13:32:00Z">
            <w:rPr/>
          </w:rPrChange>
        </w:rPr>
        <w:t>R Core Team. (2020). R: A language and environment for statistical computing, version 4.0.3. Vienna, Austria, R Foundation for Statistical Computing.</w:t>
      </w:r>
    </w:p>
    <w:p w14:paraId="6DADC832" w14:textId="5B558C10" w:rsidR="00005583" w:rsidRPr="008E1A76" w:rsidRDefault="00005583" w:rsidP="001553A7">
      <w:pPr>
        <w:widowControl w:val="0"/>
        <w:pBdr>
          <w:top w:val="nil"/>
          <w:left w:val="nil"/>
          <w:bottom w:val="nil"/>
          <w:right w:val="nil"/>
          <w:between w:val="nil"/>
        </w:pBdr>
        <w:ind w:left="720" w:hanging="720"/>
        <w:rPr>
          <w:color w:val="000000" w:themeColor="text1"/>
          <w:rPrChange w:id="7221" w:author="Natasha Hardy" w:date="2021-12-10T13:32:00Z">
            <w:rPr/>
          </w:rPrChange>
        </w:rPr>
      </w:pPr>
      <w:r w:rsidRPr="008E1A76">
        <w:rPr>
          <w:color w:val="000000" w:themeColor="text1"/>
          <w:rPrChange w:id="7222" w:author="Natasha Hardy" w:date="2021-12-10T13:32:00Z">
            <w:rPr/>
          </w:rPrChange>
        </w:rPr>
        <w:t xml:space="preserve">Roman, J., Dunphy-Daly, M. M., Johnston, D. W., &amp; Read, A. J. (2015). Lifting baselines to address the consequences of conservation success. Trends in Ecology &amp; Evolution </w:t>
      </w:r>
      <w:r w:rsidRPr="008E1A76">
        <w:rPr>
          <w:b/>
          <w:bCs/>
          <w:color w:val="000000" w:themeColor="text1"/>
          <w:rPrChange w:id="7223" w:author="Natasha Hardy" w:date="2021-12-10T13:32:00Z">
            <w:rPr>
              <w:b/>
              <w:bCs/>
            </w:rPr>
          </w:rPrChange>
        </w:rPr>
        <w:t>30</w:t>
      </w:r>
      <w:r w:rsidR="00C57641" w:rsidRPr="008E1A76">
        <w:rPr>
          <w:color w:val="000000" w:themeColor="text1"/>
          <w:rPrChange w:id="7224" w:author="Natasha Hardy" w:date="2021-12-10T13:32:00Z">
            <w:rPr/>
          </w:rPrChange>
        </w:rPr>
        <w:t>:</w:t>
      </w:r>
      <w:r w:rsidRPr="008E1A76">
        <w:rPr>
          <w:color w:val="000000" w:themeColor="text1"/>
          <w:rPrChange w:id="7225" w:author="Natasha Hardy" w:date="2021-12-10T13:32:00Z">
            <w:rPr/>
          </w:rPrChange>
        </w:rPr>
        <w:t xml:space="preserve">6, 299–302. </w:t>
      </w:r>
      <w:r w:rsidR="00575AC8" w:rsidRPr="008E1A76">
        <w:rPr>
          <w:color w:val="000000" w:themeColor="text1"/>
          <w:rPrChange w:id="7226" w:author="Natasha Hardy" w:date="2021-12-10T13:32:00Z">
            <w:rPr/>
          </w:rPrChange>
        </w:rPr>
        <w:fldChar w:fldCharType="begin"/>
      </w:r>
      <w:r w:rsidR="00575AC8" w:rsidRPr="008E1A76">
        <w:rPr>
          <w:color w:val="000000" w:themeColor="text1"/>
          <w:rPrChange w:id="7227" w:author="Natasha Hardy" w:date="2021-12-10T13:32:00Z">
            <w:rPr/>
          </w:rPrChange>
        </w:rPr>
        <w:instrText xml:space="preserve"> HYPERLINK "https://doi.org/10.1016/j.tree.2015.04.003" </w:instrText>
      </w:r>
      <w:r w:rsidR="00575AC8" w:rsidRPr="008E1A76">
        <w:rPr>
          <w:color w:val="000000" w:themeColor="text1"/>
          <w:rPrChange w:id="7228" w:author="Natasha Hardy" w:date="2021-12-10T13:32:00Z">
            <w:rPr/>
          </w:rPrChange>
        </w:rPr>
        <w:fldChar w:fldCharType="separate"/>
      </w:r>
      <w:del w:id="7229" w:author="Natasha Hardy" w:date="2021-11-12T16:39:00Z">
        <w:r w:rsidR="00C57641" w:rsidRPr="008E1A76" w:rsidDel="003F3FBC">
          <w:rPr>
            <w:rStyle w:val="Hyperlink"/>
            <w:color w:val="000000" w:themeColor="text1"/>
            <w:rPrChange w:id="7230" w:author="Natasha Hardy" w:date="2021-12-10T13:32:00Z">
              <w:rPr>
                <w:rStyle w:val="Hyperlink"/>
              </w:rPr>
            </w:rPrChange>
          </w:rPr>
          <w:delText>https://</w:delText>
        </w:r>
      </w:del>
      <w:r w:rsidR="00C57641" w:rsidRPr="008E1A76">
        <w:rPr>
          <w:rStyle w:val="Hyperlink"/>
          <w:color w:val="000000" w:themeColor="text1"/>
          <w:rPrChange w:id="7231" w:author="Natasha Hardy" w:date="2021-12-10T13:32:00Z">
            <w:rPr>
              <w:rStyle w:val="Hyperlink"/>
            </w:rPr>
          </w:rPrChange>
        </w:rPr>
        <w:t>doi.org/10.1016/j.tree.2015.04.003</w:t>
      </w:r>
      <w:r w:rsidR="00575AC8" w:rsidRPr="008E1A76">
        <w:rPr>
          <w:rStyle w:val="Hyperlink"/>
          <w:color w:val="000000" w:themeColor="text1"/>
          <w:rPrChange w:id="7232" w:author="Natasha Hardy" w:date="2021-12-10T13:32:00Z">
            <w:rPr>
              <w:rStyle w:val="Hyperlink"/>
            </w:rPr>
          </w:rPrChange>
        </w:rPr>
        <w:fldChar w:fldCharType="end"/>
      </w:r>
      <w:r w:rsidR="00C57641" w:rsidRPr="008E1A76">
        <w:rPr>
          <w:color w:val="000000" w:themeColor="text1"/>
          <w:rPrChange w:id="7233" w:author="Natasha Hardy" w:date="2021-12-10T13:32:00Z">
            <w:rPr/>
          </w:rPrChange>
        </w:rPr>
        <w:t xml:space="preserve"> </w:t>
      </w:r>
    </w:p>
    <w:p w14:paraId="3EE6144F" w14:textId="5E7ACAD7" w:rsidR="00005583" w:rsidRPr="008E1A76" w:rsidRDefault="00005583" w:rsidP="001553A7">
      <w:pPr>
        <w:widowControl w:val="0"/>
        <w:pBdr>
          <w:top w:val="nil"/>
          <w:left w:val="nil"/>
          <w:bottom w:val="nil"/>
          <w:right w:val="nil"/>
          <w:between w:val="nil"/>
        </w:pBdr>
        <w:ind w:left="720" w:hanging="720"/>
        <w:rPr>
          <w:color w:val="000000" w:themeColor="text1"/>
          <w:rPrChange w:id="7234" w:author="Natasha Hardy" w:date="2021-12-10T13:32:00Z">
            <w:rPr/>
          </w:rPrChange>
        </w:rPr>
      </w:pPr>
      <w:proofErr w:type="spellStart"/>
      <w:r w:rsidRPr="008E1A76">
        <w:rPr>
          <w:color w:val="000000" w:themeColor="text1"/>
          <w:rPrChange w:id="7235" w:author="Natasha Hardy" w:date="2021-12-10T13:32:00Z">
            <w:rPr/>
          </w:rPrChange>
        </w:rPr>
        <w:t>Ropert-Coudert</w:t>
      </w:r>
      <w:proofErr w:type="spellEnd"/>
      <w:r w:rsidRPr="008E1A76">
        <w:rPr>
          <w:color w:val="000000" w:themeColor="text1"/>
          <w:rPrChange w:id="7236" w:author="Natasha Hardy" w:date="2021-12-10T13:32:00Z">
            <w:rPr/>
          </w:rPrChange>
        </w:rPr>
        <w:t xml:space="preserve">, Y., </w:t>
      </w:r>
      <w:proofErr w:type="spellStart"/>
      <w:r w:rsidRPr="008E1A76">
        <w:rPr>
          <w:color w:val="000000" w:themeColor="text1"/>
          <w:rPrChange w:id="7237" w:author="Natasha Hardy" w:date="2021-12-10T13:32:00Z">
            <w:rPr/>
          </w:rPrChange>
        </w:rPr>
        <w:t>Chiaradia</w:t>
      </w:r>
      <w:proofErr w:type="spellEnd"/>
      <w:r w:rsidRPr="008E1A76">
        <w:rPr>
          <w:color w:val="000000" w:themeColor="text1"/>
          <w:rPrChange w:id="7238" w:author="Natasha Hardy" w:date="2021-12-10T13:32:00Z">
            <w:rPr/>
          </w:rPrChange>
        </w:rPr>
        <w:t xml:space="preserve">, A., </w:t>
      </w:r>
      <w:proofErr w:type="spellStart"/>
      <w:r w:rsidRPr="008E1A76">
        <w:rPr>
          <w:color w:val="000000" w:themeColor="text1"/>
          <w:rPrChange w:id="7239" w:author="Natasha Hardy" w:date="2021-12-10T13:32:00Z">
            <w:rPr/>
          </w:rPrChange>
        </w:rPr>
        <w:t>Ainley</w:t>
      </w:r>
      <w:proofErr w:type="spellEnd"/>
      <w:r w:rsidRPr="008E1A76">
        <w:rPr>
          <w:color w:val="000000" w:themeColor="text1"/>
          <w:rPrChange w:id="7240" w:author="Natasha Hardy" w:date="2021-12-10T13:32:00Z">
            <w:rPr/>
          </w:rPrChange>
        </w:rPr>
        <w:t xml:space="preserve">, D., Barbosa, A., Boersma, P. D., </w:t>
      </w:r>
      <w:proofErr w:type="spellStart"/>
      <w:r w:rsidRPr="008E1A76">
        <w:rPr>
          <w:color w:val="000000" w:themeColor="text1"/>
          <w:rPrChange w:id="7241" w:author="Natasha Hardy" w:date="2021-12-10T13:32:00Z">
            <w:rPr/>
          </w:rPrChange>
        </w:rPr>
        <w:t>Brasso</w:t>
      </w:r>
      <w:proofErr w:type="spellEnd"/>
      <w:r w:rsidRPr="008E1A76">
        <w:rPr>
          <w:color w:val="000000" w:themeColor="text1"/>
          <w:rPrChange w:id="7242" w:author="Natasha Hardy" w:date="2021-12-10T13:32:00Z">
            <w:rPr/>
          </w:rPrChange>
        </w:rPr>
        <w:t xml:space="preserve">, R., Dewar, M., </w:t>
      </w:r>
      <w:proofErr w:type="spellStart"/>
      <w:r w:rsidRPr="008E1A76">
        <w:rPr>
          <w:color w:val="000000" w:themeColor="text1"/>
          <w:rPrChange w:id="7243" w:author="Natasha Hardy" w:date="2021-12-10T13:32:00Z">
            <w:rPr/>
          </w:rPrChange>
        </w:rPr>
        <w:t>Ellenberg</w:t>
      </w:r>
      <w:proofErr w:type="spellEnd"/>
      <w:r w:rsidRPr="008E1A76">
        <w:rPr>
          <w:color w:val="000000" w:themeColor="text1"/>
          <w:rPrChange w:id="7244" w:author="Natasha Hardy" w:date="2021-12-10T13:32:00Z">
            <w:rPr/>
          </w:rPrChange>
        </w:rPr>
        <w:t>, U., García-</w:t>
      </w:r>
      <w:proofErr w:type="spellStart"/>
      <w:r w:rsidRPr="008E1A76">
        <w:rPr>
          <w:color w:val="000000" w:themeColor="text1"/>
          <w:rPrChange w:id="7245" w:author="Natasha Hardy" w:date="2021-12-10T13:32:00Z">
            <w:rPr/>
          </w:rPrChange>
        </w:rPr>
        <w:t>Borboroglu</w:t>
      </w:r>
      <w:proofErr w:type="spellEnd"/>
      <w:r w:rsidRPr="008E1A76">
        <w:rPr>
          <w:color w:val="000000" w:themeColor="text1"/>
          <w:rPrChange w:id="7246" w:author="Natasha Hardy" w:date="2021-12-10T13:32:00Z">
            <w:rPr/>
          </w:rPrChange>
        </w:rPr>
        <w:t xml:space="preserve">, P., Emmerson, L., </w:t>
      </w:r>
      <w:proofErr w:type="spellStart"/>
      <w:r w:rsidRPr="008E1A76">
        <w:rPr>
          <w:color w:val="000000" w:themeColor="text1"/>
          <w:rPrChange w:id="7247" w:author="Natasha Hardy" w:date="2021-12-10T13:32:00Z">
            <w:rPr/>
          </w:rPrChange>
        </w:rPr>
        <w:t>Hickcox</w:t>
      </w:r>
      <w:proofErr w:type="spellEnd"/>
      <w:r w:rsidRPr="008E1A76">
        <w:rPr>
          <w:color w:val="000000" w:themeColor="text1"/>
          <w:rPrChange w:id="7248" w:author="Natasha Hardy" w:date="2021-12-10T13:32:00Z">
            <w:rPr/>
          </w:rPrChange>
        </w:rPr>
        <w:t xml:space="preserve">, R., </w:t>
      </w:r>
      <w:proofErr w:type="spellStart"/>
      <w:r w:rsidRPr="008E1A76">
        <w:rPr>
          <w:color w:val="000000" w:themeColor="text1"/>
          <w:rPrChange w:id="7249" w:author="Natasha Hardy" w:date="2021-12-10T13:32:00Z">
            <w:rPr/>
          </w:rPrChange>
        </w:rPr>
        <w:t>Jenouvrier</w:t>
      </w:r>
      <w:proofErr w:type="spellEnd"/>
      <w:r w:rsidRPr="008E1A76">
        <w:rPr>
          <w:color w:val="000000" w:themeColor="text1"/>
          <w:rPrChange w:id="7250" w:author="Natasha Hardy" w:date="2021-12-10T13:32:00Z">
            <w:rPr/>
          </w:rPrChange>
        </w:rPr>
        <w:t xml:space="preserve">, S., Kato, A., McIntosh, R. R., Lewis, P., Ramírez, F., </w:t>
      </w:r>
      <w:proofErr w:type="spellStart"/>
      <w:r w:rsidRPr="008E1A76">
        <w:rPr>
          <w:color w:val="000000" w:themeColor="text1"/>
          <w:rPrChange w:id="7251" w:author="Natasha Hardy" w:date="2021-12-10T13:32:00Z">
            <w:rPr/>
          </w:rPrChange>
        </w:rPr>
        <w:t>Ruoppolo</w:t>
      </w:r>
      <w:proofErr w:type="spellEnd"/>
      <w:r w:rsidRPr="008E1A76">
        <w:rPr>
          <w:color w:val="000000" w:themeColor="text1"/>
          <w:rPrChange w:id="7252" w:author="Natasha Hardy" w:date="2021-12-10T13:32:00Z">
            <w:rPr/>
          </w:rPrChange>
        </w:rPr>
        <w:t xml:space="preserve">, V., Ryan, P. G., Seddon, P. J., </w:t>
      </w:r>
      <w:r w:rsidR="00655873" w:rsidRPr="008E1A76">
        <w:rPr>
          <w:color w:val="000000" w:themeColor="text1"/>
          <w:rPrChange w:id="7253" w:author="Natasha Hardy" w:date="2021-12-10T13:32:00Z">
            <w:rPr/>
          </w:rPrChange>
        </w:rPr>
        <w:t xml:space="preserve">Sherley, R. B., </w:t>
      </w:r>
      <w:proofErr w:type="spellStart"/>
      <w:r w:rsidR="00655873" w:rsidRPr="008E1A76">
        <w:rPr>
          <w:color w:val="000000" w:themeColor="text1"/>
          <w:rPrChange w:id="7254" w:author="Natasha Hardy" w:date="2021-12-10T13:32:00Z">
            <w:rPr/>
          </w:rPrChange>
        </w:rPr>
        <w:t>Vanstreels</w:t>
      </w:r>
      <w:proofErr w:type="spellEnd"/>
      <w:r w:rsidR="00655873" w:rsidRPr="008E1A76">
        <w:rPr>
          <w:color w:val="000000" w:themeColor="text1"/>
          <w:rPrChange w:id="7255" w:author="Natasha Hardy" w:date="2021-12-10T13:32:00Z">
            <w:rPr/>
          </w:rPrChange>
        </w:rPr>
        <w:t xml:space="preserve">, R. E. T., Waller, L. J., </w:t>
      </w:r>
      <w:proofErr w:type="spellStart"/>
      <w:r w:rsidR="00655873" w:rsidRPr="008E1A76">
        <w:rPr>
          <w:color w:val="000000" w:themeColor="text1"/>
          <w:rPrChange w:id="7256" w:author="Natasha Hardy" w:date="2021-12-10T13:32:00Z">
            <w:rPr/>
          </w:rPrChange>
        </w:rPr>
        <w:t>Woehler</w:t>
      </w:r>
      <w:proofErr w:type="spellEnd"/>
      <w:r w:rsidR="00655873" w:rsidRPr="008E1A76">
        <w:rPr>
          <w:color w:val="000000" w:themeColor="text1"/>
          <w:rPrChange w:id="7257" w:author="Natasha Hardy" w:date="2021-12-10T13:32:00Z">
            <w:rPr/>
          </w:rPrChange>
        </w:rPr>
        <w:t>, E. J.,</w:t>
      </w:r>
      <w:r w:rsidRPr="008E1A76">
        <w:rPr>
          <w:color w:val="000000" w:themeColor="text1"/>
          <w:rPrChange w:id="7258" w:author="Natasha Hardy" w:date="2021-12-10T13:32:00Z">
            <w:rPr/>
          </w:rPrChange>
        </w:rPr>
        <w:t xml:space="preserve"> </w:t>
      </w:r>
      <w:proofErr w:type="spellStart"/>
      <w:r w:rsidRPr="008E1A76">
        <w:rPr>
          <w:color w:val="000000" w:themeColor="text1"/>
          <w:rPrChange w:id="7259" w:author="Natasha Hardy" w:date="2021-12-10T13:32:00Z">
            <w:rPr/>
          </w:rPrChange>
        </w:rPr>
        <w:t>Trathan</w:t>
      </w:r>
      <w:proofErr w:type="spellEnd"/>
      <w:r w:rsidRPr="008E1A76">
        <w:rPr>
          <w:color w:val="000000" w:themeColor="text1"/>
          <w:rPrChange w:id="7260" w:author="Natasha Hardy" w:date="2021-12-10T13:32:00Z">
            <w:rPr/>
          </w:rPrChange>
        </w:rPr>
        <w:t>, P. N. (2019). Happy Feet in a Hostile World? The Future of Penguins Depends on Proactive Management of Current and Expected Threats. Frontiers in Marine Science</w:t>
      </w:r>
      <w:r w:rsidRPr="008E1A76">
        <w:rPr>
          <w:b/>
          <w:bCs/>
          <w:color w:val="000000" w:themeColor="text1"/>
          <w:rPrChange w:id="7261" w:author="Natasha Hardy" w:date="2021-12-10T13:32:00Z">
            <w:rPr>
              <w:b/>
              <w:bCs/>
            </w:rPr>
          </w:rPrChange>
        </w:rPr>
        <w:t xml:space="preserve"> 6</w:t>
      </w:r>
      <w:r w:rsidRPr="008E1A76">
        <w:rPr>
          <w:color w:val="000000" w:themeColor="text1"/>
          <w:rPrChange w:id="7262" w:author="Natasha Hardy" w:date="2021-12-10T13:32:00Z">
            <w:rPr/>
          </w:rPrChange>
        </w:rPr>
        <w:t xml:space="preserve">. </w:t>
      </w:r>
      <w:r w:rsidR="00575AC8" w:rsidRPr="008E1A76">
        <w:rPr>
          <w:color w:val="000000" w:themeColor="text1"/>
          <w:rPrChange w:id="7263" w:author="Natasha Hardy" w:date="2021-12-10T13:32:00Z">
            <w:rPr/>
          </w:rPrChange>
        </w:rPr>
        <w:fldChar w:fldCharType="begin"/>
      </w:r>
      <w:r w:rsidR="00575AC8" w:rsidRPr="008E1A76">
        <w:rPr>
          <w:color w:val="000000" w:themeColor="text1"/>
          <w:rPrChange w:id="7264" w:author="Natasha Hardy" w:date="2021-12-10T13:32:00Z">
            <w:rPr/>
          </w:rPrChange>
        </w:rPr>
        <w:instrText xml:space="preserve"> HYPERLINK "https://doi.org/10.3389/fmars.2019.00248" </w:instrText>
      </w:r>
      <w:r w:rsidR="00575AC8" w:rsidRPr="008E1A76">
        <w:rPr>
          <w:color w:val="000000" w:themeColor="text1"/>
          <w:rPrChange w:id="7265" w:author="Natasha Hardy" w:date="2021-12-10T13:32:00Z">
            <w:rPr/>
          </w:rPrChange>
        </w:rPr>
        <w:fldChar w:fldCharType="separate"/>
      </w:r>
      <w:del w:id="7266" w:author="Natasha Hardy" w:date="2021-11-12T16:39:00Z">
        <w:r w:rsidR="00C57641" w:rsidRPr="008E1A76" w:rsidDel="003F3FBC">
          <w:rPr>
            <w:rStyle w:val="Hyperlink"/>
            <w:color w:val="000000" w:themeColor="text1"/>
            <w:rPrChange w:id="7267" w:author="Natasha Hardy" w:date="2021-12-10T13:32:00Z">
              <w:rPr>
                <w:rStyle w:val="Hyperlink"/>
              </w:rPr>
            </w:rPrChange>
          </w:rPr>
          <w:delText>https://</w:delText>
        </w:r>
      </w:del>
      <w:r w:rsidR="00C57641" w:rsidRPr="008E1A76">
        <w:rPr>
          <w:rStyle w:val="Hyperlink"/>
          <w:color w:val="000000" w:themeColor="text1"/>
          <w:rPrChange w:id="7268" w:author="Natasha Hardy" w:date="2021-12-10T13:32:00Z">
            <w:rPr>
              <w:rStyle w:val="Hyperlink"/>
            </w:rPr>
          </w:rPrChange>
        </w:rPr>
        <w:t>doi.org/10.3389/fmars.2019.00248</w:t>
      </w:r>
      <w:r w:rsidR="00575AC8" w:rsidRPr="008E1A76">
        <w:rPr>
          <w:rStyle w:val="Hyperlink"/>
          <w:color w:val="000000" w:themeColor="text1"/>
          <w:rPrChange w:id="7269" w:author="Natasha Hardy" w:date="2021-12-10T13:32:00Z">
            <w:rPr>
              <w:rStyle w:val="Hyperlink"/>
            </w:rPr>
          </w:rPrChange>
        </w:rPr>
        <w:fldChar w:fldCharType="end"/>
      </w:r>
      <w:r w:rsidR="00C57641" w:rsidRPr="008E1A76">
        <w:rPr>
          <w:color w:val="000000" w:themeColor="text1"/>
          <w:rPrChange w:id="7270" w:author="Natasha Hardy" w:date="2021-12-10T13:32:00Z">
            <w:rPr/>
          </w:rPrChange>
        </w:rPr>
        <w:t xml:space="preserve"> </w:t>
      </w:r>
    </w:p>
    <w:p w14:paraId="3591E501" w14:textId="77777777" w:rsidR="0001669B" w:rsidRPr="000B2280" w:rsidRDefault="00786866" w:rsidP="0001669B">
      <w:pPr>
        <w:widowControl w:val="0"/>
        <w:pBdr>
          <w:top w:val="nil"/>
          <w:left w:val="nil"/>
          <w:bottom w:val="nil"/>
          <w:right w:val="nil"/>
          <w:between w:val="nil"/>
        </w:pBdr>
        <w:ind w:left="720" w:hanging="720"/>
        <w:rPr>
          <w:ins w:id="7271" w:author="Natasha Hardy" w:date="2021-12-10T13:14:00Z"/>
          <w:color w:val="000000" w:themeColor="text1"/>
        </w:rPr>
      </w:pPr>
      <w:proofErr w:type="spellStart"/>
      <w:ins w:id="7272" w:author="Microsoft Office User" w:date="2021-10-14T14:12:00Z">
        <w:r w:rsidRPr="008E1A76">
          <w:rPr>
            <w:color w:val="000000" w:themeColor="text1"/>
            <w:rPrChange w:id="7273" w:author="Natasha Hardy" w:date="2021-12-10T13:32:00Z">
              <w:rPr/>
            </w:rPrChange>
          </w:rPr>
          <w:t>Rothe</w:t>
        </w:r>
      </w:ins>
      <w:proofErr w:type="spellEnd"/>
      <w:ins w:id="7274" w:author="Microsoft Office User" w:date="2021-10-14T14:13:00Z">
        <w:r w:rsidRPr="008E1A76">
          <w:rPr>
            <w:color w:val="000000" w:themeColor="text1"/>
            <w:rPrChange w:id="7275" w:author="Natasha Hardy" w:date="2021-12-10T13:32:00Z">
              <w:rPr/>
            </w:rPrChange>
          </w:rPr>
          <w:t xml:space="preserve">, J. &amp; Nagy, M. (2016). Comparison of two silica-based extraction methods for DNA </w:t>
        </w:r>
        <w:r w:rsidRPr="008E1A76">
          <w:rPr>
            <w:color w:val="000000" w:themeColor="text1"/>
            <w:rPrChange w:id="7276" w:author="Natasha Hardy" w:date="2021-12-10T13:32:00Z">
              <w:rPr/>
            </w:rPrChange>
          </w:rPr>
          <w:lastRenderedPageBreak/>
          <w:t>isolation from bones</w:t>
        </w:r>
      </w:ins>
      <w:ins w:id="7277" w:author="Microsoft Office User" w:date="2021-10-14T14:14:00Z">
        <w:r w:rsidRPr="008E1A76">
          <w:rPr>
            <w:color w:val="000000" w:themeColor="text1"/>
            <w:rPrChange w:id="7278" w:author="Natasha Hardy" w:date="2021-12-10T13:32:00Z">
              <w:rPr/>
            </w:rPrChange>
          </w:rPr>
          <w:t xml:space="preserve">. Legal Medicine </w:t>
        </w:r>
        <w:r w:rsidRPr="008E1A76">
          <w:rPr>
            <w:b/>
            <w:bCs/>
            <w:color w:val="000000" w:themeColor="text1"/>
            <w:rPrChange w:id="7279" w:author="Natasha Hardy" w:date="2021-12-10T13:32:00Z">
              <w:rPr>
                <w:b/>
                <w:bCs/>
              </w:rPr>
            </w:rPrChange>
          </w:rPr>
          <w:t xml:space="preserve">22: </w:t>
        </w:r>
        <w:r w:rsidRPr="008E1A76">
          <w:rPr>
            <w:color w:val="000000" w:themeColor="text1"/>
            <w:rPrChange w:id="7280" w:author="Natasha Hardy" w:date="2021-12-10T13:32:00Z">
              <w:rPr/>
            </w:rPrChange>
          </w:rPr>
          <w:t xml:space="preserve">36-41. </w:t>
        </w:r>
      </w:ins>
      <w:ins w:id="7281" w:author="Microsoft Office User" w:date="2021-10-14T14:15:00Z">
        <w:r w:rsidRPr="008E1A76">
          <w:rPr>
            <w:color w:val="000000" w:themeColor="text1"/>
            <w:rPrChange w:id="7282" w:author="Natasha Hardy" w:date="2021-12-10T13:32:00Z">
              <w:rPr/>
            </w:rPrChange>
          </w:rPr>
          <w:fldChar w:fldCharType="begin"/>
        </w:r>
        <w:r w:rsidRPr="008E1A76">
          <w:rPr>
            <w:color w:val="000000" w:themeColor="text1"/>
            <w:rPrChange w:id="7283" w:author="Natasha Hardy" w:date="2021-12-10T13:32:00Z">
              <w:rPr/>
            </w:rPrChange>
          </w:rPr>
          <w:instrText xml:space="preserve"> HYPERLINK "</w:instrText>
        </w:r>
      </w:ins>
      <w:ins w:id="7284" w:author="Microsoft Office User" w:date="2021-10-14T14:14:00Z">
        <w:r w:rsidRPr="008E1A76">
          <w:rPr>
            <w:color w:val="000000" w:themeColor="text1"/>
            <w:rPrChange w:id="7285" w:author="Natasha Hardy" w:date="2021-12-10T13:32:00Z">
              <w:rPr/>
            </w:rPrChange>
          </w:rPr>
          <w:instrText>https://doi.org/10.1016/j.legalmed.2016.07.008</w:instrText>
        </w:r>
      </w:ins>
      <w:ins w:id="7286" w:author="Microsoft Office User" w:date="2021-10-14T14:15:00Z">
        <w:r w:rsidRPr="008E1A76">
          <w:rPr>
            <w:color w:val="000000" w:themeColor="text1"/>
            <w:rPrChange w:id="7287" w:author="Natasha Hardy" w:date="2021-12-10T13:32:00Z">
              <w:rPr/>
            </w:rPrChange>
          </w:rPr>
          <w:instrText xml:space="preserve">" </w:instrText>
        </w:r>
        <w:r w:rsidRPr="008E1A76">
          <w:rPr>
            <w:color w:val="000000" w:themeColor="text1"/>
            <w:rPrChange w:id="7288" w:author="Natasha Hardy" w:date="2021-12-10T13:32:00Z">
              <w:rPr/>
            </w:rPrChange>
          </w:rPr>
          <w:fldChar w:fldCharType="separate"/>
        </w:r>
      </w:ins>
      <w:ins w:id="7289" w:author="Microsoft Office User" w:date="2021-10-14T14:14:00Z">
        <w:del w:id="7290" w:author="Natasha Hardy" w:date="2021-11-12T16:39:00Z">
          <w:r w:rsidRPr="008E1A76" w:rsidDel="003F3FBC">
            <w:rPr>
              <w:rStyle w:val="Hyperlink"/>
              <w:color w:val="000000" w:themeColor="text1"/>
              <w:rPrChange w:id="7291" w:author="Natasha Hardy" w:date="2021-12-10T13:32:00Z">
                <w:rPr>
                  <w:rStyle w:val="Hyperlink"/>
                </w:rPr>
              </w:rPrChange>
            </w:rPr>
            <w:delText>https://</w:delText>
          </w:r>
        </w:del>
        <w:r w:rsidRPr="008E1A76">
          <w:rPr>
            <w:rStyle w:val="Hyperlink"/>
            <w:color w:val="000000" w:themeColor="text1"/>
            <w:rPrChange w:id="7292" w:author="Natasha Hardy" w:date="2021-12-10T13:32:00Z">
              <w:rPr>
                <w:rStyle w:val="Hyperlink"/>
              </w:rPr>
            </w:rPrChange>
          </w:rPr>
          <w:t>doi.org/10.1016/j.legalmed.2016.07.008</w:t>
        </w:r>
      </w:ins>
      <w:ins w:id="7293" w:author="Microsoft Office User" w:date="2021-10-14T14:15:00Z">
        <w:r w:rsidRPr="008E1A76">
          <w:rPr>
            <w:color w:val="000000" w:themeColor="text1"/>
            <w:rPrChange w:id="7294" w:author="Natasha Hardy" w:date="2021-12-10T13:32:00Z">
              <w:rPr/>
            </w:rPrChange>
          </w:rPr>
          <w:fldChar w:fldCharType="end"/>
        </w:r>
        <w:r w:rsidRPr="008E1A76">
          <w:rPr>
            <w:color w:val="000000" w:themeColor="text1"/>
            <w:rPrChange w:id="7295" w:author="Natasha Hardy" w:date="2021-12-10T13:32:00Z">
              <w:rPr/>
            </w:rPrChange>
          </w:rPr>
          <w:t xml:space="preserve"> </w:t>
        </w:r>
      </w:ins>
    </w:p>
    <w:p w14:paraId="56A6128F" w14:textId="23DF7C1E" w:rsidR="0001669B" w:rsidRPr="008E1A76" w:rsidDel="004A0930" w:rsidRDefault="0001669B" w:rsidP="0001669B">
      <w:pPr>
        <w:widowControl w:val="0"/>
        <w:pBdr>
          <w:top w:val="nil"/>
          <w:left w:val="nil"/>
          <w:bottom w:val="nil"/>
          <w:right w:val="nil"/>
          <w:between w:val="nil"/>
        </w:pBdr>
        <w:ind w:left="720" w:hanging="720"/>
        <w:rPr>
          <w:ins w:id="7296" w:author="Microsoft Office User" w:date="2021-10-14T14:12:00Z"/>
          <w:del w:id="7297" w:author="Natasha Hardy" w:date="2021-12-10T13:29:00Z"/>
          <w:color w:val="000000" w:themeColor="text1"/>
          <w:rPrChange w:id="7298" w:author="Natasha Hardy" w:date="2021-12-10T13:32:00Z">
            <w:rPr>
              <w:ins w:id="7299" w:author="Microsoft Office User" w:date="2021-10-14T14:12:00Z"/>
              <w:del w:id="7300" w:author="Natasha Hardy" w:date="2021-12-10T13:29:00Z"/>
            </w:rPr>
          </w:rPrChange>
        </w:rPr>
      </w:pPr>
    </w:p>
    <w:p w14:paraId="1BA5F524" w14:textId="297C7361" w:rsidR="00005583" w:rsidRPr="008E1A76" w:rsidDel="00156F8A" w:rsidRDefault="00005583" w:rsidP="001553A7">
      <w:pPr>
        <w:widowControl w:val="0"/>
        <w:pBdr>
          <w:top w:val="nil"/>
          <w:left w:val="nil"/>
          <w:bottom w:val="nil"/>
          <w:right w:val="nil"/>
          <w:between w:val="nil"/>
        </w:pBdr>
        <w:ind w:left="720" w:hanging="720"/>
        <w:rPr>
          <w:del w:id="7301" w:author="Natasha Hardy" w:date="2021-11-11T11:15:00Z"/>
          <w:color w:val="000000" w:themeColor="text1"/>
          <w:rPrChange w:id="7302" w:author="Natasha Hardy" w:date="2021-12-10T13:32:00Z">
            <w:rPr>
              <w:del w:id="7303" w:author="Natasha Hardy" w:date="2021-11-11T11:15:00Z"/>
            </w:rPr>
          </w:rPrChange>
        </w:rPr>
        <w:pPrChange w:id="7304" w:author="Natasha Hardy" w:date="2021-12-10T11:33:00Z">
          <w:pPr>
            <w:widowControl w:val="0"/>
            <w:pBdr>
              <w:top w:val="nil"/>
              <w:left w:val="nil"/>
              <w:bottom w:val="nil"/>
              <w:right w:val="nil"/>
              <w:between w:val="nil"/>
            </w:pBdr>
            <w:ind w:left="720" w:hanging="720"/>
          </w:pPr>
        </w:pPrChange>
      </w:pPr>
      <w:del w:id="7305" w:author="Natasha Hardy" w:date="2021-11-11T11:15:00Z">
        <w:r w:rsidRPr="008E1A76" w:rsidDel="00156F8A">
          <w:rPr>
            <w:color w:val="000000" w:themeColor="text1"/>
            <w:rPrChange w:id="7306" w:author="Natasha Hardy" w:date="2021-12-10T13:32:00Z">
              <w:rPr/>
            </w:rPrChange>
          </w:rPr>
          <w:delText xml:space="preserve">Rout, T. M., Kirkwood, R., Sutherland, D. R., Murphy, S., &amp; McCarthy, M. A. (2014). When to declare successful eradication of an invasive predator? Animal Conservation </w:delText>
        </w:r>
        <w:r w:rsidRPr="008E1A76" w:rsidDel="00156F8A">
          <w:rPr>
            <w:b/>
            <w:bCs/>
            <w:color w:val="000000" w:themeColor="text1"/>
            <w:rPrChange w:id="7307" w:author="Natasha Hardy" w:date="2021-12-10T13:32:00Z">
              <w:rPr>
                <w:b/>
                <w:bCs/>
              </w:rPr>
            </w:rPrChange>
          </w:rPr>
          <w:delText>17</w:delText>
        </w:r>
        <w:r w:rsidR="00C57641" w:rsidRPr="008E1A76" w:rsidDel="00156F8A">
          <w:rPr>
            <w:color w:val="000000" w:themeColor="text1"/>
            <w:rPrChange w:id="7308" w:author="Natasha Hardy" w:date="2021-12-10T13:32:00Z">
              <w:rPr/>
            </w:rPrChange>
          </w:rPr>
          <w:delText>:</w:delText>
        </w:r>
        <w:r w:rsidRPr="008E1A76" w:rsidDel="00156F8A">
          <w:rPr>
            <w:color w:val="000000" w:themeColor="text1"/>
            <w:rPrChange w:id="7309" w:author="Natasha Hardy" w:date="2021-12-10T13:32:00Z">
              <w:rPr/>
            </w:rPrChange>
          </w:rPr>
          <w:delText xml:space="preserve">2, 125–132. </w:delText>
        </w:r>
        <w:r w:rsidR="00575AC8" w:rsidRPr="008E1A76" w:rsidDel="00156F8A">
          <w:rPr>
            <w:color w:val="000000" w:themeColor="text1"/>
            <w:rPrChange w:id="7310" w:author="Natasha Hardy" w:date="2021-12-10T13:32:00Z">
              <w:rPr/>
            </w:rPrChange>
          </w:rPr>
          <w:fldChar w:fldCharType="begin"/>
        </w:r>
        <w:r w:rsidR="00575AC8" w:rsidRPr="008E1A76" w:rsidDel="00156F8A">
          <w:rPr>
            <w:color w:val="000000" w:themeColor="text1"/>
            <w:rPrChange w:id="7311" w:author="Natasha Hardy" w:date="2021-12-10T13:32:00Z">
              <w:rPr/>
            </w:rPrChange>
          </w:rPr>
          <w:delInstrText xml:space="preserve"> HYPERLINK "https://doi.org/10.1111/acv.12065" </w:delInstrText>
        </w:r>
        <w:r w:rsidR="00575AC8" w:rsidRPr="008E1A76" w:rsidDel="00156F8A">
          <w:rPr>
            <w:color w:val="000000" w:themeColor="text1"/>
            <w:rPrChange w:id="7312" w:author="Natasha Hardy" w:date="2021-12-10T13:32:00Z">
              <w:rPr/>
            </w:rPrChange>
          </w:rPr>
          <w:fldChar w:fldCharType="separate"/>
        </w:r>
        <w:r w:rsidR="00C57641" w:rsidRPr="008E1A76" w:rsidDel="00156F8A">
          <w:rPr>
            <w:rStyle w:val="Hyperlink"/>
            <w:color w:val="000000" w:themeColor="text1"/>
            <w:rPrChange w:id="7313" w:author="Natasha Hardy" w:date="2021-12-10T13:32:00Z">
              <w:rPr>
                <w:rStyle w:val="Hyperlink"/>
              </w:rPr>
            </w:rPrChange>
          </w:rPr>
          <w:delText>https://doi.org/10.1111/acv.12065</w:delText>
        </w:r>
        <w:r w:rsidR="00575AC8" w:rsidRPr="008E1A76" w:rsidDel="00156F8A">
          <w:rPr>
            <w:rStyle w:val="Hyperlink"/>
            <w:color w:val="000000" w:themeColor="text1"/>
            <w:rPrChange w:id="7314" w:author="Natasha Hardy" w:date="2021-12-10T13:32:00Z">
              <w:rPr>
                <w:rStyle w:val="Hyperlink"/>
              </w:rPr>
            </w:rPrChange>
          </w:rPr>
          <w:fldChar w:fldCharType="end"/>
        </w:r>
        <w:r w:rsidR="00C57641" w:rsidRPr="008E1A76" w:rsidDel="00156F8A">
          <w:rPr>
            <w:color w:val="000000" w:themeColor="text1"/>
            <w:rPrChange w:id="7315" w:author="Natasha Hardy" w:date="2021-12-10T13:32:00Z">
              <w:rPr/>
            </w:rPrChange>
          </w:rPr>
          <w:delText xml:space="preserve"> </w:delText>
        </w:r>
      </w:del>
    </w:p>
    <w:p w14:paraId="48BA22C5" w14:textId="581153E9" w:rsidR="00005583" w:rsidRPr="008E1A76" w:rsidDel="008D6C15" w:rsidRDefault="00005583" w:rsidP="001553A7">
      <w:pPr>
        <w:widowControl w:val="0"/>
        <w:pBdr>
          <w:top w:val="nil"/>
          <w:left w:val="nil"/>
          <w:bottom w:val="nil"/>
          <w:right w:val="nil"/>
          <w:between w:val="nil"/>
        </w:pBdr>
        <w:ind w:left="720" w:hanging="720"/>
        <w:rPr>
          <w:del w:id="7316" w:author="Natasha Hardy" w:date="2021-11-12T16:37:00Z"/>
          <w:color w:val="000000" w:themeColor="text1"/>
          <w:rPrChange w:id="7317" w:author="Natasha Hardy" w:date="2021-12-10T13:32:00Z">
            <w:rPr>
              <w:del w:id="7318" w:author="Natasha Hardy" w:date="2021-11-12T16:37:00Z"/>
            </w:rPr>
          </w:rPrChange>
        </w:rPr>
        <w:pPrChange w:id="7319" w:author="Natasha Hardy" w:date="2021-12-10T11:33:00Z">
          <w:pPr>
            <w:widowControl w:val="0"/>
            <w:pBdr>
              <w:top w:val="nil"/>
              <w:left w:val="nil"/>
              <w:bottom w:val="nil"/>
              <w:right w:val="nil"/>
              <w:between w:val="nil"/>
            </w:pBdr>
            <w:ind w:left="720" w:hanging="720"/>
          </w:pPr>
        </w:pPrChange>
      </w:pPr>
      <w:del w:id="7320" w:author="Natasha Hardy" w:date="2021-11-12T16:37:00Z">
        <w:r w:rsidRPr="008E1A76" w:rsidDel="008D6C15">
          <w:rPr>
            <w:color w:val="000000" w:themeColor="text1"/>
            <w:rPrChange w:id="7321" w:author="Natasha Hardy" w:date="2021-12-10T13:32:00Z">
              <w:rPr/>
            </w:rPrChange>
          </w:rPr>
          <w:delText xml:space="preserve">Schreier, B. M., Baerwald, M. R., Conrad, J. L., Schumer, G., &amp; May, B. (2016). Examination of Predation on Early Life Stage Delta Smelt in the San Francisco Estuary Using DNA Diet Analysis. Transactions of the American Fisheries Society </w:delText>
        </w:r>
        <w:r w:rsidRPr="008E1A76" w:rsidDel="008D6C15">
          <w:rPr>
            <w:b/>
            <w:bCs/>
            <w:color w:val="000000" w:themeColor="text1"/>
            <w:rPrChange w:id="7322" w:author="Natasha Hardy" w:date="2021-12-10T13:32:00Z">
              <w:rPr>
                <w:b/>
                <w:bCs/>
              </w:rPr>
            </w:rPrChange>
          </w:rPr>
          <w:delText>145</w:delText>
        </w:r>
        <w:r w:rsidR="00C57641" w:rsidRPr="008E1A76" w:rsidDel="008D6C15">
          <w:rPr>
            <w:color w:val="000000" w:themeColor="text1"/>
            <w:rPrChange w:id="7323" w:author="Natasha Hardy" w:date="2021-12-10T13:32:00Z">
              <w:rPr/>
            </w:rPrChange>
          </w:rPr>
          <w:delText>:</w:delText>
        </w:r>
        <w:r w:rsidRPr="008E1A76" w:rsidDel="008D6C15">
          <w:rPr>
            <w:color w:val="000000" w:themeColor="text1"/>
            <w:rPrChange w:id="7324" w:author="Natasha Hardy" w:date="2021-12-10T13:32:00Z">
              <w:rPr/>
            </w:rPrChange>
          </w:rPr>
          <w:delText xml:space="preserve">4, 723–733. </w:delText>
        </w:r>
        <w:r w:rsidR="00575AC8" w:rsidRPr="008E1A76" w:rsidDel="008D6C15">
          <w:rPr>
            <w:color w:val="000000" w:themeColor="text1"/>
            <w:rPrChange w:id="7325" w:author="Natasha Hardy" w:date="2021-12-10T13:32:00Z">
              <w:rPr/>
            </w:rPrChange>
          </w:rPr>
          <w:fldChar w:fldCharType="begin"/>
        </w:r>
        <w:r w:rsidR="00575AC8" w:rsidRPr="008E1A76" w:rsidDel="008D6C15">
          <w:rPr>
            <w:color w:val="000000" w:themeColor="text1"/>
            <w:rPrChange w:id="7326" w:author="Natasha Hardy" w:date="2021-12-10T13:32:00Z">
              <w:rPr/>
            </w:rPrChange>
          </w:rPr>
          <w:delInstrText xml:space="preserve"> HYPERLINK "https://doi.org/10.1080/00028487.2016.1152299" </w:delInstrText>
        </w:r>
        <w:r w:rsidR="00575AC8" w:rsidRPr="008E1A76" w:rsidDel="008D6C15">
          <w:rPr>
            <w:color w:val="000000" w:themeColor="text1"/>
            <w:rPrChange w:id="7327" w:author="Natasha Hardy" w:date="2021-12-10T13:32:00Z">
              <w:rPr/>
            </w:rPrChange>
          </w:rPr>
          <w:fldChar w:fldCharType="separate"/>
        </w:r>
        <w:r w:rsidR="00C57641" w:rsidRPr="008E1A76" w:rsidDel="008D6C15">
          <w:rPr>
            <w:rStyle w:val="Hyperlink"/>
            <w:color w:val="000000" w:themeColor="text1"/>
            <w:rPrChange w:id="7328" w:author="Natasha Hardy" w:date="2021-12-10T13:32:00Z">
              <w:rPr>
                <w:rStyle w:val="Hyperlink"/>
              </w:rPr>
            </w:rPrChange>
          </w:rPr>
          <w:delText>https://doi.org/10.1080/00028487.2016.1152299</w:delText>
        </w:r>
        <w:r w:rsidR="00575AC8" w:rsidRPr="008E1A76" w:rsidDel="008D6C15">
          <w:rPr>
            <w:rStyle w:val="Hyperlink"/>
            <w:color w:val="000000" w:themeColor="text1"/>
            <w:rPrChange w:id="7329" w:author="Natasha Hardy" w:date="2021-12-10T13:32:00Z">
              <w:rPr>
                <w:rStyle w:val="Hyperlink"/>
              </w:rPr>
            </w:rPrChange>
          </w:rPr>
          <w:fldChar w:fldCharType="end"/>
        </w:r>
        <w:r w:rsidR="00C57641" w:rsidRPr="008E1A76" w:rsidDel="008D6C15">
          <w:rPr>
            <w:color w:val="000000" w:themeColor="text1"/>
            <w:rPrChange w:id="7330" w:author="Natasha Hardy" w:date="2021-12-10T13:32:00Z">
              <w:rPr/>
            </w:rPrChange>
          </w:rPr>
          <w:delText xml:space="preserve"> </w:delText>
        </w:r>
      </w:del>
    </w:p>
    <w:p w14:paraId="27D4BE5A" w14:textId="5DB8A406" w:rsidR="00005583" w:rsidRPr="008E1A76" w:rsidRDefault="00005583" w:rsidP="001553A7">
      <w:pPr>
        <w:widowControl w:val="0"/>
        <w:pBdr>
          <w:top w:val="nil"/>
          <w:left w:val="nil"/>
          <w:bottom w:val="nil"/>
          <w:right w:val="nil"/>
          <w:between w:val="nil"/>
        </w:pBdr>
        <w:ind w:left="720" w:hanging="720"/>
        <w:rPr>
          <w:color w:val="000000" w:themeColor="text1"/>
          <w:rPrChange w:id="7331" w:author="Natasha Hardy" w:date="2021-12-10T13:32:00Z">
            <w:rPr/>
          </w:rPrChange>
        </w:rPr>
      </w:pPr>
      <w:proofErr w:type="spellStart"/>
      <w:r w:rsidRPr="008E1A76">
        <w:rPr>
          <w:color w:val="000000" w:themeColor="text1"/>
          <w:rPrChange w:id="7332" w:author="Natasha Hardy" w:date="2021-12-10T13:32:00Z">
            <w:rPr/>
          </w:rPrChange>
        </w:rPr>
        <w:t>Seersholm</w:t>
      </w:r>
      <w:proofErr w:type="spellEnd"/>
      <w:r w:rsidRPr="008E1A76">
        <w:rPr>
          <w:color w:val="000000" w:themeColor="text1"/>
          <w:rPrChange w:id="7333" w:author="Natasha Hardy" w:date="2021-12-10T13:32:00Z">
            <w:rPr/>
          </w:rPrChange>
        </w:rPr>
        <w:t xml:space="preserve">, F. V., Cole, T. L., </w:t>
      </w:r>
      <w:proofErr w:type="spellStart"/>
      <w:r w:rsidRPr="008E1A76">
        <w:rPr>
          <w:color w:val="000000" w:themeColor="text1"/>
          <w:rPrChange w:id="7334" w:author="Natasha Hardy" w:date="2021-12-10T13:32:00Z">
            <w:rPr/>
          </w:rPrChange>
        </w:rPr>
        <w:t>Grealy</w:t>
      </w:r>
      <w:proofErr w:type="spellEnd"/>
      <w:r w:rsidRPr="008E1A76">
        <w:rPr>
          <w:color w:val="000000" w:themeColor="text1"/>
          <w:rPrChange w:id="7335" w:author="Natasha Hardy" w:date="2021-12-10T13:32:00Z">
            <w:rPr/>
          </w:rPrChange>
        </w:rPr>
        <w:t xml:space="preserve">, A., </w:t>
      </w:r>
      <w:proofErr w:type="spellStart"/>
      <w:r w:rsidRPr="008E1A76">
        <w:rPr>
          <w:color w:val="000000" w:themeColor="text1"/>
          <w:rPrChange w:id="7336" w:author="Natasha Hardy" w:date="2021-12-10T13:32:00Z">
            <w:rPr/>
          </w:rPrChange>
        </w:rPr>
        <w:t>Rawlence</w:t>
      </w:r>
      <w:proofErr w:type="spellEnd"/>
      <w:r w:rsidRPr="008E1A76">
        <w:rPr>
          <w:color w:val="000000" w:themeColor="text1"/>
          <w:rPrChange w:id="7337" w:author="Natasha Hardy" w:date="2021-12-10T13:32:00Z">
            <w:rPr/>
          </w:rPrChange>
        </w:rPr>
        <w:t xml:space="preserve">, N. J., Greig, K., Knapp, M., Stat, M., Hansen, A. J., Easton, L. J., Shepherd, L., Tennyson, A. J. D., Scofield, R. P., Walter, R., &amp; Bunce, M. (2018). Subsistence practices, past biodiversity, and anthropogenic impacts revealed by New Zealand-wide ancient DNA survey. Proceedings of the National Academy of Sciences </w:t>
      </w:r>
      <w:r w:rsidRPr="008E1A76">
        <w:rPr>
          <w:b/>
          <w:bCs/>
          <w:color w:val="000000" w:themeColor="text1"/>
          <w:rPrChange w:id="7338" w:author="Natasha Hardy" w:date="2021-12-10T13:32:00Z">
            <w:rPr>
              <w:b/>
              <w:bCs/>
            </w:rPr>
          </w:rPrChange>
        </w:rPr>
        <w:t>115</w:t>
      </w:r>
      <w:r w:rsidR="00C57641" w:rsidRPr="008E1A76">
        <w:rPr>
          <w:color w:val="000000" w:themeColor="text1"/>
          <w:rPrChange w:id="7339" w:author="Natasha Hardy" w:date="2021-12-10T13:32:00Z">
            <w:rPr/>
          </w:rPrChange>
        </w:rPr>
        <w:t>:</w:t>
      </w:r>
      <w:r w:rsidRPr="008E1A76">
        <w:rPr>
          <w:color w:val="000000" w:themeColor="text1"/>
          <w:rPrChange w:id="7340" w:author="Natasha Hardy" w:date="2021-12-10T13:32:00Z">
            <w:rPr/>
          </w:rPrChange>
        </w:rPr>
        <w:t xml:space="preserve">30, 7771–7776. </w:t>
      </w:r>
      <w:r w:rsidR="00575AC8" w:rsidRPr="008E1A76">
        <w:rPr>
          <w:color w:val="000000" w:themeColor="text1"/>
          <w:rPrChange w:id="7341" w:author="Natasha Hardy" w:date="2021-12-10T13:32:00Z">
            <w:rPr/>
          </w:rPrChange>
        </w:rPr>
        <w:fldChar w:fldCharType="begin"/>
      </w:r>
      <w:r w:rsidR="00575AC8" w:rsidRPr="008E1A76">
        <w:rPr>
          <w:color w:val="000000" w:themeColor="text1"/>
          <w:rPrChange w:id="7342" w:author="Natasha Hardy" w:date="2021-12-10T13:32:00Z">
            <w:rPr/>
          </w:rPrChange>
        </w:rPr>
        <w:instrText xml:space="preserve"> HYPERLINK "https://doi.org/10.1073/pnas.1803573115" </w:instrText>
      </w:r>
      <w:r w:rsidR="00575AC8" w:rsidRPr="008E1A76">
        <w:rPr>
          <w:color w:val="000000" w:themeColor="text1"/>
          <w:rPrChange w:id="7343" w:author="Natasha Hardy" w:date="2021-12-10T13:32:00Z">
            <w:rPr/>
          </w:rPrChange>
        </w:rPr>
        <w:fldChar w:fldCharType="separate"/>
      </w:r>
      <w:del w:id="7344" w:author="Natasha Hardy" w:date="2021-11-12T16:39:00Z">
        <w:r w:rsidR="00C57641" w:rsidRPr="008E1A76" w:rsidDel="003F3FBC">
          <w:rPr>
            <w:rStyle w:val="Hyperlink"/>
            <w:color w:val="000000" w:themeColor="text1"/>
            <w:rPrChange w:id="7345" w:author="Natasha Hardy" w:date="2021-12-10T13:32:00Z">
              <w:rPr>
                <w:rStyle w:val="Hyperlink"/>
              </w:rPr>
            </w:rPrChange>
          </w:rPr>
          <w:delText>https://</w:delText>
        </w:r>
      </w:del>
      <w:r w:rsidR="00C57641" w:rsidRPr="008E1A76">
        <w:rPr>
          <w:rStyle w:val="Hyperlink"/>
          <w:color w:val="000000" w:themeColor="text1"/>
          <w:rPrChange w:id="7346" w:author="Natasha Hardy" w:date="2021-12-10T13:32:00Z">
            <w:rPr>
              <w:rStyle w:val="Hyperlink"/>
            </w:rPr>
          </w:rPrChange>
        </w:rPr>
        <w:t>doi.org/10.1073/pnas.1803573115</w:t>
      </w:r>
      <w:r w:rsidR="00575AC8" w:rsidRPr="008E1A76">
        <w:rPr>
          <w:rStyle w:val="Hyperlink"/>
          <w:color w:val="000000" w:themeColor="text1"/>
          <w:rPrChange w:id="7347" w:author="Natasha Hardy" w:date="2021-12-10T13:32:00Z">
            <w:rPr>
              <w:rStyle w:val="Hyperlink"/>
            </w:rPr>
          </w:rPrChange>
        </w:rPr>
        <w:fldChar w:fldCharType="end"/>
      </w:r>
      <w:r w:rsidR="00C57641" w:rsidRPr="008E1A76">
        <w:rPr>
          <w:color w:val="000000" w:themeColor="text1"/>
          <w:rPrChange w:id="7348" w:author="Natasha Hardy" w:date="2021-12-10T13:32:00Z">
            <w:rPr/>
          </w:rPrChange>
        </w:rPr>
        <w:t xml:space="preserve"> </w:t>
      </w:r>
    </w:p>
    <w:p w14:paraId="279753EB" w14:textId="4FFDEC5B" w:rsidR="00005583" w:rsidRPr="008E1A76" w:rsidRDefault="00005583" w:rsidP="001553A7">
      <w:pPr>
        <w:widowControl w:val="0"/>
        <w:pBdr>
          <w:top w:val="nil"/>
          <w:left w:val="nil"/>
          <w:bottom w:val="nil"/>
          <w:right w:val="nil"/>
          <w:between w:val="nil"/>
        </w:pBdr>
        <w:ind w:left="720" w:hanging="720"/>
        <w:rPr>
          <w:color w:val="000000" w:themeColor="text1"/>
          <w:rPrChange w:id="7349" w:author="Natasha Hardy" w:date="2021-12-10T13:32:00Z">
            <w:rPr/>
          </w:rPrChange>
        </w:rPr>
      </w:pPr>
      <w:r w:rsidRPr="008E1A76">
        <w:rPr>
          <w:color w:val="000000" w:themeColor="text1"/>
          <w:rPrChange w:id="7350" w:author="Natasha Hardy" w:date="2021-12-10T13:32:00Z">
            <w:rPr/>
          </w:rPrChange>
        </w:rPr>
        <w:t xml:space="preserve">Shaughnessy, P. D., Australia, &amp; Environment Australia. (1999). The action plan for Australian seals. Environment Australia. </w:t>
      </w:r>
      <w:r w:rsidR="00575AC8" w:rsidRPr="008E1A76">
        <w:rPr>
          <w:color w:val="000000" w:themeColor="text1"/>
          <w:rPrChange w:id="7351" w:author="Natasha Hardy" w:date="2021-12-10T13:32:00Z">
            <w:rPr/>
          </w:rPrChange>
        </w:rPr>
        <w:fldChar w:fldCharType="begin"/>
      </w:r>
      <w:r w:rsidR="00575AC8" w:rsidRPr="008E1A76">
        <w:rPr>
          <w:color w:val="000000" w:themeColor="text1"/>
          <w:rPrChange w:id="7352" w:author="Natasha Hardy" w:date="2021-12-10T13:32:00Z">
            <w:rPr/>
          </w:rPrChange>
        </w:rPr>
        <w:instrText xml:space="preserve"> HYPERLINK "http://catalog.hathitrust.org/api/volumes/oclc/43839899.html" </w:instrText>
      </w:r>
      <w:r w:rsidR="00575AC8" w:rsidRPr="008E1A76">
        <w:rPr>
          <w:color w:val="000000" w:themeColor="text1"/>
          <w:rPrChange w:id="7353" w:author="Natasha Hardy" w:date="2021-12-10T13:32:00Z">
            <w:rPr/>
          </w:rPrChange>
        </w:rPr>
        <w:fldChar w:fldCharType="separate"/>
      </w:r>
      <w:del w:id="7354" w:author="Natasha Hardy" w:date="2021-11-12T16:40:00Z">
        <w:r w:rsidR="00C57641" w:rsidRPr="008E1A76" w:rsidDel="003F3FBC">
          <w:rPr>
            <w:rStyle w:val="Hyperlink"/>
            <w:color w:val="000000" w:themeColor="text1"/>
            <w:rPrChange w:id="7355" w:author="Natasha Hardy" w:date="2021-12-10T13:32:00Z">
              <w:rPr>
                <w:rStyle w:val="Hyperlink"/>
              </w:rPr>
            </w:rPrChange>
          </w:rPr>
          <w:delText>http://</w:delText>
        </w:r>
      </w:del>
      <w:r w:rsidR="00C57641" w:rsidRPr="008E1A76">
        <w:rPr>
          <w:rStyle w:val="Hyperlink"/>
          <w:color w:val="000000" w:themeColor="text1"/>
          <w:rPrChange w:id="7356" w:author="Natasha Hardy" w:date="2021-12-10T13:32:00Z">
            <w:rPr>
              <w:rStyle w:val="Hyperlink"/>
            </w:rPr>
          </w:rPrChange>
        </w:rPr>
        <w:t>catalog.hathitrust.org/</w:t>
      </w:r>
      <w:proofErr w:type="spellStart"/>
      <w:r w:rsidR="00C57641" w:rsidRPr="008E1A76">
        <w:rPr>
          <w:rStyle w:val="Hyperlink"/>
          <w:color w:val="000000" w:themeColor="text1"/>
          <w:rPrChange w:id="7357" w:author="Natasha Hardy" w:date="2021-12-10T13:32:00Z">
            <w:rPr>
              <w:rStyle w:val="Hyperlink"/>
            </w:rPr>
          </w:rPrChange>
        </w:rPr>
        <w:t>api</w:t>
      </w:r>
      <w:proofErr w:type="spellEnd"/>
      <w:r w:rsidR="00C57641" w:rsidRPr="008E1A76">
        <w:rPr>
          <w:rStyle w:val="Hyperlink"/>
          <w:color w:val="000000" w:themeColor="text1"/>
          <w:rPrChange w:id="7358" w:author="Natasha Hardy" w:date="2021-12-10T13:32:00Z">
            <w:rPr>
              <w:rStyle w:val="Hyperlink"/>
            </w:rPr>
          </w:rPrChange>
        </w:rPr>
        <w:t>/volumes/</w:t>
      </w:r>
      <w:proofErr w:type="spellStart"/>
      <w:r w:rsidR="00C57641" w:rsidRPr="008E1A76">
        <w:rPr>
          <w:rStyle w:val="Hyperlink"/>
          <w:color w:val="000000" w:themeColor="text1"/>
          <w:rPrChange w:id="7359" w:author="Natasha Hardy" w:date="2021-12-10T13:32:00Z">
            <w:rPr>
              <w:rStyle w:val="Hyperlink"/>
            </w:rPr>
          </w:rPrChange>
        </w:rPr>
        <w:t>oclc</w:t>
      </w:r>
      <w:proofErr w:type="spellEnd"/>
      <w:r w:rsidR="00C57641" w:rsidRPr="008E1A76">
        <w:rPr>
          <w:rStyle w:val="Hyperlink"/>
          <w:color w:val="000000" w:themeColor="text1"/>
          <w:rPrChange w:id="7360" w:author="Natasha Hardy" w:date="2021-12-10T13:32:00Z">
            <w:rPr>
              <w:rStyle w:val="Hyperlink"/>
            </w:rPr>
          </w:rPrChange>
        </w:rPr>
        <w:t>/43839899.html</w:t>
      </w:r>
      <w:r w:rsidR="00575AC8" w:rsidRPr="008E1A76">
        <w:rPr>
          <w:rStyle w:val="Hyperlink"/>
          <w:color w:val="000000" w:themeColor="text1"/>
          <w:rPrChange w:id="7361" w:author="Natasha Hardy" w:date="2021-12-10T13:32:00Z">
            <w:rPr>
              <w:rStyle w:val="Hyperlink"/>
            </w:rPr>
          </w:rPrChange>
        </w:rPr>
        <w:fldChar w:fldCharType="end"/>
      </w:r>
      <w:r w:rsidR="00C57641" w:rsidRPr="008E1A76">
        <w:rPr>
          <w:color w:val="000000" w:themeColor="text1"/>
          <w:rPrChange w:id="7362" w:author="Natasha Hardy" w:date="2021-12-10T13:32:00Z">
            <w:rPr/>
          </w:rPrChange>
        </w:rPr>
        <w:t xml:space="preserve"> </w:t>
      </w:r>
    </w:p>
    <w:p w14:paraId="5892C803" w14:textId="4E684C69" w:rsidR="00005583" w:rsidRPr="008E1A76" w:rsidRDefault="00005583" w:rsidP="001553A7">
      <w:pPr>
        <w:widowControl w:val="0"/>
        <w:pBdr>
          <w:top w:val="nil"/>
          <w:left w:val="nil"/>
          <w:bottom w:val="nil"/>
          <w:right w:val="nil"/>
          <w:between w:val="nil"/>
        </w:pBdr>
        <w:ind w:left="720" w:hanging="720"/>
        <w:rPr>
          <w:ins w:id="7363" w:author="Rebecca McIntosh" w:date="2021-10-28T10:13:00Z"/>
          <w:color w:val="000000" w:themeColor="text1"/>
          <w:rPrChange w:id="7364" w:author="Natasha Hardy" w:date="2021-12-10T13:32:00Z">
            <w:rPr>
              <w:ins w:id="7365" w:author="Rebecca McIntosh" w:date="2021-10-28T10:13:00Z"/>
            </w:rPr>
          </w:rPrChange>
        </w:rPr>
      </w:pPr>
      <w:r w:rsidRPr="008E1A76">
        <w:rPr>
          <w:color w:val="000000" w:themeColor="text1"/>
          <w:rPrChange w:id="7366" w:author="Natasha Hardy" w:date="2021-12-10T13:32:00Z">
            <w:rPr/>
          </w:rPrChange>
        </w:rPr>
        <w:t xml:space="preserve">Shaughnessy, P. D., Kirkwood, R., </w:t>
      </w:r>
      <w:proofErr w:type="spellStart"/>
      <w:r w:rsidRPr="008E1A76">
        <w:rPr>
          <w:color w:val="000000" w:themeColor="text1"/>
          <w:rPrChange w:id="7367" w:author="Natasha Hardy" w:date="2021-12-10T13:32:00Z">
            <w:rPr/>
          </w:rPrChange>
        </w:rPr>
        <w:t>Cawthorn</w:t>
      </w:r>
      <w:proofErr w:type="spellEnd"/>
      <w:r w:rsidRPr="008E1A76">
        <w:rPr>
          <w:color w:val="000000" w:themeColor="text1"/>
          <w:rPrChange w:id="7368" w:author="Natasha Hardy" w:date="2021-12-10T13:32:00Z">
            <w:rPr/>
          </w:rPrChange>
        </w:rPr>
        <w:t xml:space="preserve">, M., Kemper, C., &amp; Pemberton, D. (2003). Pinnipeds, cetaceans and fisheries in Australia; a review of operational interactions. In Marine mammals: Fisheries, tourism and management issues. (N. Gales, M. </w:t>
      </w:r>
      <w:proofErr w:type="spellStart"/>
      <w:r w:rsidRPr="008E1A76">
        <w:rPr>
          <w:color w:val="000000" w:themeColor="text1"/>
          <w:rPrChange w:id="7369" w:author="Natasha Hardy" w:date="2021-12-10T13:32:00Z">
            <w:rPr/>
          </w:rPrChange>
        </w:rPr>
        <w:t>Hindell</w:t>
      </w:r>
      <w:proofErr w:type="spellEnd"/>
      <w:r w:rsidRPr="008E1A76">
        <w:rPr>
          <w:color w:val="000000" w:themeColor="text1"/>
          <w:rPrChange w:id="7370" w:author="Natasha Hardy" w:date="2021-12-10T13:32:00Z">
            <w:rPr/>
          </w:rPrChange>
        </w:rPr>
        <w:t xml:space="preserve"> and R. Kirkwood., pp. 136-152.). CSIRO Publishing.</w:t>
      </w:r>
    </w:p>
    <w:p w14:paraId="2CC9E491" w14:textId="7A6D971C" w:rsidR="006A3CFB" w:rsidRPr="008E1A76" w:rsidDel="006A2743" w:rsidRDefault="000742DF" w:rsidP="001553A7">
      <w:pPr>
        <w:widowControl w:val="0"/>
        <w:pBdr>
          <w:top w:val="nil"/>
          <w:left w:val="nil"/>
          <w:bottom w:val="nil"/>
          <w:right w:val="nil"/>
          <w:between w:val="nil"/>
        </w:pBdr>
        <w:ind w:left="720" w:hanging="720"/>
        <w:rPr>
          <w:del w:id="7371" w:author="Rebecca McIntosh" w:date="2021-10-28T10:13:00Z"/>
          <w:rStyle w:val="Hyperlink"/>
          <w:color w:val="000000" w:themeColor="text1"/>
          <w:rPrChange w:id="7372" w:author="Natasha Hardy" w:date="2021-12-10T13:32:00Z">
            <w:rPr>
              <w:del w:id="7373" w:author="Rebecca McIntosh" w:date="2021-10-28T10:13:00Z"/>
              <w:rStyle w:val="Hyperlink"/>
            </w:rPr>
          </w:rPrChange>
        </w:rPr>
        <w:pPrChange w:id="7374" w:author="Natasha Hardy" w:date="2021-12-10T11:33:00Z">
          <w:pPr>
            <w:widowControl w:val="0"/>
            <w:pBdr>
              <w:top w:val="nil"/>
              <w:left w:val="nil"/>
              <w:bottom w:val="nil"/>
              <w:right w:val="nil"/>
              <w:between w:val="nil"/>
            </w:pBdr>
            <w:ind w:left="720" w:hanging="720"/>
          </w:pPr>
        </w:pPrChange>
      </w:pPr>
      <w:r w:rsidRPr="008E1A76">
        <w:rPr>
          <w:color w:val="000000" w:themeColor="text1"/>
          <w:rPrChange w:id="7375" w:author="Natasha Hardy" w:date="2021-12-10T13:32:00Z">
            <w:rPr/>
          </w:rPrChange>
        </w:rPr>
        <w:t>Shaughnessy, P. D., Goldsworthy, S. D., Mackay, A. I. (2015). The long-nosed fur seal (</w:t>
      </w:r>
      <w:r w:rsidRPr="008E1A76">
        <w:rPr>
          <w:i/>
          <w:color w:val="000000" w:themeColor="text1"/>
          <w:rPrChange w:id="7376" w:author="Natasha Hardy" w:date="2021-12-10T13:32:00Z">
            <w:rPr>
              <w:i/>
            </w:rPr>
          </w:rPrChange>
        </w:rPr>
        <w:t xml:space="preserve">Arctocephalus </w:t>
      </w:r>
      <w:proofErr w:type="spellStart"/>
      <w:r w:rsidRPr="008E1A76">
        <w:rPr>
          <w:i/>
          <w:color w:val="000000" w:themeColor="text1"/>
          <w:rPrChange w:id="7377" w:author="Natasha Hardy" w:date="2021-12-10T13:32:00Z">
            <w:rPr>
              <w:i/>
            </w:rPr>
          </w:rPrChange>
        </w:rPr>
        <w:t>forsteri</w:t>
      </w:r>
      <w:proofErr w:type="spellEnd"/>
      <w:r w:rsidRPr="008E1A76">
        <w:rPr>
          <w:color w:val="000000" w:themeColor="text1"/>
          <w:rPrChange w:id="7378" w:author="Natasha Hardy" w:date="2021-12-10T13:32:00Z">
            <w:rPr/>
          </w:rPrChange>
        </w:rPr>
        <w:t xml:space="preserve">) in South Australia in 2013–14: Abundance, status and trends. Australian Journal of Zoology </w:t>
      </w:r>
      <w:r w:rsidRPr="008E1A76">
        <w:rPr>
          <w:b/>
          <w:bCs/>
          <w:color w:val="000000" w:themeColor="text1"/>
          <w:rPrChange w:id="7379" w:author="Natasha Hardy" w:date="2021-12-10T13:32:00Z">
            <w:rPr>
              <w:b/>
              <w:bCs/>
            </w:rPr>
          </w:rPrChange>
        </w:rPr>
        <w:t>63</w:t>
      </w:r>
      <w:r w:rsidRPr="008E1A76">
        <w:rPr>
          <w:color w:val="000000" w:themeColor="text1"/>
          <w:rPrChange w:id="7380" w:author="Natasha Hardy" w:date="2021-12-10T13:32:00Z">
            <w:rPr/>
          </w:rPrChange>
        </w:rPr>
        <w:t xml:space="preserve">:2, 101–110. </w:t>
      </w:r>
      <w:r w:rsidR="001478AB" w:rsidRPr="008E1A76">
        <w:rPr>
          <w:color w:val="000000" w:themeColor="text1"/>
          <w:rPrChange w:id="7381" w:author="Natasha Hardy" w:date="2021-12-10T13:32:00Z">
            <w:rPr/>
          </w:rPrChange>
        </w:rPr>
        <w:fldChar w:fldCharType="begin"/>
      </w:r>
      <w:r w:rsidR="001478AB" w:rsidRPr="008E1A76">
        <w:rPr>
          <w:color w:val="000000" w:themeColor="text1"/>
          <w:rPrChange w:id="7382" w:author="Natasha Hardy" w:date="2021-12-10T13:32:00Z">
            <w:rPr/>
          </w:rPrChange>
        </w:rPr>
        <w:instrText xml:space="preserve"> HYPERLINK "https://doi.org/10.1071/ZO14103" </w:instrText>
      </w:r>
      <w:r w:rsidR="001478AB" w:rsidRPr="008E1A76">
        <w:rPr>
          <w:color w:val="000000" w:themeColor="text1"/>
          <w:rPrChange w:id="7383" w:author="Natasha Hardy" w:date="2021-12-10T13:32:00Z">
            <w:rPr/>
          </w:rPrChange>
        </w:rPr>
        <w:fldChar w:fldCharType="separate"/>
      </w:r>
      <w:del w:id="7384" w:author="Natasha Hardy" w:date="2021-11-12T16:39:00Z">
        <w:r w:rsidRPr="008E1A76" w:rsidDel="003F3FBC">
          <w:rPr>
            <w:rStyle w:val="Hyperlink"/>
            <w:color w:val="000000" w:themeColor="text1"/>
            <w:rPrChange w:id="7385" w:author="Natasha Hardy" w:date="2021-12-10T13:32:00Z">
              <w:rPr>
                <w:rStyle w:val="Hyperlink"/>
              </w:rPr>
            </w:rPrChange>
          </w:rPr>
          <w:delText>https://</w:delText>
        </w:r>
      </w:del>
      <w:r w:rsidRPr="008E1A76">
        <w:rPr>
          <w:rStyle w:val="Hyperlink"/>
          <w:color w:val="000000" w:themeColor="text1"/>
          <w:rPrChange w:id="7386" w:author="Natasha Hardy" w:date="2021-12-10T13:32:00Z">
            <w:rPr>
              <w:rStyle w:val="Hyperlink"/>
            </w:rPr>
          </w:rPrChange>
        </w:rPr>
        <w:t>doi.org/10.1071/ZO14103</w:t>
      </w:r>
      <w:r w:rsidR="001478AB" w:rsidRPr="008E1A76">
        <w:rPr>
          <w:rStyle w:val="Hyperlink"/>
          <w:color w:val="000000" w:themeColor="text1"/>
          <w:rPrChange w:id="7387" w:author="Natasha Hardy" w:date="2021-12-10T13:32:00Z">
            <w:rPr>
              <w:rStyle w:val="Hyperlink"/>
            </w:rPr>
          </w:rPrChange>
        </w:rPr>
        <w:fldChar w:fldCharType="end"/>
      </w:r>
    </w:p>
    <w:p w14:paraId="28E6C8D6" w14:textId="77777777" w:rsidR="006A2743" w:rsidRPr="008E1A76" w:rsidRDefault="006A2743" w:rsidP="001553A7">
      <w:pPr>
        <w:widowControl w:val="0"/>
        <w:pBdr>
          <w:top w:val="nil"/>
          <w:left w:val="nil"/>
          <w:bottom w:val="nil"/>
          <w:right w:val="nil"/>
          <w:between w:val="nil"/>
        </w:pBdr>
        <w:ind w:left="720" w:hanging="720"/>
        <w:rPr>
          <w:ins w:id="7388" w:author="Rebecca McIntosh" w:date="2021-10-28T17:59:00Z"/>
          <w:color w:val="000000" w:themeColor="text1"/>
          <w:u w:val="single"/>
          <w:rPrChange w:id="7389" w:author="Natasha Hardy" w:date="2021-12-10T13:32:00Z">
            <w:rPr>
              <w:ins w:id="7390" w:author="Rebecca McIntosh" w:date="2021-10-28T17:59:00Z"/>
            </w:rPr>
          </w:rPrChange>
        </w:rPr>
      </w:pPr>
    </w:p>
    <w:p w14:paraId="12100B1C" w14:textId="655023ED" w:rsidR="00005583" w:rsidRPr="008E1A76" w:rsidRDefault="00005583" w:rsidP="001553A7">
      <w:pPr>
        <w:widowControl w:val="0"/>
        <w:pBdr>
          <w:top w:val="nil"/>
          <w:left w:val="nil"/>
          <w:bottom w:val="nil"/>
          <w:right w:val="nil"/>
          <w:between w:val="nil"/>
        </w:pBdr>
        <w:ind w:left="720" w:hanging="720"/>
        <w:rPr>
          <w:color w:val="000000" w:themeColor="text1"/>
          <w:rPrChange w:id="7391" w:author="Natasha Hardy" w:date="2021-12-10T13:32:00Z">
            <w:rPr/>
          </w:rPrChange>
        </w:rPr>
      </w:pPr>
      <w:proofErr w:type="spellStart"/>
      <w:r w:rsidRPr="008E1A76">
        <w:rPr>
          <w:color w:val="000000" w:themeColor="text1"/>
          <w:rPrChange w:id="7392" w:author="Natasha Hardy" w:date="2021-12-10T13:32:00Z">
            <w:rPr/>
          </w:rPrChange>
        </w:rPr>
        <w:t>Sigsgaard</w:t>
      </w:r>
      <w:proofErr w:type="spellEnd"/>
      <w:r w:rsidRPr="008E1A76">
        <w:rPr>
          <w:color w:val="000000" w:themeColor="text1"/>
          <w:rPrChange w:id="7393" w:author="Natasha Hardy" w:date="2021-12-10T13:32:00Z">
            <w:rPr/>
          </w:rPrChange>
        </w:rPr>
        <w:t xml:space="preserve">, E. E., Nielsen, I. B., Bach, S. S., Lorenzen, E. D., Robinson, D. P., Knudsen, S. W., Pedersen, M. W., </w:t>
      </w:r>
      <w:proofErr w:type="spellStart"/>
      <w:r w:rsidRPr="008E1A76">
        <w:rPr>
          <w:color w:val="000000" w:themeColor="text1"/>
          <w:rPrChange w:id="7394" w:author="Natasha Hardy" w:date="2021-12-10T13:32:00Z">
            <w:rPr/>
          </w:rPrChange>
        </w:rPr>
        <w:t>Jaidah</w:t>
      </w:r>
      <w:proofErr w:type="spellEnd"/>
      <w:r w:rsidRPr="008E1A76">
        <w:rPr>
          <w:color w:val="000000" w:themeColor="text1"/>
          <w:rPrChange w:id="7395" w:author="Natasha Hardy" w:date="2021-12-10T13:32:00Z">
            <w:rPr/>
          </w:rPrChange>
        </w:rPr>
        <w:t xml:space="preserve">, M. A., Orlando, L., </w:t>
      </w:r>
      <w:proofErr w:type="spellStart"/>
      <w:r w:rsidRPr="008E1A76">
        <w:rPr>
          <w:color w:val="000000" w:themeColor="text1"/>
          <w:rPrChange w:id="7396" w:author="Natasha Hardy" w:date="2021-12-10T13:32:00Z">
            <w:rPr/>
          </w:rPrChange>
        </w:rPr>
        <w:t>Willerslev</w:t>
      </w:r>
      <w:proofErr w:type="spellEnd"/>
      <w:r w:rsidRPr="008E1A76">
        <w:rPr>
          <w:color w:val="000000" w:themeColor="text1"/>
          <w:rPrChange w:id="7397" w:author="Natasha Hardy" w:date="2021-12-10T13:32:00Z">
            <w:rPr/>
          </w:rPrChange>
        </w:rPr>
        <w:t xml:space="preserve">, E., </w:t>
      </w:r>
      <w:proofErr w:type="spellStart"/>
      <w:r w:rsidRPr="008E1A76">
        <w:rPr>
          <w:color w:val="000000" w:themeColor="text1"/>
          <w:rPrChange w:id="7398" w:author="Natasha Hardy" w:date="2021-12-10T13:32:00Z">
            <w:rPr/>
          </w:rPrChange>
        </w:rPr>
        <w:t>Møller</w:t>
      </w:r>
      <w:proofErr w:type="spellEnd"/>
      <w:r w:rsidRPr="008E1A76">
        <w:rPr>
          <w:color w:val="000000" w:themeColor="text1"/>
          <w:rPrChange w:id="7399" w:author="Natasha Hardy" w:date="2021-12-10T13:32:00Z">
            <w:rPr/>
          </w:rPrChange>
        </w:rPr>
        <w:t xml:space="preserve">, P. R., &amp; Thomsen, P. F. (2016). Population characteristics of a large whale shark aggregation inferred from seawater environmental DNA. Nature Ecology &amp; Evolution </w:t>
      </w:r>
      <w:r w:rsidRPr="008E1A76">
        <w:rPr>
          <w:b/>
          <w:bCs/>
          <w:color w:val="000000" w:themeColor="text1"/>
          <w:rPrChange w:id="7400" w:author="Natasha Hardy" w:date="2021-12-10T13:32:00Z">
            <w:rPr>
              <w:b/>
              <w:bCs/>
            </w:rPr>
          </w:rPrChange>
        </w:rPr>
        <w:t>1</w:t>
      </w:r>
      <w:r w:rsidR="00C57641" w:rsidRPr="008E1A76">
        <w:rPr>
          <w:color w:val="000000" w:themeColor="text1"/>
          <w:rPrChange w:id="7401" w:author="Natasha Hardy" w:date="2021-12-10T13:32:00Z">
            <w:rPr/>
          </w:rPrChange>
        </w:rPr>
        <w:t>:</w:t>
      </w:r>
      <w:r w:rsidRPr="008E1A76">
        <w:rPr>
          <w:color w:val="000000" w:themeColor="text1"/>
          <w:rPrChange w:id="7402" w:author="Natasha Hardy" w:date="2021-12-10T13:32:00Z">
            <w:rPr/>
          </w:rPrChange>
        </w:rPr>
        <w:t xml:space="preserve">1, 1–5. </w:t>
      </w:r>
      <w:r w:rsidR="00575AC8" w:rsidRPr="008E1A76">
        <w:rPr>
          <w:color w:val="000000" w:themeColor="text1"/>
          <w:rPrChange w:id="7403" w:author="Natasha Hardy" w:date="2021-12-10T13:32:00Z">
            <w:rPr/>
          </w:rPrChange>
        </w:rPr>
        <w:fldChar w:fldCharType="begin"/>
      </w:r>
      <w:r w:rsidR="00575AC8" w:rsidRPr="008E1A76">
        <w:rPr>
          <w:color w:val="000000" w:themeColor="text1"/>
          <w:rPrChange w:id="7404" w:author="Natasha Hardy" w:date="2021-12-10T13:32:00Z">
            <w:rPr/>
          </w:rPrChange>
        </w:rPr>
        <w:instrText xml:space="preserve"> HYPERLINK "https://doi.org/10.1038/s41559-016-0004" </w:instrText>
      </w:r>
      <w:r w:rsidR="00575AC8" w:rsidRPr="008E1A76">
        <w:rPr>
          <w:color w:val="000000" w:themeColor="text1"/>
          <w:rPrChange w:id="7405" w:author="Natasha Hardy" w:date="2021-12-10T13:32:00Z">
            <w:rPr/>
          </w:rPrChange>
        </w:rPr>
        <w:fldChar w:fldCharType="separate"/>
      </w:r>
      <w:del w:id="7406" w:author="Natasha Hardy" w:date="2021-11-12T16:39:00Z">
        <w:r w:rsidR="00C57641" w:rsidRPr="008E1A76" w:rsidDel="003F3FBC">
          <w:rPr>
            <w:rStyle w:val="Hyperlink"/>
            <w:color w:val="000000" w:themeColor="text1"/>
            <w:rPrChange w:id="7407" w:author="Natasha Hardy" w:date="2021-12-10T13:32:00Z">
              <w:rPr>
                <w:rStyle w:val="Hyperlink"/>
              </w:rPr>
            </w:rPrChange>
          </w:rPr>
          <w:delText>https://</w:delText>
        </w:r>
      </w:del>
      <w:r w:rsidR="00C57641" w:rsidRPr="008E1A76">
        <w:rPr>
          <w:rStyle w:val="Hyperlink"/>
          <w:color w:val="000000" w:themeColor="text1"/>
          <w:rPrChange w:id="7408" w:author="Natasha Hardy" w:date="2021-12-10T13:32:00Z">
            <w:rPr>
              <w:rStyle w:val="Hyperlink"/>
            </w:rPr>
          </w:rPrChange>
        </w:rPr>
        <w:t>doi.org/10.1038/s41559-016-0004</w:t>
      </w:r>
      <w:r w:rsidR="00575AC8" w:rsidRPr="008E1A76">
        <w:rPr>
          <w:rStyle w:val="Hyperlink"/>
          <w:color w:val="000000" w:themeColor="text1"/>
          <w:rPrChange w:id="7409" w:author="Natasha Hardy" w:date="2021-12-10T13:32:00Z">
            <w:rPr>
              <w:rStyle w:val="Hyperlink"/>
            </w:rPr>
          </w:rPrChange>
        </w:rPr>
        <w:fldChar w:fldCharType="end"/>
      </w:r>
      <w:r w:rsidR="00C57641" w:rsidRPr="008E1A76">
        <w:rPr>
          <w:color w:val="000000" w:themeColor="text1"/>
          <w:rPrChange w:id="7410" w:author="Natasha Hardy" w:date="2021-12-10T13:32:00Z">
            <w:rPr/>
          </w:rPrChange>
        </w:rPr>
        <w:t xml:space="preserve"> </w:t>
      </w:r>
    </w:p>
    <w:p w14:paraId="0C86F9DB" w14:textId="1E1E74C7" w:rsidR="00005583" w:rsidRPr="008E1A76" w:rsidDel="00F50503" w:rsidRDefault="00005583" w:rsidP="001553A7">
      <w:pPr>
        <w:widowControl w:val="0"/>
        <w:pBdr>
          <w:top w:val="nil"/>
          <w:left w:val="nil"/>
          <w:bottom w:val="nil"/>
          <w:right w:val="nil"/>
          <w:between w:val="nil"/>
        </w:pBdr>
        <w:ind w:left="720" w:hanging="720"/>
        <w:rPr>
          <w:del w:id="7411" w:author="Natasha Hardy" w:date="2021-11-12T16:13:00Z"/>
          <w:color w:val="000000" w:themeColor="text1"/>
          <w:rPrChange w:id="7412" w:author="Natasha Hardy" w:date="2021-12-10T13:32:00Z">
            <w:rPr>
              <w:del w:id="7413" w:author="Natasha Hardy" w:date="2021-11-12T16:13:00Z"/>
            </w:rPr>
          </w:rPrChange>
        </w:rPr>
        <w:pPrChange w:id="7414" w:author="Natasha Hardy" w:date="2021-12-10T11:33:00Z">
          <w:pPr>
            <w:widowControl w:val="0"/>
            <w:pBdr>
              <w:top w:val="nil"/>
              <w:left w:val="nil"/>
              <w:bottom w:val="nil"/>
              <w:right w:val="nil"/>
              <w:between w:val="nil"/>
            </w:pBdr>
            <w:ind w:left="720" w:hanging="720"/>
          </w:pPr>
        </w:pPrChange>
      </w:pPr>
      <w:del w:id="7415" w:author="Natasha Hardy" w:date="2021-11-12T16:13:00Z">
        <w:r w:rsidRPr="008E1A76" w:rsidDel="00F50503">
          <w:rPr>
            <w:color w:val="000000" w:themeColor="text1"/>
            <w:rPrChange w:id="7416" w:author="Natasha Hardy" w:date="2021-12-10T13:32:00Z">
              <w:rPr/>
            </w:rPrChange>
          </w:rPr>
          <w:delText xml:space="preserve">Skaala, Ø., Glover, K. A., Barlaup, B. T., &amp; Borgstrøm, R. (2014). Microsatellite DNA used for parentage identification of partly digested Atlantic salmon (Salmo salar) juveniles through non-destructive diet sampling in salmonids. Marine Biology Research </w:delText>
        </w:r>
        <w:r w:rsidRPr="008E1A76" w:rsidDel="00F50503">
          <w:rPr>
            <w:b/>
            <w:bCs/>
            <w:color w:val="000000" w:themeColor="text1"/>
            <w:rPrChange w:id="7417" w:author="Natasha Hardy" w:date="2021-12-10T13:32:00Z">
              <w:rPr>
                <w:b/>
                <w:bCs/>
              </w:rPr>
            </w:rPrChange>
          </w:rPr>
          <w:delText>10</w:delText>
        </w:r>
        <w:r w:rsidR="00C57641" w:rsidRPr="008E1A76" w:rsidDel="00F50503">
          <w:rPr>
            <w:color w:val="000000" w:themeColor="text1"/>
            <w:rPrChange w:id="7418" w:author="Natasha Hardy" w:date="2021-12-10T13:32:00Z">
              <w:rPr/>
            </w:rPrChange>
          </w:rPr>
          <w:delText>:</w:delText>
        </w:r>
        <w:r w:rsidRPr="008E1A76" w:rsidDel="00F50503">
          <w:rPr>
            <w:color w:val="000000" w:themeColor="text1"/>
            <w:rPrChange w:id="7419" w:author="Natasha Hardy" w:date="2021-12-10T13:32:00Z">
              <w:rPr/>
            </w:rPrChange>
          </w:rPr>
          <w:delText xml:space="preserve">3, 323–328. </w:delText>
        </w:r>
        <w:r w:rsidR="00575AC8" w:rsidRPr="008E1A76" w:rsidDel="00F50503">
          <w:rPr>
            <w:color w:val="000000" w:themeColor="text1"/>
            <w:rPrChange w:id="7420" w:author="Natasha Hardy" w:date="2021-12-10T13:32:00Z">
              <w:rPr/>
            </w:rPrChange>
          </w:rPr>
          <w:fldChar w:fldCharType="begin"/>
        </w:r>
        <w:r w:rsidR="00575AC8" w:rsidRPr="008E1A76" w:rsidDel="00F50503">
          <w:rPr>
            <w:color w:val="000000" w:themeColor="text1"/>
            <w:rPrChange w:id="7421" w:author="Natasha Hardy" w:date="2021-12-10T13:32:00Z">
              <w:rPr/>
            </w:rPrChange>
          </w:rPr>
          <w:delInstrText xml:space="preserve"> HYPERLINK "https://doi.org/10.1080/17451000.2013.810757" </w:delInstrText>
        </w:r>
        <w:r w:rsidR="00575AC8" w:rsidRPr="008E1A76" w:rsidDel="00F50503">
          <w:rPr>
            <w:color w:val="000000" w:themeColor="text1"/>
            <w:rPrChange w:id="7422" w:author="Natasha Hardy" w:date="2021-12-10T13:32:00Z">
              <w:rPr/>
            </w:rPrChange>
          </w:rPr>
          <w:fldChar w:fldCharType="separate"/>
        </w:r>
        <w:r w:rsidRPr="008E1A76" w:rsidDel="00F50503">
          <w:rPr>
            <w:rStyle w:val="Hyperlink"/>
            <w:color w:val="000000" w:themeColor="text1"/>
            <w:rPrChange w:id="7423" w:author="Natasha Hardy" w:date="2021-12-10T13:32:00Z">
              <w:rPr>
                <w:rStyle w:val="Hyperlink"/>
              </w:rPr>
            </w:rPrChange>
          </w:rPr>
          <w:delText>https://doi.org/10.1080/17451000.2013.810757</w:delText>
        </w:r>
        <w:r w:rsidR="00575AC8" w:rsidRPr="008E1A76" w:rsidDel="00F50503">
          <w:rPr>
            <w:rStyle w:val="Hyperlink"/>
            <w:color w:val="000000" w:themeColor="text1"/>
            <w:rPrChange w:id="7424" w:author="Natasha Hardy" w:date="2021-12-10T13:32:00Z">
              <w:rPr>
                <w:rStyle w:val="Hyperlink"/>
              </w:rPr>
            </w:rPrChange>
          </w:rPr>
          <w:fldChar w:fldCharType="end"/>
        </w:r>
      </w:del>
    </w:p>
    <w:p w14:paraId="003DB046" w14:textId="69205968" w:rsidR="00005583" w:rsidRPr="008E1A76" w:rsidRDefault="00005583" w:rsidP="001553A7">
      <w:pPr>
        <w:widowControl w:val="0"/>
        <w:pBdr>
          <w:top w:val="nil"/>
          <w:left w:val="nil"/>
          <w:bottom w:val="nil"/>
          <w:right w:val="nil"/>
          <w:between w:val="nil"/>
        </w:pBdr>
        <w:ind w:left="720" w:hanging="720"/>
        <w:rPr>
          <w:color w:val="000000" w:themeColor="text1"/>
          <w:rPrChange w:id="7425" w:author="Natasha Hardy" w:date="2021-12-10T13:32:00Z">
            <w:rPr/>
          </w:rPrChange>
        </w:rPr>
      </w:pPr>
      <w:r w:rsidRPr="008E1A76">
        <w:rPr>
          <w:color w:val="000000" w:themeColor="text1"/>
          <w:rPrChange w:id="7426" w:author="Natasha Hardy" w:date="2021-12-10T13:32:00Z">
            <w:rPr/>
          </w:rPrChange>
        </w:rPr>
        <w:t xml:space="preserve">Stat, M., John, J., </w:t>
      </w:r>
      <w:proofErr w:type="spellStart"/>
      <w:r w:rsidRPr="008E1A76">
        <w:rPr>
          <w:color w:val="000000" w:themeColor="text1"/>
          <w:rPrChange w:id="7427" w:author="Natasha Hardy" w:date="2021-12-10T13:32:00Z">
            <w:rPr/>
          </w:rPrChange>
        </w:rPr>
        <w:t>DiBattista</w:t>
      </w:r>
      <w:proofErr w:type="spellEnd"/>
      <w:r w:rsidRPr="008E1A76">
        <w:rPr>
          <w:color w:val="000000" w:themeColor="text1"/>
          <w:rPrChange w:id="7428" w:author="Natasha Hardy" w:date="2021-12-10T13:32:00Z">
            <w:rPr/>
          </w:rPrChange>
        </w:rPr>
        <w:t xml:space="preserve">, J. D., Newman, S. J., Bunce, M., &amp; Harvey, E. S. (2019). Combined use of eDNA metabarcoding and video surveillance for the assessment of </w:t>
      </w:r>
      <w:r w:rsidRPr="008E1A76">
        <w:rPr>
          <w:color w:val="000000" w:themeColor="text1"/>
          <w:rPrChange w:id="7429" w:author="Natasha Hardy" w:date="2021-12-10T13:32:00Z">
            <w:rPr/>
          </w:rPrChange>
        </w:rPr>
        <w:lastRenderedPageBreak/>
        <w:t xml:space="preserve">fish biodiversity. Conservation Biology </w:t>
      </w:r>
      <w:r w:rsidRPr="008E1A76">
        <w:rPr>
          <w:b/>
          <w:bCs/>
          <w:color w:val="000000" w:themeColor="text1"/>
          <w:rPrChange w:id="7430" w:author="Natasha Hardy" w:date="2021-12-10T13:32:00Z">
            <w:rPr>
              <w:b/>
              <w:bCs/>
            </w:rPr>
          </w:rPrChange>
        </w:rPr>
        <w:t>33</w:t>
      </w:r>
      <w:r w:rsidR="00C57641" w:rsidRPr="008E1A76">
        <w:rPr>
          <w:color w:val="000000" w:themeColor="text1"/>
          <w:rPrChange w:id="7431" w:author="Natasha Hardy" w:date="2021-12-10T13:32:00Z">
            <w:rPr/>
          </w:rPrChange>
        </w:rPr>
        <w:t>:</w:t>
      </w:r>
      <w:r w:rsidRPr="008E1A76">
        <w:rPr>
          <w:color w:val="000000" w:themeColor="text1"/>
          <w:rPrChange w:id="7432" w:author="Natasha Hardy" w:date="2021-12-10T13:32:00Z">
            <w:rPr/>
          </w:rPrChange>
        </w:rPr>
        <w:t xml:space="preserve">1, 196–205. </w:t>
      </w:r>
      <w:r w:rsidR="00575AC8" w:rsidRPr="008E1A76">
        <w:rPr>
          <w:color w:val="000000" w:themeColor="text1"/>
          <w:rPrChange w:id="7433" w:author="Natasha Hardy" w:date="2021-12-10T13:32:00Z">
            <w:rPr/>
          </w:rPrChange>
        </w:rPr>
        <w:fldChar w:fldCharType="begin"/>
      </w:r>
      <w:r w:rsidR="00575AC8" w:rsidRPr="008E1A76">
        <w:rPr>
          <w:color w:val="000000" w:themeColor="text1"/>
          <w:rPrChange w:id="7434" w:author="Natasha Hardy" w:date="2021-12-10T13:32:00Z">
            <w:rPr/>
          </w:rPrChange>
        </w:rPr>
        <w:instrText xml:space="preserve"> HYPERLINK "https://doi.org/10.1111/cobi.13183" </w:instrText>
      </w:r>
      <w:r w:rsidR="00575AC8" w:rsidRPr="008E1A76">
        <w:rPr>
          <w:color w:val="000000" w:themeColor="text1"/>
          <w:rPrChange w:id="7435" w:author="Natasha Hardy" w:date="2021-12-10T13:32:00Z">
            <w:rPr/>
          </w:rPrChange>
        </w:rPr>
        <w:fldChar w:fldCharType="separate"/>
      </w:r>
      <w:del w:id="7436" w:author="Natasha Hardy" w:date="2021-11-12T16:39:00Z">
        <w:r w:rsidRPr="008E1A76" w:rsidDel="003F3FBC">
          <w:rPr>
            <w:rStyle w:val="Hyperlink"/>
            <w:color w:val="000000" w:themeColor="text1"/>
            <w:rPrChange w:id="7437" w:author="Natasha Hardy" w:date="2021-12-10T13:32:00Z">
              <w:rPr>
                <w:rStyle w:val="Hyperlink"/>
              </w:rPr>
            </w:rPrChange>
          </w:rPr>
          <w:delText>https://</w:delText>
        </w:r>
      </w:del>
      <w:r w:rsidRPr="008E1A76">
        <w:rPr>
          <w:rStyle w:val="Hyperlink"/>
          <w:color w:val="000000" w:themeColor="text1"/>
          <w:rPrChange w:id="7438" w:author="Natasha Hardy" w:date="2021-12-10T13:32:00Z">
            <w:rPr>
              <w:rStyle w:val="Hyperlink"/>
            </w:rPr>
          </w:rPrChange>
        </w:rPr>
        <w:t>doi.org/10.1111/cobi.13183</w:t>
      </w:r>
      <w:r w:rsidR="00575AC8" w:rsidRPr="008E1A76">
        <w:rPr>
          <w:rStyle w:val="Hyperlink"/>
          <w:color w:val="000000" w:themeColor="text1"/>
          <w:rPrChange w:id="7439" w:author="Natasha Hardy" w:date="2021-12-10T13:32:00Z">
            <w:rPr>
              <w:rStyle w:val="Hyperlink"/>
            </w:rPr>
          </w:rPrChange>
        </w:rPr>
        <w:fldChar w:fldCharType="end"/>
      </w:r>
    </w:p>
    <w:p w14:paraId="59A00C39" w14:textId="603A6EFF" w:rsidR="00005583" w:rsidRPr="008E1A76" w:rsidDel="008D6C15" w:rsidRDefault="00005583" w:rsidP="001553A7">
      <w:pPr>
        <w:widowControl w:val="0"/>
        <w:pBdr>
          <w:top w:val="nil"/>
          <w:left w:val="nil"/>
          <w:bottom w:val="nil"/>
          <w:right w:val="nil"/>
          <w:between w:val="nil"/>
        </w:pBdr>
        <w:ind w:left="720" w:hanging="720"/>
        <w:rPr>
          <w:del w:id="7440" w:author="Natasha Hardy" w:date="2021-11-12T16:32:00Z"/>
          <w:color w:val="000000" w:themeColor="text1"/>
          <w:rPrChange w:id="7441" w:author="Natasha Hardy" w:date="2021-12-10T13:32:00Z">
            <w:rPr>
              <w:del w:id="7442" w:author="Natasha Hardy" w:date="2021-11-12T16:32:00Z"/>
            </w:rPr>
          </w:rPrChange>
        </w:rPr>
        <w:pPrChange w:id="7443" w:author="Natasha Hardy" w:date="2021-12-10T11:33:00Z">
          <w:pPr>
            <w:widowControl w:val="0"/>
            <w:pBdr>
              <w:top w:val="nil"/>
              <w:left w:val="nil"/>
              <w:bottom w:val="nil"/>
              <w:right w:val="nil"/>
              <w:between w:val="nil"/>
            </w:pBdr>
            <w:ind w:left="720" w:hanging="720"/>
          </w:pPr>
        </w:pPrChange>
      </w:pPr>
      <w:del w:id="7444" w:author="Natasha Hardy" w:date="2021-11-12T16:32:00Z">
        <w:r w:rsidRPr="008E1A76" w:rsidDel="008D6C15">
          <w:rPr>
            <w:rFonts w:cs="Helvetica"/>
            <w:color w:val="000000" w:themeColor="text1"/>
            <w:rPrChange w:id="7445" w:author="Natasha Hardy" w:date="2021-12-10T13:32:00Z">
              <w:rPr>
                <w:rFonts w:cs="Helvetica"/>
                <w:color w:val="000000"/>
              </w:rPr>
            </w:rPrChange>
          </w:rPr>
          <w:delText xml:space="preserve">Taberlet, P., et al. (2012). "Towards next-generation biodiversity assessment using DNA metabarcoding." Molecular Ecology </w:delText>
        </w:r>
        <w:r w:rsidRPr="008E1A76" w:rsidDel="008D6C15">
          <w:rPr>
            <w:rFonts w:cs="Helvetica"/>
            <w:b/>
            <w:bCs/>
            <w:color w:val="000000" w:themeColor="text1"/>
            <w:rPrChange w:id="7446" w:author="Natasha Hardy" w:date="2021-12-10T13:32:00Z">
              <w:rPr>
                <w:rFonts w:cs="Helvetica"/>
                <w:b/>
                <w:bCs/>
                <w:color w:val="000000"/>
              </w:rPr>
            </w:rPrChange>
          </w:rPr>
          <w:delText>21</w:delText>
        </w:r>
        <w:r w:rsidR="00C57641" w:rsidRPr="008E1A76" w:rsidDel="008D6C15">
          <w:rPr>
            <w:rFonts w:cs="Helvetica"/>
            <w:color w:val="000000" w:themeColor="text1"/>
            <w:rPrChange w:id="7447" w:author="Natasha Hardy" w:date="2021-12-10T13:32:00Z">
              <w:rPr>
                <w:rFonts w:cs="Helvetica"/>
                <w:color w:val="000000"/>
              </w:rPr>
            </w:rPrChange>
          </w:rPr>
          <w:delText>:</w:delText>
        </w:r>
        <w:r w:rsidRPr="008E1A76" w:rsidDel="008D6C15">
          <w:rPr>
            <w:rFonts w:cs="Helvetica"/>
            <w:color w:val="000000" w:themeColor="text1"/>
            <w:rPrChange w:id="7448" w:author="Natasha Hardy" w:date="2021-12-10T13:32:00Z">
              <w:rPr>
                <w:rFonts w:cs="Helvetica"/>
                <w:color w:val="000000"/>
              </w:rPr>
            </w:rPrChange>
          </w:rPr>
          <w:delText>8</w:delText>
        </w:r>
        <w:r w:rsidR="00C57641" w:rsidRPr="008E1A76" w:rsidDel="008D6C15">
          <w:rPr>
            <w:rFonts w:cs="Helvetica"/>
            <w:color w:val="000000" w:themeColor="text1"/>
            <w:rPrChange w:id="7449" w:author="Natasha Hardy" w:date="2021-12-10T13:32:00Z">
              <w:rPr>
                <w:rFonts w:cs="Helvetica"/>
                <w:color w:val="000000"/>
              </w:rPr>
            </w:rPrChange>
          </w:rPr>
          <w:delText>,</w:delText>
        </w:r>
        <w:r w:rsidRPr="008E1A76" w:rsidDel="008D6C15">
          <w:rPr>
            <w:rFonts w:cs="Helvetica"/>
            <w:color w:val="000000" w:themeColor="text1"/>
            <w:rPrChange w:id="7450" w:author="Natasha Hardy" w:date="2021-12-10T13:32:00Z">
              <w:rPr>
                <w:rFonts w:cs="Helvetica"/>
                <w:color w:val="000000"/>
              </w:rPr>
            </w:rPrChange>
          </w:rPr>
          <w:delText xml:space="preserve"> 2045–2050.</w:delText>
        </w:r>
      </w:del>
    </w:p>
    <w:p w14:paraId="71A5D816" w14:textId="003C977C" w:rsidR="006F0494" w:rsidRPr="008E1A76" w:rsidRDefault="00005583" w:rsidP="001553A7">
      <w:pPr>
        <w:widowControl w:val="0"/>
        <w:pBdr>
          <w:top w:val="nil"/>
          <w:left w:val="nil"/>
          <w:bottom w:val="nil"/>
          <w:right w:val="nil"/>
          <w:between w:val="nil"/>
        </w:pBdr>
        <w:ind w:left="720" w:hanging="720"/>
        <w:rPr>
          <w:color w:val="000000" w:themeColor="text1"/>
          <w:rPrChange w:id="7451" w:author="Natasha Hardy" w:date="2021-12-10T13:32:00Z">
            <w:rPr/>
          </w:rPrChange>
        </w:rPr>
      </w:pPr>
      <w:r w:rsidRPr="008E1A76">
        <w:rPr>
          <w:color w:val="000000" w:themeColor="text1"/>
          <w:rPrChange w:id="7452" w:author="Natasha Hardy" w:date="2021-12-10T13:32:00Z">
            <w:rPr/>
          </w:rPrChange>
        </w:rPr>
        <w:t xml:space="preserve">Thomas, A. C., </w:t>
      </w:r>
      <w:proofErr w:type="spellStart"/>
      <w:r w:rsidRPr="008E1A76">
        <w:rPr>
          <w:color w:val="000000" w:themeColor="text1"/>
          <w:rPrChange w:id="7453" w:author="Natasha Hardy" w:date="2021-12-10T13:32:00Z">
            <w:rPr/>
          </w:rPrChange>
        </w:rPr>
        <w:t>Jarman</w:t>
      </w:r>
      <w:proofErr w:type="spellEnd"/>
      <w:r w:rsidRPr="008E1A76">
        <w:rPr>
          <w:color w:val="000000" w:themeColor="text1"/>
          <w:rPrChange w:id="7454" w:author="Natasha Hardy" w:date="2021-12-10T13:32:00Z">
            <w:rPr/>
          </w:rPrChange>
        </w:rPr>
        <w:t xml:space="preserve">, S. N., Haman, K. H., </w:t>
      </w:r>
      <w:proofErr w:type="spellStart"/>
      <w:r w:rsidRPr="008E1A76">
        <w:rPr>
          <w:color w:val="000000" w:themeColor="text1"/>
          <w:rPrChange w:id="7455" w:author="Natasha Hardy" w:date="2021-12-10T13:32:00Z">
            <w:rPr/>
          </w:rPrChange>
        </w:rPr>
        <w:t>Trites</w:t>
      </w:r>
      <w:proofErr w:type="spellEnd"/>
      <w:r w:rsidRPr="008E1A76">
        <w:rPr>
          <w:color w:val="000000" w:themeColor="text1"/>
          <w:rPrChange w:id="7456" w:author="Natasha Hardy" w:date="2021-12-10T13:32:00Z">
            <w:rPr/>
          </w:rPrChange>
        </w:rPr>
        <w:t xml:space="preserve">, A. W., &amp; </w:t>
      </w:r>
      <w:proofErr w:type="spellStart"/>
      <w:r w:rsidRPr="008E1A76">
        <w:rPr>
          <w:color w:val="000000" w:themeColor="text1"/>
          <w:rPrChange w:id="7457" w:author="Natasha Hardy" w:date="2021-12-10T13:32:00Z">
            <w:rPr/>
          </w:rPrChange>
        </w:rPr>
        <w:t>Deagle</w:t>
      </w:r>
      <w:proofErr w:type="spellEnd"/>
      <w:r w:rsidRPr="008E1A76">
        <w:rPr>
          <w:color w:val="000000" w:themeColor="text1"/>
          <w:rPrChange w:id="7458" w:author="Natasha Hardy" w:date="2021-12-10T13:32:00Z">
            <w:rPr/>
          </w:rPrChange>
        </w:rPr>
        <w:t xml:space="preserve">, B. E. (2014). Improving accuracy of DNA diet estimates using food tissue control materials and an evaluation of proxies for digestion bias. Molecular Ecology </w:t>
      </w:r>
      <w:r w:rsidRPr="008E1A76">
        <w:rPr>
          <w:b/>
          <w:bCs/>
          <w:color w:val="000000" w:themeColor="text1"/>
          <w:rPrChange w:id="7459" w:author="Natasha Hardy" w:date="2021-12-10T13:32:00Z">
            <w:rPr>
              <w:b/>
              <w:bCs/>
            </w:rPr>
          </w:rPrChange>
        </w:rPr>
        <w:t>23</w:t>
      </w:r>
      <w:r w:rsidR="00C57641" w:rsidRPr="008E1A76">
        <w:rPr>
          <w:color w:val="000000" w:themeColor="text1"/>
          <w:rPrChange w:id="7460" w:author="Natasha Hardy" w:date="2021-12-10T13:32:00Z">
            <w:rPr/>
          </w:rPrChange>
        </w:rPr>
        <w:t>:</w:t>
      </w:r>
      <w:r w:rsidRPr="008E1A76">
        <w:rPr>
          <w:color w:val="000000" w:themeColor="text1"/>
          <w:rPrChange w:id="7461" w:author="Natasha Hardy" w:date="2021-12-10T13:32:00Z">
            <w:rPr/>
          </w:rPrChange>
        </w:rPr>
        <w:t xml:space="preserve">15, 3706–3718. </w:t>
      </w:r>
      <w:r w:rsidR="00575AC8" w:rsidRPr="008E1A76">
        <w:rPr>
          <w:color w:val="000000" w:themeColor="text1"/>
          <w:rPrChange w:id="7462" w:author="Natasha Hardy" w:date="2021-12-10T13:32:00Z">
            <w:rPr/>
          </w:rPrChange>
        </w:rPr>
        <w:fldChar w:fldCharType="begin"/>
      </w:r>
      <w:r w:rsidR="00575AC8" w:rsidRPr="008E1A76">
        <w:rPr>
          <w:color w:val="000000" w:themeColor="text1"/>
          <w:rPrChange w:id="7463" w:author="Natasha Hardy" w:date="2021-12-10T13:32:00Z">
            <w:rPr/>
          </w:rPrChange>
        </w:rPr>
        <w:instrText xml:space="preserve"> HYPERLINK "https://doi.org/10.1111/mec.12523" </w:instrText>
      </w:r>
      <w:r w:rsidR="00575AC8" w:rsidRPr="008E1A76">
        <w:rPr>
          <w:color w:val="000000" w:themeColor="text1"/>
          <w:rPrChange w:id="7464" w:author="Natasha Hardy" w:date="2021-12-10T13:32:00Z">
            <w:rPr/>
          </w:rPrChange>
        </w:rPr>
        <w:fldChar w:fldCharType="separate"/>
      </w:r>
      <w:del w:id="7465" w:author="Natasha Hardy" w:date="2021-11-12T16:39:00Z">
        <w:r w:rsidR="00C57641" w:rsidRPr="008E1A76" w:rsidDel="003F3FBC">
          <w:rPr>
            <w:rStyle w:val="Hyperlink"/>
            <w:color w:val="000000" w:themeColor="text1"/>
            <w:rPrChange w:id="7466" w:author="Natasha Hardy" w:date="2021-12-10T13:32:00Z">
              <w:rPr>
                <w:rStyle w:val="Hyperlink"/>
              </w:rPr>
            </w:rPrChange>
          </w:rPr>
          <w:delText>https://</w:delText>
        </w:r>
      </w:del>
      <w:r w:rsidR="00C57641" w:rsidRPr="008E1A76">
        <w:rPr>
          <w:rStyle w:val="Hyperlink"/>
          <w:color w:val="000000" w:themeColor="text1"/>
          <w:rPrChange w:id="7467" w:author="Natasha Hardy" w:date="2021-12-10T13:32:00Z">
            <w:rPr>
              <w:rStyle w:val="Hyperlink"/>
            </w:rPr>
          </w:rPrChange>
        </w:rPr>
        <w:t>doi.org/10.1111/mec.12523</w:t>
      </w:r>
      <w:r w:rsidR="00575AC8" w:rsidRPr="008E1A76">
        <w:rPr>
          <w:rStyle w:val="Hyperlink"/>
          <w:color w:val="000000" w:themeColor="text1"/>
          <w:rPrChange w:id="7468" w:author="Natasha Hardy" w:date="2021-12-10T13:32:00Z">
            <w:rPr>
              <w:rStyle w:val="Hyperlink"/>
            </w:rPr>
          </w:rPrChange>
        </w:rPr>
        <w:fldChar w:fldCharType="end"/>
      </w:r>
      <w:r w:rsidR="00C57641" w:rsidRPr="008E1A76">
        <w:rPr>
          <w:color w:val="000000" w:themeColor="text1"/>
          <w:rPrChange w:id="7469" w:author="Natasha Hardy" w:date="2021-12-10T13:32:00Z">
            <w:rPr/>
          </w:rPrChange>
        </w:rPr>
        <w:t xml:space="preserve"> </w:t>
      </w:r>
    </w:p>
    <w:p w14:paraId="28AA42F4" w14:textId="76EAC06F" w:rsidR="006F0494" w:rsidRPr="008E1A76" w:rsidRDefault="006F0494" w:rsidP="001553A7">
      <w:pPr>
        <w:widowControl w:val="0"/>
        <w:pBdr>
          <w:top w:val="nil"/>
          <w:left w:val="nil"/>
          <w:bottom w:val="nil"/>
          <w:right w:val="nil"/>
          <w:between w:val="nil"/>
        </w:pBdr>
        <w:ind w:left="720" w:hanging="720"/>
        <w:rPr>
          <w:color w:val="000000" w:themeColor="text1"/>
          <w:rPrChange w:id="7470" w:author="Natasha Hardy" w:date="2021-12-10T13:32:00Z">
            <w:rPr/>
          </w:rPrChange>
        </w:rPr>
      </w:pPr>
      <w:r w:rsidRPr="008E1A76">
        <w:rPr>
          <w:color w:val="000000" w:themeColor="text1"/>
          <w:rPrChange w:id="7471" w:author="Natasha Hardy" w:date="2021-12-10T13:32:00Z">
            <w:rPr/>
          </w:rPrChange>
        </w:rPr>
        <w:t xml:space="preserve">Thomsen, P. F., &amp; </w:t>
      </w:r>
      <w:proofErr w:type="spellStart"/>
      <w:r w:rsidRPr="008E1A76">
        <w:rPr>
          <w:color w:val="000000" w:themeColor="text1"/>
          <w:rPrChange w:id="7472" w:author="Natasha Hardy" w:date="2021-12-10T13:32:00Z">
            <w:rPr/>
          </w:rPrChange>
        </w:rPr>
        <w:t>Willerslev</w:t>
      </w:r>
      <w:proofErr w:type="spellEnd"/>
      <w:r w:rsidRPr="008E1A76">
        <w:rPr>
          <w:color w:val="000000" w:themeColor="text1"/>
          <w:rPrChange w:id="7473" w:author="Natasha Hardy" w:date="2021-12-10T13:32:00Z">
            <w:rPr/>
          </w:rPrChange>
        </w:rPr>
        <w:t xml:space="preserve">, E. (2015). Environmental DNA – An emerging tool in conservation for monitoring past and present biodiversity. </w:t>
      </w:r>
      <w:r w:rsidRPr="008E1A76">
        <w:rPr>
          <w:i/>
          <w:iCs/>
          <w:color w:val="000000" w:themeColor="text1"/>
          <w:rPrChange w:id="7474" w:author="Natasha Hardy" w:date="2021-12-10T13:32:00Z">
            <w:rPr>
              <w:i/>
              <w:iCs/>
            </w:rPr>
          </w:rPrChange>
        </w:rPr>
        <w:t>Biological Conservation</w:t>
      </w:r>
      <w:r w:rsidRPr="008E1A76">
        <w:rPr>
          <w:color w:val="000000" w:themeColor="text1"/>
          <w:rPrChange w:id="7475" w:author="Natasha Hardy" w:date="2021-12-10T13:32:00Z">
            <w:rPr/>
          </w:rPrChange>
        </w:rPr>
        <w:t xml:space="preserve">, </w:t>
      </w:r>
      <w:r w:rsidRPr="008E1A76">
        <w:rPr>
          <w:i/>
          <w:iCs/>
          <w:color w:val="000000" w:themeColor="text1"/>
          <w:rPrChange w:id="7476" w:author="Natasha Hardy" w:date="2021-12-10T13:32:00Z">
            <w:rPr>
              <w:i/>
              <w:iCs/>
            </w:rPr>
          </w:rPrChange>
        </w:rPr>
        <w:t>183</w:t>
      </w:r>
      <w:r w:rsidRPr="008E1A76">
        <w:rPr>
          <w:color w:val="000000" w:themeColor="text1"/>
          <w:rPrChange w:id="7477" w:author="Natasha Hardy" w:date="2021-12-10T13:32:00Z">
            <w:rPr/>
          </w:rPrChange>
        </w:rPr>
        <w:t xml:space="preserve">, 4–18. </w:t>
      </w:r>
      <w:r w:rsidR="00575AC8" w:rsidRPr="008E1A76">
        <w:rPr>
          <w:color w:val="000000" w:themeColor="text1"/>
          <w:rPrChange w:id="7478" w:author="Natasha Hardy" w:date="2021-12-10T13:32:00Z">
            <w:rPr/>
          </w:rPrChange>
        </w:rPr>
        <w:fldChar w:fldCharType="begin"/>
      </w:r>
      <w:r w:rsidR="00575AC8" w:rsidRPr="008E1A76">
        <w:rPr>
          <w:color w:val="000000" w:themeColor="text1"/>
          <w:rPrChange w:id="7479" w:author="Natasha Hardy" w:date="2021-12-10T13:32:00Z">
            <w:rPr/>
          </w:rPrChange>
        </w:rPr>
        <w:instrText xml:space="preserve"> HYPERLINK "https://doi.org/10.1016/j.biocon.2014.11.019" </w:instrText>
      </w:r>
      <w:r w:rsidR="00575AC8" w:rsidRPr="008E1A76">
        <w:rPr>
          <w:color w:val="000000" w:themeColor="text1"/>
          <w:rPrChange w:id="7480" w:author="Natasha Hardy" w:date="2021-12-10T13:32:00Z">
            <w:rPr/>
          </w:rPrChange>
        </w:rPr>
        <w:fldChar w:fldCharType="separate"/>
      </w:r>
      <w:del w:id="7481" w:author="Natasha Hardy" w:date="2021-11-12T16:39:00Z">
        <w:r w:rsidRPr="008E1A76" w:rsidDel="003F3FBC">
          <w:rPr>
            <w:rStyle w:val="Hyperlink"/>
            <w:color w:val="000000" w:themeColor="text1"/>
            <w:rPrChange w:id="7482" w:author="Natasha Hardy" w:date="2021-12-10T13:32:00Z">
              <w:rPr>
                <w:rStyle w:val="Hyperlink"/>
              </w:rPr>
            </w:rPrChange>
          </w:rPr>
          <w:delText>https://</w:delText>
        </w:r>
      </w:del>
      <w:r w:rsidRPr="008E1A76">
        <w:rPr>
          <w:rStyle w:val="Hyperlink"/>
          <w:color w:val="000000" w:themeColor="text1"/>
          <w:rPrChange w:id="7483" w:author="Natasha Hardy" w:date="2021-12-10T13:32:00Z">
            <w:rPr>
              <w:rStyle w:val="Hyperlink"/>
            </w:rPr>
          </w:rPrChange>
        </w:rPr>
        <w:t>doi.org/10.1016/j.biocon.2014.11.019</w:t>
      </w:r>
      <w:r w:rsidR="00575AC8" w:rsidRPr="008E1A76">
        <w:rPr>
          <w:rStyle w:val="Hyperlink"/>
          <w:color w:val="000000" w:themeColor="text1"/>
          <w:rPrChange w:id="7484" w:author="Natasha Hardy" w:date="2021-12-10T13:32:00Z">
            <w:rPr>
              <w:rStyle w:val="Hyperlink"/>
            </w:rPr>
          </w:rPrChange>
        </w:rPr>
        <w:fldChar w:fldCharType="end"/>
      </w:r>
    </w:p>
    <w:p w14:paraId="013BFC85" w14:textId="77777777" w:rsidR="009D73F9" w:rsidRPr="008E1A76" w:rsidRDefault="00005583" w:rsidP="001553A7">
      <w:pPr>
        <w:widowControl w:val="0"/>
        <w:pBdr>
          <w:top w:val="nil"/>
          <w:left w:val="nil"/>
          <w:bottom w:val="nil"/>
          <w:right w:val="nil"/>
          <w:between w:val="nil"/>
        </w:pBdr>
        <w:ind w:left="720" w:hanging="720"/>
        <w:rPr>
          <w:ins w:id="7485" w:author="Natasha Hardy" w:date="2021-10-21T11:05:00Z"/>
          <w:color w:val="000000" w:themeColor="text1"/>
          <w:rPrChange w:id="7486" w:author="Natasha Hardy" w:date="2021-12-10T13:32:00Z">
            <w:rPr>
              <w:ins w:id="7487" w:author="Natasha Hardy" w:date="2021-10-21T11:05:00Z"/>
            </w:rPr>
          </w:rPrChange>
        </w:rPr>
      </w:pPr>
      <w:proofErr w:type="spellStart"/>
      <w:r w:rsidRPr="008E1A76">
        <w:rPr>
          <w:color w:val="000000" w:themeColor="text1"/>
          <w:rPrChange w:id="7488" w:author="Natasha Hardy" w:date="2021-12-10T13:32:00Z">
            <w:rPr/>
          </w:rPrChange>
        </w:rPr>
        <w:t>Tisdell</w:t>
      </w:r>
      <w:proofErr w:type="spellEnd"/>
      <w:r w:rsidRPr="008E1A76">
        <w:rPr>
          <w:color w:val="000000" w:themeColor="text1"/>
          <w:rPrChange w:id="7489" w:author="Natasha Hardy" w:date="2021-12-10T13:32:00Z">
            <w:rPr/>
          </w:rPrChange>
        </w:rPr>
        <w:t>, C. A., &amp; Wilson, C. (2012). Little penguins and other seabirds as tourist draw cards. In Nature-based Tourism and Conservation: New Economic Insights and Case Studies (pp. 355–380). Edward Elgar Publishing.</w:t>
      </w:r>
    </w:p>
    <w:p w14:paraId="66EDE7CF" w14:textId="04BA1EA7" w:rsidR="009D73F9" w:rsidRPr="008E1A76" w:rsidDel="00530C29" w:rsidRDefault="009D73F9" w:rsidP="001553A7">
      <w:pPr>
        <w:widowControl w:val="0"/>
        <w:pBdr>
          <w:top w:val="nil"/>
          <w:left w:val="nil"/>
          <w:bottom w:val="nil"/>
          <w:right w:val="nil"/>
          <w:between w:val="nil"/>
        </w:pBdr>
        <w:ind w:left="720" w:hanging="720"/>
        <w:rPr>
          <w:del w:id="7490" w:author="Natasha Hardy" w:date="2021-11-13T11:59:00Z"/>
          <w:rFonts w:ascii="Arial" w:eastAsia="Times New Roman" w:hAnsi="Arial" w:cs="Arial"/>
          <w:color w:val="000000" w:themeColor="text1"/>
          <w:sz w:val="20"/>
          <w:szCs w:val="20"/>
          <w:shd w:val="clear" w:color="auto" w:fill="FFFFFF"/>
          <w:lang w:val="en-CA"/>
          <w:rPrChange w:id="7491" w:author="Natasha Hardy" w:date="2021-12-10T13:32:00Z">
            <w:rPr>
              <w:del w:id="7492" w:author="Natasha Hardy" w:date="2021-11-13T11:59:00Z"/>
              <w:rFonts w:ascii="Arial" w:eastAsia="Times New Roman" w:hAnsi="Arial" w:cs="Arial"/>
              <w:color w:val="222222"/>
              <w:sz w:val="20"/>
              <w:szCs w:val="20"/>
              <w:shd w:val="clear" w:color="auto" w:fill="FFFFFF"/>
              <w:lang w:val="en-CA"/>
            </w:rPr>
          </w:rPrChange>
        </w:rPr>
        <w:pPrChange w:id="7493" w:author="Natasha Hardy" w:date="2021-12-10T11:33:00Z">
          <w:pPr>
            <w:widowControl w:val="0"/>
            <w:pBdr>
              <w:top w:val="nil"/>
              <w:left w:val="nil"/>
              <w:bottom w:val="nil"/>
              <w:right w:val="nil"/>
              <w:between w:val="nil"/>
            </w:pBdr>
            <w:ind w:left="720" w:hanging="720"/>
          </w:pPr>
        </w:pPrChange>
      </w:pPr>
      <w:proofErr w:type="spellStart"/>
      <w:ins w:id="7494" w:author="Natasha Hardy" w:date="2021-10-21T11:04:00Z">
        <w:r w:rsidRPr="008E1A76">
          <w:rPr>
            <w:rFonts w:eastAsia="Times New Roman" w:cs="Arial"/>
            <w:color w:val="000000" w:themeColor="text1"/>
            <w:shd w:val="clear" w:color="auto" w:fill="FFFFFF"/>
            <w:lang w:val="en-CA"/>
            <w:rPrChange w:id="7495" w:author="Natasha Hardy" w:date="2021-12-10T13:32:00Z">
              <w:rPr>
                <w:rFonts w:eastAsia="Times New Roman" w:cs="Arial"/>
                <w:color w:val="222222"/>
                <w:shd w:val="clear" w:color="auto" w:fill="FFFFFF"/>
                <w:lang w:val="en-CA"/>
              </w:rPr>
            </w:rPrChange>
          </w:rPr>
          <w:t>Tollit</w:t>
        </w:r>
        <w:proofErr w:type="spellEnd"/>
        <w:r w:rsidRPr="008E1A76">
          <w:rPr>
            <w:rFonts w:eastAsia="Times New Roman" w:cs="Arial"/>
            <w:color w:val="000000" w:themeColor="text1"/>
            <w:shd w:val="clear" w:color="auto" w:fill="FFFFFF"/>
            <w:lang w:val="en-CA"/>
            <w:rPrChange w:id="7496" w:author="Natasha Hardy" w:date="2021-12-10T13:32:00Z">
              <w:rPr>
                <w:rFonts w:eastAsia="Times New Roman" w:cs="Arial"/>
                <w:color w:val="222222"/>
                <w:shd w:val="clear" w:color="auto" w:fill="FFFFFF"/>
                <w:lang w:val="en-CA"/>
              </w:rPr>
            </w:rPrChange>
          </w:rPr>
          <w:t xml:space="preserve">, D. J., Schulze, A. D., </w:t>
        </w:r>
        <w:proofErr w:type="spellStart"/>
        <w:r w:rsidRPr="008E1A76">
          <w:rPr>
            <w:rFonts w:eastAsia="Times New Roman" w:cs="Arial"/>
            <w:color w:val="000000" w:themeColor="text1"/>
            <w:shd w:val="clear" w:color="auto" w:fill="FFFFFF"/>
            <w:lang w:val="en-CA"/>
            <w:rPrChange w:id="7497" w:author="Natasha Hardy" w:date="2021-12-10T13:32:00Z">
              <w:rPr>
                <w:rFonts w:eastAsia="Times New Roman" w:cs="Arial"/>
                <w:color w:val="222222"/>
                <w:shd w:val="clear" w:color="auto" w:fill="FFFFFF"/>
                <w:lang w:val="en-CA"/>
              </w:rPr>
            </w:rPrChange>
          </w:rPr>
          <w:t>Trites</w:t>
        </w:r>
        <w:proofErr w:type="spellEnd"/>
        <w:r w:rsidRPr="008E1A76">
          <w:rPr>
            <w:rFonts w:eastAsia="Times New Roman" w:cs="Arial"/>
            <w:color w:val="000000" w:themeColor="text1"/>
            <w:shd w:val="clear" w:color="auto" w:fill="FFFFFF"/>
            <w:lang w:val="en-CA"/>
            <w:rPrChange w:id="7498" w:author="Natasha Hardy" w:date="2021-12-10T13:32:00Z">
              <w:rPr>
                <w:rFonts w:eastAsia="Times New Roman" w:cs="Arial"/>
                <w:color w:val="222222"/>
                <w:shd w:val="clear" w:color="auto" w:fill="FFFFFF"/>
                <w:lang w:val="en-CA"/>
              </w:rPr>
            </w:rPrChange>
          </w:rPr>
          <w:t xml:space="preserve">, A. W., </w:t>
        </w:r>
        <w:proofErr w:type="spellStart"/>
        <w:r w:rsidRPr="008E1A76">
          <w:rPr>
            <w:rFonts w:eastAsia="Times New Roman" w:cs="Arial"/>
            <w:color w:val="000000" w:themeColor="text1"/>
            <w:shd w:val="clear" w:color="auto" w:fill="FFFFFF"/>
            <w:lang w:val="en-CA"/>
            <w:rPrChange w:id="7499" w:author="Natasha Hardy" w:date="2021-12-10T13:32:00Z">
              <w:rPr>
                <w:rFonts w:eastAsia="Times New Roman" w:cs="Arial"/>
                <w:color w:val="222222"/>
                <w:shd w:val="clear" w:color="auto" w:fill="FFFFFF"/>
                <w:lang w:val="en-CA"/>
              </w:rPr>
            </w:rPrChange>
          </w:rPr>
          <w:t>Olesiuk</w:t>
        </w:r>
        <w:proofErr w:type="spellEnd"/>
        <w:r w:rsidRPr="008E1A76">
          <w:rPr>
            <w:rFonts w:eastAsia="Times New Roman" w:cs="Arial"/>
            <w:color w:val="000000" w:themeColor="text1"/>
            <w:shd w:val="clear" w:color="auto" w:fill="FFFFFF"/>
            <w:lang w:val="en-CA"/>
            <w:rPrChange w:id="7500" w:author="Natasha Hardy" w:date="2021-12-10T13:32:00Z">
              <w:rPr>
                <w:rFonts w:eastAsia="Times New Roman" w:cs="Arial"/>
                <w:color w:val="222222"/>
                <w:shd w:val="clear" w:color="auto" w:fill="FFFFFF"/>
                <w:lang w:val="en-CA"/>
              </w:rPr>
            </w:rPrChange>
          </w:rPr>
          <w:t xml:space="preserve">, P. F., Crockford, S. J., </w:t>
        </w:r>
        <w:proofErr w:type="spellStart"/>
        <w:r w:rsidRPr="008E1A76">
          <w:rPr>
            <w:rFonts w:eastAsia="Times New Roman" w:cs="Arial"/>
            <w:color w:val="000000" w:themeColor="text1"/>
            <w:shd w:val="clear" w:color="auto" w:fill="FFFFFF"/>
            <w:lang w:val="en-CA"/>
            <w:rPrChange w:id="7501" w:author="Natasha Hardy" w:date="2021-12-10T13:32:00Z">
              <w:rPr>
                <w:rFonts w:eastAsia="Times New Roman" w:cs="Arial"/>
                <w:color w:val="222222"/>
                <w:shd w:val="clear" w:color="auto" w:fill="FFFFFF"/>
                <w:lang w:val="en-CA"/>
              </w:rPr>
            </w:rPrChange>
          </w:rPr>
          <w:t>Gelatt</w:t>
        </w:r>
        <w:proofErr w:type="spellEnd"/>
        <w:r w:rsidRPr="008E1A76">
          <w:rPr>
            <w:rFonts w:eastAsia="Times New Roman" w:cs="Arial"/>
            <w:color w:val="000000" w:themeColor="text1"/>
            <w:shd w:val="clear" w:color="auto" w:fill="FFFFFF"/>
            <w:lang w:val="en-CA"/>
            <w:rPrChange w:id="7502" w:author="Natasha Hardy" w:date="2021-12-10T13:32:00Z">
              <w:rPr>
                <w:rFonts w:eastAsia="Times New Roman" w:cs="Arial"/>
                <w:color w:val="222222"/>
                <w:shd w:val="clear" w:color="auto" w:fill="FFFFFF"/>
                <w:lang w:val="en-CA"/>
              </w:rPr>
            </w:rPrChange>
          </w:rPr>
          <w:t>, T. S., ... &amp; Miller, K. M. (2009). Development and application of DNA techniques for validating and improving pinniped diet estimates. </w:t>
        </w:r>
        <w:r w:rsidRPr="008E1A76">
          <w:rPr>
            <w:rFonts w:eastAsia="Times New Roman" w:cs="Arial"/>
            <w:i/>
            <w:iCs/>
            <w:color w:val="000000" w:themeColor="text1"/>
            <w:shd w:val="clear" w:color="auto" w:fill="FFFFFF"/>
            <w:lang w:val="en-CA"/>
            <w:rPrChange w:id="7503" w:author="Natasha Hardy" w:date="2021-12-10T13:32:00Z">
              <w:rPr>
                <w:rFonts w:eastAsia="Times New Roman" w:cs="Arial"/>
                <w:i/>
                <w:iCs/>
                <w:color w:val="222222"/>
                <w:shd w:val="clear" w:color="auto" w:fill="FFFFFF"/>
                <w:lang w:val="en-CA"/>
              </w:rPr>
            </w:rPrChange>
          </w:rPr>
          <w:t>Ecological Applications</w:t>
        </w:r>
        <w:r w:rsidRPr="008E1A76">
          <w:rPr>
            <w:rFonts w:eastAsia="Times New Roman" w:cs="Arial"/>
            <w:color w:val="000000" w:themeColor="text1"/>
            <w:shd w:val="clear" w:color="auto" w:fill="FFFFFF"/>
            <w:lang w:val="en-CA"/>
            <w:rPrChange w:id="7504" w:author="Natasha Hardy" w:date="2021-12-10T13:32:00Z">
              <w:rPr>
                <w:rFonts w:eastAsia="Times New Roman" w:cs="Arial"/>
                <w:color w:val="222222"/>
                <w:shd w:val="clear" w:color="auto" w:fill="FFFFFF"/>
                <w:lang w:val="en-CA"/>
              </w:rPr>
            </w:rPrChange>
          </w:rPr>
          <w:t>, </w:t>
        </w:r>
        <w:r w:rsidRPr="008E1A76">
          <w:rPr>
            <w:rFonts w:eastAsia="Times New Roman" w:cs="Arial"/>
            <w:i/>
            <w:iCs/>
            <w:color w:val="000000" w:themeColor="text1"/>
            <w:shd w:val="clear" w:color="auto" w:fill="FFFFFF"/>
            <w:lang w:val="en-CA"/>
            <w:rPrChange w:id="7505" w:author="Natasha Hardy" w:date="2021-12-10T13:32:00Z">
              <w:rPr>
                <w:rFonts w:eastAsia="Times New Roman" w:cs="Arial"/>
                <w:i/>
                <w:iCs/>
                <w:color w:val="222222"/>
                <w:shd w:val="clear" w:color="auto" w:fill="FFFFFF"/>
                <w:lang w:val="en-CA"/>
              </w:rPr>
            </w:rPrChange>
          </w:rPr>
          <w:t>19</w:t>
        </w:r>
        <w:r w:rsidRPr="008E1A76">
          <w:rPr>
            <w:rFonts w:eastAsia="Times New Roman" w:cs="Arial"/>
            <w:color w:val="000000" w:themeColor="text1"/>
            <w:shd w:val="clear" w:color="auto" w:fill="FFFFFF"/>
            <w:lang w:val="en-CA"/>
            <w:rPrChange w:id="7506" w:author="Natasha Hardy" w:date="2021-12-10T13:32:00Z">
              <w:rPr>
                <w:rFonts w:eastAsia="Times New Roman" w:cs="Arial"/>
                <w:color w:val="222222"/>
                <w:shd w:val="clear" w:color="auto" w:fill="FFFFFF"/>
                <w:lang w:val="en-CA"/>
              </w:rPr>
            </w:rPrChange>
          </w:rPr>
          <w:t>(4), 889-905.</w:t>
        </w:r>
      </w:ins>
      <w:ins w:id="7507" w:author="Natasha Hardy" w:date="2021-11-13T11:59:00Z">
        <w:r w:rsidR="00530C29" w:rsidRPr="008E1A76">
          <w:rPr>
            <w:rFonts w:eastAsia="Times New Roman" w:cs="Arial"/>
            <w:color w:val="000000" w:themeColor="text1"/>
            <w:shd w:val="clear" w:color="auto" w:fill="FFFFFF"/>
            <w:lang w:val="en-CA"/>
            <w:rPrChange w:id="7508" w:author="Natasha Hardy" w:date="2021-12-10T13:32:00Z">
              <w:rPr>
                <w:rFonts w:eastAsia="Times New Roman" w:cs="Arial"/>
                <w:color w:val="222222"/>
                <w:shd w:val="clear" w:color="auto" w:fill="FFFFFF"/>
                <w:lang w:val="en-CA"/>
              </w:rPr>
            </w:rPrChange>
          </w:rPr>
          <w:t xml:space="preserve"> </w:t>
        </w:r>
      </w:ins>
    </w:p>
    <w:p w14:paraId="7336AC0E" w14:textId="77777777" w:rsidR="00530C29" w:rsidRPr="008E1A76" w:rsidRDefault="00530C29" w:rsidP="001553A7">
      <w:pPr>
        <w:widowControl w:val="0"/>
        <w:pBdr>
          <w:top w:val="nil"/>
          <w:left w:val="nil"/>
          <w:bottom w:val="nil"/>
          <w:right w:val="nil"/>
          <w:between w:val="nil"/>
        </w:pBdr>
        <w:ind w:left="720" w:hanging="720"/>
        <w:rPr>
          <w:ins w:id="7509" w:author="Natasha Hardy" w:date="2021-11-13T11:59:00Z"/>
          <w:color w:val="000000" w:themeColor="text1"/>
          <w:rPrChange w:id="7510" w:author="Natasha Hardy" w:date="2021-12-10T13:32:00Z">
            <w:rPr>
              <w:ins w:id="7511" w:author="Natasha Hardy" w:date="2021-11-13T11:59:00Z"/>
            </w:rPr>
          </w:rPrChange>
        </w:rPr>
      </w:pPr>
    </w:p>
    <w:p w14:paraId="34D94901" w14:textId="4F8A12AE" w:rsidR="00530C29" w:rsidRPr="008E1A76" w:rsidRDefault="00530C29" w:rsidP="001553A7">
      <w:pPr>
        <w:widowControl w:val="0"/>
        <w:pBdr>
          <w:top w:val="nil"/>
          <w:left w:val="nil"/>
          <w:bottom w:val="nil"/>
          <w:right w:val="nil"/>
          <w:between w:val="nil"/>
        </w:pBdr>
        <w:ind w:left="720" w:hanging="720"/>
        <w:rPr>
          <w:ins w:id="7512" w:author="Natasha Hardy" w:date="2021-11-13T11:59:00Z"/>
          <w:rFonts w:eastAsia="Times New Roman" w:cs="Times New Roman"/>
          <w:color w:val="000000" w:themeColor="text1"/>
          <w:lang w:val="en-CA"/>
          <w:rPrChange w:id="7513" w:author="Natasha Hardy" w:date="2021-12-10T13:32:00Z">
            <w:rPr>
              <w:ins w:id="7514" w:author="Natasha Hardy" w:date="2021-11-13T11:59:00Z"/>
            </w:rPr>
          </w:rPrChange>
        </w:rPr>
      </w:pPr>
      <w:ins w:id="7515" w:author="Natasha Hardy" w:date="2021-11-13T11:59:00Z">
        <w:r w:rsidRPr="008E1A76">
          <w:rPr>
            <w:rFonts w:eastAsia="Times New Roman" w:cs="Arial"/>
            <w:color w:val="000000" w:themeColor="text1"/>
            <w:shd w:val="clear" w:color="auto" w:fill="FFFFFF"/>
            <w:lang w:val="en-CA"/>
            <w:rPrChange w:id="7516" w:author="Natasha Hardy" w:date="2021-12-10T13:32:00Z">
              <w:rPr>
                <w:rFonts w:ascii="Arial" w:eastAsia="Times New Roman" w:hAnsi="Arial" w:cs="Arial"/>
                <w:color w:val="222222"/>
                <w:sz w:val="20"/>
                <w:szCs w:val="20"/>
                <w:shd w:val="clear" w:color="auto" w:fill="FFFFFF"/>
                <w:lang w:val="en-CA"/>
              </w:rPr>
            </w:rPrChange>
          </w:rPr>
          <w:t>Tsuji, S., Maruyama, A., Miya, M., Ushio, M., Sato, H., Minamoto, T., &amp; Yamanaka, H. (2020). Environmental DNA analysis shows high potential as a tool for estimating intraspecific genetic diversity in a wild fish population. </w:t>
        </w:r>
        <w:r w:rsidRPr="008E1A76">
          <w:rPr>
            <w:rFonts w:eastAsia="Times New Roman" w:cs="Arial"/>
            <w:i/>
            <w:iCs/>
            <w:color w:val="000000" w:themeColor="text1"/>
            <w:shd w:val="clear" w:color="auto" w:fill="FFFFFF"/>
            <w:lang w:val="en-CA"/>
            <w:rPrChange w:id="7517" w:author="Natasha Hardy" w:date="2021-12-10T13:32:00Z">
              <w:rPr>
                <w:rFonts w:ascii="Arial" w:eastAsia="Times New Roman" w:hAnsi="Arial" w:cs="Arial"/>
                <w:i/>
                <w:iCs/>
                <w:color w:val="222222"/>
                <w:sz w:val="20"/>
                <w:szCs w:val="20"/>
                <w:shd w:val="clear" w:color="auto" w:fill="FFFFFF"/>
                <w:lang w:val="en-CA"/>
              </w:rPr>
            </w:rPrChange>
          </w:rPr>
          <w:t>Molecular ecology resources</w:t>
        </w:r>
        <w:r w:rsidRPr="008E1A76">
          <w:rPr>
            <w:rFonts w:eastAsia="Times New Roman" w:cs="Arial"/>
            <w:color w:val="000000" w:themeColor="text1"/>
            <w:shd w:val="clear" w:color="auto" w:fill="FFFFFF"/>
            <w:lang w:val="en-CA"/>
            <w:rPrChange w:id="7518" w:author="Natasha Hardy" w:date="2021-12-10T13:32:00Z">
              <w:rPr>
                <w:rFonts w:ascii="Arial" w:eastAsia="Times New Roman" w:hAnsi="Arial" w:cs="Arial"/>
                <w:color w:val="222222"/>
                <w:sz w:val="20"/>
                <w:szCs w:val="20"/>
                <w:shd w:val="clear" w:color="auto" w:fill="FFFFFF"/>
                <w:lang w:val="en-CA"/>
              </w:rPr>
            </w:rPrChange>
          </w:rPr>
          <w:t>, </w:t>
        </w:r>
        <w:r w:rsidRPr="008E1A76">
          <w:rPr>
            <w:rFonts w:eastAsia="Times New Roman" w:cs="Arial"/>
            <w:i/>
            <w:iCs/>
            <w:color w:val="000000" w:themeColor="text1"/>
            <w:shd w:val="clear" w:color="auto" w:fill="FFFFFF"/>
            <w:lang w:val="en-CA"/>
            <w:rPrChange w:id="7519" w:author="Natasha Hardy" w:date="2021-12-10T13:32:00Z">
              <w:rPr>
                <w:rFonts w:ascii="Arial" w:eastAsia="Times New Roman" w:hAnsi="Arial" w:cs="Arial"/>
                <w:i/>
                <w:iCs/>
                <w:color w:val="222222"/>
                <w:sz w:val="20"/>
                <w:szCs w:val="20"/>
                <w:shd w:val="clear" w:color="auto" w:fill="FFFFFF"/>
                <w:lang w:val="en-CA"/>
              </w:rPr>
            </w:rPrChange>
          </w:rPr>
          <w:t>20</w:t>
        </w:r>
        <w:r w:rsidRPr="008E1A76">
          <w:rPr>
            <w:rFonts w:eastAsia="Times New Roman" w:cs="Arial"/>
            <w:color w:val="000000" w:themeColor="text1"/>
            <w:shd w:val="clear" w:color="auto" w:fill="FFFFFF"/>
            <w:lang w:val="en-CA"/>
            <w:rPrChange w:id="7520" w:author="Natasha Hardy" w:date="2021-12-10T13:32:00Z">
              <w:rPr>
                <w:rFonts w:ascii="Arial" w:eastAsia="Times New Roman" w:hAnsi="Arial" w:cs="Arial"/>
                <w:color w:val="222222"/>
                <w:sz w:val="20"/>
                <w:szCs w:val="20"/>
                <w:shd w:val="clear" w:color="auto" w:fill="FFFFFF"/>
                <w:lang w:val="en-CA"/>
              </w:rPr>
            </w:rPrChange>
          </w:rPr>
          <w:t>(5), 1248-1258.</w:t>
        </w:r>
      </w:ins>
    </w:p>
    <w:p w14:paraId="05D0E37A" w14:textId="5084C9B0" w:rsidR="00E27D0D" w:rsidRPr="008E1A76" w:rsidDel="004D1459" w:rsidRDefault="00005583" w:rsidP="001553A7">
      <w:pPr>
        <w:widowControl w:val="0"/>
        <w:pBdr>
          <w:top w:val="nil"/>
          <w:left w:val="nil"/>
          <w:bottom w:val="nil"/>
          <w:right w:val="nil"/>
          <w:between w:val="nil"/>
        </w:pBdr>
        <w:ind w:left="720" w:hanging="720"/>
        <w:rPr>
          <w:del w:id="7521" w:author="Natasha Hardy" w:date="2021-12-10T13:29:00Z"/>
          <w:color w:val="000000" w:themeColor="text1"/>
          <w:rPrChange w:id="7522" w:author="Natasha Hardy" w:date="2021-12-10T13:32:00Z">
            <w:rPr>
              <w:del w:id="7523" w:author="Natasha Hardy" w:date="2021-12-10T13:29:00Z"/>
            </w:rPr>
          </w:rPrChange>
        </w:rPr>
      </w:pPr>
      <w:del w:id="7524" w:author="Natasha Hardy" w:date="2021-12-10T10:22:00Z">
        <w:r w:rsidRPr="008E1A76" w:rsidDel="00EA291B">
          <w:rPr>
            <w:color w:val="000000" w:themeColor="text1"/>
            <w:rPrChange w:id="7525" w:author="Natasha Hardy" w:date="2021-12-10T13:32:00Z">
              <w:rPr/>
            </w:rPrChange>
          </w:rPr>
          <w:delText>Vardeh, S. (2015). Population Genetics, Demography and Population Viability of Little Penguins (Eudyptula minor) in Australia. School of Biological, Earth and Environmental Sciences, The University of New South Wales, Evolution and Ecology Research Centre</w:delText>
        </w:r>
      </w:del>
      <w:del w:id="7526" w:author="Natasha Hardy" w:date="2021-12-10T10:04:00Z">
        <w:r w:rsidRPr="008E1A76" w:rsidDel="00E27D0D">
          <w:rPr>
            <w:color w:val="000000" w:themeColor="text1"/>
            <w:rPrChange w:id="7527" w:author="Natasha Hardy" w:date="2021-12-10T13:32:00Z">
              <w:rPr/>
            </w:rPrChange>
          </w:rPr>
          <w:delText>.</w:delText>
        </w:r>
      </w:del>
    </w:p>
    <w:p w14:paraId="19B69D24" w14:textId="70973C0C" w:rsidR="00005583" w:rsidRPr="008E1A76" w:rsidRDefault="00005583" w:rsidP="001553A7">
      <w:pPr>
        <w:widowControl w:val="0"/>
        <w:pBdr>
          <w:top w:val="nil"/>
          <w:left w:val="nil"/>
          <w:bottom w:val="nil"/>
          <w:right w:val="nil"/>
          <w:between w:val="nil"/>
        </w:pBdr>
        <w:ind w:left="720" w:hanging="720"/>
        <w:rPr>
          <w:color w:val="000000" w:themeColor="text1"/>
          <w:rPrChange w:id="7528" w:author="Natasha Hardy" w:date="2021-12-10T13:32:00Z">
            <w:rPr/>
          </w:rPrChange>
        </w:rPr>
      </w:pPr>
      <w:r w:rsidRPr="008E1A76">
        <w:rPr>
          <w:color w:val="000000" w:themeColor="text1"/>
          <w:rPrChange w:id="7529" w:author="Natasha Hardy" w:date="2021-12-10T13:32:00Z">
            <w:rPr/>
          </w:rPrChange>
        </w:rPr>
        <w:t xml:space="preserve">Visser, I. N., Drennan, M. P., White, R. W., MacLean, S. F., </w:t>
      </w:r>
      <w:proofErr w:type="spellStart"/>
      <w:r w:rsidRPr="008E1A76">
        <w:rPr>
          <w:color w:val="000000" w:themeColor="text1"/>
          <w:rPrChange w:id="7530" w:author="Natasha Hardy" w:date="2021-12-10T13:32:00Z">
            <w:rPr/>
          </w:rPrChange>
        </w:rPr>
        <w:t>Lagerstrom</w:t>
      </w:r>
      <w:proofErr w:type="spellEnd"/>
      <w:r w:rsidRPr="008E1A76">
        <w:rPr>
          <w:color w:val="000000" w:themeColor="text1"/>
          <w:rPrChange w:id="7531" w:author="Natasha Hardy" w:date="2021-12-10T13:32:00Z">
            <w:rPr/>
          </w:rPrChange>
        </w:rPr>
        <w:t xml:space="preserve">, L. C., &amp; Francis, J. M. (2008). Antarctic Fur Seals (Arctocephalus gazella) Observed Predating </w:t>
      </w:r>
      <w:proofErr w:type="spellStart"/>
      <w:r w:rsidRPr="008E1A76">
        <w:rPr>
          <w:color w:val="000000" w:themeColor="text1"/>
          <w:rPrChange w:id="7532" w:author="Natasha Hardy" w:date="2021-12-10T13:32:00Z">
            <w:rPr/>
          </w:rPrChange>
        </w:rPr>
        <w:t>Adélie</w:t>
      </w:r>
      <w:proofErr w:type="spellEnd"/>
      <w:r w:rsidRPr="008E1A76">
        <w:rPr>
          <w:color w:val="000000" w:themeColor="text1"/>
          <w:rPrChange w:id="7533" w:author="Natasha Hardy" w:date="2021-12-10T13:32:00Z">
            <w:rPr/>
          </w:rPrChange>
        </w:rPr>
        <w:t xml:space="preserve"> (</w:t>
      </w:r>
      <w:proofErr w:type="spellStart"/>
      <w:r w:rsidRPr="008E1A76">
        <w:rPr>
          <w:color w:val="000000" w:themeColor="text1"/>
          <w:rPrChange w:id="7534" w:author="Natasha Hardy" w:date="2021-12-10T13:32:00Z">
            <w:rPr/>
          </w:rPrChange>
        </w:rPr>
        <w:t>Pygoscelis</w:t>
      </w:r>
      <w:proofErr w:type="spellEnd"/>
      <w:r w:rsidRPr="008E1A76">
        <w:rPr>
          <w:color w:val="000000" w:themeColor="text1"/>
          <w:rPrChange w:id="7535" w:author="Natasha Hardy" w:date="2021-12-10T13:32:00Z">
            <w:rPr/>
          </w:rPrChange>
        </w:rPr>
        <w:t xml:space="preserve"> </w:t>
      </w:r>
      <w:proofErr w:type="spellStart"/>
      <w:r w:rsidRPr="008E1A76">
        <w:rPr>
          <w:color w:val="000000" w:themeColor="text1"/>
          <w:rPrChange w:id="7536" w:author="Natasha Hardy" w:date="2021-12-10T13:32:00Z">
            <w:rPr/>
          </w:rPrChange>
        </w:rPr>
        <w:t>adeliae</w:t>
      </w:r>
      <w:proofErr w:type="spellEnd"/>
      <w:r w:rsidRPr="008E1A76">
        <w:rPr>
          <w:color w:val="000000" w:themeColor="text1"/>
          <w:rPrChange w:id="7537" w:author="Natasha Hardy" w:date="2021-12-10T13:32:00Z">
            <w:rPr/>
          </w:rPrChange>
        </w:rPr>
        <w:t xml:space="preserve">) and Chinstrap Penguins (P. antarctica), Antarctic Peninsula. Aquatic Mammals </w:t>
      </w:r>
      <w:r w:rsidRPr="008E1A76">
        <w:rPr>
          <w:b/>
          <w:bCs/>
          <w:color w:val="000000" w:themeColor="text1"/>
          <w:rPrChange w:id="7538" w:author="Natasha Hardy" w:date="2021-12-10T13:32:00Z">
            <w:rPr>
              <w:b/>
              <w:bCs/>
            </w:rPr>
          </w:rPrChange>
        </w:rPr>
        <w:t>34</w:t>
      </w:r>
      <w:r w:rsidR="00C57641" w:rsidRPr="008E1A76">
        <w:rPr>
          <w:color w:val="000000" w:themeColor="text1"/>
          <w:rPrChange w:id="7539" w:author="Natasha Hardy" w:date="2021-12-10T13:32:00Z">
            <w:rPr/>
          </w:rPrChange>
        </w:rPr>
        <w:t>:</w:t>
      </w:r>
      <w:r w:rsidRPr="008E1A76">
        <w:rPr>
          <w:color w:val="000000" w:themeColor="text1"/>
          <w:rPrChange w:id="7540" w:author="Natasha Hardy" w:date="2021-12-10T13:32:00Z">
            <w:rPr/>
          </w:rPrChange>
        </w:rPr>
        <w:t xml:space="preserve">2, 193–199. </w:t>
      </w:r>
      <w:r w:rsidR="00575AC8" w:rsidRPr="008E1A76">
        <w:rPr>
          <w:color w:val="000000" w:themeColor="text1"/>
          <w:rPrChange w:id="7541" w:author="Natasha Hardy" w:date="2021-12-10T13:32:00Z">
            <w:rPr/>
          </w:rPrChange>
        </w:rPr>
        <w:fldChar w:fldCharType="begin"/>
      </w:r>
      <w:r w:rsidR="00575AC8" w:rsidRPr="008E1A76">
        <w:rPr>
          <w:color w:val="000000" w:themeColor="text1"/>
          <w:rPrChange w:id="7542" w:author="Natasha Hardy" w:date="2021-12-10T13:32:00Z">
            <w:rPr/>
          </w:rPrChange>
        </w:rPr>
        <w:instrText xml:space="preserve"> HYPERLINK "https://doi.org/10.1578/AM.34.2.2008.193" </w:instrText>
      </w:r>
      <w:r w:rsidR="00575AC8" w:rsidRPr="008E1A76">
        <w:rPr>
          <w:color w:val="000000" w:themeColor="text1"/>
          <w:rPrChange w:id="7543" w:author="Natasha Hardy" w:date="2021-12-10T13:32:00Z">
            <w:rPr/>
          </w:rPrChange>
        </w:rPr>
        <w:fldChar w:fldCharType="separate"/>
      </w:r>
      <w:del w:id="7544" w:author="Natasha Hardy" w:date="2021-11-12T16:39:00Z">
        <w:r w:rsidR="00C57641" w:rsidRPr="008E1A76" w:rsidDel="003F3FBC">
          <w:rPr>
            <w:rStyle w:val="Hyperlink"/>
            <w:color w:val="000000" w:themeColor="text1"/>
            <w:rPrChange w:id="7545" w:author="Natasha Hardy" w:date="2021-12-10T13:32:00Z">
              <w:rPr>
                <w:rStyle w:val="Hyperlink"/>
              </w:rPr>
            </w:rPrChange>
          </w:rPr>
          <w:delText>https://</w:delText>
        </w:r>
      </w:del>
      <w:r w:rsidR="00C57641" w:rsidRPr="008E1A76">
        <w:rPr>
          <w:rStyle w:val="Hyperlink"/>
          <w:color w:val="000000" w:themeColor="text1"/>
          <w:rPrChange w:id="7546" w:author="Natasha Hardy" w:date="2021-12-10T13:32:00Z">
            <w:rPr>
              <w:rStyle w:val="Hyperlink"/>
            </w:rPr>
          </w:rPrChange>
        </w:rPr>
        <w:t>doi.org/10.1578/AM.34.2.2008.193</w:t>
      </w:r>
      <w:r w:rsidR="00575AC8" w:rsidRPr="008E1A76">
        <w:rPr>
          <w:rStyle w:val="Hyperlink"/>
          <w:color w:val="000000" w:themeColor="text1"/>
          <w:rPrChange w:id="7547" w:author="Natasha Hardy" w:date="2021-12-10T13:32:00Z">
            <w:rPr>
              <w:rStyle w:val="Hyperlink"/>
            </w:rPr>
          </w:rPrChange>
        </w:rPr>
        <w:fldChar w:fldCharType="end"/>
      </w:r>
      <w:r w:rsidR="00C57641" w:rsidRPr="008E1A76">
        <w:rPr>
          <w:color w:val="000000" w:themeColor="text1"/>
          <w:rPrChange w:id="7548" w:author="Natasha Hardy" w:date="2021-12-10T13:32:00Z">
            <w:rPr/>
          </w:rPrChange>
        </w:rPr>
        <w:t xml:space="preserve"> </w:t>
      </w:r>
    </w:p>
    <w:p w14:paraId="0DB73A6F" w14:textId="39FF856F" w:rsidR="00005583" w:rsidRPr="008E1A76" w:rsidRDefault="00005583" w:rsidP="001553A7">
      <w:pPr>
        <w:widowControl w:val="0"/>
        <w:pBdr>
          <w:top w:val="nil"/>
          <w:left w:val="nil"/>
          <w:bottom w:val="nil"/>
          <w:right w:val="nil"/>
          <w:between w:val="nil"/>
        </w:pBdr>
        <w:ind w:left="720" w:hanging="720"/>
        <w:rPr>
          <w:color w:val="000000" w:themeColor="text1"/>
          <w:rPrChange w:id="7549" w:author="Natasha Hardy" w:date="2021-12-10T13:32:00Z">
            <w:rPr/>
          </w:rPrChange>
        </w:rPr>
      </w:pPr>
      <w:proofErr w:type="spellStart"/>
      <w:r w:rsidRPr="008E1A76">
        <w:rPr>
          <w:color w:val="000000" w:themeColor="text1"/>
          <w:rPrChange w:id="7550" w:author="Natasha Hardy" w:date="2021-12-10T13:32:00Z">
            <w:rPr/>
          </w:rPrChange>
        </w:rPr>
        <w:t>Wegge</w:t>
      </w:r>
      <w:proofErr w:type="spellEnd"/>
      <w:r w:rsidRPr="008E1A76">
        <w:rPr>
          <w:color w:val="000000" w:themeColor="text1"/>
          <w:rPrChange w:id="7551" w:author="Natasha Hardy" w:date="2021-12-10T13:32:00Z">
            <w:rPr/>
          </w:rPrChange>
        </w:rPr>
        <w:t xml:space="preserve">, P., Shrestha, R., &amp; Flagstad, Ø. (2012). Snow leopard Panthera uncia predation on livestock and wild prey in a mountain valley in northern Nepal: Implications for conservation management. Wildlife Biology </w:t>
      </w:r>
      <w:r w:rsidRPr="008E1A76">
        <w:rPr>
          <w:b/>
          <w:bCs/>
          <w:color w:val="000000" w:themeColor="text1"/>
          <w:rPrChange w:id="7552" w:author="Natasha Hardy" w:date="2021-12-10T13:32:00Z">
            <w:rPr>
              <w:b/>
              <w:bCs/>
            </w:rPr>
          </w:rPrChange>
        </w:rPr>
        <w:t>18</w:t>
      </w:r>
      <w:r w:rsidR="00C57641" w:rsidRPr="008E1A76">
        <w:rPr>
          <w:color w:val="000000" w:themeColor="text1"/>
          <w:rPrChange w:id="7553" w:author="Natasha Hardy" w:date="2021-12-10T13:32:00Z">
            <w:rPr/>
          </w:rPrChange>
        </w:rPr>
        <w:t>:</w:t>
      </w:r>
      <w:r w:rsidRPr="008E1A76">
        <w:rPr>
          <w:color w:val="000000" w:themeColor="text1"/>
          <w:rPrChange w:id="7554" w:author="Natasha Hardy" w:date="2021-12-10T13:32:00Z">
            <w:rPr/>
          </w:rPrChange>
        </w:rPr>
        <w:t xml:space="preserve">2, 131–141. </w:t>
      </w:r>
      <w:r w:rsidR="00575AC8" w:rsidRPr="008E1A76">
        <w:rPr>
          <w:color w:val="000000" w:themeColor="text1"/>
          <w:rPrChange w:id="7555" w:author="Natasha Hardy" w:date="2021-12-10T13:32:00Z">
            <w:rPr/>
          </w:rPrChange>
        </w:rPr>
        <w:fldChar w:fldCharType="begin"/>
      </w:r>
      <w:r w:rsidR="00575AC8" w:rsidRPr="008E1A76">
        <w:rPr>
          <w:color w:val="000000" w:themeColor="text1"/>
          <w:rPrChange w:id="7556" w:author="Natasha Hardy" w:date="2021-12-10T13:32:00Z">
            <w:rPr/>
          </w:rPrChange>
        </w:rPr>
        <w:instrText xml:space="preserve"> HYPERLINK "https://doi.org/10.2981/11-049" </w:instrText>
      </w:r>
      <w:r w:rsidR="00575AC8" w:rsidRPr="008E1A76">
        <w:rPr>
          <w:color w:val="000000" w:themeColor="text1"/>
          <w:rPrChange w:id="7557" w:author="Natasha Hardy" w:date="2021-12-10T13:32:00Z">
            <w:rPr/>
          </w:rPrChange>
        </w:rPr>
        <w:fldChar w:fldCharType="separate"/>
      </w:r>
      <w:del w:id="7558" w:author="Natasha Hardy" w:date="2021-11-12T16:39:00Z">
        <w:r w:rsidR="00C57641" w:rsidRPr="008E1A76" w:rsidDel="003F3FBC">
          <w:rPr>
            <w:rStyle w:val="Hyperlink"/>
            <w:color w:val="000000" w:themeColor="text1"/>
            <w:rPrChange w:id="7559" w:author="Natasha Hardy" w:date="2021-12-10T13:32:00Z">
              <w:rPr>
                <w:rStyle w:val="Hyperlink"/>
              </w:rPr>
            </w:rPrChange>
          </w:rPr>
          <w:delText>https://</w:delText>
        </w:r>
      </w:del>
      <w:r w:rsidR="00C57641" w:rsidRPr="008E1A76">
        <w:rPr>
          <w:rStyle w:val="Hyperlink"/>
          <w:color w:val="000000" w:themeColor="text1"/>
          <w:rPrChange w:id="7560" w:author="Natasha Hardy" w:date="2021-12-10T13:32:00Z">
            <w:rPr>
              <w:rStyle w:val="Hyperlink"/>
            </w:rPr>
          </w:rPrChange>
        </w:rPr>
        <w:t>doi.org/10.2981/11-049</w:t>
      </w:r>
      <w:r w:rsidR="00575AC8" w:rsidRPr="008E1A76">
        <w:rPr>
          <w:rStyle w:val="Hyperlink"/>
          <w:color w:val="000000" w:themeColor="text1"/>
          <w:rPrChange w:id="7561" w:author="Natasha Hardy" w:date="2021-12-10T13:32:00Z">
            <w:rPr>
              <w:rStyle w:val="Hyperlink"/>
            </w:rPr>
          </w:rPrChange>
        </w:rPr>
        <w:fldChar w:fldCharType="end"/>
      </w:r>
      <w:r w:rsidR="00C57641" w:rsidRPr="008E1A76">
        <w:rPr>
          <w:color w:val="000000" w:themeColor="text1"/>
          <w:rPrChange w:id="7562" w:author="Natasha Hardy" w:date="2021-12-10T13:32:00Z">
            <w:rPr/>
          </w:rPrChange>
        </w:rPr>
        <w:t xml:space="preserve"> </w:t>
      </w:r>
    </w:p>
    <w:p w14:paraId="572577AB" w14:textId="2BB0E10D" w:rsidR="004E704D" w:rsidRPr="008E1A76" w:rsidRDefault="00005583" w:rsidP="001553A7">
      <w:pPr>
        <w:widowControl w:val="0"/>
        <w:pBdr>
          <w:top w:val="nil"/>
          <w:left w:val="nil"/>
          <w:bottom w:val="nil"/>
          <w:right w:val="nil"/>
          <w:between w:val="nil"/>
        </w:pBdr>
        <w:ind w:left="720" w:hanging="720"/>
        <w:rPr>
          <w:ins w:id="7563" w:author="Natasha Hardy" w:date="2021-10-25T16:15:00Z"/>
          <w:rStyle w:val="Hyperlink"/>
          <w:color w:val="000000" w:themeColor="text1"/>
          <w:rPrChange w:id="7564" w:author="Natasha Hardy" w:date="2021-12-10T13:32:00Z">
            <w:rPr>
              <w:ins w:id="7565" w:author="Natasha Hardy" w:date="2021-10-25T16:15:00Z"/>
              <w:rStyle w:val="Hyperlink"/>
            </w:rPr>
          </w:rPrChange>
        </w:rPr>
      </w:pPr>
      <w:r w:rsidRPr="008E1A76">
        <w:rPr>
          <w:color w:val="000000" w:themeColor="text1"/>
          <w:rPrChange w:id="7566" w:author="Natasha Hardy" w:date="2021-12-10T13:32:00Z">
            <w:rPr/>
          </w:rPrChange>
        </w:rPr>
        <w:lastRenderedPageBreak/>
        <w:t xml:space="preserve">Williams, R., </w:t>
      </w:r>
      <w:proofErr w:type="spellStart"/>
      <w:r w:rsidRPr="008E1A76">
        <w:rPr>
          <w:color w:val="000000" w:themeColor="text1"/>
          <w:rPrChange w:id="7567" w:author="Natasha Hardy" w:date="2021-12-10T13:32:00Z">
            <w:rPr/>
          </w:rPrChange>
        </w:rPr>
        <w:t>Krkošek</w:t>
      </w:r>
      <w:proofErr w:type="spellEnd"/>
      <w:r w:rsidRPr="008E1A76">
        <w:rPr>
          <w:color w:val="000000" w:themeColor="text1"/>
          <w:rPrChange w:id="7568" w:author="Natasha Hardy" w:date="2021-12-10T13:32:00Z">
            <w:rPr/>
          </w:rPrChange>
        </w:rPr>
        <w:t xml:space="preserve">, M., Ashe, E., Branch, T. A., Clark, S., Hammond, P. S., Hoyt, E., </w:t>
      </w:r>
      <w:proofErr w:type="spellStart"/>
      <w:r w:rsidRPr="008E1A76">
        <w:rPr>
          <w:color w:val="000000" w:themeColor="text1"/>
          <w:rPrChange w:id="7569" w:author="Natasha Hardy" w:date="2021-12-10T13:32:00Z">
            <w:rPr/>
          </w:rPrChange>
        </w:rPr>
        <w:t>Noren</w:t>
      </w:r>
      <w:proofErr w:type="spellEnd"/>
      <w:r w:rsidRPr="008E1A76">
        <w:rPr>
          <w:color w:val="000000" w:themeColor="text1"/>
          <w:rPrChange w:id="7570" w:author="Natasha Hardy" w:date="2021-12-10T13:32:00Z">
            <w:rPr/>
          </w:rPrChange>
        </w:rPr>
        <w:t xml:space="preserve">, D. P., Rosen, D., &amp; Winship, A. (2011). Competing Conservation Objectives for Predators and Prey: Estimating Killer Whale Prey Requirements for Chinook Salmon. </w:t>
      </w:r>
      <w:proofErr w:type="spellStart"/>
      <w:r w:rsidRPr="008E1A76">
        <w:rPr>
          <w:color w:val="000000" w:themeColor="text1"/>
          <w:rPrChange w:id="7571" w:author="Natasha Hardy" w:date="2021-12-10T13:32:00Z">
            <w:rPr/>
          </w:rPrChange>
        </w:rPr>
        <w:t>PLoS</w:t>
      </w:r>
      <w:proofErr w:type="spellEnd"/>
      <w:r w:rsidRPr="008E1A76">
        <w:rPr>
          <w:color w:val="000000" w:themeColor="text1"/>
          <w:rPrChange w:id="7572" w:author="Natasha Hardy" w:date="2021-12-10T13:32:00Z">
            <w:rPr/>
          </w:rPrChange>
        </w:rPr>
        <w:t xml:space="preserve"> ONE </w:t>
      </w:r>
      <w:r w:rsidRPr="008E1A76">
        <w:rPr>
          <w:b/>
          <w:bCs/>
          <w:color w:val="000000" w:themeColor="text1"/>
          <w:rPrChange w:id="7573" w:author="Natasha Hardy" w:date="2021-12-10T13:32:00Z">
            <w:rPr>
              <w:b/>
              <w:bCs/>
            </w:rPr>
          </w:rPrChange>
        </w:rPr>
        <w:t>6</w:t>
      </w:r>
      <w:r w:rsidR="00C57641" w:rsidRPr="008E1A76">
        <w:rPr>
          <w:color w:val="000000" w:themeColor="text1"/>
          <w:rPrChange w:id="7574" w:author="Natasha Hardy" w:date="2021-12-10T13:32:00Z">
            <w:rPr/>
          </w:rPrChange>
        </w:rPr>
        <w:t>:</w:t>
      </w:r>
      <w:r w:rsidRPr="008E1A76">
        <w:rPr>
          <w:color w:val="000000" w:themeColor="text1"/>
          <w:rPrChange w:id="7575" w:author="Natasha Hardy" w:date="2021-12-10T13:32:00Z">
            <w:rPr/>
          </w:rPrChange>
        </w:rPr>
        <w:t xml:space="preserve">11. </w:t>
      </w:r>
      <w:r w:rsidR="00575AC8" w:rsidRPr="008E1A76">
        <w:rPr>
          <w:color w:val="000000" w:themeColor="text1"/>
          <w:rPrChange w:id="7576" w:author="Natasha Hardy" w:date="2021-12-10T13:32:00Z">
            <w:rPr/>
          </w:rPrChange>
        </w:rPr>
        <w:fldChar w:fldCharType="begin"/>
      </w:r>
      <w:r w:rsidR="00575AC8" w:rsidRPr="008E1A76">
        <w:rPr>
          <w:color w:val="000000" w:themeColor="text1"/>
          <w:rPrChange w:id="7577" w:author="Natasha Hardy" w:date="2021-12-10T13:32:00Z">
            <w:rPr/>
          </w:rPrChange>
        </w:rPr>
        <w:instrText xml:space="preserve"> HYPERLINK "https://doi.org/10.1371/journal.pone.0026738" </w:instrText>
      </w:r>
      <w:r w:rsidR="00575AC8" w:rsidRPr="008E1A76">
        <w:rPr>
          <w:color w:val="000000" w:themeColor="text1"/>
          <w:rPrChange w:id="7578" w:author="Natasha Hardy" w:date="2021-12-10T13:32:00Z">
            <w:rPr/>
          </w:rPrChange>
        </w:rPr>
        <w:fldChar w:fldCharType="separate"/>
      </w:r>
      <w:del w:id="7579" w:author="Natasha Hardy" w:date="2021-11-12T16:39:00Z">
        <w:r w:rsidRPr="008E1A76" w:rsidDel="003F3FBC">
          <w:rPr>
            <w:rStyle w:val="Hyperlink"/>
            <w:color w:val="000000" w:themeColor="text1"/>
            <w:rPrChange w:id="7580" w:author="Natasha Hardy" w:date="2021-12-10T13:32:00Z">
              <w:rPr>
                <w:rStyle w:val="Hyperlink"/>
              </w:rPr>
            </w:rPrChange>
          </w:rPr>
          <w:delText>https://</w:delText>
        </w:r>
      </w:del>
      <w:r w:rsidRPr="008E1A76">
        <w:rPr>
          <w:rStyle w:val="Hyperlink"/>
          <w:color w:val="000000" w:themeColor="text1"/>
          <w:rPrChange w:id="7581" w:author="Natasha Hardy" w:date="2021-12-10T13:32:00Z">
            <w:rPr>
              <w:rStyle w:val="Hyperlink"/>
            </w:rPr>
          </w:rPrChange>
        </w:rPr>
        <w:t>doi.org/10.1371/journal.pone.0026738</w:t>
      </w:r>
      <w:r w:rsidR="00575AC8" w:rsidRPr="008E1A76">
        <w:rPr>
          <w:rStyle w:val="Hyperlink"/>
          <w:color w:val="000000" w:themeColor="text1"/>
          <w:rPrChange w:id="7582" w:author="Natasha Hardy" w:date="2021-12-10T13:32:00Z">
            <w:rPr>
              <w:rStyle w:val="Hyperlink"/>
            </w:rPr>
          </w:rPrChange>
        </w:rPr>
        <w:fldChar w:fldCharType="end"/>
      </w:r>
    </w:p>
    <w:p w14:paraId="4DD7CB03" w14:textId="2B7DBAA5" w:rsidR="004E704D" w:rsidRPr="008E1A76" w:rsidRDefault="004E704D" w:rsidP="001553A7">
      <w:pPr>
        <w:widowControl w:val="0"/>
        <w:pBdr>
          <w:top w:val="nil"/>
          <w:left w:val="nil"/>
          <w:bottom w:val="nil"/>
          <w:right w:val="nil"/>
          <w:between w:val="nil"/>
        </w:pBdr>
        <w:ind w:left="720" w:hanging="720"/>
        <w:rPr>
          <w:color w:val="000000" w:themeColor="text1"/>
          <w:u w:val="single"/>
          <w:rPrChange w:id="7583" w:author="Natasha Hardy" w:date="2021-12-10T13:32:00Z">
            <w:rPr>
              <w:color w:val="0000FF" w:themeColor="hyperlink"/>
              <w:u w:val="single"/>
            </w:rPr>
          </w:rPrChange>
        </w:rPr>
      </w:pPr>
      <w:proofErr w:type="spellStart"/>
      <w:ins w:id="7584" w:author="Natasha Hardy" w:date="2021-10-25T16:15:00Z">
        <w:r w:rsidRPr="008E1A76">
          <w:rPr>
            <w:rFonts w:cs="Helvetica"/>
            <w:color w:val="000000" w:themeColor="text1"/>
            <w:rPrChange w:id="7585" w:author="Natasha Hardy" w:date="2021-12-10T13:32:00Z">
              <w:rPr>
                <w:rFonts w:cs="Helvetica"/>
                <w:color w:val="141413"/>
              </w:rPr>
            </w:rPrChange>
          </w:rPr>
          <w:t>Zarzoso</w:t>
        </w:r>
        <w:proofErr w:type="spellEnd"/>
        <w:r w:rsidRPr="008E1A76">
          <w:rPr>
            <w:rFonts w:cs="Helvetica"/>
            <w:color w:val="000000" w:themeColor="text1"/>
            <w:rPrChange w:id="7586" w:author="Natasha Hardy" w:date="2021-12-10T13:32:00Z">
              <w:rPr>
                <w:rFonts w:cs="Helvetica"/>
                <w:color w:val="141413"/>
              </w:rPr>
            </w:rPrChange>
          </w:rPr>
          <w:t>-Lacoste, D., Corse, E., Vidal, E. (2013)</w:t>
        </w:r>
      </w:ins>
      <w:ins w:id="7587" w:author="Natasha Hardy" w:date="2021-10-25T16:16:00Z">
        <w:r w:rsidRPr="008E1A76">
          <w:rPr>
            <w:rFonts w:cs="Helvetica"/>
            <w:color w:val="000000" w:themeColor="text1"/>
            <w:rPrChange w:id="7588" w:author="Natasha Hardy" w:date="2021-12-10T13:32:00Z">
              <w:rPr>
                <w:rFonts w:cs="Helvetica"/>
                <w:color w:val="141413"/>
              </w:rPr>
            </w:rPrChange>
          </w:rPr>
          <w:t>.</w:t>
        </w:r>
      </w:ins>
      <w:ins w:id="7589" w:author="Natasha Hardy" w:date="2021-10-25T16:15:00Z">
        <w:r w:rsidRPr="008E1A76">
          <w:rPr>
            <w:rFonts w:cs="Helvetica"/>
            <w:color w:val="000000" w:themeColor="text1"/>
            <w:rPrChange w:id="7590" w:author="Natasha Hardy" w:date="2021-12-10T13:32:00Z">
              <w:rPr>
                <w:rFonts w:cs="Helvetica"/>
                <w:color w:val="141413"/>
              </w:rPr>
            </w:rPrChange>
          </w:rPr>
          <w:t xml:space="preserve"> Improving PCR detection of</w:t>
        </w:r>
        <w:r w:rsidRPr="008E1A76">
          <w:rPr>
            <w:color w:val="000000" w:themeColor="text1"/>
            <w:u w:val="single"/>
            <w:rPrChange w:id="7591" w:author="Natasha Hardy" w:date="2021-12-10T13:32:00Z">
              <w:rPr>
                <w:color w:val="0000FF" w:themeColor="hyperlink"/>
                <w:u w:val="single"/>
              </w:rPr>
            </w:rPrChange>
          </w:rPr>
          <w:t xml:space="preserve"> </w:t>
        </w:r>
        <w:r w:rsidRPr="008E1A76">
          <w:rPr>
            <w:rFonts w:cs="Helvetica"/>
            <w:color w:val="000000" w:themeColor="text1"/>
            <w:rPrChange w:id="7592" w:author="Natasha Hardy" w:date="2021-12-10T13:32:00Z">
              <w:rPr>
                <w:rFonts w:cs="Helvetica"/>
                <w:color w:val="141413"/>
              </w:rPr>
            </w:rPrChange>
          </w:rPr>
          <w:t>prey in molecular diet studies: importance of group-specific primer set selection and extraction protocol performances. Molecular Ecology Resources, 13, 117–127.</w:t>
        </w:r>
      </w:ins>
    </w:p>
    <w:p w14:paraId="1D4ACA16" w14:textId="77777777" w:rsidR="00005583" w:rsidRPr="008E1A76" w:rsidRDefault="00005583" w:rsidP="001553A7">
      <w:pPr>
        <w:widowControl w:val="0"/>
        <w:pBdr>
          <w:top w:val="nil"/>
          <w:left w:val="nil"/>
          <w:bottom w:val="nil"/>
          <w:right w:val="nil"/>
          <w:between w:val="nil"/>
        </w:pBdr>
        <w:ind w:left="720" w:hanging="720"/>
        <w:rPr>
          <w:color w:val="000000" w:themeColor="text1"/>
          <w:rPrChange w:id="7593" w:author="Natasha Hardy" w:date="2021-12-10T13:32:00Z">
            <w:rPr/>
          </w:rPrChange>
        </w:rPr>
      </w:pPr>
    </w:p>
    <w:p w14:paraId="0CB717B3" w14:textId="1F2A249E" w:rsidR="00890371" w:rsidRPr="008E1A76" w:rsidRDefault="00890371" w:rsidP="001553A7">
      <w:pPr>
        <w:pStyle w:val="Heading2"/>
        <w:rPr>
          <w:b w:val="0"/>
          <w:bCs/>
          <w:color w:val="000000" w:themeColor="text1"/>
          <w:rPrChange w:id="7594" w:author="Natasha Hardy" w:date="2021-12-10T13:32:00Z">
            <w:rPr>
              <w:b w:val="0"/>
              <w:bCs/>
            </w:rPr>
          </w:rPrChange>
        </w:rPr>
      </w:pPr>
      <w:r w:rsidRPr="008E1A76">
        <w:rPr>
          <w:color w:val="000000" w:themeColor="text1"/>
          <w:rPrChange w:id="7595" w:author="Natasha Hardy" w:date="2021-12-10T13:32:00Z">
            <w:rPr/>
          </w:rPrChange>
        </w:rPr>
        <w:t>Figure Legends</w:t>
      </w:r>
    </w:p>
    <w:p w14:paraId="2ECB806A" w14:textId="416F89A7" w:rsidR="00890371" w:rsidRPr="008E1A76" w:rsidRDefault="00890371" w:rsidP="001553A7">
      <w:pPr>
        <w:rPr>
          <w:color w:val="000000" w:themeColor="text1"/>
          <w:rPrChange w:id="7596" w:author="Natasha Hardy" w:date="2021-12-10T13:32:00Z">
            <w:rPr/>
          </w:rPrChange>
        </w:rPr>
      </w:pPr>
    </w:p>
    <w:p w14:paraId="42F946D9" w14:textId="56E8EFD4" w:rsidR="00890371" w:rsidRPr="008E1A76" w:rsidRDefault="00890371" w:rsidP="001553A7">
      <w:pPr>
        <w:pBdr>
          <w:top w:val="nil"/>
          <w:left w:val="nil"/>
          <w:bottom w:val="nil"/>
          <w:right w:val="nil"/>
          <w:between w:val="nil"/>
        </w:pBdr>
        <w:rPr>
          <w:color w:val="000000" w:themeColor="text1"/>
          <w:rPrChange w:id="7597" w:author="Natasha Hardy" w:date="2021-12-10T13:32:00Z">
            <w:rPr>
              <w:color w:val="000000"/>
            </w:rPr>
          </w:rPrChange>
        </w:rPr>
      </w:pPr>
      <w:r w:rsidRPr="008E1A76">
        <w:rPr>
          <w:b/>
          <w:color w:val="000000" w:themeColor="text1"/>
          <w:rPrChange w:id="7598" w:author="Natasha Hardy" w:date="2021-12-10T13:32:00Z">
            <w:rPr>
              <w:b/>
              <w:color w:val="000000"/>
            </w:rPr>
          </w:rPrChange>
        </w:rPr>
        <w:t>Figure 1.</w:t>
      </w:r>
      <w:r w:rsidRPr="008E1A76">
        <w:rPr>
          <w:color w:val="000000" w:themeColor="text1"/>
          <w:rPrChange w:id="7599" w:author="Natasha Hardy" w:date="2021-12-10T13:32:00Z">
            <w:rPr>
              <w:color w:val="000000"/>
            </w:rPr>
          </w:rPrChange>
        </w:rPr>
        <w:t xml:space="preserve"> a) Long-nosed fur seal scat collection sites (n = total </w:t>
      </w:r>
      <w:ins w:id="7600" w:author="Natasha Hardy" w:date="2021-12-10T12:07:00Z">
        <w:r w:rsidR="004F3770" w:rsidRPr="000B2280">
          <w:rPr>
            <w:color w:val="000000" w:themeColor="text1"/>
          </w:rPr>
          <w:t>number of samples</w:t>
        </w:r>
      </w:ins>
      <w:del w:id="7601" w:author="Natasha Hardy" w:date="2021-12-10T12:07:00Z">
        <w:r w:rsidRPr="008E1A76" w:rsidDel="004F3770">
          <w:rPr>
            <w:color w:val="000000" w:themeColor="text1"/>
            <w:rPrChange w:id="7602" w:author="Natasha Hardy" w:date="2021-12-10T13:32:00Z">
              <w:rPr>
                <w:color w:val="000000"/>
              </w:rPr>
            </w:rPrChange>
          </w:rPr>
          <w:delText>sampling effort numbered</w:delText>
        </w:r>
      </w:del>
      <w:r w:rsidRPr="008E1A76">
        <w:rPr>
          <w:color w:val="000000" w:themeColor="text1"/>
          <w:rPrChange w:id="7603" w:author="Natasha Hardy" w:date="2021-12-10T13:32:00Z">
            <w:rPr>
              <w:color w:val="000000"/>
            </w:rPr>
          </w:rPrChange>
        </w:rPr>
        <w:t>)</w:t>
      </w:r>
      <w:del w:id="7604" w:author="Natasha Hardy" w:date="2021-12-10T12:09:00Z">
        <w:r w:rsidRPr="008E1A76" w:rsidDel="00214BA3">
          <w:rPr>
            <w:color w:val="000000" w:themeColor="text1"/>
            <w:rPrChange w:id="7605" w:author="Natasha Hardy" w:date="2021-12-10T13:32:00Z">
              <w:rPr>
                <w:color w:val="000000"/>
              </w:rPr>
            </w:rPrChange>
          </w:rPr>
          <w:delText>.</w:delText>
        </w:r>
      </w:del>
      <w:ins w:id="7606" w:author="Natasha Hardy" w:date="2021-12-10T12:09:00Z">
        <w:r w:rsidR="00214BA3" w:rsidRPr="000B2280">
          <w:rPr>
            <w:color w:val="000000" w:themeColor="text1"/>
          </w:rPr>
          <w:t xml:space="preserve">, including </w:t>
        </w:r>
      </w:ins>
      <w:del w:id="7607" w:author="Natasha Hardy" w:date="2021-12-10T12:09:00Z">
        <w:r w:rsidRPr="008E1A76" w:rsidDel="00214BA3">
          <w:rPr>
            <w:color w:val="000000" w:themeColor="text1"/>
            <w:rPrChange w:id="7608" w:author="Natasha Hardy" w:date="2021-12-10T13:32:00Z">
              <w:rPr>
                <w:color w:val="000000"/>
              </w:rPr>
            </w:rPrChange>
          </w:rPr>
          <w:delText xml:space="preserve"> P</w:delText>
        </w:r>
      </w:del>
      <w:ins w:id="7609" w:author="Natasha Hardy" w:date="2021-12-10T12:09:00Z">
        <w:r w:rsidR="00214BA3" w:rsidRPr="000B2280">
          <w:rPr>
            <w:color w:val="000000" w:themeColor="text1"/>
          </w:rPr>
          <w:t>p</w:t>
        </w:r>
      </w:ins>
      <w:r w:rsidRPr="008E1A76">
        <w:rPr>
          <w:color w:val="000000" w:themeColor="text1"/>
          <w:rPrChange w:id="7610" w:author="Natasha Hardy" w:date="2021-12-10T13:32:00Z">
            <w:rPr>
              <w:color w:val="000000"/>
            </w:rPr>
          </w:rPrChange>
        </w:rPr>
        <w:t>up abundance</w:t>
      </w:r>
      <w:ins w:id="7611" w:author="Natasha Hardy" w:date="2021-12-10T12:09:00Z">
        <w:r w:rsidR="00214BA3" w:rsidRPr="000B2280">
          <w:rPr>
            <w:color w:val="000000" w:themeColor="text1"/>
          </w:rPr>
          <w:t>s for sampling locations (McIntosh et al., 2014)</w:t>
        </w:r>
      </w:ins>
      <w:del w:id="7612" w:author="Natasha Hardy" w:date="2021-12-10T12:09:00Z">
        <w:r w:rsidRPr="008E1A76" w:rsidDel="00214BA3">
          <w:rPr>
            <w:color w:val="000000" w:themeColor="text1"/>
            <w:rPrChange w:id="7613" w:author="Natasha Hardy" w:date="2021-12-10T13:32:00Z">
              <w:rPr>
                <w:color w:val="000000"/>
              </w:rPr>
            </w:rPrChange>
          </w:rPr>
          <w:delText>,</w:delText>
        </w:r>
      </w:del>
      <w:r w:rsidRPr="008E1A76">
        <w:rPr>
          <w:color w:val="000000" w:themeColor="text1"/>
          <w:rPrChange w:id="7614" w:author="Natasha Hardy" w:date="2021-12-10T13:32:00Z">
            <w:rPr>
              <w:color w:val="000000"/>
            </w:rPr>
          </w:rPrChange>
        </w:rPr>
        <w:t xml:space="preserve"> as an index of </w:t>
      </w:r>
      <w:r w:rsidRPr="008E1A76">
        <w:rPr>
          <w:color w:val="000000" w:themeColor="text1"/>
          <w:rPrChange w:id="7615" w:author="Natasha Hardy" w:date="2021-12-10T13:32:00Z">
            <w:rPr/>
          </w:rPrChange>
        </w:rPr>
        <w:t>seal population</w:t>
      </w:r>
      <w:ins w:id="7616" w:author="Natasha Hardy" w:date="2021-12-10T12:09:00Z">
        <w:r w:rsidR="00214BA3" w:rsidRPr="000B2280">
          <w:rPr>
            <w:color w:val="000000" w:themeColor="text1"/>
          </w:rPr>
          <w:t xml:space="preserve"> </w:t>
        </w:r>
      </w:ins>
      <w:del w:id="7617" w:author="Natasha Hardy" w:date="2021-12-10T12:09:00Z">
        <w:r w:rsidRPr="008E1A76" w:rsidDel="00214BA3">
          <w:rPr>
            <w:color w:val="000000" w:themeColor="text1"/>
            <w:rPrChange w:id="7618" w:author="Natasha Hardy" w:date="2021-12-10T13:32:00Z">
              <w:rPr/>
            </w:rPrChange>
          </w:rPr>
          <w:delText xml:space="preserve">, </w:delText>
        </w:r>
        <w:r w:rsidRPr="008E1A76" w:rsidDel="00214BA3">
          <w:rPr>
            <w:color w:val="000000" w:themeColor="text1"/>
            <w:rPrChange w:id="7619" w:author="Natasha Hardy" w:date="2021-12-10T13:32:00Z">
              <w:rPr>
                <w:color w:val="000000"/>
              </w:rPr>
            </w:rPrChange>
          </w:rPr>
          <w:delText xml:space="preserve">has been included for sampling locations, to illustrate the </w:delText>
        </w:r>
      </w:del>
      <w:r w:rsidRPr="008E1A76">
        <w:rPr>
          <w:color w:val="000000" w:themeColor="text1"/>
          <w:rPrChange w:id="7620" w:author="Natasha Hardy" w:date="2021-12-10T13:32:00Z">
            <w:rPr>
              <w:color w:val="000000"/>
            </w:rPr>
          </w:rPrChange>
        </w:rPr>
        <w:t xml:space="preserve">relative importance of </w:t>
      </w:r>
      <w:del w:id="7621" w:author="Natasha Hardy" w:date="2021-12-10T12:10:00Z">
        <w:r w:rsidRPr="008E1A76" w:rsidDel="00214BA3">
          <w:rPr>
            <w:color w:val="000000" w:themeColor="text1"/>
            <w:rPrChange w:id="7622" w:author="Natasha Hardy" w:date="2021-12-10T13:32:00Z">
              <w:rPr>
                <w:color w:val="000000"/>
              </w:rPr>
            </w:rPrChange>
          </w:rPr>
          <w:delText xml:space="preserve">these </w:delText>
        </w:r>
      </w:del>
      <w:r w:rsidRPr="008E1A76">
        <w:rPr>
          <w:color w:val="000000" w:themeColor="text1"/>
          <w:rPrChange w:id="7623" w:author="Natasha Hardy" w:date="2021-12-10T13:32:00Z">
            <w:rPr>
              <w:color w:val="000000"/>
            </w:rPr>
          </w:rPrChange>
        </w:rPr>
        <w:t>sites</w:t>
      </w:r>
      <w:del w:id="7624" w:author="Natasha Hardy" w:date="2021-12-10T12:10:00Z">
        <w:r w:rsidRPr="008E1A76" w:rsidDel="00214BA3">
          <w:rPr>
            <w:color w:val="000000" w:themeColor="text1"/>
            <w:rPrChange w:id="7625" w:author="Natasha Hardy" w:date="2021-12-10T13:32:00Z">
              <w:rPr>
                <w:color w:val="000000"/>
              </w:rPr>
            </w:rPrChange>
          </w:rPr>
          <w:delText xml:space="preserve"> for long-nosed fur seal populations in southeastern Australia</w:delText>
        </w:r>
      </w:del>
      <w:r w:rsidRPr="008E1A76">
        <w:rPr>
          <w:color w:val="000000" w:themeColor="text1"/>
          <w:rPrChange w:id="7626" w:author="Natasha Hardy" w:date="2021-12-10T13:32:00Z">
            <w:rPr>
              <w:color w:val="000000"/>
            </w:rPr>
          </w:rPrChange>
        </w:rPr>
        <w:t xml:space="preserve">. </w:t>
      </w:r>
      <w:r w:rsidRPr="008E1A76">
        <w:rPr>
          <w:color w:val="000000" w:themeColor="text1"/>
          <w:rPrChange w:id="7627" w:author="Natasha Hardy" w:date="2021-12-10T13:32:00Z">
            <w:rPr/>
          </w:rPrChange>
        </w:rPr>
        <w:t xml:space="preserve">Sampled sites were: Cape Bridgewater (38.3013° S, 141.4062° E) and nearby </w:t>
      </w:r>
      <w:proofErr w:type="spellStart"/>
      <w:r w:rsidRPr="008E1A76">
        <w:rPr>
          <w:color w:val="000000" w:themeColor="text1"/>
          <w:rPrChange w:id="7628" w:author="Natasha Hardy" w:date="2021-12-10T13:32:00Z">
            <w:rPr/>
          </w:rPrChange>
        </w:rPr>
        <w:t>Deen</w:t>
      </w:r>
      <w:proofErr w:type="spellEnd"/>
      <w:r w:rsidRPr="008E1A76">
        <w:rPr>
          <w:color w:val="000000" w:themeColor="text1"/>
          <w:rPrChange w:id="7629" w:author="Natasha Hardy" w:date="2021-12-10T13:32:00Z">
            <w:rPr/>
          </w:rPrChange>
        </w:rPr>
        <w:t xml:space="preserve"> Maar Island (formerly </w:t>
      </w:r>
      <w:r w:rsidRPr="008E1A76">
        <w:rPr>
          <w:rFonts w:ascii="Times New Roman" w:eastAsia="Times New Roman" w:hAnsi="Times New Roman" w:cs="Times New Roman"/>
          <w:color w:val="000000" w:themeColor="text1"/>
          <w:rPrChange w:id="7630" w:author="Natasha Hardy" w:date="2021-12-10T13:32:00Z">
            <w:rPr>
              <w:rFonts w:ascii="Times New Roman" w:eastAsia="Times New Roman" w:hAnsi="Times New Roman" w:cs="Times New Roman"/>
            </w:rPr>
          </w:rPrChange>
        </w:rPr>
        <w:t xml:space="preserve">Lady Julia Percy Island, </w:t>
      </w:r>
      <w:r w:rsidRPr="008E1A76">
        <w:rPr>
          <w:color w:val="000000" w:themeColor="text1"/>
          <w:rPrChange w:id="7631" w:author="Natasha Hardy" w:date="2021-12-10T13:32:00Z">
            <w:rPr/>
          </w:rPrChange>
        </w:rPr>
        <w:t xml:space="preserve">38.4161° S, 142.0038° E) from western Bass Strait, Victoria; Gabo Island in eastern Bass Strait, Victoria (37.5649° S, 149.9133° E); and </w:t>
      </w:r>
      <w:proofErr w:type="spellStart"/>
      <w:r w:rsidRPr="008E1A76">
        <w:rPr>
          <w:color w:val="000000" w:themeColor="text1"/>
          <w:rPrChange w:id="7632" w:author="Natasha Hardy" w:date="2021-12-10T13:32:00Z">
            <w:rPr/>
          </w:rPrChange>
        </w:rPr>
        <w:t>Barunguba</w:t>
      </w:r>
      <w:proofErr w:type="spellEnd"/>
      <w:r w:rsidRPr="008E1A76">
        <w:rPr>
          <w:color w:val="000000" w:themeColor="text1"/>
          <w:rPrChange w:id="7633" w:author="Natasha Hardy" w:date="2021-12-10T13:32:00Z">
            <w:rPr/>
          </w:rPrChange>
        </w:rPr>
        <w:t xml:space="preserve"> (formerly known as Montague Island 36.2510° S, 150.2270° E) at the northeastern breeding range in New South Wales (NSW). </w:t>
      </w:r>
      <w:del w:id="7634" w:author="Natasha Hardy" w:date="2021-12-10T12:10:00Z">
        <w:r w:rsidRPr="008E1A76" w:rsidDel="00214BA3">
          <w:rPr>
            <w:color w:val="000000" w:themeColor="text1"/>
            <w:rPrChange w:id="7635" w:author="Natasha Hardy" w:date="2021-12-10T13:32:00Z">
              <w:rPr>
                <w:color w:val="000000"/>
              </w:rPr>
            </w:rPrChange>
          </w:rPr>
          <w:delText xml:space="preserve">Range </w:delText>
        </w:r>
      </w:del>
      <w:ins w:id="7636" w:author="Natasha Hardy" w:date="2021-12-10T12:10:00Z">
        <w:r w:rsidR="00214BA3" w:rsidRPr="000B2280">
          <w:rPr>
            <w:color w:val="000000" w:themeColor="text1"/>
          </w:rPr>
          <w:t xml:space="preserve">Species distributions </w:t>
        </w:r>
      </w:ins>
      <w:del w:id="7637" w:author="Natasha Hardy" w:date="2021-12-10T12:10:00Z">
        <w:r w:rsidRPr="008E1A76" w:rsidDel="00214BA3">
          <w:rPr>
            <w:color w:val="000000" w:themeColor="text1"/>
            <w:rPrChange w:id="7638" w:author="Natasha Hardy" w:date="2021-12-10T13:32:00Z">
              <w:rPr>
                <w:color w:val="000000"/>
              </w:rPr>
            </w:rPrChange>
          </w:rPr>
          <w:delText xml:space="preserve">of both species </w:delText>
        </w:r>
      </w:del>
      <w:r w:rsidRPr="008E1A76">
        <w:rPr>
          <w:color w:val="000000" w:themeColor="text1"/>
          <w:rPrChange w:id="7639" w:author="Natasha Hardy" w:date="2021-12-10T13:32:00Z">
            <w:rPr>
              <w:color w:val="000000"/>
            </w:rPr>
          </w:rPrChange>
        </w:rPr>
        <w:t xml:space="preserve">shown for b) long-nosed fur seals and c) little penguins </w:t>
      </w:r>
      <w:del w:id="7640" w:author="Natasha Hardy" w:date="2021-12-10T12:10:00Z">
        <w:r w:rsidRPr="008E1A76" w:rsidDel="00214BA3">
          <w:rPr>
            <w:color w:val="000000" w:themeColor="text1"/>
            <w:rPrChange w:id="7641" w:author="Natasha Hardy" w:date="2021-12-10T13:32:00Z">
              <w:rPr>
                <w:color w:val="000000"/>
              </w:rPr>
            </w:rPrChange>
          </w:rPr>
          <w:delText xml:space="preserve">using Atlas of Living Australia distribution data </w:delText>
        </w:r>
      </w:del>
      <w:r w:rsidRPr="008E1A76">
        <w:rPr>
          <w:color w:val="000000" w:themeColor="text1"/>
          <w:rPrChange w:id="7642" w:author="Natasha Hardy" w:date="2021-12-10T13:32:00Z">
            <w:rPr>
              <w:color w:val="000000"/>
            </w:rPr>
          </w:rPrChange>
        </w:rPr>
        <w:t>(</w:t>
      </w:r>
      <w:ins w:id="7643" w:author="Natasha Hardy" w:date="2021-12-10T12:10:00Z">
        <w:r w:rsidR="00214BA3" w:rsidRPr="000B2280">
          <w:rPr>
            <w:color w:val="000000" w:themeColor="text1"/>
          </w:rPr>
          <w:t xml:space="preserve">data from </w:t>
        </w:r>
      </w:ins>
      <w:r w:rsidRPr="008E1A76">
        <w:rPr>
          <w:color w:val="000000" w:themeColor="text1"/>
          <w:rPrChange w:id="7644" w:author="Natasha Hardy" w:date="2021-12-10T13:32:00Z">
            <w:rPr>
              <w:color w:val="000000"/>
            </w:rPr>
          </w:rPrChange>
        </w:rPr>
        <w:t>ALA, 2019).</w:t>
      </w:r>
    </w:p>
    <w:p w14:paraId="01EFD8B2" w14:textId="418D9F47" w:rsidR="00890371" w:rsidRPr="008E1A76" w:rsidRDefault="00890371" w:rsidP="001553A7">
      <w:pPr>
        <w:pBdr>
          <w:top w:val="nil"/>
          <w:left w:val="nil"/>
          <w:bottom w:val="nil"/>
          <w:right w:val="nil"/>
          <w:between w:val="nil"/>
        </w:pBdr>
        <w:rPr>
          <w:color w:val="000000" w:themeColor="text1"/>
          <w:rPrChange w:id="7645" w:author="Natasha Hardy" w:date="2021-12-10T13:32:00Z">
            <w:rPr>
              <w:color w:val="000000"/>
            </w:rPr>
          </w:rPrChange>
        </w:rPr>
      </w:pPr>
    </w:p>
    <w:p w14:paraId="6AA61A98" w14:textId="641261CA" w:rsidR="00890371" w:rsidRPr="008E1A76" w:rsidRDefault="00890371" w:rsidP="001553A7">
      <w:pPr>
        <w:pBdr>
          <w:top w:val="nil"/>
          <w:left w:val="nil"/>
          <w:bottom w:val="nil"/>
          <w:right w:val="nil"/>
          <w:between w:val="nil"/>
        </w:pBdr>
        <w:rPr>
          <w:color w:val="000000" w:themeColor="text1"/>
          <w:rPrChange w:id="7646" w:author="Natasha Hardy" w:date="2021-12-10T13:32:00Z">
            <w:rPr>
              <w:color w:val="000000"/>
            </w:rPr>
          </w:rPrChange>
        </w:rPr>
      </w:pPr>
      <w:r w:rsidRPr="008E1A76">
        <w:rPr>
          <w:b/>
          <w:color w:val="000000" w:themeColor="text1"/>
          <w:rPrChange w:id="7647" w:author="Natasha Hardy" w:date="2021-12-10T13:32:00Z">
            <w:rPr>
              <w:b/>
              <w:color w:val="000000"/>
            </w:rPr>
          </w:rPrChange>
        </w:rPr>
        <w:t xml:space="preserve">Figure 2. </w:t>
      </w:r>
      <w:del w:id="7648" w:author="Natasha Hardy" w:date="2021-12-10T12:11:00Z">
        <w:r w:rsidRPr="008E1A76" w:rsidDel="00214BA3">
          <w:rPr>
            <w:color w:val="000000" w:themeColor="text1"/>
            <w:rPrChange w:id="7649" w:author="Natasha Hardy" w:date="2021-12-10T13:32:00Z">
              <w:rPr>
                <w:color w:val="000000"/>
              </w:rPr>
            </w:rPrChange>
          </w:rPr>
          <w:delText xml:space="preserve">Contextual images of </w:delText>
        </w:r>
      </w:del>
      <w:r w:rsidRPr="008E1A76">
        <w:rPr>
          <w:color w:val="000000" w:themeColor="text1"/>
          <w:rPrChange w:id="7650" w:author="Natasha Hardy" w:date="2021-12-10T13:32:00Z">
            <w:rPr>
              <w:color w:val="000000"/>
            </w:rPr>
          </w:rPrChange>
        </w:rPr>
        <w:t xml:space="preserve">a) </w:t>
      </w:r>
      <w:del w:id="7651" w:author="Natasha Hardy" w:date="2021-12-10T12:11:00Z">
        <w:r w:rsidRPr="008E1A76" w:rsidDel="00214BA3">
          <w:rPr>
            <w:color w:val="000000" w:themeColor="text1"/>
            <w:rPrChange w:id="7652" w:author="Natasha Hardy" w:date="2021-12-10T13:32:00Z">
              <w:rPr>
                <w:color w:val="000000"/>
              </w:rPr>
            </w:rPrChange>
          </w:rPr>
          <w:delText>the l</w:delText>
        </w:r>
      </w:del>
      <w:ins w:id="7653" w:author="Natasha Hardy" w:date="2021-12-10T12:11:00Z">
        <w:r w:rsidR="00214BA3" w:rsidRPr="000B2280">
          <w:rPr>
            <w:color w:val="000000" w:themeColor="text1"/>
          </w:rPr>
          <w:t>A l</w:t>
        </w:r>
      </w:ins>
      <w:r w:rsidRPr="008E1A76">
        <w:rPr>
          <w:color w:val="000000" w:themeColor="text1"/>
          <w:rPrChange w:id="7654" w:author="Natasha Hardy" w:date="2021-12-10T13:32:00Z">
            <w:rPr>
              <w:color w:val="000000"/>
            </w:rPr>
          </w:rPrChange>
        </w:rPr>
        <w:t xml:space="preserve">ong-nosed fur seal, </w:t>
      </w:r>
      <w:r w:rsidRPr="008E1A76">
        <w:rPr>
          <w:i/>
          <w:color w:val="000000" w:themeColor="text1"/>
          <w:rPrChange w:id="7655" w:author="Natasha Hardy" w:date="2021-12-10T13:32:00Z">
            <w:rPr>
              <w:i/>
              <w:color w:val="000000"/>
            </w:rPr>
          </w:rPrChange>
        </w:rPr>
        <w:t xml:space="preserve">Arctocephalus </w:t>
      </w:r>
      <w:proofErr w:type="spellStart"/>
      <w:r w:rsidRPr="008E1A76">
        <w:rPr>
          <w:i/>
          <w:color w:val="000000" w:themeColor="text1"/>
          <w:rPrChange w:id="7656" w:author="Natasha Hardy" w:date="2021-12-10T13:32:00Z">
            <w:rPr>
              <w:i/>
              <w:color w:val="000000"/>
            </w:rPr>
          </w:rPrChange>
        </w:rPr>
        <w:t>forsteri</w:t>
      </w:r>
      <w:proofErr w:type="spellEnd"/>
      <w:r w:rsidRPr="008E1A76">
        <w:rPr>
          <w:color w:val="000000" w:themeColor="text1"/>
          <w:rPrChange w:id="7657" w:author="Natasha Hardy" w:date="2021-12-10T13:32:00Z">
            <w:rPr>
              <w:color w:val="000000"/>
            </w:rPr>
          </w:rPrChange>
        </w:rPr>
        <w:t xml:space="preserve">, from </w:t>
      </w:r>
      <w:proofErr w:type="spellStart"/>
      <w:r w:rsidRPr="008E1A76">
        <w:rPr>
          <w:color w:val="000000" w:themeColor="text1"/>
          <w:rPrChange w:id="7658" w:author="Natasha Hardy" w:date="2021-12-10T13:32:00Z">
            <w:rPr>
              <w:color w:val="000000"/>
            </w:rPr>
          </w:rPrChange>
        </w:rPr>
        <w:t>Barunguba</w:t>
      </w:r>
      <w:proofErr w:type="spellEnd"/>
      <w:r w:rsidRPr="008E1A76">
        <w:rPr>
          <w:color w:val="000000" w:themeColor="text1"/>
          <w:rPrChange w:id="7659" w:author="Natasha Hardy" w:date="2021-12-10T13:32:00Z">
            <w:rPr>
              <w:color w:val="000000"/>
            </w:rPr>
          </w:rPrChange>
        </w:rPr>
        <w:t xml:space="preserve">, NSW; b) the little penguin, </w:t>
      </w:r>
      <w:proofErr w:type="spellStart"/>
      <w:r w:rsidRPr="008E1A76">
        <w:rPr>
          <w:i/>
          <w:color w:val="000000" w:themeColor="text1"/>
          <w:rPrChange w:id="7660" w:author="Natasha Hardy" w:date="2021-12-10T13:32:00Z">
            <w:rPr>
              <w:i/>
              <w:color w:val="000000"/>
            </w:rPr>
          </w:rPrChange>
        </w:rPr>
        <w:t>Eudyptula</w:t>
      </w:r>
      <w:proofErr w:type="spellEnd"/>
      <w:r w:rsidRPr="008E1A76">
        <w:rPr>
          <w:i/>
          <w:color w:val="000000" w:themeColor="text1"/>
          <w:rPrChange w:id="7661" w:author="Natasha Hardy" w:date="2021-12-10T13:32:00Z">
            <w:rPr>
              <w:i/>
              <w:color w:val="000000"/>
            </w:rPr>
          </w:rPrChange>
        </w:rPr>
        <w:t xml:space="preserve"> minor</w:t>
      </w:r>
      <w:r w:rsidRPr="008E1A76">
        <w:rPr>
          <w:color w:val="000000" w:themeColor="text1"/>
          <w:rPrChange w:id="7662" w:author="Natasha Hardy" w:date="2021-12-10T13:32:00Z">
            <w:rPr>
              <w:color w:val="000000"/>
            </w:rPr>
          </w:rPrChange>
        </w:rPr>
        <w:t xml:space="preserve">, often burrowing near fur seal colonies; </w:t>
      </w:r>
      <w:del w:id="7663" w:author="Natasha Hardy" w:date="2021-12-10T12:14:00Z">
        <w:r w:rsidRPr="008E1A76" w:rsidDel="00214BA3">
          <w:rPr>
            <w:color w:val="000000" w:themeColor="text1"/>
            <w:rPrChange w:id="7664" w:author="Natasha Hardy" w:date="2021-12-10T13:32:00Z">
              <w:rPr>
                <w:color w:val="000000"/>
              </w:rPr>
            </w:rPrChange>
          </w:rPr>
          <w:delText xml:space="preserve">and </w:delText>
        </w:r>
      </w:del>
      <w:ins w:id="7665" w:author="Natasha Hardy" w:date="2021-12-10T12:13:00Z">
        <w:r w:rsidR="00214BA3" w:rsidRPr="000B2280">
          <w:rPr>
            <w:color w:val="000000" w:themeColor="text1"/>
          </w:rPr>
          <w:t>c) and d)</w:t>
        </w:r>
        <w:r w:rsidR="00214BA3" w:rsidRPr="000B2280">
          <w:rPr>
            <w:color w:val="000000" w:themeColor="text1"/>
          </w:rPr>
          <w:t xml:space="preserve"> </w:t>
        </w:r>
      </w:ins>
      <w:del w:id="7666" w:author="Natasha Hardy" w:date="2021-12-10T12:11:00Z">
        <w:r w:rsidRPr="008E1A76" w:rsidDel="00214BA3">
          <w:rPr>
            <w:color w:val="000000" w:themeColor="text1"/>
            <w:rPrChange w:id="7667" w:author="Natasha Hardy" w:date="2021-12-10T13:32:00Z">
              <w:rPr>
                <w:color w:val="000000"/>
              </w:rPr>
            </w:rPrChange>
          </w:rPr>
          <w:delText xml:space="preserve">examples of </w:delText>
        </w:r>
      </w:del>
      <w:r w:rsidRPr="008E1A76">
        <w:rPr>
          <w:color w:val="000000" w:themeColor="text1"/>
          <w:rPrChange w:id="7668" w:author="Natasha Hardy" w:date="2021-12-10T13:32:00Z">
            <w:rPr>
              <w:color w:val="000000"/>
            </w:rPr>
          </w:rPrChange>
        </w:rPr>
        <w:t xml:space="preserve">seabird remains </w:t>
      </w:r>
      <w:ins w:id="7669" w:author="Natasha Hardy" w:date="2021-12-10T12:11:00Z">
        <w:r w:rsidR="00214BA3" w:rsidRPr="000B2280">
          <w:rPr>
            <w:color w:val="000000" w:themeColor="text1"/>
          </w:rPr>
          <w:t xml:space="preserve">are conspicuous </w:t>
        </w:r>
      </w:ins>
      <w:ins w:id="7670" w:author="Natasha Hardy" w:date="2021-12-10T12:14:00Z">
        <w:r w:rsidR="00214BA3" w:rsidRPr="000B2280">
          <w:rPr>
            <w:color w:val="000000" w:themeColor="text1"/>
          </w:rPr>
          <w:t>at</w:t>
        </w:r>
      </w:ins>
      <w:ins w:id="7671" w:author="Natasha Hardy" w:date="2021-12-10T12:12:00Z">
        <w:r w:rsidR="00214BA3" w:rsidRPr="000B2280">
          <w:rPr>
            <w:color w:val="000000" w:themeColor="text1"/>
          </w:rPr>
          <w:t xml:space="preserve"> long-nosed fur seal haul-outs and colonies</w:t>
        </w:r>
        <w:r w:rsidR="00214BA3" w:rsidRPr="000B2280">
          <w:rPr>
            <w:color w:val="000000" w:themeColor="text1"/>
          </w:rPr>
          <w:t>,</w:t>
        </w:r>
      </w:ins>
      <w:del w:id="7672" w:author="Natasha Hardy" w:date="2021-12-10T12:12:00Z">
        <w:r w:rsidRPr="008E1A76" w:rsidDel="00214BA3">
          <w:rPr>
            <w:color w:val="000000" w:themeColor="text1"/>
            <w:rPrChange w:id="7673" w:author="Natasha Hardy" w:date="2021-12-10T13:32:00Z">
              <w:rPr>
                <w:color w:val="000000"/>
              </w:rPr>
            </w:rPrChange>
          </w:rPr>
          <w:delText>in</w:delText>
        </w:r>
      </w:del>
      <w:r w:rsidRPr="008E1A76">
        <w:rPr>
          <w:color w:val="000000" w:themeColor="text1"/>
          <w:rPrChange w:id="7674" w:author="Natasha Hardy" w:date="2021-12-10T13:32:00Z">
            <w:rPr>
              <w:color w:val="000000"/>
            </w:rPr>
          </w:rPrChange>
        </w:rPr>
        <w:t xml:space="preserve"> </w:t>
      </w:r>
      <w:ins w:id="7675" w:author="Natasha Hardy" w:date="2021-12-10T12:13:00Z">
        <w:r w:rsidR="00214BA3" w:rsidRPr="000B2280">
          <w:rPr>
            <w:color w:val="000000" w:themeColor="text1"/>
          </w:rPr>
          <w:t>among scats and regurgitates</w:t>
        </w:r>
      </w:ins>
      <w:del w:id="7676" w:author="Natasha Hardy" w:date="2021-12-10T12:13:00Z">
        <w:r w:rsidRPr="008E1A76" w:rsidDel="00214BA3">
          <w:rPr>
            <w:color w:val="000000" w:themeColor="text1"/>
            <w:rPrChange w:id="7677" w:author="Natasha Hardy" w:date="2021-12-10T13:32:00Z">
              <w:rPr>
                <w:color w:val="000000"/>
              </w:rPr>
            </w:rPrChange>
          </w:rPr>
          <w:delText>c) and d)</w:delText>
        </w:r>
      </w:del>
      <w:del w:id="7678" w:author="Natasha Hardy" w:date="2021-12-10T12:14:00Z">
        <w:r w:rsidRPr="008E1A76" w:rsidDel="00214BA3">
          <w:rPr>
            <w:color w:val="000000" w:themeColor="text1"/>
            <w:rPrChange w:id="7679" w:author="Natasha Hardy" w:date="2021-12-10T13:32:00Z">
              <w:rPr>
                <w:color w:val="000000"/>
              </w:rPr>
            </w:rPrChange>
          </w:rPr>
          <w:delText>, often found as regurgitates,</w:delText>
        </w:r>
      </w:del>
      <w:del w:id="7680" w:author="Natasha Hardy" w:date="2021-12-10T12:11:00Z">
        <w:r w:rsidRPr="008E1A76" w:rsidDel="00214BA3">
          <w:rPr>
            <w:color w:val="000000" w:themeColor="text1"/>
            <w:rPrChange w:id="7681" w:author="Natasha Hardy" w:date="2021-12-10T13:32:00Z">
              <w:rPr>
                <w:color w:val="000000"/>
              </w:rPr>
            </w:rPrChange>
          </w:rPr>
          <w:delText xml:space="preserve"> from long-nosed fur seal haul-outs and colonies</w:delText>
        </w:r>
      </w:del>
      <w:r w:rsidRPr="008E1A76">
        <w:rPr>
          <w:color w:val="000000" w:themeColor="text1"/>
          <w:rPrChange w:id="7682" w:author="Natasha Hardy" w:date="2021-12-10T13:32:00Z">
            <w:rPr>
              <w:color w:val="000000"/>
            </w:rPr>
          </w:rPrChange>
        </w:rPr>
        <w:t>.</w:t>
      </w:r>
    </w:p>
    <w:p w14:paraId="01571DED" w14:textId="77777777" w:rsidR="00890371" w:rsidRPr="008E1A76" w:rsidRDefault="00890371" w:rsidP="001553A7">
      <w:pPr>
        <w:pBdr>
          <w:top w:val="nil"/>
          <w:left w:val="nil"/>
          <w:bottom w:val="nil"/>
          <w:right w:val="nil"/>
          <w:between w:val="nil"/>
        </w:pBdr>
        <w:rPr>
          <w:color w:val="000000" w:themeColor="text1"/>
          <w:rPrChange w:id="7683" w:author="Natasha Hardy" w:date="2021-12-10T13:32:00Z">
            <w:rPr>
              <w:color w:val="000000"/>
            </w:rPr>
          </w:rPrChange>
        </w:rPr>
      </w:pPr>
    </w:p>
    <w:p w14:paraId="7DE521B1" w14:textId="079C46F3" w:rsidR="00890371" w:rsidRPr="008E1A76" w:rsidRDefault="00890371" w:rsidP="001553A7">
      <w:pPr>
        <w:pBdr>
          <w:top w:val="nil"/>
          <w:left w:val="nil"/>
          <w:bottom w:val="nil"/>
          <w:right w:val="nil"/>
          <w:between w:val="nil"/>
        </w:pBdr>
        <w:rPr>
          <w:color w:val="000000" w:themeColor="text1"/>
          <w:rPrChange w:id="7684" w:author="Natasha Hardy" w:date="2021-12-10T13:32:00Z">
            <w:rPr/>
          </w:rPrChange>
        </w:rPr>
      </w:pPr>
      <w:r w:rsidRPr="008E1A76">
        <w:rPr>
          <w:b/>
          <w:color w:val="000000" w:themeColor="text1"/>
          <w:rPrChange w:id="7685" w:author="Natasha Hardy" w:date="2021-12-10T13:32:00Z">
            <w:rPr>
              <w:b/>
              <w:color w:val="000000"/>
            </w:rPr>
          </w:rPrChange>
        </w:rPr>
        <w:lastRenderedPageBreak/>
        <w:t>Figure 3.</w:t>
      </w:r>
      <w:r w:rsidRPr="008E1A76">
        <w:rPr>
          <w:color w:val="000000" w:themeColor="text1"/>
          <w:rPrChange w:id="7686" w:author="Natasha Hardy" w:date="2021-12-10T13:32:00Z">
            <w:rPr>
              <w:color w:val="000000"/>
            </w:rPr>
          </w:rPrChange>
        </w:rPr>
        <w:t xml:space="preserve"> Detections </w:t>
      </w:r>
      <w:del w:id="7687" w:author="Natasha Hardy" w:date="2021-12-10T12:14:00Z">
        <w:r w:rsidRPr="008E1A76" w:rsidDel="00214BA3">
          <w:rPr>
            <w:color w:val="000000" w:themeColor="text1"/>
            <w:rPrChange w:id="7688" w:author="Natasha Hardy" w:date="2021-12-10T13:32:00Z">
              <w:rPr>
                <w:color w:val="000000"/>
              </w:rPr>
            </w:rPrChange>
          </w:rPr>
          <w:delText xml:space="preserve">across long-nosed fur seal samples </w:delText>
        </w:r>
      </w:del>
      <w:r w:rsidRPr="008E1A76">
        <w:rPr>
          <w:color w:val="000000" w:themeColor="text1"/>
          <w:rPrChange w:id="7689" w:author="Natasha Hardy" w:date="2021-12-10T13:32:00Z">
            <w:rPr>
              <w:color w:val="000000"/>
            </w:rPr>
          </w:rPrChange>
        </w:rPr>
        <w:t>of a) seabird and b) little penguin diagnostic hard-parts (</w:t>
      </w:r>
      <w:ins w:id="7690" w:author="Natasha Hardy" w:date="2021-12-10T12:18:00Z">
        <w:r w:rsidR="00EB7B7B" w:rsidRPr="000B2280">
          <w:rPr>
            <w:color w:val="000000" w:themeColor="text1"/>
          </w:rPr>
          <w:t>‘</w:t>
        </w:r>
      </w:ins>
      <w:r w:rsidRPr="008E1A76">
        <w:rPr>
          <w:color w:val="000000" w:themeColor="text1"/>
          <w:rPrChange w:id="7691" w:author="Natasha Hardy" w:date="2021-12-10T13:32:00Z">
            <w:rPr>
              <w:color w:val="000000"/>
            </w:rPr>
          </w:rPrChange>
        </w:rPr>
        <w:t>hp</w:t>
      </w:r>
      <w:ins w:id="7692" w:author="Natasha Hardy" w:date="2021-12-10T12:18:00Z">
        <w:r w:rsidR="00EB7B7B" w:rsidRPr="000B2280">
          <w:rPr>
            <w:color w:val="000000" w:themeColor="text1"/>
          </w:rPr>
          <w:t>’</w:t>
        </w:r>
      </w:ins>
      <w:r w:rsidRPr="008E1A76">
        <w:rPr>
          <w:color w:val="000000" w:themeColor="text1"/>
          <w:rPrChange w:id="7693" w:author="Natasha Hardy" w:date="2021-12-10T13:32:00Z">
            <w:rPr>
              <w:color w:val="000000"/>
            </w:rPr>
          </w:rPrChange>
        </w:rPr>
        <w:t>) and DNA (</w:t>
      </w:r>
      <w:ins w:id="7694" w:author="Natasha Hardy" w:date="2021-12-10T12:18:00Z">
        <w:r w:rsidR="00EB7B7B" w:rsidRPr="000B2280">
          <w:rPr>
            <w:color w:val="000000" w:themeColor="text1"/>
          </w:rPr>
          <w:t>‘</w:t>
        </w:r>
        <w:proofErr w:type="spellStart"/>
        <w:r w:rsidR="00EB7B7B" w:rsidRPr="000B2280">
          <w:rPr>
            <w:color w:val="000000" w:themeColor="text1"/>
          </w:rPr>
          <w:t>dna</w:t>
        </w:r>
        <w:proofErr w:type="spellEnd"/>
        <w:r w:rsidR="00EB7B7B" w:rsidRPr="000B2280">
          <w:rPr>
            <w:color w:val="000000" w:themeColor="text1"/>
          </w:rPr>
          <w:t>’</w:t>
        </w:r>
      </w:ins>
      <w:del w:id="7695" w:author="Natasha Hardy" w:date="2021-12-10T12:18:00Z">
        <w:r w:rsidRPr="008E1A76" w:rsidDel="00EB7B7B">
          <w:rPr>
            <w:color w:val="000000" w:themeColor="text1"/>
            <w:rPrChange w:id="7696" w:author="Natasha Hardy" w:date="2021-12-10T13:32:00Z">
              <w:rPr>
                <w:color w:val="000000"/>
              </w:rPr>
            </w:rPrChange>
          </w:rPr>
          <w:delText>dna</w:delText>
        </w:r>
      </w:del>
      <w:r w:rsidRPr="008E1A76">
        <w:rPr>
          <w:color w:val="000000" w:themeColor="text1"/>
          <w:rPrChange w:id="7697" w:author="Natasha Hardy" w:date="2021-12-10T13:32:00Z">
            <w:rPr>
              <w:color w:val="000000"/>
            </w:rPr>
          </w:rPrChange>
        </w:rPr>
        <w:t xml:space="preserve">), as a percentage of all </w:t>
      </w:r>
      <w:ins w:id="7698" w:author="Natasha Hardy" w:date="2021-12-10T12:15:00Z">
        <w:r w:rsidR="00214BA3" w:rsidRPr="000B2280">
          <w:rPr>
            <w:color w:val="000000" w:themeColor="text1"/>
          </w:rPr>
          <w:t xml:space="preserve">long-nosed fur seal </w:t>
        </w:r>
      </w:ins>
      <w:r w:rsidRPr="008E1A76">
        <w:rPr>
          <w:color w:val="000000" w:themeColor="text1"/>
          <w:rPrChange w:id="7699" w:author="Natasha Hardy" w:date="2021-12-10T13:32:00Z">
            <w:rPr>
              <w:color w:val="000000"/>
            </w:rPr>
          </w:rPrChange>
        </w:rPr>
        <w:t xml:space="preserve">samples (n = 99). We report </w:t>
      </w:r>
      <w:ins w:id="7700" w:author="Natasha Hardy" w:date="2021-12-10T12:15:00Z">
        <w:r w:rsidR="00214BA3" w:rsidRPr="000B2280">
          <w:rPr>
            <w:color w:val="000000" w:themeColor="text1"/>
          </w:rPr>
          <w:t xml:space="preserve">all </w:t>
        </w:r>
      </w:ins>
      <w:r w:rsidRPr="008E1A76">
        <w:rPr>
          <w:color w:val="000000" w:themeColor="text1"/>
          <w:rPrChange w:id="7701" w:author="Natasha Hardy" w:date="2021-12-10T13:32:00Z">
            <w:rPr>
              <w:color w:val="000000"/>
            </w:rPr>
          </w:rPrChange>
        </w:rPr>
        <w:t xml:space="preserve">genetic sequences obtained from standard sequence quality </w:t>
      </w:r>
      <w:ins w:id="7702" w:author="Natasha Hardy" w:date="2021-12-10T12:15:00Z">
        <w:r w:rsidR="00214BA3" w:rsidRPr="000B2280">
          <w:rPr>
            <w:color w:val="000000" w:themeColor="text1"/>
          </w:rPr>
          <w:t xml:space="preserve">control and </w:t>
        </w:r>
      </w:ins>
      <w:r w:rsidRPr="008E1A76">
        <w:rPr>
          <w:color w:val="000000" w:themeColor="text1"/>
          <w:rPrChange w:id="7703" w:author="Natasha Hardy" w:date="2021-12-10T13:32:00Z">
            <w:rPr>
              <w:color w:val="000000"/>
            </w:rPr>
          </w:rPrChange>
        </w:rPr>
        <w:t>filtering</w:t>
      </w:r>
      <w:del w:id="7704" w:author="Natasha Hardy" w:date="2021-12-10T12:15:00Z">
        <w:r w:rsidRPr="008E1A76" w:rsidDel="00214BA3">
          <w:rPr>
            <w:color w:val="000000" w:themeColor="text1"/>
            <w:rPrChange w:id="7705" w:author="Natasha Hardy" w:date="2021-12-10T13:32:00Z">
              <w:rPr>
                <w:color w:val="000000"/>
              </w:rPr>
            </w:rPrChange>
          </w:rPr>
          <w:delText>,</w:delText>
        </w:r>
      </w:del>
      <w:r w:rsidRPr="008E1A76">
        <w:rPr>
          <w:color w:val="000000" w:themeColor="text1"/>
          <w:rPrChange w:id="7706" w:author="Natasha Hardy" w:date="2021-12-10T13:32:00Z">
            <w:rPr>
              <w:color w:val="000000"/>
            </w:rPr>
          </w:rPrChange>
        </w:rPr>
        <w:t xml:space="preserve"> ‘DNA (all)’, </w:t>
      </w:r>
      <w:del w:id="7707" w:author="Natasha Hardy" w:date="2021-12-10T12:15:00Z">
        <w:r w:rsidRPr="008E1A76" w:rsidDel="00214BA3">
          <w:rPr>
            <w:color w:val="000000" w:themeColor="text1"/>
            <w:rPrChange w:id="7708" w:author="Natasha Hardy" w:date="2021-12-10T13:32:00Z">
              <w:rPr>
                <w:color w:val="000000"/>
              </w:rPr>
            </w:rPrChange>
          </w:rPr>
          <w:delText>as well as</w:delText>
        </w:r>
      </w:del>
      <w:ins w:id="7709" w:author="Natasha Hardy" w:date="2021-12-10T12:15:00Z">
        <w:r w:rsidR="00214BA3" w:rsidRPr="000B2280">
          <w:rPr>
            <w:color w:val="000000" w:themeColor="text1"/>
          </w:rPr>
          <w:t>and</w:t>
        </w:r>
      </w:ins>
      <w:r w:rsidRPr="008E1A76">
        <w:rPr>
          <w:color w:val="000000" w:themeColor="text1"/>
          <w:rPrChange w:id="7710" w:author="Natasha Hardy" w:date="2021-12-10T13:32:00Z">
            <w:rPr>
              <w:color w:val="000000"/>
            </w:rPr>
          </w:rPrChange>
        </w:rPr>
        <w:t xml:space="preserve"> for samples that contained large </w:t>
      </w:r>
      <w:ins w:id="7711" w:author="Natasha Hardy" w:date="2021-12-10T12:17:00Z">
        <w:r w:rsidR="00214BA3" w:rsidRPr="000B2280">
          <w:rPr>
            <w:color w:val="000000" w:themeColor="text1"/>
          </w:rPr>
          <w:t xml:space="preserve">sequence </w:t>
        </w:r>
      </w:ins>
      <w:r w:rsidRPr="008E1A76">
        <w:rPr>
          <w:color w:val="000000" w:themeColor="text1"/>
          <w:rPrChange w:id="7712" w:author="Natasha Hardy" w:date="2021-12-10T13:32:00Z">
            <w:rPr>
              <w:color w:val="000000"/>
            </w:rPr>
          </w:rPrChange>
        </w:rPr>
        <w:t>quantities of sequences</w:t>
      </w:r>
      <w:del w:id="7713" w:author="Natasha Hardy" w:date="2021-12-10T12:15:00Z">
        <w:r w:rsidRPr="008E1A76" w:rsidDel="00214BA3">
          <w:rPr>
            <w:color w:val="000000" w:themeColor="text1"/>
            <w:rPrChange w:id="7714" w:author="Natasha Hardy" w:date="2021-12-10T13:32:00Z">
              <w:rPr>
                <w:color w:val="000000"/>
              </w:rPr>
            </w:rPrChange>
          </w:rPr>
          <w:delText>,</w:delText>
        </w:r>
      </w:del>
      <w:r w:rsidRPr="008E1A76">
        <w:rPr>
          <w:color w:val="000000" w:themeColor="text1"/>
          <w:rPrChange w:id="7715" w:author="Natasha Hardy" w:date="2021-12-10T13:32:00Z">
            <w:rPr>
              <w:color w:val="000000"/>
            </w:rPr>
          </w:rPrChange>
        </w:rPr>
        <w:t xml:space="preserve"> ‘DNA </w:t>
      </w:r>
      <w:ins w:id="7716" w:author="Natasha Hardy" w:date="2021-12-10T12:16:00Z">
        <w:r w:rsidR="00214BA3" w:rsidRPr="000B2280">
          <w:rPr>
            <w:color w:val="000000" w:themeColor="text1"/>
          </w:rPr>
          <w:t>(</w:t>
        </w:r>
      </w:ins>
      <w:r w:rsidRPr="008E1A76">
        <w:rPr>
          <w:color w:val="000000" w:themeColor="text1"/>
          <w:rPrChange w:id="7717" w:author="Natasha Hardy" w:date="2021-12-10T13:32:00Z">
            <w:rPr>
              <w:color w:val="000000"/>
            </w:rPr>
          </w:rPrChange>
        </w:rPr>
        <w:t>abundant</w:t>
      </w:r>
      <w:ins w:id="7718" w:author="Natasha Hardy" w:date="2021-12-10T12:16:00Z">
        <w:r w:rsidR="00214BA3" w:rsidRPr="000B2280">
          <w:rPr>
            <w:color w:val="000000" w:themeColor="text1"/>
          </w:rPr>
          <w:t>)</w:t>
        </w:r>
      </w:ins>
      <w:r w:rsidRPr="008E1A76">
        <w:rPr>
          <w:color w:val="000000" w:themeColor="text1"/>
          <w:rPrChange w:id="7719" w:author="Natasha Hardy" w:date="2021-12-10T13:32:00Z">
            <w:rPr>
              <w:color w:val="000000"/>
            </w:rPr>
          </w:rPrChange>
        </w:rPr>
        <w:t xml:space="preserve">’ </w:t>
      </w:r>
      <w:del w:id="7720" w:author="Natasha Hardy" w:date="2021-12-10T12:16:00Z">
        <w:r w:rsidRPr="008E1A76" w:rsidDel="00214BA3">
          <w:rPr>
            <w:color w:val="000000" w:themeColor="text1"/>
            <w:rPrChange w:id="7721" w:author="Natasha Hardy" w:date="2021-12-10T13:32:00Z">
              <w:rPr>
                <w:color w:val="000000"/>
              </w:rPr>
            </w:rPrChange>
          </w:rPr>
          <w:delText xml:space="preserve">(&gt; 99% of sequences </w:delText>
        </w:r>
      </w:del>
      <w:ins w:id="7722" w:author="Natasha Hardy" w:date="2021-12-10T12:17:00Z">
        <w:r w:rsidR="00214BA3" w:rsidRPr="000B2280">
          <w:rPr>
            <w:color w:val="000000" w:themeColor="text1"/>
          </w:rPr>
          <w:t xml:space="preserve">(&gt; </w:t>
        </w:r>
        <w:r w:rsidR="00214BA3" w:rsidRPr="000B2280">
          <w:rPr>
            <w:color w:val="000000" w:themeColor="text1"/>
          </w:rPr>
          <w:t>9</w:t>
        </w:r>
        <w:r w:rsidR="00214BA3" w:rsidRPr="000B2280">
          <w:rPr>
            <w:color w:val="000000" w:themeColor="text1"/>
          </w:rPr>
          <w:t>0% of filtered sequences</w:t>
        </w:r>
      </w:ins>
      <w:del w:id="7723" w:author="Natasha Hardy" w:date="2021-12-10T12:17:00Z">
        <w:r w:rsidRPr="008E1A76" w:rsidDel="00214BA3">
          <w:rPr>
            <w:color w:val="000000" w:themeColor="text1"/>
            <w:rPrChange w:id="7724" w:author="Natasha Hardy" w:date="2021-12-10T13:32:00Z">
              <w:rPr>
                <w:color w:val="000000"/>
              </w:rPr>
            </w:rPrChange>
          </w:rPr>
          <w:delText>filtered after sequence quality filtering</w:delText>
        </w:r>
      </w:del>
      <w:r w:rsidRPr="008E1A76">
        <w:rPr>
          <w:color w:val="000000" w:themeColor="text1"/>
          <w:rPrChange w:id="7725" w:author="Natasha Hardy" w:date="2021-12-10T13:32:00Z">
            <w:rPr>
              <w:color w:val="000000"/>
            </w:rPr>
          </w:rPrChange>
        </w:rPr>
        <w:t>)</w:t>
      </w:r>
      <w:ins w:id="7726" w:author="Natasha Hardy" w:date="2021-12-10T12:18:00Z">
        <w:r w:rsidR="00214BA3" w:rsidRPr="000B2280">
          <w:rPr>
            <w:color w:val="000000" w:themeColor="text1"/>
          </w:rPr>
          <w:t>; and</w:t>
        </w:r>
      </w:ins>
      <w:del w:id="7727" w:author="Natasha Hardy" w:date="2021-12-10T12:18:00Z">
        <w:r w:rsidRPr="008E1A76" w:rsidDel="00214BA3">
          <w:rPr>
            <w:color w:val="000000" w:themeColor="text1"/>
            <w:rPrChange w:id="7728" w:author="Natasha Hardy" w:date="2021-12-10T13:32:00Z">
              <w:rPr>
                <w:color w:val="000000"/>
              </w:rPr>
            </w:rPrChange>
          </w:rPr>
          <w:delText>. W</w:delText>
        </w:r>
        <w:r w:rsidRPr="008E1A76" w:rsidDel="00214BA3">
          <w:rPr>
            <w:color w:val="000000" w:themeColor="text1"/>
            <w:rPrChange w:id="7729" w:author="Natasha Hardy" w:date="2021-12-10T13:32:00Z">
              <w:rPr/>
            </w:rPrChange>
          </w:rPr>
          <w:delText xml:space="preserve">e </w:delText>
        </w:r>
      </w:del>
      <w:del w:id="7730" w:author="Natasha Hardy" w:date="2021-12-10T12:17:00Z">
        <w:r w:rsidRPr="008E1A76" w:rsidDel="00214BA3">
          <w:rPr>
            <w:color w:val="000000" w:themeColor="text1"/>
            <w:rPrChange w:id="7731" w:author="Natasha Hardy" w:date="2021-12-10T13:32:00Z">
              <w:rPr/>
            </w:rPrChange>
          </w:rPr>
          <w:delText>also illustrate</w:delText>
        </w:r>
      </w:del>
      <w:r w:rsidRPr="008E1A76">
        <w:rPr>
          <w:color w:val="000000" w:themeColor="text1"/>
          <w:rPrChange w:id="7732" w:author="Natasha Hardy" w:date="2021-12-10T13:32:00Z">
            <w:rPr/>
          </w:rPrChange>
        </w:rPr>
        <w:t xml:space="preserve"> the number of samples that contained both the morphological and genetic remains of the same seabird (</w:t>
      </w:r>
      <w:ins w:id="7733" w:author="Natasha Hardy" w:date="2021-12-10T12:18:00Z">
        <w:r w:rsidR="00EB7B7B" w:rsidRPr="000B2280">
          <w:rPr>
            <w:color w:val="000000" w:themeColor="text1"/>
          </w:rPr>
          <w:t>‘</w:t>
        </w:r>
      </w:ins>
      <w:r w:rsidRPr="008E1A76">
        <w:rPr>
          <w:color w:val="000000" w:themeColor="text1"/>
          <w:rPrChange w:id="7734" w:author="Natasha Hardy" w:date="2021-12-10T13:32:00Z">
            <w:rPr/>
          </w:rPrChange>
        </w:rPr>
        <w:t>same taxon</w:t>
      </w:r>
      <w:ins w:id="7735" w:author="Natasha Hardy" w:date="2021-12-10T12:18:00Z">
        <w:r w:rsidR="00EB7B7B" w:rsidRPr="000B2280">
          <w:rPr>
            <w:color w:val="000000" w:themeColor="text1"/>
          </w:rPr>
          <w:t>’</w:t>
        </w:r>
      </w:ins>
      <w:r w:rsidRPr="008E1A76">
        <w:rPr>
          <w:color w:val="000000" w:themeColor="text1"/>
          <w:rPrChange w:id="7736" w:author="Natasha Hardy" w:date="2021-12-10T13:32:00Z">
            <w:rPr/>
          </w:rPrChange>
        </w:rPr>
        <w:t xml:space="preserve">). </w:t>
      </w:r>
    </w:p>
    <w:p w14:paraId="3F9024D9" w14:textId="77777777" w:rsidR="00890371" w:rsidRPr="008E1A76" w:rsidRDefault="00890371" w:rsidP="001553A7">
      <w:pPr>
        <w:pBdr>
          <w:top w:val="nil"/>
          <w:left w:val="nil"/>
          <w:bottom w:val="nil"/>
          <w:right w:val="nil"/>
          <w:between w:val="nil"/>
        </w:pBdr>
        <w:rPr>
          <w:color w:val="000000" w:themeColor="text1"/>
          <w:rPrChange w:id="7737" w:author="Natasha Hardy" w:date="2021-12-10T13:32:00Z">
            <w:rPr/>
          </w:rPrChange>
        </w:rPr>
      </w:pPr>
    </w:p>
    <w:p w14:paraId="4539D61C" w14:textId="787FF631" w:rsidR="00890371" w:rsidRPr="008E1A76" w:rsidRDefault="00890371" w:rsidP="001553A7">
      <w:pPr>
        <w:pBdr>
          <w:top w:val="nil"/>
          <w:left w:val="nil"/>
          <w:bottom w:val="nil"/>
          <w:right w:val="nil"/>
          <w:between w:val="nil"/>
        </w:pBdr>
        <w:rPr>
          <w:color w:val="000000" w:themeColor="text1"/>
          <w:rPrChange w:id="7738" w:author="Natasha Hardy" w:date="2021-12-10T13:32:00Z">
            <w:rPr>
              <w:color w:val="000000"/>
            </w:rPr>
          </w:rPrChange>
        </w:rPr>
      </w:pPr>
      <w:r w:rsidRPr="008E1A76">
        <w:rPr>
          <w:b/>
          <w:color w:val="000000" w:themeColor="text1"/>
          <w:rPrChange w:id="7739" w:author="Natasha Hardy" w:date="2021-12-10T13:32:00Z">
            <w:rPr>
              <w:b/>
              <w:color w:val="000000"/>
            </w:rPr>
          </w:rPrChange>
        </w:rPr>
        <w:t xml:space="preserve">Figure 4. </w:t>
      </w:r>
      <w:r w:rsidRPr="008E1A76">
        <w:rPr>
          <w:color w:val="000000" w:themeColor="text1"/>
          <w:rPrChange w:id="7740" w:author="Natasha Hardy" w:date="2021-12-10T13:32:00Z">
            <w:rPr>
              <w:color w:val="000000"/>
            </w:rPr>
          </w:rPrChange>
        </w:rPr>
        <w:t>The diversity of seabird</w:t>
      </w:r>
      <w:ins w:id="7741" w:author="Natasha Hardy" w:date="2021-12-10T12:19:00Z">
        <w:r w:rsidR="00EB7B7B" w:rsidRPr="000B2280">
          <w:rPr>
            <w:color w:val="000000" w:themeColor="text1"/>
          </w:rPr>
          <w:t>s</w:t>
        </w:r>
      </w:ins>
      <w:r w:rsidRPr="008E1A76">
        <w:rPr>
          <w:color w:val="000000" w:themeColor="text1"/>
          <w:rPrChange w:id="7742" w:author="Natasha Hardy" w:date="2021-12-10T13:32:00Z">
            <w:rPr>
              <w:color w:val="000000"/>
            </w:rPr>
          </w:rPrChange>
        </w:rPr>
        <w:t xml:space="preserve"> </w:t>
      </w:r>
      <w:del w:id="7743" w:author="Natasha Hardy" w:date="2021-12-10T12:19:00Z">
        <w:r w:rsidRPr="008E1A76" w:rsidDel="00EB7B7B">
          <w:rPr>
            <w:color w:val="000000" w:themeColor="text1"/>
            <w:rPrChange w:id="7744" w:author="Natasha Hardy" w:date="2021-12-10T13:32:00Z">
              <w:rPr>
                <w:color w:val="000000"/>
              </w:rPr>
            </w:rPrChange>
          </w:rPr>
          <w:delText xml:space="preserve">taxa </w:delText>
        </w:r>
      </w:del>
      <w:r w:rsidRPr="008E1A76">
        <w:rPr>
          <w:color w:val="000000" w:themeColor="text1"/>
          <w:rPrChange w:id="7745" w:author="Natasha Hardy" w:date="2021-12-10T13:32:00Z">
            <w:rPr>
              <w:color w:val="000000"/>
            </w:rPr>
          </w:rPrChange>
        </w:rPr>
        <w:t>identified</w:t>
      </w:r>
      <w:r w:rsidRPr="008E1A76">
        <w:rPr>
          <w:b/>
          <w:color w:val="000000" w:themeColor="text1"/>
          <w:rPrChange w:id="7746" w:author="Natasha Hardy" w:date="2021-12-10T13:32:00Z">
            <w:rPr>
              <w:b/>
              <w:color w:val="000000"/>
            </w:rPr>
          </w:rPrChange>
        </w:rPr>
        <w:t xml:space="preserve"> </w:t>
      </w:r>
      <w:r w:rsidRPr="008E1A76">
        <w:rPr>
          <w:color w:val="000000" w:themeColor="text1"/>
          <w:rPrChange w:id="7747" w:author="Natasha Hardy" w:date="2021-12-10T13:32:00Z">
            <w:rPr/>
          </w:rPrChange>
        </w:rPr>
        <w:t>in long-nosed fur seal samples</w:t>
      </w:r>
      <w:r w:rsidRPr="008E1A76">
        <w:rPr>
          <w:color w:val="000000" w:themeColor="text1"/>
          <w:rPrChange w:id="7748" w:author="Natasha Hardy" w:date="2021-12-10T13:32:00Z">
            <w:rPr>
              <w:color w:val="000000"/>
            </w:rPr>
          </w:rPrChange>
        </w:rPr>
        <w:t>: a) using hard-part analyses (n = 29) and b) using DNA-based methods (n = 21). GI = Gabo Island.</w:t>
      </w:r>
      <w:del w:id="7749" w:author="Natasha Hardy" w:date="2021-12-10T12:19:00Z">
        <w:r w:rsidRPr="008E1A76" w:rsidDel="00EB7B7B">
          <w:rPr>
            <w:color w:val="000000" w:themeColor="text1"/>
            <w:rPrChange w:id="7750" w:author="Natasha Hardy" w:date="2021-12-10T13:32:00Z">
              <w:rPr>
                <w:color w:val="000000"/>
              </w:rPr>
            </w:rPrChange>
          </w:rPr>
          <w:delText xml:space="preserve"> The total (Fig. S2) and relative (Fig. S3) contribution of seabird taxa within samples based on DNA abundance are included in </w:delText>
        </w:r>
        <w:r w:rsidR="0034344F" w:rsidRPr="008E1A76" w:rsidDel="00EB7B7B">
          <w:rPr>
            <w:color w:val="000000" w:themeColor="text1"/>
            <w:rPrChange w:id="7751" w:author="Natasha Hardy" w:date="2021-12-10T13:32:00Z">
              <w:rPr>
                <w:color w:val="000000"/>
              </w:rPr>
            </w:rPrChange>
          </w:rPr>
          <w:delText>Appendix</w:delText>
        </w:r>
        <w:r w:rsidRPr="008E1A76" w:rsidDel="00EB7B7B">
          <w:rPr>
            <w:color w:val="000000" w:themeColor="text1"/>
            <w:rPrChange w:id="7752" w:author="Natasha Hardy" w:date="2021-12-10T13:32:00Z">
              <w:rPr>
                <w:color w:val="000000"/>
              </w:rPr>
            </w:rPrChange>
          </w:rPr>
          <w:delText xml:space="preserve"> S2.</w:delText>
        </w:r>
      </w:del>
    </w:p>
    <w:p w14:paraId="2F034B8C" w14:textId="77777777" w:rsidR="0034344F" w:rsidRPr="008E1A76" w:rsidRDefault="0034344F" w:rsidP="001553A7">
      <w:pPr>
        <w:pBdr>
          <w:top w:val="nil"/>
          <w:left w:val="nil"/>
          <w:bottom w:val="nil"/>
          <w:right w:val="nil"/>
          <w:between w:val="nil"/>
        </w:pBdr>
        <w:rPr>
          <w:color w:val="000000" w:themeColor="text1"/>
          <w:rPrChange w:id="7753" w:author="Natasha Hardy" w:date="2021-12-10T13:32:00Z">
            <w:rPr>
              <w:color w:val="000000"/>
            </w:rPr>
          </w:rPrChange>
        </w:rPr>
      </w:pPr>
    </w:p>
    <w:p w14:paraId="64008DA9" w14:textId="6E62B575" w:rsidR="00890371" w:rsidRPr="008E1A76" w:rsidDel="00EB7B7B" w:rsidRDefault="0034344F" w:rsidP="001553A7">
      <w:pPr>
        <w:pBdr>
          <w:top w:val="nil"/>
          <w:left w:val="nil"/>
          <w:bottom w:val="nil"/>
          <w:right w:val="nil"/>
          <w:between w:val="nil"/>
        </w:pBdr>
        <w:rPr>
          <w:del w:id="7754" w:author="Natasha Hardy" w:date="2021-12-10T12:21:00Z"/>
          <w:color w:val="000000" w:themeColor="text1"/>
          <w:rPrChange w:id="7755" w:author="Natasha Hardy" w:date="2021-12-10T13:32:00Z">
            <w:rPr>
              <w:del w:id="7756" w:author="Natasha Hardy" w:date="2021-12-10T12:21:00Z"/>
            </w:rPr>
          </w:rPrChange>
        </w:rPr>
      </w:pPr>
      <w:r w:rsidRPr="008E1A76">
        <w:rPr>
          <w:b/>
          <w:color w:val="000000" w:themeColor="text1"/>
          <w:rPrChange w:id="7757" w:author="Natasha Hardy" w:date="2021-12-10T13:32:00Z">
            <w:rPr>
              <w:b/>
            </w:rPr>
          </w:rPrChange>
        </w:rPr>
        <w:t>Figure 5.</w:t>
      </w:r>
      <w:r w:rsidRPr="008E1A76">
        <w:rPr>
          <w:color w:val="000000" w:themeColor="text1"/>
          <w:rPrChange w:id="7758" w:author="Natasha Hardy" w:date="2021-12-10T13:32:00Z">
            <w:rPr/>
          </w:rPrChange>
        </w:rPr>
        <w:t xml:space="preserve"> Little penguin genetic diversity (for </w:t>
      </w:r>
      <w:ins w:id="7759" w:author="Natasha Hardy" w:date="2021-12-10T12:19:00Z">
        <w:r w:rsidR="00EB7B7B" w:rsidRPr="000B2280">
          <w:rPr>
            <w:color w:val="000000" w:themeColor="text1"/>
          </w:rPr>
          <w:t>~</w:t>
        </w:r>
      </w:ins>
      <w:r w:rsidRPr="008E1A76">
        <w:rPr>
          <w:color w:val="000000" w:themeColor="text1"/>
          <w:rPrChange w:id="7760" w:author="Natasha Hardy" w:date="2021-12-10T13:32:00Z">
            <w:rPr/>
          </w:rPrChange>
        </w:rPr>
        <w:t xml:space="preserve">230 bp 12S rRNA gene) a) presented as a minimum spanning network of </w:t>
      </w:r>
      <w:del w:id="7761" w:author="Natasha Hardy" w:date="2021-12-10T12:19:00Z">
        <w:r w:rsidRPr="008E1A76" w:rsidDel="00EB7B7B">
          <w:rPr>
            <w:color w:val="000000" w:themeColor="text1"/>
            <w:rPrChange w:id="7762" w:author="Natasha Hardy" w:date="2021-12-10T13:32:00Z">
              <w:rPr/>
            </w:rPrChange>
          </w:rPr>
          <w:delText xml:space="preserve">7 </w:delText>
        </w:r>
      </w:del>
      <w:ins w:id="7763" w:author="Natasha Hardy" w:date="2021-12-10T12:19:00Z">
        <w:r w:rsidR="00EB7B7B" w:rsidRPr="000B2280">
          <w:rPr>
            <w:color w:val="000000" w:themeColor="text1"/>
          </w:rPr>
          <w:t>five</w:t>
        </w:r>
        <w:r w:rsidR="00EB7B7B" w:rsidRPr="008E1A76">
          <w:rPr>
            <w:color w:val="000000" w:themeColor="text1"/>
            <w:rPrChange w:id="7764" w:author="Natasha Hardy" w:date="2021-12-10T13:32:00Z">
              <w:rPr/>
            </w:rPrChange>
          </w:rPr>
          <w:t xml:space="preserve"> </w:t>
        </w:r>
      </w:ins>
      <w:r w:rsidRPr="008E1A76">
        <w:rPr>
          <w:color w:val="000000" w:themeColor="text1"/>
          <w:rPrChange w:id="7765" w:author="Natasha Hardy" w:date="2021-12-10T13:32:00Z">
            <w:rPr/>
          </w:rPrChange>
        </w:rPr>
        <w:t xml:space="preserve">distinct haplotypes, and b) </w:t>
      </w:r>
      <w:del w:id="7766" w:author="Natasha Hardy" w:date="2021-12-10T12:20:00Z">
        <w:r w:rsidRPr="008E1A76" w:rsidDel="00EB7B7B">
          <w:rPr>
            <w:color w:val="000000" w:themeColor="text1"/>
            <w:rPrChange w:id="7767" w:author="Natasha Hardy" w:date="2021-12-10T13:32:00Z">
              <w:rPr/>
            </w:rPrChange>
          </w:rPr>
          <w:delText xml:space="preserve">estimated </w:delText>
        </w:r>
      </w:del>
      <w:r w:rsidRPr="008E1A76">
        <w:rPr>
          <w:color w:val="000000" w:themeColor="text1"/>
          <w:rPrChange w:id="7768" w:author="Natasha Hardy" w:date="2021-12-10T13:32:00Z">
            <w:rPr/>
          </w:rPrChange>
        </w:rPr>
        <w:t xml:space="preserve">number of </w:t>
      </w:r>
      <w:del w:id="7769" w:author="Natasha Hardy" w:date="2021-12-10T12:20:00Z">
        <w:r w:rsidRPr="008E1A76" w:rsidDel="00EB7B7B">
          <w:rPr>
            <w:color w:val="000000" w:themeColor="text1"/>
            <w:rPrChange w:id="7770" w:author="Natasha Hardy" w:date="2021-12-10T13:32:00Z">
              <w:rPr/>
            </w:rPrChange>
          </w:rPr>
          <w:delText xml:space="preserve">individuals </w:delText>
        </w:r>
      </w:del>
      <w:ins w:id="7771" w:author="Natasha Hardy" w:date="2021-12-10T12:20:00Z">
        <w:r w:rsidR="00EB7B7B" w:rsidRPr="000B2280">
          <w:rPr>
            <w:color w:val="000000" w:themeColor="text1"/>
          </w:rPr>
          <w:t>haplotypes contained within each penguin-positive sample,</w:t>
        </w:r>
        <w:r w:rsidR="00EB7B7B" w:rsidRPr="008E1A76">
          <w:rPr>
            <w:color w:val="000000" w:themeColor="text1"/>
            <w:rPrChange w:id="7772" w:author="Natasha Hardy" w:date="2021-12-10T13:32:00Z">
              <w:rPr/>
            </w:rPrChange>
          </w:rPr>
          <w:t xml:space="preserve"> </w:t>
        </w:r>
      </w:ins>
      <w:del w:id="7773" w:author="Natasha Hardy" w:date="2021-12-10T12:20:00Z">
        <w:r w:rsidRPr="008E1A76" w:rsidDel="00EB7B7B">
          <w:rPr>
            <w:color w:val="000000" w:themeColor="text1"/>
            <w:rPrChange w:id="7774" w:author="Natasha Hardy" w:date="2021-12-10T13:32:00Z">
              <w:rPr/>
            </w:rPrChange>
          </w:rPr>
          <w:delText xml:space="preserve">consumed across the sample region and time period based on haplotype consumption, </w:delText>
        </w:r>
      </w:del>
      <w:r w:rsidRPr="008E1A76">
        <w:rPr>
          <w:color w:val="000000" w:themeColor="text1"/>
          <w:rPrChange w:id="7775" w:author="Natasha Hardy" w:date="2021-12-10T13:32:00Z">
            <w:rPr/>
          </w:rPrChange>
        </w:rPr>
        <w:t xml:space="preserve">including haplotype sequence abundances within samples. </w:t>
      </w:r>
      <w:del w:id="7776" w:author="Natasha Hardy" w:date="2021-12-10T12:21:00Z">
        <w:r w:rsidRPr="008E1A76" w:rsidDel="00EB7B7B">
          <w:rPr>
            <w:color w:val="000000" w:themeColor="text1"/>
            <w:rPrChange w:id="7777" w:author="Natasha Hardy" w:date="2021-12-10T13:32:00Z">
              <w:rPr/>
            </w:rPrChange>
          </w:rPr>
          <w:delText xml:space="preserve">Numbers in each circle represent a unique haplotype identifier. Here, each unique haplotype within an individual fur seal scat sample represents an individual penguin consumed (b) and we overlay the genetic sequence abundance identified within samples that tested positive for penguin (n = 10) for each haplotype. </w:delText>
        </w:r>
      </w:del>
    </w:p>
    <w:p w14:paraId="0623C55F" w14:textId="4DB641A1" w:rsidR="0034344F" w:rsidRPr="008E1A76" w:rsidRDefault="0034344F" w:rsidP="001553A7">
      <w:pPr>
        <w:pBdr>
          <w:top w:val="nil"/>
          <w:left w:val="nil"/>
          <w:bottom w:val="nil"/>
          <w:right w:val="nil"/>
          <w:between w:val="nil"/>
        </w:pBdr>
        <w:rPr>
          <w:color w:val="000000" w:themeColor="text1"/>
          <w:rPrChange w:id="7778" w:author="Natasha Hardy" w:date="2021-12-10T13:32:00Z">
            <w:rPr/>
          </w:rPrChange>
        </w:rPr>
        <w:sectPr w:rsidR="0034344F" w:rsidRPr="008E1A76" w:rsidSect="00F57C04">
          <w:headerReference w:type="even" r:id="rId12"/>
          <w:headerReference w:type="first" r:id="rId13"/>
          <w:pgSz w:w="11900" w:h="16840"/>
          <w:pgMar w:top="1440" w:right="1440" w:bottom="1440" w:left="1440" w:header="720" w:footer="720" w:gutter="0"/>
          <w:lnNumType w:countBy="1" w:restart="continuous"/>
          <w:cols w:space="720"/>
          <w:docGrid w:linePitch="326"/>
        </w:sectPr>
      </w:pPr>
    </w:p>
    <w:p w14:paraId="54ABA6C3" w14:textId="19CDB10E" w:rsidR="00C65F08" w:rsidRPr="008E1A76" w:rsidRDefault="008445EE" w:rsidP="001553A7">
      <w:pPr>
        <w:pStyle w:val="Heading2"/>
        <w:rPr>
          <w:color w:val="000000" w:themeColor="text1"/>
          <w:rPrChange w:id="7789" w:author="Natasha Hardy" w:date="2021-12-10T13:32:00Z">
            <w:rPr/>
          </w:rPrChange>
        </w:rPr>
      </w:pPr>
      <w:r w:rsidRPr="008E1A76">
        <w:rPr>
          <w:color w:val="000000" w:themeColor="text1"/>
          <w:rPrChange w:id="7790" w:author="Natasha Hardy" w:date="2021-12-10T13:32:00Z">
            <w:rPr/>
          </w:rPrChange>
        </w:rPr>
        <w:lastRenderedPageBreak/>
        <w:t>Figures</w:t>
      </w:r>
      <w:del w:id="7791" w:author="Natasha Hardy" w:date="2021-11-12T16:58:00Z">
        <w:r w:rsidRPr="008E1A76" w:rsidDel="00B1351A">
          <w:rPr>
            <w:color w:val="000000" w:themeColor="text1"/>
            <w:rPrChange w:id="7792" w:author="Natasha Hardy" w:date="2021-12-10T13:32:00Z">
              <w:rPr/>
            </w:rPrChange>
          </w:rPr>
          <w:delText xml:space="preserve"> &amp; Tables</w:delText>
        </w:r>
      </w:del>
    </w:p>
    <w:p w14:paraId="0F9F06C6" w14:textId="77777777" w:rsidR="00CB5243" w:rsidRPr="008E1A76" w:rsidRDefault="00CB5243" w:rsidP="001553A7">
      <w:pPr>
        <w:pBdr>
          <w:top w:val="nil"/>
          <w:left w:val="nil"/>
          <w:bottom w:val="nil"/>
          <w:right w:val="nil"/>
          <w:between w:val="nil"/>
        </w:pBdr>
        <w:rPr>
          <w:color w:val="000000" w:themeColor="text1"/>
          <w:rPrChange w:id="7793" w:author="Natasha Hardy" w:date="2021-12-10T13:32:00Z">
            <w:rPr>
              <w:color w:val="000000"/>
            </w:rPr>
          </w:rPrChange>
        </w:rPr>
      </w:pPr>
    </w:p>
    <w:p w14:paraId="62D3A4C8" w14:textId="77777777" w:rsidR="00CB5243" w:rsidRPr="008E1A76" w:rsidRDefault="00CB5243" w:rsidP="001553A7">
      <w:pPr>
        <w:pBdr>
          <w:top w:val="nil"/>
          <w:left w:val="nil"/>
          <w:bottom w:val="nil"/>
          <w:right w:val="nil"/>
          <w:between w:val="nil"/>
        </w:pBdr>
        <w:rPr>
          <w:b/>
          <w:color w:val="000000" w:themeColor="text1"/>
          <w:rPrChange w:id="7794" w:author="Natasha Hardy" w:date="2021-12-10T13:32:00Z">
            <w:rPr>
              <w:b/>
              <w:color w:val="000000"/>
            </w:rPr>
          </w:rPrChange>
        </w:rPr>
      </w:pPr>
      <w:r w:rsidRPr="008E1A76">
        <w:rPr>
          <w:b/>
          <w:noProof/>
          <w:color w:val="000000" w:themeColor="text1"/>
          <w:rPrChange w:id="7795" w:author="Natasha Hardy" w:date="2021-12-10T13:32:00Z">
            <w:rPr>
              <w:b/>
              <w:noProof/>
              <w:color w:val="000000"/>
            </w:rPr>
          </w:rPrChange>
        </w:rPr>
        <w:drawing>
          <wp:inline distT="0" distB="0" distL="0" distR="0" wp14:anchorId="214703B0" wp14:editId="3C654769">
            <wp:extent cx="5727700" cy="5727700"/>
            <wp:effectExtent l="0" t="0" r="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6C65781A" w14:textId="570658B3" w:rsidR="00CB5243" w:rsidRPr="008E1A76" w:rsidRDefault="00CB5243" w:rsidP="001553A7">
      <w:pPr>
        <w:pBdr>
          <w:top w:val="nil"/>
          <w:left w:val="nil"/>
          <w:bottom w:val="nil"/>
          <w:right w:val="nil"/>
          <w:between w:val="nil"/>
        </w:pBdr>
        <w:rPr>
          <w:color w:val="000000" w:themeColor="text1"/>
          <w:rPrChange w:id="7796" w:author="Natasha Hardy" w:date="2021-12-10T13:32:00Z">
            <w:rPr>
              <w:color w:val="000000"/>
            </w:rPr>
          </w:rPrChange>
        </w:rPr>
        <w:sectPr w:rsidR="00CB5243" w:rsidRPr="008E1A76" w:rsidSect="00CB5243">
          <w:headerReference w:type="even" r:id="rId15"/>
          <w:headerReference w:type="default" r:id="rId16"/>
          <w:footerReference w:type="default" r:id="rId17"/>
          <w:headerReference w:type="first" r:id="rId18"/>
          <w:pgSz w:w="11900" w:h="16840"/>
          <w:pgMar w:top="1440" w:right="1440" w:bottom="1440" w:left="1440" w:header="720" w:footer="720" w:gutter="0"/>
          <w:lnNumType w:countBy="1" w:restart="continuous"/>
          <w:pgNumType w:start="1"/>
          <w:cols w:space="720"/>
          <w:docGrid w:linePitch="326"/>
        </w:sectPr>
      </w:pPr>
      <w:r w:rsidRPr="008E1A76">
        <w:rPr>
          <w:b/>
          <w:color w:val="000000" w:themeColor="text1"/>
          <w:rPrChange w:id="7807" w:author="Natasha Hardy" w:date="2021-12-10T13:32:00Z">
            <w:rPr>
              <w:b/>
              <w:color w:val="000000"/>
            </w:rPr>
          </w:rPrChange>
        </w:rPr>
        <w:t>Figure 1.</w:t>
      </w:r>
    </w:p>
    <w:p w14:paraId="0BBD696C" w14:textId="77777777" w:rsidR="00CB5243" w:rsidRPr="008E1A76" w:rsidRDefault="00CB5243" w:rsidP="001553A7">
      <w:pPr>
        <w:pBdr>
          <w:top w:val="nil"/>
          <w:left w:val="nil"/>
          <w:bottom w:val="nil"/>
          <w:right w:val="nil"/>
          <w:between w:val="nil"/>
        </w:pBdr>
        <w:rPr>
          <w:color w:val="000000" w:themeColor="text1"/>
          <w:rPrChange w:id="7808" w:author="Natasha Hardy" w:date="2021-12-10T13:32:00Z">
            <w:rPr>
              <w:color w:val="000000"/>
            </w:rPr>
          </w:rPrChange>
        </w:rPr>
      </w:pPr>
    </w:p>
    <w:p w14:paraId="7C81FDF7" w14:textId="77777777" w:rsidR="00CB5243" w:rsidRPr="008E1A76" w:rsidRDefault="00CB5243" w:rsidP="001553A7">
      <w:pPr>
        <w:pBdr>
          <w:top w:val="nil"/>
          <w:left w:val="nil"/>
          <w:bottom w:val="nil"/>
          <w:right w:val="nil"/>
          <w:between w:val="nil"/>
        </w:pBdr>
        <w:rPr>
          <w:color w:val="000000" w:themeColor="text1"/>
          <w:rPrChange w:id="7809" w:author="Natasha Hardy" w:date="2021-12-10T13:32:00Z">
            <w:rPr>
              <w:color w:val="000000"/>
            </w:rPr>
          </w:rPrChange>
        </w:rPr>
      </w:pPr>
      <w:r w:rsidRPr="008E1A76">
        <w:rPr>
          <w:noProof/>
          <w:color w:val="000000" w:themeColor="text1"/>
          <w:rPrChange w:id="7810" w:author="Natasha Hardy" w:date="2021-12-10T13:32:00Z">
            <w:rPr>
              <w:noProof/>
              <w:color w:val="000000"/>
            </w:rPr>
          </w:rPrChange>
        </w:rPr>
        <w:drawing>
          <wp:inline distT="0" distB="0" distL="0" distR="0" wp14:anchorId="14716422" wp14:editId="5D1B2FC9">
            <wp:extent cx="5727700" cy="3773170"/>
            <wp:effectExtent l="0" t="0" r="0" b="0"/>
            <wp:docPr id="12" name="Picture 12" descr="A picture containing outdoor,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outdoor, differen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27700" cy="3773170"/>
                    </a:xfrm>
                    <a:prstGeom prst="rect">
                      <a:avLst/>
                    </a:prstGeom>
                  </pic:spPr>
                </pic:pic>
              </a:graphicData>
            </a:graphic>
          </wp:inline>
        </w:drawing>
      </w:r>
    </w:p>
    <w:p w14:paraId="21F8F39B" w14:textId="0E6DBBC1" w:rsidR="00CB5243" w:rsidRPr="008E1A76" w:rsidRDefault="00CB5243" w:rsidP="001553A7">
      <w:pPr>
        <w:pBdr>
          <w:top w:val="nil"/>
          <w:left w:val="nil"/>
          <w:bottom w:val="nil"/>
          <w:right w:val="nil"/>
          <w:between w:val="nil"/>
        </w:pBdr>
        <w:rPr>
          <w:color w:val="000000" w:themeColor="text1"/>
          <w:rPrChange w:id="7811" w:author="Natasha Hardy" w:date="2021-12-10T13:32:00Z">
            <w:rPr>
              <w:color w:val="000000"/>
            </w:rPr>
          </w:rPrChange>
        </w:rPr>
        <w:sectPr w:rsidR="00CB5243" w:rsidRPr="008E1A76" w:rsidSect="0048418E">
          <w:headerReference w:type="even" r:id="rId20"/>
          <w:headerReference w:type="default" r:id="rId21"/>
          <w:footerReference w:type="default" r:id="rId22"/>
          <w:headerReference w:type="first" r:id="rId23"/>
          <w:pgSz w:w="11900" w:h="16840"/>
          <w:pgMar w:top="1440" w:right="1440" w:bottom="1797" w:left="1440" w:header="720" w:footer="720" w:gutter="0"/>
          <w:lnNumType w:countBy="1" w:restart="continuous"/>
          <w:pgNumType w:start="1"/>
          <w:cols w:space="720"/>
          <w:docGrid w:linePitch="326"/>
          <w:sectPrChange w:id="7823" w:author="Natasha Hardy" w:date="2021-11-11T10:26:00Z">
            <w:sectPr w:rsidR="00CB5243" w:rsidRPr="008E1A76" w:rsidSect="0048418E">
              <w:pgMar w:top="1440" w:right="1440" w:bottom="1440" w:left="1440" w:header="720" w:footer="720" w:gutter="0"/>
            </w:sectPr>
          </w:sectPrChange>
        </w:sectPr>
      </w:pPr>
      <w:r w:rsidRPr="008E1A76">
        <w:rPr>
          <w:b/>
          <w:color w:val="000000" w:themeColor="text1"/>
          <w:rPrChange w:id="7824" w:author="Natasha Hardy" w:date="2021-12-10T13:32:00Z">
            <w:rPr>
              <w:b/>
              <w:color w:val="000000"/>
            </w:rPr>
          </w:rPrChange>
        </w:rPr>
        <w:t>Figure 2.</w:t>
      </w:r>
    </w:p>
    <w:p w14:paraId="66A632FC" w14:textId="77777777" w:rsidR="00CB5243" w:rsidRPr="008E1A76" w:rsidRDefault="00CB5243" w:rsidP="001553A7">
      <w:pPr>
        <w:pBdr>
          <w:top w:val="nil"/>
          <w:left w:val="nil"/>
          <w:bottom w:val="nil"/>
          <w:right w:val="nil"/>
          <w:between w:val="nil"/>
        </w:pBdr>
        <w:rPr>
          <w:color w:val="000000" w:themeColor="text1"/>
          <w:rPrChange w:id="7825" w:author="Natasha Hardy" w:date="2021-12-10T13:32:00Z">
            <w:rPr>
              <w:color w:val="000000"/>
            </w:rPr>
          </w:rPrChange>
        </w:rPr>
      </w:pPr>
    </w:p>
    <w:p w14:paraId="10FED7CC" w14:textId="77777777" w:rsidR="00CB5243" w:rsidRPr="008E1A76" w:rsidRDefault="00CB5243" w:rsidP="001553A7">
      <w:pPr>
        <w:pBdr>
          <w:top w:val="nil"/>
          <w:left w:val="nil"/>
          <w:bottom w:val="nil"/>
          <w:right w:val="nil"/>
          <w:between w:val="nil"/>
        </w:pBdr>
        <w:rPr>
          <w:color w:val="000000" w:themeColor="text1"/>
          <w:rPrChange w:id="7826" w:author="Natasha Hardy" w:date="2021-12-10T13:32:00Z">
            <w:rPr/>
          </w:rPrChange>
        </w:rPr>
      </w:pPr>
      <w:r w:rsidRPr="008E1A76">
        <w:rPr>
          <w:noProof/>
          <w:color w:val="000000" w:themeColor="text1"/>
          <w:rPrChange w:id="7827" w:author="Natasha Hardy" w:date="2021-12-10T13:32:00Z">
            <w:rPr>
              <w:noProof/>
            </w:rPr>
          </w:rPrChange>
        </w:rPr>
        <w:drawing>
          <wp:inline distT="0" distB="0" distL="0" distR="0" wp14:anchorId="77051E23" wp14:editId="1A62290A">
            <wp:extent cx="5727700" cy="572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1BA97651" w14:textId="023BAEA4" w:rsidR="00CB5243" w:rsidRPr="008E1A76" w:rsidRDefault="00CB5243" w:rsidP="001553A7">
      <w:pPr>
        <w:pBdr>
          <w:top w:val="nil"/>
          <w:left w:val="nil"/>
          <w:bottom w:val="nil"/>
          <w:right w:val="nil"/>
          <w:between w:val="nil"/>
        </w:pBdr>
        <w:rPr>
          <w:color w:val="000000" w:themeColor="text1"/>
          <w:rPrChange w:id="7828" w:author="Natasha Hardy" w:date="2021-12-10T13:32:00Z">
            <w:rPr/>
          </w:rPrChange>
        </w:rPr>
        <w:sectPr w:rsidR="00CB5243" w:rsidRPr="008E1A76">
          <w:pgSz w:w="11900" w:h="16840"/>
          <w:pgMar w:top="1440" w:right="1440" w:bottom="1440" w:left="1440" w:header="720" w:footer="720" w:gutter="0"/>
          <w:cols w:space="720"/>
        </w:sectPr>
      </w:pPr>
      <w:r w:rsidRPr="008E1A76">
        <w:rPr>
          <w:b/>
          <w:color w:val="000000" w:themeColor="text1"/>
          <w:rPrChange w:id="7829" w:author="Natasha Hardy" w:date="2021-12-10T13:32:00Z">
            <w:rPr>
              <w:b/>
              <w:color w:val="000000"/>
            </w:rPr>
          </w:rPrChange>
        </w:rPr>
        <w:t>Figure 3.</w:t>
      </w:r>
      <w:r w:rsidRPr="008E1A76">
        <w:rPr>
          <w:color w:val="000000" w:themeColor="text1"/>
          <w:rPrChange w:id="7830" w:author="Natasha Hardy" w:date="2021-12-10T13:32:00Z">
            <w:rPr>
              <w:color w:val="000000"/>
            </w:rPr>
          </w:rPrChange>
        </w:rPr>
        <w:t xml:space="preserve"> </w:t>
      </w:r>
    </w:p>
    <w:p w14:paraId="4F2CC6A9" w14:textId="77777777" w:rsidR="00CB5243" w:rsidRPr="008E1A76" w:rsidRDefault="00CB5243" w:rsidP="001553A7">
      <w:pPr>
        <w:pBdr>
          <w:top w:val="nil"/>
          <w:left w:val="nil"/>
          <w:bottom w:val="nil"/>
          <w:right w:val="nil"/>
          <w:between w:val="nil"/>
        </w:pBdr>
        <w:rPr>
          <w:color w:val="000000" w:themeColor="text1"/>
          <w:rPrChange w:id="7831" w:author="Natasha Hardy" w:date="2021-12-10T13:32:00Z">
            <w:rPr>
              <w:color w:val="000000"/>
            </w:rPr>
          </w:rPrChange>
        </w:rPr>
      </w:pPr>
    </w:p>
    <w:p w14:paraId="03CE14F2" w14:textId="1A9EDCA2" w:rsidR="00CB5243" w:rsidRPr="008E1A76" w:rsidRDefault="00CB5243" w:rsidP="001553A7">
      <w:pPr>
        <w:pBdr>
          <w:top w:val="nil"/>
          <w:left w:val="nil"/>
          <w:bottom w:val="nil"/>
          <w:right w:val="nil"/>
          <w:between w:val="nil"/>
        </w:pBdr>
        <w:rPr>
          <w:color w:val="000000" w:themeColor="text1"/>
          <w:rPrChange w:id="7832" w:author="Natasha Hardy" w:date="2021-12-10T13:32:00Z">
            <w:rPr>
              <w:color w:val="000000"/>
            </w:rPr>
          </w:rPrChange>
        </w:rPr>
      </w:pPr>
      <w:ins w:id="7833" w:author="Natasha Hardy" w:date="2021-11-11T10:06:00Z">
        <w:r w:rsidRPr="008E1A76">
          <w:rPr>
            <w:noProof/>
            <w:color w:val="000000" w:themeColor="text1"/>
            <w:rPrChange w:id="7834" w:author="Natasha Hardy" w:date="2021-12-10T13:32:00Z">
              <w:rPr>
                <w:noProof/>
                <w:color w:val="000000"/>
              </w:rPr>
            </w:rPrChange>
          </w:rPr>
          <w:drawing>
            <wp:inline distT="0" distB="0" distL="0" distR="0" wp14:anchorId="42CD3614" wp14:editId="55A0881D">
              <wp:extent cx="5727700" cy="4006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4006850"/>
                      </a:xfrm>
                      <a:prstGeom prst="rect">
                        <a:avLst/>
                      </a:prstGeom>
                    </pic:spPr>
                  </pic:pic>
                </a:graphicData>
              </a:graphic>
            </wp:inline>
          </w:drawing>
        </w:r>
      </w:ins>
    </w:p>
    <w:p w14:paraId="4E5E765E" w14:textId="77777777" w:rsidR="00C91682" w:rsidRPr="008E1A76" w:rsidRDefault="0034344F" w:rsidP="001553A7">
      <w:pPr>
        <w:pBdr>
          <w:top w:val="nil"/>
          <w:left w:val="nil"/>
          <w:bottom w:val="nil"/>
          <w:right w:val="nil"/>
          <w:between w:val="nil"/>
        </w:pBdr>
        <w:rPr>
          <w:ins w:id="7835" w:author="Natasha Hardy" w:date="2021-12-01T16:26:00Z"/>
          <w:b/>
          <w:color w:val="000000" w:themeColor="text1"/>
          <w:rPrChange w:id="7836" w:author="Natasha Hardy" w:date="2021-12-10T13:32:00Z">
            <w:rPr>
              <w:ins w:id="7837" w:author="Natasha Hardy" w:date="2021-12-01T16:26:00Z"/>
              <w:b/>
              <w:color w:val="000000"/>
            </w:rPr>
          </w:rPrChange>
        </w:rPr>
        <w:sectPr w:rsidR="00C91682" w:rsidRPr="008E1A76">
          <w:pgSz w:w="11900" w:h="16840"/>
          <w:pgMar w:top="1440" w:right="1440" w:bottom="1440" w:left="1440" w:header="720" w:footer="720" w:gutter="0"/>
          <w:cols w:space="720"/>
        </w:sectPr>
      </w:pPr>
      <w:r w:rsidRPr="008E1A76">
        <w:rPr>
          <w:b/>
          <w:color w:val="000000" w:themeColor="text1"/>
          <w:rPrChange w:id="7838" w:author="Natasha Hardy" w:date="2021-12-10T13:32:00Z">
            <w:rPr>
              <w:b/>
              <w:color w:val="000000"/>
            </w:rPr>
          </w:rPrChange>
        </w:rPr>
        <w:t>Figure 4.</w:t>
      </w:r>
    </w:p>
    <w:p w14:paraId="044DCF72" w14:textId="7DEDF4D9" w:rsidR="0034344F" w:rsidRPr="008E1A76" w:rsidDel="00C91682" w:rsidRDefault="0034344F" w:rsidP="001553A7">
      <w:pPr>
        <w:pBdr>
          <w:top w:val="nil"/>
          <w:left w:val="nil"/>
          <w:bottom w:val="nil"/>
          <w:right w:val="nil"/>
          <w:between w:val="nil"/>
        </w:pBdr>
        <w:rPr>
          <w:del w:id="7839" w:author="Natasha Hardy" w:date="2021-12-01T16:27:00Z"/>
          <w:color w:val="000000" w:themeColor="text1"/>
          <w:rPrChange w:id="7840" w:author="Natasha Hardy" w:date="2021-12-10T13:32:00Z">
            <w:rPr>
              <w:del w:id="7841" w:author="Natasha Hardy" w:date="2021-12-01T16:27:00Z"/>
              <w:color w:val="000000"/>
            </w:rPr>
          </w:rPrChange>
        </w:rPr>
        <w:sectPr w:rsidR="0034344F" w:rsidRPr="008E1A76" w:rsidDel="00C91682" w:rsidSect="00C91682">
          <w:pgSz w:w="16840" w:h="11900" w:orient="landscape"/>
          <w:pgMar w:top="1440" w:right="1440" w:bottom="1440" w:left="1440" w:header="720" w:footer="720" w:gutter="0"/>
          <w:cols w:space="720"/>
          <w:docGrid w:linePitch="326"/>
          <w:sectPrChange w:id="7842" w:author="Natasha Hardy" w:date="2021-12-01T16:27:00Z">
            <w:sectPr w:rsidR="0034344F" w:rsidRPr="008E1A76" w:rsidDel="00C91682" w:rsidSect="00C91682">
              <w:pgSz w:w="11900" w:h="16840" w:orient="portrait"/>
              <w:pgMar w:top="1440" w:right="1440" w:bottom="1440" w:left="1440" w:header="720" w:footer="720" w:gutter="0"/>
              <w:docGrid w:linePitch="0"/>
            </w:sectPr>
          </w:sectPrChange>
        </w:sectPr>
        <w:pPrChange w:id="7843" w:author="Natasha Hardy" w:date="2021-12-10T11:33:00Z">
          <w:pPr>
            <w:pBdr>
              <w:top w:val="nil"/>
              <w:left w:val="nil"/>
              <w:bottom w:val="nil"/>
              <w:right w:val="nil"/>
              <w:between w:val="nil"/>
            </w:pBdr>
          </w:pPr>
        </w:pPrChange>
      </w:pPr>
    </w:p>
    <w:p w14:paraId="4B6C7C2B" w14:textId="0C586EBF" w:rsidR="00CB5243" w:rsidRPr="008E1A76" w:rsidRDefault="00C91682" w:rsidP="001553A7">
      <w:pPr>
        <w:pBdr>
          <w:top w:val="nil"/>
          <w:left w:val="nil"/>
          <w:bottom w:val="nil"/>
          <w:right w:val="nil"/>
          <w:between w:val="nil"/>
        </w:pBdr>
        <w:rPr>
          <w:color w:val="000000" w:themeColor="text1"/>
          <w:rPrChange w:id="7844" w:author="Natasha Hardy" w:date="2021-12-10T13:32:00Z">
            <w:rPr>
              <w:color w:val="000000"/>
            </w:rPr>
          </w:rPrChange>
        </w:rPr>
      </w:pPr>
      <w:ins w:id="7845" w:author="Natasha Hardy" w:date="2021-12-01T16:26:00Z">
        <w:r w:rsidRPr="008E1A76">
          <w:rPr>
            <w:noProof/>
            <w:color w:val="000000" w:themeColor="text1"/>
            <w:rPrChange w:id="7846" w:author="Natasha Hardy" w:date="2021-12-10T13:32:00Z">
              <w:rPr>
                <w:noProof/>
                <w:color w:val="000000"/>
              </w:rPr>
            </w:rPrChange>
          </w:rPr>
          <w:drawing>
            <wp:inline distT="0" distB="0" distL="0" distR="0" wp14:anchorId="379D4D49" wp14:editId="2669A419">
              <wp:extent cx="9370695" cy="4680153"/>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9387504" cy="4688548"/>
                      </a:xfrm>
                      <a:prstGeom prst="rect">
                        <a:avLst/>
                      </a:prstGeom>
                    </pic:spPr>
                  </pic:pic>
                </a:graphicData>
              </a:graphic>
            </wp:inline>
          </w:drawing>
        </w:r>
      </w:ins>
      <w:del w:id="7847" w:author="Natasha Hardy" w:date="2021-12-01T16:26:00Z">
        <w:r w:rsidR="00CB5243" w:rsidRPr="008E1A76" w:rsidDel="00C91682">
          <w:rPr>
            <w:noProof/>
            <w:color w:val="000000" w:themeColor="text1"/>
            <w:rPrChange w:id="7848" w:author="Natasha Hardy" w:date="2021-12-10T13:32:00Z">
              <w:rPr>
                <w:noProof/>
                <w:color w:val="000000"/>
              </w:rPr>
            </w:rPrChange>
          </w:rPr>
          <w:drawing>
            <wp:inline distT="0" distB="0" distL="0" distR="0" wp14:anchorId="0A929B21" wp14:editId="05AAC485">
              <wp:extent cx="8407400" cy="41986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a:extLst>
                          <a:ext uri="{28A0092B-C50C-407E-A947-70E740481C1C}">
                            <a14:useLocalDpi xmlns:a14="http://schemas.microsoft.com/office/drawing/2010/main" val="0"/>
                          </a:ext>
                        </a:extLst>
                      </a:blip>
                      <a:stretch>
                        <a:fillRect/>
                      </a:stretch>
                    </pic:blipFill>
                    <pic:spPr>
                      <a:xfrm>
                        <a:off x="0" y="0"/>
                        <a:ext cx="8407400" cy="4198620"/>
                      </a:xfrm>
                      <a:prstGeom prst="rect">
                        <a:avLst/>
                      </a:prstGeom>
                    </pic:spPr>
                  </pic:pic>
                </a:graphicData>
              </a:graphic>
            </wp:inline>
          </w:drawing>
        </w:r>
      </w:del>
    </w:p>
    <w:p w14:paraId="231F1185" w14:textId="05FB25B9" w:rsidR="00C65F08" w:rsidRPr="003C6B2B" w:rsidRDefault="00CB5243" w:rsidP="001553A7">
      <w:pPr>
        <w:pBdr>
          <w:top w:val="nil"/>
          <w:left w:val="nil"/>
          <w:bottom w:val="nil"/>
          <w:right w:val="nil"/>
          <w:between w:val="nil"/>
        </w:pBdr>
        <w:rPr>
          <w:color w:val="000000" w:themeColor="text1"/>
          <w:rPrChange w:id="7849" w:author="Natasha Hardy" w:date="2021-12-10T11:16:00Z">
            <w:rPr>
              <w:color w:val="000000"/>
            </w:rPr>
          </w:rPrChange>
        </w:rPr>
      </w:pPr>
      <w:r w:rsidRPr="008E1A76">
        <w:rPr>
          <w:b/>
          <w:color w:val="000000" w:themeColor="text1"/>
          <w:rPrChange w:id="7850" w:author="Natasha Hardy" w:date="2021-12-10T13:32:00Z">
            <w:rPr>
              <w:b/>
            </w:rPr>
          </w:rPrChange>
        </w:rPr>
        <w:t>Figure 5.</w:t>
      </w:r>
      <w:r w:rsidRPr="003C6B2B">
        <w:rPr>
          <w:color w:val="000000" w:themeColor="text1"/>
          <w:rPrChange w:id="7851" w:author="Natasha Hardy" w:date="2021-12-10T11:16:00Z">
            <w:rPr/>
          </w:rPrChange>
        </w:rPr>
        <w:t xml:space="preserve"> </w:t>
      </w:r>
    </w:p>
    <w:p w14:paraId="4F7BB512" w14:textId="0002F881" w:rsidR="003248C5" w:rsidRPr="003C6B2B" w:rsidDel="001553A7" w:rsidRDefault="003248C5" w:rsidP="001553A7">
      <w:pPr>
        <w:widowControl w:val="0"/>
        <w:pBdr>
          <w:top w:val="nil"/>
          <w:left w:val="nil"/>
          <w:bottom w:val="nil"/>
          <w:right w:val="nil"/>
          <w:between w:val="nil"/>
        </w:pBdr>
        <w:ind w:left="720" w:hanging="720"/>
        <w:rPr>
          <w:del w:id="7852" w:author="Natasha Hardy" w:date="2021-12-10T11:33:00Z"/>
          <w:color w:val="000000" w:themeColor="text1"/>
          <w:rPrChange w:id="7853" w:author="Natasha Hardy" w:date="2021-12-10T11:16:00Z">
            <w:rPr>
              <w:del w:id="7854" w:author="Natasha Hardy" w:date="2021-12-10T11:33:00Z"/>
            </w:rPr>
          </w:rPrChange>
        </w:rPr>
      </w:pPr>
    </w:p>
    <w:p w14:paraId="503BA65D" w14:textId="28FF385F" w:rsidR="00C65F08" w:rsidRPr="003C6B2B" w:rsidDel="001553A7" w:rsidRDefault="00C65F08" w:rsidP="001553A7">
      <w:pPr>
        <w:widowControl w:val="0"/>
        <w:pBdr>
          <w:top w:val="nil"/>
          <w:left w:val="nil"/>
          <w:bottom w:val="nil"/>
          <w:right w:val="nil"/>
          <w:between w:val="nil"/>
        </w:pBdr>
        <w:ind w:left="720" w:hanging="720"/>
        <w:rPr>
          <w:del w:id="7855" w:author="Natasha Hardy" w:date="2021-12-10T11:33:00Z"/>
          <w:color w:val="000000" w:themeColor="text1"/>
          <w:rPrChange w:id="7856" w:author="Natasha Hardy" w:date="2021-12-10T11:16:00Z">
            <w:rPr>
              <w:del w:id="7857" w:author="Natasha Hardy" w:date="2021-12-10T11:33:00Z"/>
            </w:rPr>
          </w:rPrChange>
        </w:rPr>
      </w:pPr>
    </w:p>
    <w:p w14:paraId="1B6A1FDE" w14:textId="77777777" w:rsidR="00C65F08" w:rsidRPr="003C6B2B" w:rsidRDefault="00C65F08" w:rsidP="001553A7">
      <w:pPr>
        <w:pBdr>
          <w:top w:val="nil"/>
          <w:left w:val="nil"/>
          <w:bottom w:val="nil"/>
          <w:right w:val="nil"/>
          <w:between w:val="nil"/>
        </w:pBdr>
        <w:rPr>
          <w:color w:val="000000" w:themeColor="text1"/>
          <w:rPrChange w:id="7858" w:author="Natasha Hardy" w:date="2021-12-10T11:16:00Z">
            <w:rPr/>
          </w:rPrChange>
        </w:rPr>
      </w:pPr>
    </w:p>
    <w:sectPr w:rsidR="00C65F08" w:rsidRPr="003C6B2B" w:rsidSect="00C91682">
      <w:headerReference w:type="even" r:id="rId28"/>
      <w:headerReference w:type="default" r:id="rId29"/>
      <w:footerReference w:type="default" r:id="rId30"/>
      <w:headerReference w:type="first" r:id="rId31"/>
      <w:pgSz w:w="16840" w:h="11900" w:orient="landscape"/>
      <w:pgMar w:top="1440" w:right="1440" w:bottom="1440" w:left="1440" w:header="720" w:footer="720" w:gutter="0"/>
      <w:cols w:space="720"/>
      <w:docGrid w:linePitch="326"/>
      <w:sectPrChange w:id="7870" w:author="Natasha Hardy" w:date="2021-12-01T16:27:00Z">
        <w:sectPr w:rsidR="00C65F08" w:rsidRPr="003C6B2B" w:rsidSect="00C91682">
          <w:pgSz w:w="11900" w:h="16840" w:orient="portrait"/>
          <w:pgMar w:top="1440" w:right="1440" w:bottom="1440" w:left="1440" w:header="720" w:footer="720" w:gutter="0"/>
          <w:docGrid w:linePitch="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84" w:author="Rebecca McIntosh" w:date="2021-10-27T16:46:00Z" w:initials="RM">
    <w:p w14:paraId="4C02A957" w14:textId="77777777" w:rsidR="008774E1" w:rsidRDefault="008F266D">
      <w:pPr>
        <w:pStyle w:val="CommentText"/>
      </w:pPr>
      <w:r>
        <w:rPr>
          <w:rStyle w:val="CommentReference"/>
        </w:rPr>
        <w:annotationRef/>
      </w:r>
      <w:r>
        <w:t>More reliable than what?</w:t>
      </w:r>
      <w:r w:rsidR="008774E1">
        <w:t xml:space="preserve"> </w:t>
      </w:r>
    </w:p>
    <w:p w14:paraId="33741D53" w14:textId="744D13EF" w:rsidR="008F266D" w:rsidRDefault="008774E1">
      <w:pPr>
        <w:pStyle w:val="CommentText"/>
      </w:pPr>
      <w:r>
        <w:t>I have deleted from sentence</w:t>
      </w:r>
    </w:p>
  </w:comment>
  <w:comment w:id="463" w:author="Rebecca McIntosh" w:date="2021-10-27T16:49:00Z" w:initials="RM">
    <w:p w14:paraId="3B130327" w14:textId="677DC284" w:rsidR="002C34B9" w:rsidRDefault="002C34B9">
      <w:pPr>
        <w:pStyle w:val="CommentText"/>
      </w:pPr>
      <w:r>
        <w:rPr>
          <w:rStyle w:val="CommentReference"/>
        </w:rPr>
        <w:annotationRef/>
      </w:r>
      <w:r>
        <w:t>Reads repetitive with above (yellow), choose a better word if you like – resource?</w:t>
      </w:r>
    </w:p>
  </w:comment>
  <w:comment w:id="2219" w:author="Michael Bunce" w:date="2021-12-08T16:16:00Z" w:initials="MB">
    <w:p w14:paraId="45BC4117" w14:textId="77777777" w:rsidR="005624CA" w:rsidRDefault="003F1270">
      <w:pPr>
        <w:pStyle w:val="CommentText"/>
        <w:rPr>
          <w:noProof/>
          <w:shd w:val="clear" w:color="auto" w:fill="DDDDDD"/>
        </w:rPr>
      </w:pPr>
      <w:r>
        <w:rPr>
          <w:rStyle w:val="CommentReference"/>
        </w:rPr>
        <w:annotationRef/>
      </w:r>
      <w:r>
        <w:rPr>
          <w:shd w:val="clear" w:color="auto" w:fill="DDDDDD"/>
        </w:rPr>
        <w:t xml:space="preserve">and </w:t>
      </w:r>
    </w:p>
    <w:p w14:paraId="3CFEBFDE" w14:textId="77777777" w:rsidR="005624CA" w:rsidRDefault="005624CA">
      <w:pPr>
        <w:pStyle w:val="CommentText"/>
        <w:rPr>
          <w:noProof/>
          <w:shd w:val="clear" w:color="auto" w:fill="DDDDDD"/>
        </w:rPr>
      </w:pPr>
    </w:p>
    <w:p w14:paraId="62C81C6D" w14:textId="77777777" w:rsidR="005624CA" w:rsidRDefault="005624CA">
      <w:pPr>
        <w:pStyle w:val="CommentText"/>
        <w:rPr>
          <w:noProof/>
          <w:shd w:val="clear" w:color="auto" w:fill="DDDDDD"/>
        </w:rPr>
      </w:pPr>
    </w:p>
    <w:p w14:paraId="5FBB8F67" w14:textId="77777777" w:rsidR="005624CA" w:rsidRDefault="005624CA">
      <w:pPr>
        <w:pStyle w:val="CommentText"/>
        <w:rPr>
          <w:noProof/>
          <w:shd w:val="clear" w:color="auto" w:fill="DDDDDD"/>
        </w:rPr>
      </w:pPr>
    </w:p>
    <w:p w14:paraId="1A545079" w14:textId="381A304B" w:rsidR="003F1270" w:rsidRDefault="003F1270">
      <w:pPr>
        <w:pStyle w:val="CommentText"/>
      </w:pPr>
      <w:r>
        <w:rPr>
          <w:shd w:val="clear" w:color="auto" w:fill="DDDDDD"/>
        </w:rPr>
        <w:t>Stat paper…. There are others too</w:t>
      </w:r>
    </w:p>
  </w:comment>
  <w:comment w:id="2427" w:author="Microsoft Office User" w:date="2021-10-13T17:10:00Z" w:initials="MOU">
    <w:p w14:paraId="3C6E6E6A" w14:textId="1B9DF4AC" w:rsidR="001305FA" w:rsidRDefault="001305FA">
      <w:pPr>
        <w:pStyle w:val="CommentText"/>
      </w:pPr>
      <w:r>
        <w:rPr>
          <w:rStyle w:val="CommentReference"/>
        </w:rPr>
        <w:annotationRef/>
      </w:r>
      <w:r>
        <w:t>Perhaps a table indicati</w:t>
      </w:r>
      <w:r w:rsidR="00A7116A">
        <w:t>ng</w:t>
      </w:r>
      <w:r>
        <w:t xml:space="preserve"> </w:t>
      </w:r>
      <w:r w:rsidR="00A7116A">
        <w:t xml:space="preserve">the cutoff for each sample, or showing the number of sequences used and those discarded. Have a look and see what you think </w:t>
      </w:r>
      <w:r w:rsidR="00A7116A">
        <w:sym w:font="Wingdings" w:char="F04A"/>
      </w:r>
    </w:p>
  </w:comment>
  <w:comment w:id="2431" w:author="Rebecca McIntosh" w:date="2021-10-28T19:09:00Z" w:initials="RM">
    <w:p w14:paraId="1803D492" w14:textId="18FF84EB" w:rsidR="006E305C" w:rsidRDefault="006E305C">
      <w:pPr>
        <w:pStyle w:val="CommentText"/>
      </w:pPr>
      <w:r>
        <w:rPr>
          <w:rStyle w:val="CommentReference"/>
        </w:rPr>
        <w:annotationRef/>
      </w:r>
      <w:r>
        <w:t>Technically this is a result – but up to you if you think we need it here.</w:t>
      </w:r>
    </w:p>
  </w:comment>
  <w:comment w:id="2670" w:author="Rebecca McIntosh" w:date="2021-10-28T19:12:00Z" w:initials="RM">
    <w:p w14:paraId="58093467" w14:textId="5336F888" w:rsidR="006E305C" w:rsidRDefault="006E305C">
      <w:pPr>
        <w:pStyle w:val="CommentText"/>
      </w:pPr>
      <w:r>
        <w:rPr>
          <w:rStyle w:val="CommentReference"/>
        </w:rPr>
        <w:annotationRef/>
      </w:r>
      <w:r>
        <w:t>This is provided in the last sentence, may not need here</w:t>
      </w:r>
    </w:p>
  </w:comment>
  <w:comment w:id="3554" w:author="Rebecca McIntosh" w:date="2021-10-28T19:22:00Z" w:initials="RM">
    <w:p w14:paraId="594D0127" w14:textId="66B49E83" w:rsidR="00C53F52" w:rsidRDefault="00C53F52">
      <w:pPr>
        <w:pStyle w:val="CommentText"/>
      </w:pPr>
      <w:r>
        <w:rPr>
          <w:rStyle w:val="CommentReference"/>
        </w:rPr>
        <w:annotationRef/>
      </w:r>
      <w:r>
        <w:t>What do you mean by “main”? Perhaps name them instead?</w:t>
      </w:r>
    </w:p>
  </w:comment>
  <w:comment w:id="3561" w:author="Rebecca McIntosh" w:date="2021-10-28T19:22:00Z" w:initials="RM">
    <w:p w14:paraId="713FBCBE" w14:textId="711F3B64" w:rsidR="00C53F52" w:rsidRDefault="00C53F52">
      <w:pPr>
        <w:pStyle w:val="CommentText"/>
      </w:pPr>
      <w:r>
        <w:rPr>
          <w:rStyle w:val="CommentReference"/>
        </w:rPr>
        <w:annotationRef/>
      </w:r>
      <w:r>
        <w:t>It’s not clear why this would matter, so I would delete</w:t>
      </w:r>
    </w:p>
  </w:comment>
  <w:comment w:id="4094" w:author="Nathan Bott" w:date="2021-12-09T20:11:00Z" w:initials="NB">
    <w:p w14:paraId="23322C0A" w14:textId="032982BB" w:rsidR="00737CAF" w:rsidRDefault="00737CAF" w:rsidP="00737CAF">
      <w:pPr>
        <w:pStyle w:val="CommentText"/>
      </w:pPr>
      <w:r>
        <w:rPr>
          <w:rStyle w:val="CommentReference"/>
        </w:rPr>
        <w:annotationRef/>
      </w:r>
      <w:r>
        <w:t>You say this in intro…remove it from one of them</w:t>
      </w:r>
    </w:p>
  </w:comment>
  <w:comment w:id="4602" w:author="Nathan Bott" w:date="2021-11-07T15:31:00Z" w:initials="NB">
    <w:p w14:paraId="74B44A21" w14:textId="26D623F1" w:rsidR="007D4061" w:rsidRDefault="007D4061" w:rsidP="007D4061">
      <w:pPr>
        <w:pStyle w:val="CommentText"/>
      </w:pPr>
      <w:r>
        <w:rPr>
          <w:rStyle w:val="CommentReference"/>
        </w:rPr>
        <w:annotationRef/>
      </w:r>
      <w:r>
        <w:t>I don’t disagree but this comes out of nowhere a little</w:t>
      </w:r>
    </w:p>
  </w:comment>
  <w:comment w:id="5743" w:author="Rebecca McIntosh" w:date="2021-10-27T21:02:00Z" w:initials="RM">
    <w:p w14:paraId="1F109648" w14:textId="40BF9C29" w:rsidR="0071092A" w:rsidRDefault="0071092A">
      <w:pPr>
        <w:pStyle w:val="CommentText"/>
      </w:pPr>
      <w:r>
        <w:rPr>
          <w:rStyle w:val="CommentReference"/>
        </w:rPr>
        <w:annotationRef/>
      </w:r>
      <w:r>
        <w:t>This should come after the previous paragraphs because they are all about the differences in the methods, then you summarise our stringent method here.</w:t>
      </w:r>
    </w:p>
  </w:comment>
  <w:comment w:id="5757" w:author="Rebecca McIntosh" w:date="2021-10-27T20:55:00Z" w:initials="RM">
    <w:p w14:paraId="0FBCC5F3" w14:textId="77777777" w:rsidR="0071092A" w:rsidRDefault="0071092A" w:rsidP="0071092A">
      <w:pPr>
        <w:pStyle w:val="CommentText"/>
      </w:pPr>
      <w:r>
        <w:rPr>
          <w:rStyle w:val="CommentReference"/>
        </w:rPr>
        <w:annotationRef/>
      </w:r>
      <w:r>
        <w:t>better to say how many if we can</w:t>
      </w:r>
    </w:p>
  </w:comment>
  <w:comment w:id="5786" w:author="Rebecca McIntosh" w:date="2021-10-27T21:14:00Z" w:initials="RM">
    <w:p w14:paraId="7669A188" w14:textId="77777777" w:rsidR="00736B0B" w:rsidRDefault="00736B0B" w:rsidP="00736B0B">
      <w:pPr>
        <w:pStyle w:val="CommentText"/>
      </w:pPr>
      <w:r>
        <w:rPr>
          <w:rStyle w:val="CommentReference"/>
        </w:rPr>
        <w:annotationRef/>
      </w:r>
      <w:r>
        <w:t>I think you can tell that I don’t understand what this means or its intent. Using “unless” to end a paragraph is often not a good way to finish. How does this statement reinforce the main purpose of this paragraph (in green)?</w:t>
      </w:r>
    </w:p>
  </w:comment>
  <w:comment w:id="5846" w:author="Rebecca McIntosh" w:date="2021-10-28T20:28:00Z" w:initials="RM">
    <w:p w14:paraId="065526BA" w14:textId="77777777" w:rsidR="00503BE0" w:rsidRDefault="00503BE0">
      <w:pPr>
        <w:pStyle w:val="CommentText"/>
      </w:pPr>
      <w:r>
        <w:rPr>
          <w:rStyle w:val="CommentReference"/>
        </w:rPr>
        <w:annotationRef/>
      </w:r>
      <w:r>
        <w:t xml:space="preserve">Do you agree? </w:t>
      </w:r>
    </w:p>
    <w:p w14:paraId="05CC7EA7" w14:textId="76571889" w:rsidR="00503BE0" w:rsidRDefault="00503BE0">
      <w:pPr>
        <w:pStyle w:val="CommentText"/>
      </w:pPr>
      <w:r>
        <w:t>I think this is the most interesting finding for this haplotype result.</w:t>
      </w:r>
    </w:p>
  </w:comment>
  <w:comment w:id="5925" w:author="Rebecca McIntosh" w:date="2021-10-27T18:58:00Z" w:initials="RM">
    <w:p w14:paraId="38B27A4B" w14:textId="294B6A96" w:rsidR="00573195" w:rsidRDefault="00573195">
      <w:pPr>
        <w:pStyle w:val="CommentText"/>
      </w:pPr>
      <w:r>
        <w:rPr>
          <w:rStyle w:val="CommentReference"/>
        </w:rPr>
        <w:annotationRef/>
      </w:r>
      <w:r>
        <w:t>Is this needed?</w:t>
      </w:r>
    </w:p>
  </w:comment>
  <w:comment w:id="5960" w:author="Nathan Bott" w:date="2021-11-07T15:28:00Z" w:initials="NB">
    <w:p w14:paraId="50B91A41" w14:textId="77777777" w:rsidR="007D4061" w:rsidRDefault="007D4061">
      <w:r>
        <w:rPr>
          <w:rStyle w:val="CommentReference"/>
        </w:rPr>
        <w:annotationRef/>
      </w:r>
      <w:r>
        <w:rPr>
          <w:sz w:val="20"/>
          <w:szCs w:val="20"/>
        </w:rPr>
        <w:t>Need to be careful here…having more variability can sometimes make it more difficult to interpret findings.</w:t>
      </w:r>
    </w:p>
    <w:p w14:paraId="32D791AF" w14:textId="683116DD" w:rsidR="007D4061" w:rsidRDefault="007D4061" w:rsidP="007D4061">
      <w:pPr>
        <w:pStyle w:val="CommentText"/>
      </w:pPr>
    </w:p>
  </w:comment>
  <w:comment w:id="6041" w:author="Rebecca McIntosh" w:date="2021-10-27T19:01:00Z" w:initials="RM">
    <w:p w14:paraId="70D7D105" w14:textId="29965456" w:rsidR="003B3237" w:rsidRDefault="003B3237">
      <w:pPr>
        <w:pStyle w:val="CommentText"/>
      </w:pPr>
      <w:r>
        <w:rPr>
          <w:rStyle w:val="CommentReference"/>
        </w:rPr>
        <w:annotationRef/>
      </w:r>
      <w:r w:rsidR="00714C62">
        <w:t>I think</w:t>
      </w:r>
      <w:r>
        <w:t xml:space="preserve"> </w:t>
      </w:r>
      <w:r w:rsidR="00714C62">
        <w:t>“posit”</w:t>
      </w:r>
      <w:r>
        <w:t xml:space="preserve"> is used too often in the text. It is a very nice word so let’s help it out and save it</w:t>
      </w:r>
      <w:r w:rsidR="00714C62">
        <w:t xml:space="preserve"> from being annoying</w:t>
      </w:r>
      <w:r>
        <w:t xml:space="preserve"> by diversifying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6084" w:author="Rebecca McIntosh" w:date="2021-10-27T19:04:00Z" w:initials="RM">
    <w:p w14:paraId="4C0DA19B" w14:textId="4697080E" w:rsidR="003B3237" w:rsidRDefault="003B3237">
      <w:pPr>
        <w:pStyle w:val="CommentText"/>
      </w:pPr>
      <w:r>
        <w:rPr>
          <w:rStyle w:val="CommentReference"/>
        </w:rPr>
        <w:annotationRef/>
      </w:r>
      <w:r>
        <w:t>The other points are general, so I have made this one general too</w:t>
      </w:r>
    </w:p>
  </w:comment>
  <w:comment w:id="6349" w:author="Rebecca McIntosh" w:date="2021-10-27T19:35:00Z" w:initials="RM">
    <w:p w14:paraId="091C0B84" w14:textId="7C29398F" w:rsidR="009C173C" w:rsidRDefault="009C173C">
      <w:pPr>
        <w:pStyle w:val="CommentText"/>
      </w:pPr>
      <w:r>
        <w:rPr>
          <w:rStyle w:val="CommentReference"/>
        </w:rPr>
        <w:annotationRef/>
      </w:r>
      <w:r>
        <w:t>Bring the final sentence back to the start of the introduction</w:t>
      </w:r>
      <w:r w:rsidR="00A13CCC">
        <w:t xml:space="preserve"> – I have had a go at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741D53" w15:done="0"/>
  <w15:commentEx w15:paraId="3B130327" w15:done="0"/>
  <w15:commentEx w15:paraId="1A545079" w15:done="0"/>
  <w15:commentEx w15:paraId="3C6E6E6A" w15:done="0"/>
  <w15:commentEx w15:paraId="1803D492" w15:done="0"/>
  <w15:commentEx w15:paraId="58093467" w15:done="0"/>
  <w15:commentEx w15:paraId="594D0127" w15:done="0"/>
  <w15:commentEx w15:paraId="713FBCBE" w15:done="0"/>
  <w15:commentEx w15:paraId="23322C0A" w15:done="0"/>
  <w15:commentEx w15:paraId="74B44A21" w15:done="0"/>
  <w15:commentEx w15:paraId="1F109648" w15:done="0"/>
  <w15:commentEx w15:paraId="0FBCC5F3" w15:done="0"/>
  <w15:commentEx w15:paraId="7669A188" w15:done="0"/>
  <w15:commentEx w15:paraId="05CC7EA7" w15:done="0"/>
  <w15:commentEx w15:paraId="38B27A4B" w15:done="0"/>
  <w15:commentEx w15:paraId="32D791AF" w15:done="0"/>
  <w15:commentEx w15:paraId="70D7D105" w15:done="0"/>
  <w15:commentEx w15:paraId="4C0DA19B" w15:done="0"/>
  <w15:commentEx w15:paraId="091C0B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24EFEE" w16cex:dateUtc="2021-10-27T22:46:00Z"/>
  <w16cex:commentExtensible w16cex:durableId="2524F0C1" w16cex:dateUtc="2021-10-27T22:49:00Z"/>
  <w16cex:commentExtensible w16cex:durableId="255C7204" w16cex:dateUtc="2021-12-08T23:16:00Z"/>
  <w16cex:commentExtensible w16cex:durableId="25125667" w16cex:dateUtc="2021-10-13T23:10:00Z"/>
  <w16cex:commentExtensible w16cex:durableId="252662E7" w16cex:dateUtc="2021-10-29T01:09:00Z"/>
  <w16cex:commentExtensible w16cex:durableId="252663C0" w16cex:dateUtc="2021-10-29T01:12:00Z"/>
  <w16cex:commentExtensible w16cex:durableId="2526660C" w16cex:dateUtc="2021-10-29T01:22:00Z"/>
  <w16cex:commentExtensible w16cex:durableId="252665E9" w16cex:dateUtc="2021-10-29T01:22:00Z"/>
  <w16cex:commentExtensible w16cex:durableId="255DDE9C" w16cex:dateUtc="2021-12-10T03:11:00Z"/>
  <w16cex:commentExtensible w16cex:durableId="25336CEB" w16cex:dateUtc="2021-11-07T22:31:00Z"/>
  <w16cex:commentExtensible w16cex:durableId="25252C11" w16cex:dateUtc="2021-10-28T03:02:00Z"/>
  <w16cex:commentExtensible w16cex:durableId="25252C09" w16cex:dateUtc="2021-10-28T02:55:00Z"/>
  <w16cex:commentExtensible w16cex:durableId="25255125" w16cex:dateUtc="2021-10-28T03:14:00Z"/>
  <w16cex:commentExtensible w16cex:durableId="25267591" w16cex:dateUtc="2021-10-29T02:28:00Z"/>
  <w16cex:commentExtensible w16cex:durableId="25250F00" w16cex:dateUtc="2021-10-28T00:58:00Z"/>
  <w16cex:commentExtensible w16cex:durableId="25336C28" w16cex:dateUtc="2021-11-07T22:28:00Z"/>
  <w16cex:commentExtensible w16cex:durableId="25250F9D" w16cex:dateUtc="2021-10-28T01:01:00Z"/>
  <w16cex:commentExtensible w16cex:durableId="25251065" w16cex:dateUtc="2021-10-28T01:04:00Z"/>
  <w16cex:commentExtensible w16cex:durableId="2525177D" w16cex:dateUtc="2021-10-28T01: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741D53" w16cid:durableId="2524EFEE"/>
  <w16cid:commentId w16cid:paraId="3B130327" w16cid:durableId="2524F0C1"/>
  <w16cid:commentId w16cid:paraId="1A545079" w16cid:durableId="255C7204"/>
  <w16cid:commentId w16cid:paraId="3C6E6E6A" w16cid:durableId="25125667"/>
  <w16cid:commentId w16cid:paraId="1803D492" w16cid:durableId="252662E7"/>
  <w16cid:commentId w16cid:paraId="58093467" w16cid:durableId="252663C0"/>
  <w16cid:commentId w16cid:paraId="594D0127" w16cid:durableId="2526660C"/>
  <w16cid:commentId w16cid:paraId="713FBCBE" w16cid:durableId="252665E9"/>
  <w16cid:commentId w16cid:paraId="23322C0A" w16cid:durableId="255DDE9C"/>
  <w16cid:commentId w16cid:paraId="74B44A21" w16cid:durableId="25336CEB"/>
  <w16cid:commentId w16cid:paraId="1F109648" w16cid:durableId="25252C11"/>
  <w16cid:commentId w16cid:paraId="0FBCC5F3" w16cid:durableId="25252C09"/>
  <w16cid:commentId w16cid:paraId="7669A188" w16cid:durableId="25255125"/>
  <w16cid:commentId w16cid:paraId="05CC7EA7" w16cid:durableId="25267591"/>
  <w16cid:commentId w16cid:paraId="38B27A4B" w16cid:durableId="25250F00"/>
  <w16cid:commentId w16cid:paraId="32D791AF" w16cid:durableId="25336C28"/>
  <w16cid:commentId w16cid:paraId="70D7D105" w16cid:durableId="25250F9D"/>
  <w16cid:commentId w16cid:paraId="4C0DA19B" w16cid:durableId="25251065"/>
  <w16cid:commentId w16cid:paraId="091C0B84" w16cid:durableId="252517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1F8AD9" w14:textId="77777777" w:rsidR="003A609C" w:rsidRDefault="003A609C">
      <w:pPr>
        <w:spacing w:line="240" w:lineRule="auto"/>
      </w:pPr>
      <w:r>
        <w:separator/>
      </w:r>
    </w:p>
  </w:endnote>
  <w:endnote w:type="continuationSeparator" w:id="0">
    <w:p w14:paraId="2379FE5E" w14:textId="77777777" w:rsidR="003A609C" w:rsidRDefault="003A609C">
      <w:pPr>
        <w:spacing w:line="240" w:lineRule="auto"/>
      </w:pPr>
      <w:r>
        <w:continuationSeparator/>
      </w:r>
    </w:p>
  </w:endnote>
  <w:endnote w:type="continuationNotice" w:id="1">
    <w:p w14:paraId="5EF53167" w14:textId="77777777" w:rsidR="003A609C" w:rsidRDefault="003A609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960C2" w14:textId="77777777" w:rsidR="00CB5243" w:rsidRDefault="00CB5243">
    <w:pPr>
      <w:pBdr>
        <w:top w:val="nil"/>
        <w:left w:val="nil"/>
        <w:bottom w:val="nil"/>
        <w:right w:val="nil"/>
        <w:between w:val="nil"/>
      </w:pBdr>
      <w:tabs>
        <w:tab w:val="center" w:pos="4680"/>
        <w:tab w:val="right" w:pos="9360"/>
      </w:tabs>
      <w:jc w:val="right"/>
      <w:rPr>
        <w:color w:val="000000"/>
      </w:rPr>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56EBD" w14:textId="77777777" w:rsidR="00CB5243" w:rsidRDefault="00CB5243">
    <w:pPr>
      <w:pBdr>
        <w:top w:val="nil"/>
        <w:left w:val="nil"/>
        <w:bottom w:val="nil"/>
        <w:right w:val="nil"/>
        <w:between w:val="nil"/>
      </w:pBdr>
      <w:tabs>
        <w:tab w:val="center" w:pos="4680"/>
        <w:tab w:val="right" w:pos="9360"/>
      </w:tabs>
      <w:jc w:val="right"/>
      <w:rPr>
        <w:color w:val="000000"/>
      </w:rPr>
    </w:pPr>
    <w:r>
      <w:fldChar w:fldCharType="begin"/>
    </w:r>
    <w:r>
      <w:instrText>PAGE</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3B6C2" w14:textId="77777777" w:rsidR="00C65F08" w:rsidRDefault="008445EE">
    <w:pPr>
      <w:pBdr>
        <w:top w:val="nil"/>
        <w:left w:val="nil"/>
        <w:bottom w:val="nil"/>
        <w:right w:val="nil"/>
        <w:between w:val="nil"/>
      </w:pBdr>
      <w:tabs>
        <w:tab w:val="center" w:pos="4680"/>
        <w:tab w:val="right" w:pos="9360"/>
      </w:tabs>
      <w:spacing w:line="240" w:lineRule="auto"/>
      <w:jc w:val="right"/>
      <w:rPr>
        <w:color w:val="000000"/>
      </w:rPr>
    </w:pPr>
    <w:r>
      <w:fldChar w:fldCharType="begin"/>
    </w:r>
    <w:r>
      <w:instrText>PAGE</w:instrText>
    </w:r>
    <w:r>
      <w:fldChar w:fldCharType="separate"/>
    </w:r>
    <w:r w:rsidR="00624B9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B3764E" w14:textId="77777777" w:rsidR="003A609C" w:rsidRDefault="003A609C">
      <w:pPr>
        <w:spacing w:line="240" w:lineRule="auto"/>
      </w:pPr>
      <w:r>
        <w:separator/>
      </w:r>
    </w:p>
  </w:footnote>
  <w:footnote w:type="continuationSeparator" w:id="0">
    <w:p w14:paraId="5DA28482" w14:textId="77777777" w:rsidR="003A609C" w:rsidRDefault="003A609C">
      <w:pPr>
        <w:spacing w:line="240" w:lineRule="auto"/>
      </w:pPr>
      <w:r>
        <w:continuationSeparator/>
      </w:r>
    </w:p>
  </w:footnote>
  <w:footnote w:type="continuationNotice" w:id="1">
    <w:p w14:paraId="3E23A6BA" w14:textId="77777777" w:rsidR="003A609C" w:rsidRDefault="003A609C">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AE31C" w14:textId="77777777" w:rsidR="006A7ED6" w:rsidRDefault="007D4061">
    <w:pPr>
      <w:pStyle w:val="Header"/>
    </w:pPr>
    <w:ins w:id="7779" w:author="Nathan Bott" w:date="2021-11-11T10:06:00Z">
      <w:r>
        <w:rPr>
          <w:noProof/>
        </w:rPr>
        <mc:AlternateContent>
          <mc:Choice Requires="wps">
            <w:drawing>
              <wp:anchor distT="0" distB="0" distL="0" distR="0" simplePos="0" relativeHeight="251659264" behindDoc="0" locked="0" layoutInCell="1" allowOverlap="1" wp14:anchorId="5FF6CE81" wp14:editId="45E736FC">
                <wp:simplePos x="635" y="635"/>
                <wp:positionH relativeFrom="column">
                  <wp:align>center</wp:align>
                </wp:positionH>
                <wp:positionV relativeFrom="paragraph">
                  <wp:posOffset>635</wp:posOffset>
                </wp:positionV>
                <wp:extent cx="443865" cy="443865"/>
                <wp:effectExtent l="0" t="0" r="8890" b="8890"/>
                <wp:wrapSquare wrapText="bothSides"/>
                <wp:docPr id="2" name="Text Box 2"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7E28AEC" w14:textId="38F85946" w:rsidR="007D4061" w:rsidRPr="007D4061" w:rsidRDefault="007D4061">
                            <w:pPr>
                              <w:rPr>
                                <w:ins w:id="7780" w:author="Nathan Bott" w:date="2021-11-11T10:06:00Z"/>
                                <w:rFonts w:ascii="Calibri" w:eastAsia="Calibri" w:hAnsi="Calibri" w:cs="Calibri"/>
                                <w:color w:val="EEDC00"/>
                              </w:rPr>
                            </w:pPr>
                            <w:ins w:id="7781"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5FF6CE81" id="_x0000_t202" coordsize="21600,21600" o:spt="202" path="m,l,21600r21600,l21600,xe">
                <v:stroke joinstyle="miter"/>
                <v:path gradientshapeok="t" o:connecttype="rect"/>
              </v:shapetype>
              <v:shape id="Text Box 2" o:spid="_x0000_s1026" type="#_x0000_t202" alt="RMIT Classification: Trusted" style="position:absolute;margin-left:0;margin-top:.05pt;width:34.95pt;height:34.95pt;z-index:25165926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" filled="f" stroked="f">
                <v:textbox style="mso-fit-shape-to-text:t" inset="0,0,0,0">
                  <w:txbxContent>
                    <w:p w14:paraId="27E28AEC" w14:textId="38F85946" w:rsidR="007D4061" w:rsidRPr="007D4061" w:rsidRDefault="007D4061">
                      <w:pPr>
                        <w:rPr>
                          <w:ins w:id="7782" w:author="Nathan Bott" w:date="2021-11-11T10:06:00Z"/>
                          <w:rFonts w:ascii="Calibri" w:eastAsia="Calibri" w:hAnsi="Calibri" w:cs="Calibri"/>
                          <w:color w:val="EEDC00"/>
                        </w:rPr>
                      </w:pPr>
                      <w:ins w:id="7783"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5E795" w14:textId="77777777" w:rsidR="00C65F08" w:rsidRDefault="007D4061">
    <w:pPr>
      <w:pBdr>
        <w:top w:val="nil"/>
        <w:left w:val="nil"/>
        <w:bottom w:val="nil"/>
        <w:right w:val="nil"/>
        <w:between w:val="nil"/>
      </w:pBdr>
      <w:tabs>
        <w:tab w:val="center" w:pos="4680"/>
        <w:tab w:val="right" w:pos="9360"/>
      </w:tabs>
      <w:spacing w:line="240" w:lineRule="auto"/>
      <w:rPr>
        <w:color w:val="000000"/>
      </w:rPr>
    </w:pPr>
    <w:ins w:id="7864" w:author="Nathan Bott" w:date="2021-11-11T10:06:00Z">
      <w:r>
        <w:rPr>
          <w:noProof/>
          <w:color w:val="000000"/>
        </w:rPr>
        <mc:AlternateContent>
          <mc:Choice Requires="wps">
            <w:drawing>
              <wp:anchor distT="0" distB="0" distL="0" distR="0" simplePos="0" relativeHeight="251679744" behindDoc="0" locked="0" layoutInCell="1" allowOverlap="1" wp14:anchorId="6DD500B6" wp14:editId="389E24BE">
                <wp:simplePos x="635" y="635"/>
                <wp:positionH relativeFrom="column">
                  <wp:align>center</wp:align>
                </wp:positionH>
                <wp:positionV relativeFrom="paragraph">
                  <wp:posOffset>635</wp:posOffset>
                </wp:positionV>
                <wp:extent cx="443865" cy="443865"/>
                <wp:effectExtent l="0" t="0" r="8890" b="8890"/>
                <wp:wrapSquare wrapText="bothSides"/>
                <wp:docPr id="17" name="Text Box 17"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600FC69" w14:textId="77777777" w:rsidR="00F454B0" w:rsidRDefault="00F454B0"/>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6DD500B6" id="_x0000_t202" coordsize="21600,21600" o:spt="202" path="m,l,21600r21600,l21600,xe">
                <v:stroke joinstyle="miter"/>
                <v:path gradientshapeok="t" o:connecttype="rect"/>
              </v:shapetype>
              <v:shape id="Text Box 17" o:spid="_x0000_s1034" type="#_x0000_t202" alt="RMIT Classification: Trusted" style="position:absolute;margin-left:0;margin-top:.05pt;width:34.95pt;height:34.95pt;z-index:25167974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" filled="f" stroked="f">
                <v:textbox style="mso-fit-shape-to-text:t" inset="0,0,0,0">
                  <w:txbxContent>
                    <w:p w14:paraId="4600FC69" w14:textId="77777777" w:rsidR="00F454B0" w:rsidRDefault="00F454B0"/>
                  </w:txbxContent>
                </v:textbox>
                <w10:wrap type="square"/>
              </v:shape>
            </w:pict>
          </mc:Fallback>
        </mc:AlternateContent>
      </w:r>
    </w:ins>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3C714" w14:textId="77777777" w:rsidR="006A7ED6" w:rsidRDefault="007D4061">
    <w:pPr>
      <w:pStyle w:val="Header"/>
    </w:pPr>
    <w:ins w:id="7865" w:author="Nathan Bott" w:date="2021-11-11T10:06:00Z">
      <w:r>
        <w:rPr>
          <w:noProof/>
        </w:rPr>
        <mc:AlternateContent>
          <mc:Choice Requires="wps">
            <w:drawing>
              <wp:anchor distT="0" distB="0" distL="0" distR="0" simplePos="0" relativeHeight="251681792" behindDoc="0" locked="0" layoutInCell="1" allowOverlap="1" wp14:anchorId="0454811B" wp14:editId="7B4860B4">
                <wp:simplePos x="635" y="635"/>
                <wp:positionH relativeFrom="column">
                  <wp:align>center</wp:align>
                </wp:positionH>
                <wp:positionV relativeFrom="paragraph">
                  <wp:posOffset>635</wp:posOffset>
                </wp:positionV>
                <wp:extent cx="443865" cy="443865"/>
                <wp:effectExtent l="0" t="0" r="8890" b="8890"/>
                <wp:wrapSquare wrapText="bothSides"/>
                <wp:docPr id="18" name="Text Box 18"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83FE859" w14:textId="06C17660" w:rsidR="007D4061" w:rsidRPr="007D4061" w:rsidRDefault="007D4061">
                            <w:pPr>
                              <w:rPr>
                                <w:ins w:id="7866" w:author="Nathan Bott" w:date="2021-11-11T10:06:00Z"/>
                                <w:rFonts w:ascii="Calibri" w:eastAsia="Calibri" w:hAnsi="Calibri" w:cs="Calibri"/>
                                <w:color w:val="EEDC00"/>
                              </w:rPr>
                            </w:pPr>
                            <w:ins w:id="7867"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0454811B" id="_x0000_t202" coordsize="21600,21600" o:spt="202" path="m,l,21600r21600,l21600,xe">
                <v:stroke joinstyle="miter"/>
                <v:path gradientshapeok="t" o:connecttype="rect"/>
              </v:shapetype>
              <v:shape id="Text Box 18" o:spid="_x0000_s1035" type="#_x0000_t202" alt="RMIT Classification: Trusted" style="position:absolute;margin-left:0;margin-top:.05pt;width:34.95pt;height:34.95pt;z-index:251681792;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" filled="f" stroked="f">
                <v:textbox style="mso-fit-shape-to-text:t" inset="0,0,0,0">
                  <w:txbxContent>
                    <w:p w14:paraId="383FE859" w14:textId="06C17660" w:rsidR="007D4061" w:rsidRPr="007D4061" w:rsidRDefault="007D4061">
                      <w:pPr>
                        <w:rPr>
                          <w:ins w:id="7868" w:author="Nathan Bott" w:date="2021-11-11T10:06:00Z"/>
                          <w:rFonts w:ascii="Calibri" w:eastAsia="Calibri" w:hAnsi="Calibri" w:cs="Calibri"/>
                          <w:color w:val="EEDC00"/>
                        </w:rPr>
                      </w:pPr>
                      <w:ins w:id="7869"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D5959" w14:textId="77777777" w:rsidR="006A7ED6" w:rsidRDefault="007D4061">
    <w:pPr>
      <w:pStyle w:val="Header"/>
    </w:pPr>
    <w:ins w:id="7784" w:author="Nathan Bott" w:date="2021-11-11T10:06:00Z">
      <w:r>
        <w:rPr>
          <w:noProof/>
        </w:rPr>
        <mc:AlternateContent>
          <mc:Choice Requires="wps">
            <w:drawing>
              <wp:anchor distT="0" distB="0" distL="0" distR="0" simplePos="0" relativeHeight="251663360" behindDoc="0" locked="0" layoutInCell="1" allowOverlap="1" wp14:anchorId="5C07F956" wp14:editId="71FE9DE7">
                <wp:simplePos x="635" y="635"/>
                <wp:positionH relativeFrom="column">
                  <wp:align>center</wp:align>
                </wp:positionH>
                <wp:positionV relativeFrom="paragraph">
                  <wp:posOffset>635</wp:posOffset>
                </wp:positionV>
                <wp:extent cx="443865" cy="443865"/>
                <wp:effectExtent l="0" t="0" r="8890" b="8890"/>
                <wp:wrapSquare wrapText="bothSides"/>
                <wp:docPr id="4" name="Text Box 4"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89CC347" w14:textId="30FC84E3" w:rsidR="007D4061" w:rsidRPr="007D4061" w:rsidRDefault="007D4061">
                            <w:pPr>
                              <w:rPr>
                                <w:ins w:id="7785" w:author="Nathan Bott" w:date="2021-11-11T10:06:00Z"/>
                                <w:rFonts w:ascii="Calibri" w:eastAsia="Calibri" w:hAnsi="Calibri" w:cs="Calibri"/>
                                <w:color w:val="EEDC00"/>
                              </w:rPr>
                            </w:pPr>
                            <w:ins w:id="7786"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5C07F956" id="_x0000_t202" coordsize="21600,21600" o:spt="202" path="m,l,21600r21600,l21600,xe">
                <v:stroke joinstyle="miter"/>
                <v:path gradientshapeok="t" o:connecttype="rect"/>
              </v:shapetype>
              <v:shape id="Text Box 4" o:spid="_x0000_s1027" type="#_x0000_t202" alt="RMIT Classification: Trusted" style="position:absolute;margin-left:0;margin-top:.05pt;width:34.95pt;height:34.95pt;z-index:25166336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" filled="f" stroked="f">
                <v:textbox style="mso-fit-shape-to-text:t" inset="0,0,0,0">
                  <w:txbxContent>
                    <w:p w14:paraId="789CC347" w14:textId="30FC84E3" w:rsidR="007D4061" w:rsidRPr="007D4061" w:rsidRDefault="007D4061">
                      <w:pPr>
                        <w:rPr>
                          <w:ins w:id="7787" w:author="Nathan Bott" w:date="2021-11-11T10:06:00Z"/>
                          <w:rFonts w:ascii="Calibri" w:eastAsia="Calibri" w:hAnsi="Calibri" w:cs="Calibri"/>
                          <w:color w:val="EEDC00"/>
                        </w:rPr>
                      </w:pPr>
                      <w:ins w:id="7788"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7E07B" w14:textId="77777777" w:rsidR="006A7ED6" w:rsidRDefault="007D4061">
    <w:pPr>
      <w:pStyle w:val="Header"/>
    </w:pPr>
    <w:ins w:id="7797" w:author="Nathan Bott" w:date="2021-11-11T10:06:00Z">
      <w:r>
        <w:rPr>
          <w:noProof/>
        </w:rPr>
        <mc:AlternateContent>
          <mc:Choice Requires="wps">
            <w:drawing>
              <wp:anchor distT="0" distB="0" distL="0" distR="0" simplePos="0" relativeHeight="251665408" behindDoc="0" locked="0" layoutInCell="1" allowOverlap="1" wp14:anchorId="1B814E7A" wp14:editId="6E37D26A">
                <wp:simplePos x="635" y="635"/>
                <wp:positionH relativeFrom="column">
                  <wp:align>center</wp:align>
                </wp:positionH>
                <wp:positionV relativeFrom="paragraph">
                  <wp:posOffset>635</wp:posOffset>
                </wp:positionV>
                <wp:extent cx="443865" cy="443865"/>
                <wp:effectExtent l="0" t="0" r="8890" b="8890"/>
                <wp:wrapSquare wrapText="bothSides"/>
                <wp:docPr id="5" name="Text Box 5"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6670D11" w14:textId="2A6D205D" w:rsidR="007D4061" w:rsidRPr="007D4061" w:rsidRDefault="007D4061">
                            <w:pPr>
                              <w:rPr>
                                <w:ins w:id="7798" w:author="Nathan Bott" w:date="2021-11-11T10:06:00Z"/>
                                <w:rFonts w:ascii="Calibri" w:eastAsia="Calibri" w:hAnsi="Calibri" w:cs="Calibri"/>
                                <w:color w:val="EEDC00"/>
                              </w:rPr>
                            </w:pPr>
                            <w:ins w:id="7799"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1B814E7A" id="_x0000_t202" coordsize="21600,21600" o:spt="202" path="m,l,21600r21600,l21600,xe">
                <v:stroke joinstyle="miter"/>
                <v:path gradientshapeok="t" o:connecttype="rect"/>
              </v:shapetype>
              <v:shape id="Text Box 5" o:spid="_x0000_s1028" type="#_x0000_t202" alt="RMIT Classification: Trusted" style="position:absolute;margin-left:0;margin-top:.05pt;width:34.95pt;height:34.95pt;z-index:251665408;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" filled="f" stroked="f">
                <v:textbox style="mso-fit-shape-to-text:t" inset="0,0,0,0">
                  <w:txbxContent>
                    <w:p w14:paraId="36670D11" w14:textId="2A6D205D" w:rsidR="007D4061" w:rsidRPr="007D4061" w:rsidRDefault="007D4061">
                      <w:pPr>
                        <w:rPr>
                          <w:ins w:id="7800" w:author="Nathan Bott" w:date="2021-11-11T10:06:00Z"/>
                          <w:rFonts w:ascii="Calibri" w:eastAsia="Calibri" w:hAnsi="Calibri" w:cs="Calibri"/>
                          <w:color w:val="EEDC00"/>
                        </w:rPr>
                      </w:pPr>
                      <w:ins w:id="7801"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8C528" w14:textId="252E4632" w:rsidR="00CB5243" w:rsidRDefault="00CB5243">
    <w:pPr>
      <w:pBdr>
        <w:top w:val="nil"/>
        <w:left w:val="nil"/>
        <w:bottom w:val="nil"/>
        <w:right w:val="nil"/>
        <w:between w:val="nil"/>
      </w:pBdr>
      <w:tabs>
        <w:tab w:val="center" w:pos="4680"/>
        <w:tab w:val="right" w:pos="9360"/>
      </w:tabs>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652B5" w14:textId="77777777" w:rsidR="006A7ED6" w:rsidRDefault="007D4061">
    <w:pPr>
      <w:pStyle w:val="Header"/>
    </w:pPr>
    <w:ins w:id="7802" w:author="Nathan Bott" w:date="2021-11-11T10:06:00Z">
      <w:r>
        <w:rPr>
          <w:noProof/>
        </w:rPr>
        <mc:AlternateContent>
          <mc:Choice Requires="wps">
            <w:drawing>
              <wp:anchor distT="0" distB="0" distL="0" distR="0" simplePos="0" relativeHeight="251669504" behindDoc="0" locked="0" layoutInCell="1" allowOverlap="1" wp14:anchorId="08FC81DF" wp14:editId="6CBEBC96">
                <wp:simplePos x="635" y="635"/>
                <wp:positionH relativeFrom="column">
                  <wp:align>center</wp:align>
                </wp:positionH>
                <wp:positionV relativeFrom="paragraph">
                  <wp:posOffset>635</wp:posOffset>
                </wp:positionV>
                <wp:extent cx="443865" cy="443865"/>
                <wp:effectExtent l="0" t="0" r="8890" b="8890"/>
                <wp:wrapSquare wrapText="bothSides"/>
                <wp:docPr id="7" name="Text Box 7"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0B99A25" w14:textId="0B5B4EAB" w:rsidR="007D4061" w:rsidRPr="007D4061" w:rsidRDefault="007D4061">
                            <w:pPr>
                              <w:rPr>
                                <w:ins w:id="7803" w:author="Nathan Bott" w:date="2021-11-11T10:06:00Z"/>
                                <w:rFonts w:ascii="Calibri" w:eastAsia="Calibri" w:hAnsi="Calibri" w:cs="Calibri"/>
                                <w:color w:val="EEDC00"/>
                              </w:rPr>
                            </w:pPr>
                            <w:ins w:id="7804"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08FC81DF" id="_x0000_t202" coordsize="21600,21600" o:spt="202" path="m,l,21600r21600,l21600,xe">
                <v:stroke joinstyle="miter"/>
                <v:path gradientshapeok="t" o:connecttype="rect"/>
              </v:shapetype>
              <v:shape id="Text Box 7" o:spid="_x0000_s1029" type="#_x0000_t202" alt="RMIT Classification: Trusted" style="position:absolute;margin-left:0;margin-top:.05pt;width:34.95pt;height:34.95pt;z-index:25166950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" filled="f" stroked="f">
                <v:textbox style="mso-fit-shape-to-text:t" inset="0,0,0,0">
                  <w:txbxContent>
                    <w:p w14:paraId="20B99A25" w14:textId="0B5B4EAB" w:rsidR="007D4061" w:rsidRPr="007D4061" w:rsidRDefault="007D4061">
                      <w:pPr>
                        <w:rPr>
                          <w:ins w:id="7805" w:author="Nathan Bott" w:date="2021-11-11T10:06:00Z"/>
                          <w:rFonts w:ascii="Calibri" w:eastAsia="Calibri" w:hAnsi="Calibri" w:cs="Calibri"/>
                          <w:color w:val="EEDC00"/>
                        </w:rPr>
                      </w:pPr>
                      <w:ins w:id="7806"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F18DE" w14:textId="77777777" w:rsidR="006A7ED6" w:rsidRDefault="007D4061">
    <w:pPr>
      <w:pStyle w:val="Header"/>
    </w:pPr>
    <w:ins w:id="7812" w:author="Nathan Bott" w:date="2021-11-11T10:06:00Z">
      <w:r>
        <w:rPr>
          <w:noProof/>
        </w:rPr>
        <mc:AlternateContent>
          <mc:Choice Requires="wps">
            <w:drawing>
              <wp:anchor distT="0" distB="0" distL="0" distR="0" simplePos="0" relativeHeight="251671552" behindDoc="0" locked="0" layoutInCell="1" allowOverlap="1" wp14:anchorId="69D36AB8" wp14:editId="7E739854">
                <wp:simplePos x="635" y="635"/>
                <wp:positionH relativeFrom="column">
                  <wp:align>center</wp:align>
                </wp:positionH>
                <wp:positionV relativeFrom="paragraph">
                  <wp:posOffset>635</wp:posOffset>
                </wp:positionV>
                <wp:extent cx="443865" cy="443865"/>
                <wp:effectExtent l="0" t="0" r="8890" b="8890"/>
                <wp:wrapSquare wrapText="bothSides"/>
                <wp:docPr id="8" name="Text Box 8"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4EB9F13" w14:textId="4E4278F6" w:rsidR="007D4061" w:rsidRPr="007D4061" w:rsidRDefault="007D4061">
                            <w:pPr>
                              <w:rPr>
                                <w:ins w:id="7813" w:author="Nathan Bott" w:date="2021-11-11T10:06:00Z"/>
                                <w:rFonts w:ascii="Calibri" w:eastAsia="Calibri" w:hAnsi="Calibri" w:cs="Calibri"/>
                                <w:color w:val="EEDC00"/>
                              </w:rPr>
                            </w:pPr>
                            <w:ins w:id="7814"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69D36AB8" id="_x0000_t202" coordsize="21600,21600" o:spt="202" path="m,l,21600r21600,l21600,xe">
                <v:stroke joinstyle="miter"/>
                <v:path gradientshapeok="t" o:connecttype="rect"/>
              </v:shapetype>
              <v:shape id="Text Box 8" o:spid="_x0000_s1030" type="#_x0000_t202" alt="RMIT Classification: Trusted" style="position:absolute;margin-left:0;margin-top:.05pt;width:34.95pt;height:34.95pt;z-index:251671552;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" filled="f" stroked="f">
                <v:textbox style="mso-fit-shape-to-text:t" inset="0,0,0,0">
                  <w:txbxContent>
                    <w:p w14:paraId="34EB9F13" w14:textId="4E4278F6" w:rsidR="007D4061" w:rsidRPr="007D4061" w:rsidRDefault="007D4061">
                      <w:pPr>
                        <w:rPr>
                          <w:ins w:id="7815" w:author="Nathan Bott" w:date="2021-11-11T10:06:00Z"/>
                          <w:rFonts w:ascii="Calibri" w:eastAsia="Calibri" w:hAnsi="Calibri" w:cs="Calibri"/>
                          <w:color w:val="EEDC00"/>
                        </w:rPr>
                      </w:pPr>
                      <w:ins w:id="7816"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47D1C" w14:textId="77777777" w:rsidR="00CB5243" w:rsidRDefault="007D4061">
    <w:pPr>
      <w:pBdr>
        <w:top w:val="nil"/>
        <w:left w:val="nil"/>
        <w:bottom w:val="nil"/>
        <w:right w:val="nil"/>
        <w:between w:val="nil"/>
      </w:pBdr>
      <w:tabs>
        <w:tab w:val="center" w:pos="4680"/>
        <w:tab w:val="right" w:pos="9360"/>
      </w:tabs>
      <w:rPr>
        <w:color w:val="000000"/>
      </w:rPr>
    </w:pPr>
    <w:ins w:id="7817" w:author="Nathan Bott" w:date="2021-11-11T10:06:00Z">
      <w:r>
        <w:rPr>
          <w:noProof/>
          <w:color w:val="000000"/>
        </w:rPr>
        <mc:AlternateContent>
          <mc:Choice Requires="wps">
            <w:drawing>
              <wp:anchor distT="0" distB="0" distL="0" distR="0" simplePos="0" relativeHeight="251673600" behindDoc="0" locked="0" layoutInCell="1" allowOverlap="1" wp14:anchorId="54763DCC" wp14:editId="24A319A8">
                <wp:simplePos x="635" y="635"/>
                <wp:positionH relativeFrom="column">
                  <wp:align>center</wp:align>
                </wp:positionH>
                <wp:positionV relativeFrom="paragraph">
                  <wp:posOffset>635</wp:posOffset>
                </wp:positionV>
                <wp:extent cx="443865" cy="443865"/>
                <wp:effectExtent l="0" t="0" r="8890" b="8890"/>
                <wp:wrapSquare wrapText="bothSides"/>
                <wp:docPr id="9" name="Text Box 9"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6E8563A" w14:textId="77777777" w:rsidR="00F454B0" w:rsidRDefault="00F454B0"/>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54763DCC" id="_x0000_t202" coordsize="21600,21600" o:spt="202" path="m,l,21600r21600,l21600,xe">
                <v:stroke joinstyle="miter"/>
                <v:path gradientshapeok="t" o:connecttype="rect"/>
              </v:shapetype>
              <v:shape id="Text Box 9" o:spid="_x0000_s1031" type="#_x0000_t202" alt="RMIT Classification: Trusted" style="position:absolute;margin-left:0;margin-top:.05pt;width:34.95pt;height:34.95pt;z-index:25167360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" filled="f" stroked="f">
                <v:textbox style="mso-fit-shape-to-text:t" inset="0,0,0,0">
                  <w:txbxContent>
                    <w:p w14:paraId="76E8563A" w14:textId="77777777" w:rsidR="00F454B0" w:rsidRDefault="00F454B0"/>
                  </w:txbxContent>
                </v:textbox>
                <w10:wrap type="square"/>
              </v:shape>
            </w:pict>
          </mc:Fallback>
        </mc:AlternateContent>
      </w:r>
    </w:ins>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291A9" w14:textId="77777777" w:rsidR="006A7ED6" w:rsidRDefault="007D4061">
    <w:pPr>
      <w:pStyle w:val="Header"/>
    </w:pPr>
    <w:ins w:id="7818" w:author="Nathan Bott" w:date="2021-11-11T10:06:00Z">
      <w:r>
        <w:rPr>
          <w:noProof/>
        </w:rPr>
        <mc:AlternateContent>
          <mc:Choice Requires="wps">
            <w:drawing>
              <wp:anchor distT="0" distB="0" distL="0" distR="0" simplePos="0" relativeHeight="251675648" behindDoc="0" locked="0" layoutInCell="1" allowOverlap="1" wp14:anchorId="44C27C17" wp14:editId="1D8E2EF8">
                <wp:simplePos x="635" y="635"/>
                <wp:positionH relativeFrom="column">
                  <wp:align>center</wp:align>
                </wp:positionH>
                <wp:positionV relativeFrom="paragraph">
                  <wp:posOffset>635</wp:posOffset>
                </wp:positionV>
                <wp:extent cx="443865" cy="443865"/>
                <wp:effectExtent l="0" t="0" r="8890" b="8890"/>
                <wp:wrapSquare wrapText="bothSides"/>
                <wp:docPr id="10" name="Text Box 10"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32795B8" w14:textId="40A7769B" w:rsidR="007D4061" w:rsidRPr="007D4061" w:rsidRDefault="007D4061">
                            <w:pPr>
                              <w:rPr>
                                <w:ins w:id="7819" w:author="Nathan Bott" w:date="2021-11-11T10:06:00Z"/>
                                <w:rFonts w:ascii="Calibri" w:eastAsia="Calibri" w:hAnsi="Calibri" w:cs="Calibri"/>
                                <w:color w:val="EEDC00"/>
                              </w:rPr>
                            </w:pPr>
                            <w:ins w:id="7820"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44C27C17" id="_x0000_t202" coordsize="21600,21600" o:spt="202" path="m,l,21600r21600,l21600,xe">
                <v:stroke joinstyle="miter"/>
                <v:path gradientshapeok="t" o:connecttype="rect"/>
              </v:shapetype>
              <v:shape id="Text Box 10" o:spid="_x0000_s1032" type="#_x0000_t202" alt="RMIT Classification: Trusted" style="position:absolute;margin-left:0;margin-top:.05pt;width:34.95pt;height:34.95pt;z-index:251675648;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" filled="f" stroked="f">
                <v:textbox style="mso-fit-shape-to-text:t" inset="0,0,0,0">
                  <w:txbxContent>
                    <w:p w14:paraId="232795B8" w14:textId="40A7769B" w:rsidR="007D4061" w:rsidRPr="007D4061" w:rsidRDefault="007D4061">
                      <w:pPr>
                        <w:rPr>
                          <w:ins w:id="7821" w:author="Nathan Bott" w:date="2021-11-11T10:06:00Z"/>
                          <w:rFonts w:ascii="Calibri" w:eastAsia="Calibri" w:hAnsi="Calibri" w:cs="Calibri"/>
                          <w:color w:val="EEDC00"/>
                        </w:rPr>
                      </w:pPr>
                      <w:ins w:id="7822"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22E25" w14:textId="77777777" w:rsidR="006A7ED6" w:rsidRDefault="007D4061">
    <w:pPr>
      <w:pStyle w:val="Header"/>
    </w:pPr>
    <w:ins w:id="7859" w:author="Nathan Bott" w:date="2021-11-11T10:06:00Z">
      <w:r>
        <w:rPr>
          <w:noProof/>
        </w:rPr>
        <mc:AlternateContent>
          <mc:Choice Requires="wps">
            <w:drawing>
              <wp:anchor distT="0" distB="0" distL="0" distR="0" simplePos="0" relativeHeight="251677696" behindDoc="0" locked="0" layoutInCell="1" allowOverlap="1" wp14:anchorId="1E0D2675" wp14:editId="5E5DE22B">
                <wp:simplePos x="635" y="635"/>
                <wp:positionH relativeFrom="column">
                  <wp:align>center</wp:align>
                </wp:positionH>
                <wp:positionV relativeFrom="paragraph">
                  <wp:posOffset>635</wp:posOffset>
                </wp:positionV>
                <wp:extent cx="443865" cy="443865"/>
                <wp:effectExtent l="0" t="0" r="8890" b="8890"/>
                <wp:wrapSquare wrapText="bothSides"/>
                <wp:docPr id="16" name="Text Box 16"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99CFA1A" w14:textId="46339DCC" w:rsidR="007D4061" w:rsidRPr="007D4061" w:rsidRDefault="007D4061">
                            <w:pPr>
                              <w:rPr>
                                <w:ins w:id="7860" w:author="Nathan Bott" w:date="2021-11-11T10:06:00Z"/>
                                <w:rFonts w:ascii="Calibri" w:eastAsia="Calibri" w:hAnsi="Calibri" w:cs="Calibri"/>
                                <w:color w:val="EEDC00"/>
                              </w:rPr>
                            </w:pPr>
                            <w:ins w:id="7861"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1E0D2675" id="_x0000_t202" coordsize="21600,21600" o:spt="202" path="m,l,21600r21600,l21600,xe">
                <v:stroke joinstyle="miter"/>
                <v:path gradientshapeok="t" o:connecttype="rect"/>
              </v:shapetype>
              <v:shape id="Text Box 16" o:spid="_x0000_s1033" type="#_x0000_t202" alt="RMIT Classification: Trusted" style="position:absolute;margin-left:0;margin-top:.05pt;width:34.95pt;height:34.95pt;z-index:251677696;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" filled="f" stroked="f">
                <v:textbox style="mso-fit-shape-to-text:t" inset="0,0,0,0">
                  <w:txbxContent>
                    <w:p w14:paraId="699CFA1A" w14:textId="46339DCC" w:rsidR="007D4061" w:rsidRPr="007D4061" w:rsidRDefault="007D4061">
                      <w:pPr>
                        <w:rPr>
                          <w:ins w:id="7862" w:author="Nathan Bott" w:date="2021-11-11T10:06:00Z"/>
                          <w:rFonts w:ascii="Calibri" w:eastAsia="Calibri" w:hAnsi="Calibri" w:cs="Calibri"/>
                          <w:color w:val="EEDC00"/>
                        </w:rPr>
                      </w:pPr>
                      <w:ins w:id="7863"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C5E67"/>
    <w:multiLevelType w:val="multilevel"/>
    <w:tmpl w:val="D3BC61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D01729E"/>
    <w:multiLevelType w:val="multilevel"/>
    <w:tmpl w:val="D61CB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3BD5E7D"/>
    <w:multiLevelType w:val="multilevel"/>
    <w:tmpl w:val="48EE3B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asha Hardy">
    <w15:presenceInfo w15:providerId="AD" w15:userId="S::nahardy@ualberta.ca::d4294b51-3865-400f-ad6f-7cfa7cb6b12e"/>
  </w15:person>
  <w15:person w15:author="Michael Bunce">
    <w15:presenceInfo w15:providerId="AD" w15:userId="S::michael.bunce@esr.cri.nz::fa4c63b3-d4c6-487f-b8fa-df7123eb71dd"/>
  </w15:person>
  <w15:person w15:author="Microsoft Office User">
    <w15:presenceInfo w15:providerId="None" w15:userId="Microsoft Office User"/>
  </w15:person>
  <w15:person w15:author="Nathan Bott">
    <w15:presenceInfo w15:providerId="AD" w15:userId="S::nathan.bott@rmit.edu.au::2c583965-01ca-419d-809f-a6734a960b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F08"/>
    <w:rsid w:val="000029E3"/>
    <w:rsid w:val="00005583"/>
    <w:rsid w:val="00012D34"/>
    <w:rsid w:val="0001587E"/>
    <w:rsid w:val="0001669B"/>
    <w:rsid w:val="00032EF6"/>
    <w:rsid w:val="00035CC2"/>
    <w:rsid w:val="00040A32"/>
    <w:rsid w:val="000463F0"/>
    <w:rsid w:val="00046834"/>
    <w:rsid w:val="000549D0"/>
    <w:rsid w:val="000622E5"/>
    <w:rsid w:val="00065E05"/>
    <w:rsid w:val="00074257"/>
    <w:rsid w:val="000742DF"/>
    <w:rsid w:val="00075E7C"/>
    <w:rsid w:val="00081216"/>
    <w:rsid w:val="00085A20"/>
    <w:rsid w:val="0009683F"/>
    <w:rsid w:val="000A33EE"/>
    <w:rsid w:val="000A5945"/>
    <w:rsid w:val="000A62F0"/>
    <w:rsid w:val="000B2280"/>
    <w:rsid w:val="000B44A9"/>
    <w:rsid w:val="000C5F69"/>
    <w:rsid w:val="000D3C39"/>
    <w:rsid w:val="000D3C59"/>
    <w:rsid w:val="000D4AB3"/>
    <w:rsid w:val="000E5B06"/>
    <w:rsid w:val="000F53DF"/>
    <w:rsid w:val="0010604C"/>
    <w:rsid w:val="00116EAA"/>
    <w:rsid w:val="00122265"/>
    <w:rsid w:val="00124902"/>
    <w:rsid w:val="001305FA"/>
    <w:rsid w:val="001338CF"/>
    <w:rsid w:val="00144DC8"/>
    <w:rsid w:val="001478AB"/>
    <w:rsid w:val="00147A9E"/>
    <w:rsid w:val="00147EC2"/>
    <w:rsid w:val="0015356E"/>
    <w:rsid w:val="001553A7"/>
    <w:rsid w:val="00155C24"/>
    <w:rsid w:val="00156F8A"/>
    <w:rsid w:val="001725D3"/>
    <w:rsid w:val="0017535E"/>
    <w:rsid w:val="001836B6"/>
    <w:rsid w:val="001841AD"/>
    <w:rsid w:val="001845A7"/>
    <w:rsid w:val="001858FD"/>
    <w:rsid w:val="00185FAC"/>
    <w:rsid w:val="001A2B6C"/>
    <w:rsid w:val="001B5384"/>
    <w:rsid w:val="001C5BFB"/>
    <w:rsid w:val="001E30E9"/>
    <w:rsid w:val="001E4EA0"/>
    <w:rsid w:val="001E7E6F"/>
    <w:rsid w:val="001F18E4"/>
    <w:rsid w:val="001F6DBA"/>
    <w:rsid w:val="00203247"/>
    <w:rsid w:val="00210E4F"/>
    <w:rsid w:val="00214BA3"/>
    <w:rsid w:val="0021662A"/>
    <w:rsid w:val="00221CB8"/>
    <w:rsid w:val="002253CC"/>
    <w:rsid w:val="00225EFD"/>
    <w:rsid w:val="0023146B"/>
    <w:rsid w:val="0023212B"/>
    <w:rsid w:val="00241FDB"/>
    <w:rsid w:val="0024760B"/>
    <w:rsid w:val="002575E7"/>
    <w:rsid w:val="00261541"/>
    <w:rsid w:val="00264A48"/>
    <w:rsid w:val="00266487"/>
    <w:rsid w:val="0028688C"/>
    <w:rsid w:val="00292F25"/>
    <w:rsid w:val="002A0C63"/>
    <w:rsid w:val="002A388C"/>
    <w:rsid w:val="002A4604"/>
    <w:rsid w:val="002C34B9"/>
    <w:rsid w:val="002C6810"/>
    <w:rsid w:val="002C7D22"/>
    <w:rsid w:val="002D0B5B"/>
    <w:rsid w:val="002E148C"/>
    <w:rsid w:val="002E61F3"/>
    <w:rsid w:val="002F70FA"/>
    <w:rsid w:val="003044D1"/>
    <w:rsid w:val="003055A2"/>
    <w:rsid w:val="003129A8"/>
    <w:rsid w:val="003171DF"/>
    <w:rsid w:val="00322127"/>
    <w:rsid w:val="003248C5"/>
    <w:rsid w:val="003250A5"/>
    <w:rsid w:val="0032778E"/>
    <w:rsid w:val="00327B78"/>
    <w:rsid w:val="0033119F"/>
    <w:rsid w:val="00332F7E"/>
    <w:rsid w:val="00342B7A"/>
    <w:rsid w:val="0034344F"/>
    <w:rsid w:val="0034436C"/>
    <w:rsid w:val="00355067"/>
    <w:rsid w:val="0035755C"/>
    <w:rsid w:val="00360023"/>
    <w:rsid w:val="003614A1"/>
    <w:rsid w:val="003635BC"/>
    <w:rsid w:val="00366718"/>
    <w:rsid w:val="0037468C"/>
    <w:rsid w:val="00376613"/>
    <w:rsid w:val="00387848"/>
    <w:rsid w:val="0039517B"/>
    <w:rsid w:val="003A609C"/>
    <w:rsid w:val="003B299B"/>
    <w:rsid w:val="003B3237"/>
    <w:rsid w:val="003C6B2B"/>
    <w:rsid w:val="003C75A6"/>
    <w:rsid w:val="003D599E"/>
    <w:rsid w:val="003E1BD2"/>
    <w:rsid w:val="003E29B1"/>
    <w:rsid w:val="003E3158"/>
    <w:rsid w:val="003F1270"/>
    <w:rsid w:val="003F3FBC"/>
    <w:rsid w:val="003F668B"/>
    <w:rsid w:val="003F7031"/>
    <w:rsid w:val="00403656"/>
    <w:rsid w:val="0041330A"/>
    <w:rsid w:val="00424E07"/>
    <w:rsid w:val="00431B3D"/>
    <w:rsid w:val="00432A9A"/>
    <w:rsid w:val="0045175C"/>
    <w:rsid w:val="004614E0"/>
    <w:rsid w:val="004673C0"/>
    <w:rsid w:val="0047137C"/>
    <w:rsid w:val="004754AF"/>
    <w:rsid w:val="00481CE6"/>
    <w:rsid w:val="0048418E"/>
    <w:rsid w:val="004911EF"/>
    <w:rsid w:val="00491633"/>
    <w:rsid w:val="00491733"/>
    <w:rsid w:val="00493CE1"/>
    <w:rsid w:val="004A052E"/>
    <w:rsid w:val="004A0930"/>
    <w:rsid w:val="004A17A7"/>
    <w:rsid w:val="004A1E53"/>
    <w:rsid w:val="004A2B98"/>
    <w:rsid w:val="004D1459"/>
    <w:rsid w:val="004D7C2D"/>
    <w:rsid w:val="004E0DE7"/>
    <w:rsid w:val="004E704D"/>
    <w:rsid w:val="004E7F19"/>
    <w:rsid w:val="004F31A1"/>
    <w:rsid w:val="004F3770"/>
    <w:rsid w:val="004F60F0"/>
    <w:rsid w:val="00503BE0"/>
    <w:rsid w:val="00505606"/>
    <w:rsid w:val="005122A7"/>
    <w:rsid w:val="00515F6D"/>
    <w:rsid w:val="005225B7"/>
    <w:rsid w:val="00530C29"/>
    <w:rsid w:val="00546F04"/>
    <w:rsid w:val="00554BA6"/>
    <w:rsid w:val="00555315"/>
    <w:rsid w:val="005624CA"/>
    <w:rsid w:val="005661A7"/>
    <w:rsid w:val="005665F3"/>
    <w:rsid w:val="0056677A"/>
    <w:rsid w:val="00573195"/>
    <w:rsid w:val="00575AC8"/>
    <w:rsid w:val="00575F77"/>
    <w:rsid w:val="00581E57"/>
    <w:rsid w:val="0058544C"/>
    <w:rsid w:val="005864FF"/>
    <w:rsid w:val="00590363"/>
    <w:rsid w:val="005904B0"/>
    <w:rsid w:val="00593E97"/>
    <w:rsid w:val="00594537"/>
    <w:rsid w:val="005B086F"/>
    <w:rsid w:val="005B51FE"/>
    <w:rsid w:val="005B61E8"/>
    <w:rsid w:val="005D5E66"/>
    <w:rsid w:val="005D6C1E"/>
    <w:rsid w:val="005E2A72"/>
    <w:rsid w:val="005E64BC"/>
    <w:rsid w:val="005E662A"/>
    <w:rsid w:val="005F3262"/>
    <w:rsid w:val="005F74B9"/>
    <w:rsid w:val="00602175"/>
    <w:rsid w:val="00603CE7"/>
    <w:rsid w:val="0061142B"/>
    <w:rsid w:val="006136C1"/>
    <w:rsid w:val="00616E9D"/>
    <w:rsid w:val="006247CB"/>
    <w:rsid w:val="00624890"/>
    <w:rsid w:val="00624B9A"/>
    <w:rsid w:val="006327B0"/>
    <w:rsid w:val="00644898"/>
    <w:rsid w:val="00644E4A"/>
    <w:rsid w:val="006451B1"/>
    <w:rsid w:val="00655873"/>
    <w:rsid w:val="006653CF"/>
    <w:rsid w:val="00673DC2"/>
    <w:rsid w:val="0067531B"/>
    <w:rsid w:val="00687071"/>
    <w:rsid w:val="006879F9"/>
    <w:rsid w:val="00687F08"/>
    <w:rsid w:val="00690646"/>
    <w:rsid w:val="00691FEF"/>
    <w:rsid w:val="00692985"/>
    <w:rsid w:val="0069327B"/>
    <w:rsid w:val="006A2743"/>
    <w:rsid w:val="006A3CFB"/>
    <w:rsid w:val="006A44D9"/>
    <w:rsid w:val="006A7ED6"/>
    <w:rsid w:val="006B3C1C"/>
    <w:rsid w:val="006B6C12"/>
    <w:rsid w:val="006C1DD2"/>
    <w:rsid w:val="006C38A8"/>
    <w:rsid w:val="006E155F"/>
    <w:rsid w:val="006E305C"/>
    <w:rsid w:val="006E5752"/>
    <w:rsid w:val="006F0494"/>
    <w:rsid w:val="006F337E"/>
    <w:rsid w:val="006F45F2"/>
    <w:rsid w:val="0071092A"/>
    <w:rsid w:val="00714C62"/>
    <w:rsid w:val="007172FD"/>
    <w:rsid w:val="00720552"/>
    <w:rsid w:val="00721090"/>
    <w:rsid w:val="00736B0B"/>
    <w:rsid w:val="00737CAF"/>
    <w:rsid w:val="00740473"/>
    <w:rsid w:val="00753037"/>
    <w:rsid w:val="00762DF3"/>
    <w:rsid w:val="00770B03"/>
    <w:rsid w:val="00771177"/>
    <w:rsid w:val="0077347A"/>
    <w:rsid w:val="007759ED"/>
    <w:rsid w:val="007769CD"/>
    <w:rsid w:val="00786866"/>
    <w:rsid w:val="007A0DB9"/>
    <w:rsid w:val="007A3265"/>
    <w:rsid w:val="007A6864"/>
    <w:rsid w:val="007B0D8A"/>
    <w:rsid w:val="007C0F27"/>
    <w:rsid w:val="007C2BDF"/>
    <w:rsid w:val="007C5A6F"/>
    <w:rsid w:val="007C79B5"/>
    <w:rsid w:val="007D2416"/>
    <w:rsid w:val="007D4061"/>
    <w:rsid w:val="007D40CD"/>
    <w:rsid w:val="007D4575"/>
    <w:rsid w:val="007E09FF"/>
    <w:rsid w:val="007E567C"/>
    <w:rsid w:val="007F4B46"/>
    <w:rsid w:val="007F74BF"/>
    <w:rsid w:val="008029AF"/>
    <w:rsid w:val="00806508"/>
    <w:rsid w:val="00817F75"/>
    <w:rsid w:val="00824E2B"/>
    <w:rsid w:val="00825B4C"/>
    <w:rsid w:val="00826215"/>
    <w:rsid w:val="008362E8"/>
    <w:rsid w:val="0083788C"/>
    <w:rsid w:val="0084335B"/>
    <w:rsid w:val="008445EE"/>
    <w:rsid w:val="00846E15"/>
    <w:rsid w:val="00850141"/>
    <w:rsid w:val="00860776"/>
    <w:rsid w:val="0086178D"/>
    <w:rsid w:val="0086430C"/>
    <w:rsid w:val="008646D9"/>
    <w:rsid w:val="00867C1C"/>
    <w:rsid w:val="00871D33"/>
    <w:rsid w:val="00873839"/>
    <w:rsid w:val="0087692F"/>
    <w:rsid w:val="008774E1"/>
    <w:rsid w:val="0087754D"/>
    <w:rsid w:val="00882C50"/>
    <w:rsid w:val="00890371"/>
    <w:rsid w:val="0089255E"/>
    <w:rsid w:val="00897458"/>
    <w:rsid w:val="008A7A96"/>
    <w:rsid w:val="008B3FEF"/>
    <w:rsid w:val="008B4F63"/>
    <w:rsid w:val="008B679C"/>
    <w:rsid w:val="008B6BCA"/>
    <w:rsid w:val="008C069F"/>
    <w:rsid w:val="008C43BF"/>
    <w:rsid w:val="008D19BA"/>
    <w:rsid w:val="008D468A"/>
    <w:rsid w:val="008D4EEA"/>
    <w:rsid w:val="008D6C15"/>
    <w:rsid w:val="008E1A76"/>
    <w:rsid w:val="008E1CF5"/>
    <w:rsid w:val="008E5C21"/>
    <w:rsid w:val="008F08E5"/>
    <w:rsid w:val="008F266D"/>
    <w:rsid w:val="008F3C3B"/>
    <w:rsid w:val="008F42E4"/>
    <w:rsid w:val="0092214A"/>
    <w:rsid w:val="00923595"/>
    <w:rsid w:val="00923CB7"/>
    <w:rsid w:val="00926EAC"/>
    <w:rsid w:val="00927061"/>
    <w:rsid w:val="00932D83"/>
    <w:rsid w:val="0093770E"/>
    <w:rsid w:val="00960F72"/>
    <w:rsid w:val="00965F65"/>
    <w:rsid w:val="00966061"/>
    <w:rsid w:val="00971F0C"/>
    <w:rsid w:val="00974690"/>
    <w:rsid w:val="0098500D"/>
    <w:rsid w:val="00993CA6"/>
    <w:rsid w:val="009943B4"/>
    <w:rsid w:val="00994BE4"/>
    <w:rsid w:val="009A4489"/>
    <w:rsid w:val="009A6D82"/>
    <w:rsid w:val="009B0EE3"/>
    <w:rsid w:val="009C173C"/>
    <w:rsid w:val="009C4D3D"/>
    <w:rsid w:val="009D3E8F"/>
    <w:rsid w:val="009D518A"/>
    <w:rsid w:val="009D73F9"/>
    <w:rsid w:val="009E2E7E"/>
    <w:rsid w:val="009E3217"/>
    <w:rsid w:val="009E481B"/>
    <w:rsid w:val="009F111C"/>
    <w:rsid w:val="009F43A4"/>
    <w:rsid w:val="009F4B56"/>
    <w:rsid w:val="00A00D76"/>
    <w:rsid w:val="00A05A94"/>
    <w:rsid w:val="00A11016"/>
    <w:rsid w:val="00A13CCC"/>
    <w:rsid w:val="00A14B3E"/>
    <w:rsid w:val="00A23418"/>
    <w:rsid w:val="00A30D9C"/>
    <w:rsid w:val="00A34CE2"/>
    <w:rsid w:val="00A360DB"/>
    <w:rsid w:val="00A37F2A"/>
    <w:rsid w:val="00A402B9"/>
    <w:rsid w:val="00A53BCE"/>
    <w:rsid w:val="00A5705E"/>
    <w:rsid w:val="00A604C1"/>
    <w:rsid w:val="00A670D5"/>
    <w:rsid w:val="00A7116A"/>
    <w:rsid w:val="00A750E3"/>
    <w:rsid w:val="00A7511C"/>
    <w:rsid w:val="00AA1E24"/>
    <w:rsid w:val="00AA6F46"/>
    <w:rsid w:val="00AB3B9B"/>
    <w:rsid w:val="00AB47AB"/>
    <w:rsid w:val="00AB5995"/>
    <w:rsid w:val="00AC0654"/>
    <w:rsid w:val="00AC506F"/>
    <w:rsid w:val="00AD5916"/>
    <w:rsid w:val="00AE0191"/>
    <w:rsid w:val="00B07307"/>
    <w:rsid w:val="00B107BF"/>
    <w:rsid w:val="00B1310F"/>
    <w:rsid w:val="00B1351A"/>
    <w:rsid w:val="00B21BCE"/>
    <w:rsid w:val="00B3000F"/>
    <w:rsid w:val="00B323F6"/>
    <w:rsid w:val="00B32635"/>
    <w:rsid w:val="00B4084A"/>
    <w:rsid w:val="00B63335"/>
    <w:rsid w:val="00B75E5D"/>
    <w:rsid w:val="00B773BE"/>
    <w:rsid w:val="00B81EC0"/>
    <w:rsid w:val="00B8278A"/>
    <w:rsid w:val="00B93A7F"/>
    <w:rsid w:val="00BA5971"/>
    <w:rsid w:val="00BA74E0"/>
    <w:rsid w:val="00BB2679"/>
    <w:rsid w:val="00BB29CA"/>
    <w:rsid w:val="00BD0409"/>
    <w:rsid w:val="00BD11B3"/>
    <w:rsid w:val="00BD5E77"/>
    <w:rsid w:val="00BE4A06"/>
    <w:rsid w:val="00BE6DCB"/>
    <w:rsid w:val="00BF5437"/>
    <w:rsid w:val="00C22BAD"/>
    <w:rsid w:val="00C30155"/>
    <w:rsid w:val="00C3142D"/>
    <w:rsid w:val="00C316C1"/>
    <w:rsid w:val="00C34632"/>
    <w:rsid w:val="00C45A50"/>
    <w:rsid w:val="00C51B84"/>
    <w:rsid w:val="00C53F52"/>
    <w:rsid w:val="00C54D7F"/>
    <w:rsid w:val="00C57641"/>
    <w:rsid w:val="00C60DA6"/>
    <w:rsid w:val="00C65F08"/>
    <w:rsid w:val="00C84F54"/>
    <w:rsid w:val="00C854ED"/>
    <w:rsid w:val="00C91682"/>
    <w:rsid w:val="00C92A63"/>
    <w:rsid w:val="00C95040"/>
    <w:rsid w:val="00CA4FDF"/>
    <w:rsid w:val="00CB48D5"/>
    <w:rsid w:val="00CB5243"/>
    <w:rsid w:val="00CE68F5"/>
    <w:rsid w:val="00D07242"/>
    <w:rsid w:val="00D10393"/>
    <w:rsid w:val="00D10C18"/>
    <w:rsid w:val="00D12B0F"/>
    <w:rsid w:val="00D16A55"/>
    <w:rsid w:val="00D2327D"/>
    <w:rsid w:val="00D269B9"/>
    <w:rsid w:val="00D33523"/>
    <w:rsid w:val="00D3771A"/>
    <w:rsid w:val="00D438AC"/>
    <w:rsid w:val="00D507E1"/>
    <w:rsid w:val="00D50C87"/>
    <w:rsid w:val="00D57AEF"/>
    <w:rsid w:val="00D67D54"/>
    <w:rsid w:val="00D73F8E"/>
    <w:rsid w:val="00D93663"/>
    <w:rsid w:val="00D942F2"/>
    <w:rsid w:val="00DA2898"/>
    <w:rsid w:val="00DB199C"/>
    <w:rsid w:val="00DB228B"/>
    <w:rsid w:val="00DB7067"/>
    <w:rsid w:val="00DC3727"/>
    <w:rsid w:val="00DD005F"/>
    <w:rsid w:val="00DD4823"/>
    <w:rsid w:val="00DE3CD0"/>
    <w:rsid w:val="00DE669B"/>
    <w:rsid w:val="00DF138E"/>
    <w:rsid w:val="00DF5493"/>
    <w:rsid w:val="00E14367"/>
    <w:rsid w:val="00E147F6"/>
    <w:rsid w:val="00E16C81"/>
    <w:rsid w:val="00E17CAF"/>
    <w:rsid w:val="00E26CD2"/>
    <w:rsid w:val="00E27D0D"/>
    <w:rsid w:val="00E33317"/>
    <w:rsid w:val="00E41A48"/>
    <w:rsid w:val="00E478AB"/>
    <w:rsid w:val="00E67A57"/>
    <w:rsid w:val="00E67A74"/>
    <w:rsid w:val="00E804EE"/>
    <w:rsid w:val="00E805C3"/>
    <w:rsid w:val="00E90795"/>
    <w:rsid w:val="00E91243"/>
    <w:rsid w:val="00EA291B"/>
    <w:rsid w:val="00EA2C4C"/>
    <w:rsid w:val="00EA5CFE"/>
    <w:rsid w:val="00EA5D92"/>
    <w:rsid w:val="00EB201F"/>
    <w:rsid w:val="00EB7B7B"/>
    <w:rsid w:val="00EC15E5"/>
    <w:rsid w:val="00EC339C"/>
    <w:rsid w:val="00ED2127"/>
    <w:rsid w:val="00ED4B8D"/>
    <w:rsid w:val="00EE339B"/>
    <w:rsid w:val="00EF72F8"/>
    <w:rsid w:val="00F012AF"/>
    <w:rsid w:val="00F01841"/>
    <w:rsid w:val="00F02C61"/>
    <w:rsid w:val="00F050DA"/>
    <w:rsid w:val="00F10273"/>
    <w:rsid w:val="00F17902"/>
    <w:rsid w:val="00F200BF"/>
    <w:rsid w:val="00F22C69"/>
    <w:rsid w:val="00F360EA"/>
    <w:rsid w:val="00F373B9"/>
    <w:rsid w:val="00F454B0"/>
    <w:rsid w:val="00F50503"/>
    <w:rsid w:val="00F57C04"/>
    <w:rsid w:val="00F57DE0"/>
    <w:rsid w:val="00F61043"/>
    <w:rsid w:val="00F739B9"/>
    <w:rsid w:val="00F77399"/>
    <w:rsid w:val="00F8224C"/>
    <w:rsid w:val="00F83C7B"/>
    <w:rsid w:val="00FA7069"/>
    <w:rsid w:val="00FC3A4B"/>
    <w:rsid w:val="00FC6E5B"/>
    <w:rsid w:val="00FE26ED"/>
    <w:rsid w:val="00FF19D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C7D10F"/>
  <w15:docId w15:val="{3517379C-2559-B44A-BACE-43CB9F923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4"/>
        <w:szCs w:val="24"/>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uiPriority w:val="9"/>
    <w:unhideWhenUsed/>
    <w:qFormat/>
    <w:pPr>
      <w:keepNext/>
      <w:keepLines/>
      <w:pBdr>
        <w:top w:val="nil"/>
        <w:left w:val="nil"/>
        <w:bottom w:val="nil"/>
        <w:right w:val="nil"/>
        <w:between w:val="nil"/>
      </w:pBdr>
      <w:outlineLvl w:val="1"/>
    </w:pPr>
    <w:rPr>
      <w:b/>
      <w:color w:val="000000"/>
    </w:rPr>
  </w:style>
  <w:style w:type="paragraph" w:styleId="Heading3">
    <w:name w:val="heading 3"/>
    <w:basedOn w:val="Normal"/>
    <w:next w:val="Normal"/>
    <w:uiPriority w:val="9"/>
    <w:unhideWhenUsed/>
    <w:qFormat/>
    <w:pPr>
      <w:keepNext/>
      <w:keepLines/>
      <w:pBdr>
        <w:top w:val="nil"/>
        <w:left w:val="nil"/>
        <w:bottom w:val="nil"/>
        <w:right w:val="nil"/>
        <w:between w:val="nil"/>
      </w:pBdr>
      <w:outlineLvl w:val="2"/>
    </w:pPr>
    <w:rPr>
      <w:i/>
      <w:color w:val="000000"/>
    </w:rPr>
  </w:style>
  <w:style w:type="paragraph" w:styleId="Heading4">
    <w:name w:val="heading 4"/>
    <w:basedOn w:val="Normal"/>
    <w:next w:val="Normal"/>
    <w:uiPriority w:val="9"/>
    <w:unhideWhenUsed/>
    <w:qFormat/>
    <w:pPr>
      <w:keepNext/>
      <w:keepLines/>
      <w:pBdr>
        <w:top w:val="nil"/>
        <w:left w:val="nil"/>
        <w:bottom w:val="nil"/>
        <w:right w:val="nil"/>
        <w:between w:val="nil"/>
      </w:pBdr>
      <w:spacing w:before="240" w:after="40"/>
      <w:outlineLvl w:val="3"/>
    </w:pPr>
    <w:rPr>
      <w:b/>
      <w:color w:val="000000"/>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character" w:styleId="LineNumber">
    <w:name w:val="line number"/>
    <w:basedOn w:val="DefaultParagraphFont"/>
    <w:uiPriority w:val="99"/>
    <w:semiHidden/>
    <w:unhideWhenUsed/>
    <w:rsid w:val="008D468A"/>
  </w:style>
  <w:style w:type="character" w:styleId="Hyperlink">
    <w:name w:val="Hyperlink"/>
    <w:basedOn w:val="DefaultParagraphFont"/>
    <w:uiPriority w:val="99"/>
    <w:unhideWhenUsed/>
    <w:rsid w:val="00F360EA"/>
    <w:rPr>
      <w:color w:val="0000FF" w:themeColor="hyperlink"/>
      <w:u w:val="single"/>
    </w:rPr>
  </w:style>
  <w:style w:type="character" w:styleId="UnresolvedMention">
    <w:name w:val="Unresolved Mention"/>
    <w:basedOn w:val="DefaultParagraphFont"/>
    <w:uiPriority w:val="99"/>
    <w:semiHidden/>
    <w:unhideWhenUsed/>
    <w:rsid w:val="00F360EA"/>
    <w:rPr>
      <w:color w:val="605E5C"/>
      <w:shd w:val="clear" w:color="auto" w:fill="E1DFDD"/>
    </w:rPr>
  </w:style>
  <w:style w:type="paragraph" w:styleId="NormalWeb">
    <w:name w:val="Normal (Web)"/>
    <w:basedOn w:val="Normal"/>
    <w:uiPriority w:val="99"/>
    <w:semiHidden/>
    <w:unhideWhenUsed/>
    <w:rsid w:val="001E4EA0"/>
    <w:pPr>
      <w:spacing w:before="100" w:beforeAutospacing="1" w:after="100" w:afterAutospacing="1" w:line="240" w:lineRule="auto"/>
    </w:pPr>
    <w:rPr>
      <w:rFonts w:ascii="Times New Roman" w:eastAsia="Times New Roman" w:hAnsi="Times New Roman" w:cs="Times New Roman"/>
      <w:lang w:val="en-CA"/>
    </w:rPr>
  </w:style>
  <w:style w:type="character" w:styleId="CommentReference">
    <w:name w:val="annotation reference"/>
    <w:basedOn w:val="DefaultParagraphFont"/>
    <w:uiPriority w:val="99"/>
    <w:semiHidden/>
    <w:unhideWhenUsed/>
    <w:rsid w:val="003044D1"/>
    <w:rPr>
      <w:sz w:val="16"/>
      <w:szCs w:val="16"/>
    </w:rPr>
  </w:style>
  <w:style w:type="paragraph" w:styleId="CommentText">
    <w:name w:val="annotation text"/>
    <w:basedOn w:val="Normal"/>
    <w:link w:val="CommentTextChar"/>
    <w:uiPriority w:val="99"/>
    <w:unhideWhenUsed/>
    <w:rsid w:val="003044D1"/>
    <w:pPr>
      <w:spacing w:line="240" w:lineRule="auto"/>
    </w:pPr>
    <w:rPr>
      <w:sz w:val="20"/>
      <w:szCs w:val="20"/>
    </w:rPr>
  </w:style>
  <w:style w:type="character" w:customStyle="1" w:styleId="CommentTextChar">
    <w:name w:val="Comment Text Char"/>
    <w:basedOn w:val="DefaultParagraphFont"/>
    <w:link w:val="CommentText"/>
    <w:uiPriority w:val="99"/>
    <w:rsid w:val="003044D1"/>
    <w:rPr>
      <w:sz w:val="20"/>
      <w:szCs w:val="20"/>
    </w:rPr>
  </w:style>
  <w:style w:type="paragraph" w:styleId="CommentSubject">
    <w:name w:val="annotation subject"/>
    <w:basedOn w:val="CommentText"/>
    <w:next w:val="CommentText"/>
    <w:link w:val="CommentSubjectChar"/>
    <w:uiPriority w:val="99"/>
    <w:semiHidden/>
    <w:unhideWhenUsed/>
    <w:rsid w:val="003044D1"/>
    <w:rPr>
      <w:b/>
      <w:bCs/>
    </w:rPr>
  </w:style>
  <w:style w:type="character" w:customStyle="1" w:styleId="CommentSubjectChar">
    <w:name w:val="Comment Subject Char"/>
    <w:basedOn w:val="CommentTextChar"/>
    <w:link w:val="CommentSubject"/>
    <w:uiPriority w:val="99"/>
    <w:semiHidden/>
    <w:rsid w:val="003044D1"/>
    <w:rPr>
      <w:b/>
      <w:bCs/>
      <w:sz w:val="20"/>
      <w:szCs w:val="20"/>
    </w:rPr>
  </w:style>
  <w:style w:type="character" w:styleId="FollowedHyperlink">
    <w:name w:val="FollowedHyperlink"/>
    <w:basedOn w:val="DefaultParagraphFont"/>
    <w:uiPriority w:val="99"/>
    <w:semiHidden/>
    <w:unhideWhenUsed/>
    <w:rsid w:val="00F200BF"/>
    <w:rPr>
      <w:color w:val="800080" w:themeColor="followedHyperlink"/>
      <w:u w:val="single"/>
    </w:rPr>
  </w:style>
  <w:style w:type="character" w:customStyle="1" w:styleId="apple-converted-space">
    <w:name w:val="apple-converted-space"/>
    <w:basedOn w:val="DefaultParagraphFont"/>
    <w:rsid w:val="0015356E"/>
  </w:style>
  <w:style w:type="paragraph" w:styleId="Revision">
    <w:name w:val="Revision"/>
    <w:hidden/>
    <w:uiPriority w:val="99"/>
    <w:semiHidden/>
    <w:rsid w:val="00554BA6"/>
    <w:pPr>
      <w:spacing w:line="240" w:lineRule="auto"/>
    </w:pPr>
  </w:style>
  <w:style w:type="paragraph" w:styleId="Header">
    <w:name w:val="header"/>
    <w:basedOn w:val="Normal"/>
    <w:link w:val="HeaderChar"/>
    <w:uiPriority w:val="99"/>
    <w:unhideWhenUsed/>
    <w:rsid w:val="006A7ED6"/>
    <w:pPr>
      <w:tabs>
        <w:tab w:val="center" w:pos="4680"/>
        <w:tab w:val="right" w:pos="9360"/>
      </w:tabs>
      <w:spacing w:line="240" w:lineRule="auto"/>
    </w:pPr>
  </w:style>
  <w:style w:type="character" w:customStyle="1" w:styleId="HeaderChar">
    <w:name w:val="Header Char"/>
    <w:basedOn w:val="DefaultParagraphFont"/>
    <w:link w:val="Header"/>
    <w:uiPriority w:val="99"/>
    <w:rsid w:val="006A7ED6"/>
  </w:style>
  <w:style w:type="paragraph" w:styleId="Footer">
    <w:name w:val="footer"/>
    <w:basedOn w:val="Normal"/>
    <w:link w:val="FooterChar"/>
    <w:uiPriority w:val="99"/>
    <w:unhideWhenUsed/>
    <w:rsid w:val="006A7ED6"/>
    <w:pPr>
      <w:tabs>
        <w:tab w:val="center" w:pos="4680"/>
        <w:tab w:val="right" w:pos="9360"/>
      </w:tabs>
      <w:spacing w:line="240" w:lineRule="auto"/>
    </w:pPr>
  </w:style>
  <w:style w:type="character" w:customStyle="1" w:styleId="FooterChar">
    <w:name w:val="Footer Char"/>
    <w:basedOn w:val="DefaultParagraphFont"/>
    <w:link w:val="Footer"/>
    <w:uiPriority w:val="99"/>
    <w:rsid w:val="006A7ED6"/>
  </w:style>
  <w:style w:type="paragraph" w:styleId="HTMLPreformatted">
    <w:name w:val="HTML Preformatted"/>
    <w:basedOn w:val="Normal"/>
    <w:link w:val="HTMLPreformattedChar"/>
    <w:uiPriority w:val="99"/>
    <w:semiHidden/>
    <w:unhideWhenUsed/>
    <w:rsid w:val="00E2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CA"/>
    </w:rPr>
  </w:style>
  <w:style w:type="character" w:customStyle="1" w:styleId="HTMLPreformattedChar">
    <w:name w:val="HTML Preformatted Char"/>
    <w:basedOn w:val="DefaultParagraphFont"/>
    <w:link w:val="HTMLPreformatted"/>
    <w:uiPriority w:val="99"/>
    <w:semiHidden/>
    <w:rsid w:val="00E27D0D"/>
    <w:rPr>
      <w:rFonts w:ascii="Courier New" w:eastAsia="Times New Roman" w:hAnsi="Courier New" w:cs="Courier New"/>
      <w:sz w:val="20"/>
      <w:szCs w:val="20"/>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01386">
      <w:bodyDiv w:val="1"/>
      <w:marLeft w:val="0"/>
      <w:marRight w:val="0"/>
      <w:marTop w:val="0"/>
      <w:marBottom w:val="0"/>
      <w:divBdr>
        <w:top w:val="none" w:sz="0" w:space="0" w:color="auto"/>
        <w:left w:val="none" w:sz="0" w:space="0" w:color="auto"/>
        <w:bottom w:val="none" w:sz="0" w:space="0" w:color="auto"/>
        <w:right w:val="none" w:sz="0" w:space="0" w:color="auto"/>
      </w:divBdr>
    </w:div>
    <w:div w:id="95560873">
      <w:bodyDiv w:val="1"/>
      <w:marLeft w:val="0"/>
      <w:marRight w:val="0"/>
      <w:marTop w:val="0"/>
      <w:marBottom w:val="0"/>
      <w:divBdr>
        <w:top w:val="none" w:sz="0" w:space="0" w:color="auto"/>
        <w:left w:val="none" w:sz="0" w:space="0" w:color="auto"/>
        <w:bottom w:val="none" w:sz="0" w:space="0" w:color="auto"/>
        <w:right w:val="none" w:sz="0" w:space="0" w:color="auto"/>
      </w:divBdr>
      <w:divsChild>
        <w:div w:id="1575773058">
          <w:marLeft w:val="480"/>
          <w:marRight w:val="0"/>
          <w:marTop w:val="0"/>
          <w:marBottom w:val="0"/>
          <w:divBdr>
            <w:top w:val="none" w:sz="0" w:space="0" w:color="auto"/>
            <w:left w:val="none" w:sz="0" w:space="0" w:color="auto"/>
            <w:bottom w:val="none" w:sz="0" w:space="0" w:color="auto"/>
            <w:right w:val="none" w:sz="0" w:space="0" w:color="auto"/>
          </w:divBdr>
          <w:divsChild>
            <w:div w:id="141717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2593">
      <w:bodyDiv w:val="1"/>
      <w:marLeft w:val="0"/>
      <w:marRight w:val="0"/>
      <w:marTop w:val="0"/>
      <w:marBottom w:val="0"/>
      <w:divBdr>
        <w:top w:val="none" w:sz="0" w:space="0" w:color="auto"/>
        <w:left w:val="none" w:sz="0" w:space="0" w:color="auto"/>
        <w:bottom w:val="none" w:sz="0" w:space="0" w:color="auto"/>
        <w:right w:val="none" w:sz="0" w:space="0" w:color="auto"/>
      </w:divBdr>
    </w:div>
    <w:div w:id="203057959">
      <w:bodyDiv w:val="1"/>
      <w:marLeft w:val="0"/>
      <w:marRight w:val="0"/>
      <w:marTop w:val="0"/>
      <w:marBottom w:val="0"/>
      <w:divBdr>
        <w:top w:val="none" w:sz="0" w:space="0" w:color="auto"/>
        <w:left w:val="none" w:sz="0" w:space="0" w:color="auto"/>
        <w:bottom w:val="none" w:sz="0" w:space="0" w:color="auto"/>
        <w:right w:val="none" w:sz="0" w:space="0" w:color="auto"/>
      </w:divBdr>
    </w:div>
    <w:div w:id="365253220">
      <w:bodyDiv w:val="1"/>
      <w:marLeft w:val="0"/>
      <w:marRight w:val="0"/>
      <w:marTop w:val="0"/>
      <w:marBottom w:val="0"/>
      <w:divBdr>
        <w:top w:val="none" w:sz="0" w:space="0" w:color="auto"/>
        <w:left w:val="none" w:sz="0" w:space="0" w:color="auto"/>
        <w:bottom w:val="none" w:sz="0" w:space="0" w:color="auto"/>
        <w:right w:val="none" w:sz="0" w:space="0" w:color="auto"/>
      </w:divBdr>
      <w:divsChild>
        <w:div w:id="797256534">
          <w:marLeft w:val="480"/>
          <w:marRight w:val="0"/>
          <w:marTop w:val="0"/>
          <w:marBottom w:val="0"/>
          <w:divBdr>
            <w:top w:val="none" w:sz="0" w:space="0" w:color="auto"/>
            <w:left w:val="none" w:sz="0" w:space="0" w:color="auto"/>
            <w:bottom w:val="none" w:sz="0" w:space="0" w:color="auto"/>
            <w:right w:val="none" w:sz="0" w:space="0" w:color="auto"/>
          </w:divBdr>
          <w:divsChild>
            <w:div w:id="140070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66071">
      <w:bodyDiv w:val="1"/>
      <w:marLeft w:val="0"/>
      <w:marRight w:val="0"/>
      <w:marTop w:val="0"/>
      <w:marBottom w:val="0"/>
      <w:divBdr>
        <w:top w:val="none" w:sz="0" w:space="0" w:color="auto"/>
        <w:left w:val="none" w:sz="0" w:space="0" w:color="auto"/>
        <w:bottom w:val="none" w:sz="0" w:space="0" w:color="auto"/>
        <w:right w:val="none" w:sz="0" w:space="0" w:color="auto"/>
      </w:divBdr>
    </w:div>
    <w:div w:id="497967668">
      <w:bodyDiv w:val="1"/>
      <w:marLeft w:val="0"/>
      <w:marRight w:val="0"/>
      <w:marTop w:val="0"/>
      <w:marBottom w:val="0"/>
      <w:divBdr>
        <w:top w:val="none" w:sz="0" w:space="0" w:color="auto"/>
        <w:left w:val="none" w:sz="0" w:space="0" w:color="auto"/>
        <w:bottom w:val="none" w:sz="0" w:space="0" w:color="auto"/>
        <w:right w:val="none" w:sz="0" w:space="0" w:color="auto"/>
      </w:divBdr>
    </w:div>
    <w:div w:id="621495934">
      <w:bodyDiv w:val="1"/>
      <w:marLeft w:val="0"/>
      <w:marRight w:val="0"/>
      <w:marTop w:val="0"/>
      <w:marBottom w:val="0"/>
      <w:divBdr>
        <w:top w:val="none" w:sz="0" w:space="0" w:color="auto"/>
        <w:left w:val="none" w:sz="0" w:space="0" w:color="auto"/>
        <w:bottom w:val="none" w:sz="0" w:space="0" w:color="auto"/>
        <w:right w:val="none" w:sz="0" w:space="0" w:color="auto"/>
      </w:divBdr>
    </w:div>
    <w:div w:id="673148659">
      <w:bodyDiv w:val="1"/>
      <w:marLeft w:val="0"/>
      <w:marRight w:val="0"/>
      <w:marTop w:val="0"/>
      <w:marBottom w:val="0"/>
      <w:divBdr>
        <w:top w:val="none" w:sz="0" w:space="0" w:color="auto"/>
        <w:left w:val="none" w:sz="0" w:space="0" w:color="auto"/>
        <w:bottom w:val="none" w:sz="0" w:space="0" w:color="auto"/>
        <w:right w:val="none" w:sz="0" w:space="0" w:color="auto"/>
      </w:divBdr>
    </w:div>
    <w:div w:id="728311012">
      <w:bodyDiv w:val="1"/>
      <w:marLeft w:val="0"/>
      <w:marRight w:val="0"/>
      <w:marTop w:val="0"/>
      <w:marBottom w:val="0"/>
      <w:divBdr>
        <w:top w:val="none" w:sz="0" w:space="0" w:color="auto"/>
        <w:left w:val="none" w:sz="0" w:space="0" w:color="auto"/>
        <w:bottom w:val="none" w:sz="0" w:space="0" w:color="auto"/>
        <w:right w:val="none" w:sz="0" w:space="0" w:color="auto"/>
      </w:divBdr>
    </w:div>
    <w:div w:id="755590648">
      <w:bodyDiv w:val="1"/>
      <w:marLeft w:val="0"/>
      <w:marRight w:val="0"/>
      <w:marTop w:val="0"/>
      <w:marBottom w:val="0"/>
      <w:divBdr>
        <w:top w:val="none" w:sz="0" w:space="0" w:color="auto"/>
        <w:left w:val="none" w:sz="0" w:space="0" w:color="auto"/>
        <w:bottom w:val="none" w:sz="0" w:space="0" w:color="auto"/>
        <w:right w:val="none" w:sz="0" w:space="0" w:color="auto"/>
      </w:divBdr>
    </w:div>
    <w:div w:id="790249716">
      <w:bodyDiv w:val="1"/>
      <w:marLeft w:val="0"/>
      <w:marRight w:val="0"/>
      <w:marTop w:val="0"/>
      <w:marBottom w:val="0"/>
      <w:divBdr>
        <w:top w:val="none" w:sz="0" w:space="0" w:color="auto"/>
        <w:left w:val="none" w:sz="0" w:space="0" w:color="auto"/>
        <w:bottom w:val="none" w:sz="0" w:space="0" w:color="auto"/>
        <w:right w:val="none" w:sz="0" w:space="0" w:color="auto"/>
      </w:divBdr>
    </w:div>
    <w:div w:id="830097194">
      <w:bodyDiv w:val="1"/>
      <w:marLeft w:val="0"/>
      <w:marRight w:val="0"/>
      <w:marTop w:val="0"/>
      <w:marBottom w:val="0"/>
      <w:divBdr>
        <w:top w:val="none" w:sz="0" w:space="0" w:color="auto"/>
        <w:left w:val="none" w:sz="0" w:space="0" w:color="auto"/>
        <w:bottom w:val="none" w:sz="0" w:space="0" w:color="auto"/>
        <w:right w:val="none" w:sz="0" w:space="0" w:color="auto"/>
      </w:divBdr>
      <w:divsChild>
        <w:div w:id="1167407810">
          <w:marLeft w:val="480"/>
          <w:marRight w:val="0"/>
          <w:marTop w:val="0"/>
          <w:marBottom w:val="0"/>
          <w:divBdr>
            <w:top w:val="none" w:sz="0" w:space="0" w:color="auto"/>
            <w:left w:val="none" w:sz="0" w:space="0" w:color="auto"/>
            <w:bottom w:val="none" w:sz="0" w:space="0" w:color="auto"/>
            <w:right w:val="none" w:sz="0" w:space="0" w:color="auto"/>
          </w:divBdr>
          <w:divsChild>
            <w:div w:id="21281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01012">
      <w:bodyDiv w:val="1"/>
      <w:marLeft w:val="0"/>
      <w:marRight w:val="0"/>
      <w:marTop w:val="0"/>
      <w:marBottom w:val="0"/>
      <w:divBdr>
        <w:top w:val="none" w:sz="0" w:space="0" w:color="auto"/>
        <w:left w:val="none" w:sz="0" w:space="0" w:color="auto"/>
        <w:bottom w:val="none" w:sz="0" w:space="0" w:color="auto"/>
        <w:right w:val="none" w:sz="0" w:space="0" w:color="auto"/>
      </w:divBdr>
    </w:div>
    <w:div w:id="883373929">
      <w:bodyDiv w:val="1"/>
      <w:marLeft w:val="0"/>
      <w:marRight w:val="0"/>
      <w:marTop w:val="0"/>
      <w:marBottom w:val="0"/>
      <w:divBdr>
        <w:top w:val="none" w:sz="0" w:space="0" w:color="auto"/>
        <w:left w:val="none" w:sz="0" w:space="0" w:color="auto"/>
        <w:bottom w:val="none" w:sz="0" w:space="0" w:color="auto"/>
        <w:right w:val="none" w:sz="0" w:space="0" w:color="auto"/>
      </w:divBdr>
    </w:div>
    <w:div w:id="964000130">
      <w:bodyDiv w:val="1"/>
      <w:marLeft w:val="0"/>
      <w:marRight w:val="0"/>
      <w:marTop w:val="0"/>
      <w:marBottom w:val="0"/>
      <w:divBdr>
        <w:top w:val="none" w:sz="0" w:space="0" w:color="auto"/>
        <w:left w:val="none" w:sz="0" w:space="0" w:color="auto"/>
        <w:bottom w:val="none" w:sz="0" w:space="0" w:color="auto"/>
        <w:right w:val="none" w:sz="0" w:space="0" w:color="auto"/>
      </w:divBdr>
    </w:div>
    <w:div w:id="1033191241">
      <w:bodyDiv w:val="1"/>
      <w:marLeft w:val="0"/>
      <w:marRight w:val="0"/>
      <w:marTop w:val="0"/>
      <w:marBottom w:val="0"/>
      <w:divBdr>
        <w:top w:val="none" w:sz="0" w:space="0" w:color="auto"/>
        <w:left w:val="none" w:sz="0" w:space="0" w:color="auto"/>
        <w:bottom w:val="none" w:sz="0" w:space="0" w:color="auto"/>
        <w:right w:val="none" w:sz="0" w:space="0" w:color="auto"/>
      </w:divBdr>
    </w:div>
    <w:div w:id="1055617948">
      <w:bodyDiv w:val="1"/>
      <w:marLeft w:val="0"/>
      <w:marRight w:val="0"/>
      <w:marTop w:val="0"/>
      <w:marBottom w:val="0"/>
      <w:divBdr>
        <w:top w:val="none" w:sz="0" w:space="0" w:color="auto"/>
        <w:left w:val="none" w:sz="0" w:space="0" w:color="auto"/>
        <w:bottom w:val="none" w:sz="0" w:space="0" w:color="auto"/>
        <w:right w:val="none" w:sz="0" w:space="0" w:color="auto"/>
      </w:divBdr>
    </w:div>
    <w:div w:id="1302660475">
      <w:bodyDiv w:val="1"/>
      <w:marLeft w:val="0"/>
      <w:marRight w:val="0"/>
      <w:marTop w:val="0"/>
      <w:marBottom w:val="0"/>
      <w:divBdr>
        <w:top w:val="none" w:sz="0" w:space="0" w:color="auto"/>
        <w:left w:val="none" w:sz="0" w:space="0" w:color="auto"/>
        <w:bottom w:val="none" w:sz="0" w:space="0" w:color="auto"/>
        <w:right w:val="none" w:sz="0" w:space="0" w:color="auto"/>
      </w:divBdr>
    </w:div>
    <w:div w:id="1855610763">
      <w:bodyDiv w:val="1"/>
      <w:marLeft w:val="0"/>
      <w:marRight w:val="0"/>
      <w:marTop w:val="0"/>
      <w:marBottom w:val="0"/>
      <w:divBdr>
        <w:top w:val="none" w:sz="0" w:space="0" w:color="auto"/>
        <w:left w:val="none" w:sz="0" w:space="0" w:color="auto"/>
        <w:bottom w:val="none" w:sz="0" w:space="0" w:color="auto"/>
        <w:right w:val="none" w:sz="0" w:space="0" w:color="auto"/>
      </w:divBdr>
    </w:div>
    <w:div w:id="1862552339">
      <w:bodyDiv w:val="1"/>
      <w:marLeft w:val="0"/>
      <w:marRight w:val="0"/>
      <w:marTop w:val="0"/>
      <w:marBottom w:val="0"/>
      <w:divBdr>
        <w:top w:val="none" w:sz="0" w:space="0" w:color="auto"/>
        <w:left w:val="none" w:sz="0" w:space="0" w:color="auto"/>
        <w:bottom w:val="none" w:sz="0" w:space="0" w:color="auto"/>
        <w:right w:val="none" w:sz="0" w:space="0" w:color="auto"/>
      </w:divBdr>
      <w:divsChild>
        <w:div w:id="1904875681">
          <w:marLeft w:val="480"/>
          <w:marRight w:val="0"/>
          <w:marTop w:val="0"/>
          <w:marBottom w:val="0"/>
          <w:divBdr>
            <w:top w:val="none" w:sz="0" w:space="0" w:color="auto"/>
            <w:left w:val="none" w:sz="0" w:space="0" w:color="auto"/>
            <w:bottom w:val="none" w:sz="0" w:space="0" w:color="auto"/>
            <w:right w:val="none" w:sz="0" w:space="0" w:color="auto"/>
          </w:divBdr>
          <w:divsChild>
            <w:div w:id="181058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228644">
      <w:bodyDiv w:val="1"/>
      <w:marLeft w:val="0"/>
      <w:marRight w:val="0"/>
      <w:marTop w:val="0"/>
      <w:marBottom w:val="0"/>
      <w:divBdr>
        <w:top w:val="none" w:sz="0" w:space="0" w:color="auto"/>
        <w:left w:val="none" w:sz="0" w:space="0" w:color="auto"/>
        <w:bottom w:val="none" w:sz="0" w:space="0" w:color="auto"/>
        <w:right w:val="none" w:sz="0" w:space="0" w:color="auto"/>
      </w:divBdr>
      <w:divsChild>
        <w:div w:id="433749397">
          <w:marLeft w:val="480"/>
          <w:marRight w:val="0"/>
          <w:marTop w:val="0"/>
          <w:marBottom w:val="0"/>
          <w:divBdr>
            <w:top w:val="none" w:sz="0" w:space="0" w:color="auto"/>
            <w:left w:val="none" w:sz="0" w:space="0" w:color="auto"/>
            <w:bottom w:val="none" w:sz="0" w:space="0" w:color="auto"/>
            <w:right w:val="none" w:sz="0" w:space="0" w:color="auto"/>
          </w:divBdr>
          <w:divsChild>
            <w:div w:id="91038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89761">
      <w:bodyDiv w:val="1"/>
      <w:marLeft w:val="0"/>
      <w:marRight w:val="0"/>
      <w:marTop w:val="0"/>
      <w:marBottom w:val="0"/>
      <w:divBdr>
        <w:top w:val="none" w:sz="0" w:space="0" w:color="auto"/>
        <w:left w:val="none" w:sz="0" w:space="0" w:color="auto"/>
        <w:bottom w:val="none" w:sz="0" w:space="0" w:color="auto"/>
        <w:right w:val="none" w:sz="0" w:space="0" w:color="auto"/>
      </w:divBdr>
    </w:div>
    <w:div w:id="2044472687">
      <w:bodyDiv w:val="1"/>
      <w:marLeft w:val="0"/>
      <w:marRight w:val="0"/>
      <w:marTop w:val="0"/>
      <w:marBottom w:val="0"/>
      <w:divBdr>
        <w:top w:val="none" w:sz="0" w:space="0" w:color="auto"/>
        <w:left w:val="none" w:sz="0" w:space="0" w:color="auto"/>
        <w:bottom w:val="none" w:sz="0" w:space="0" w:color="auto"/>
        <w:right w:val="none" w:sz="0" w:space="0" w:color="auto"/>
      </w:divBdr>
      <w:divsChild>
        <w:div w:id="1812675074">
          <w:marLeft w:val="480"/>
          <w:marRight w:val="0"/>
          <w:marTop w:val="0"/>
          <w:marBottom w:val="0"/>
          <w:divBdr>
            <w:top w:val="none" w:sz="0" w:space="0" w:color="auto"/>
            <w:left w:val="none" w:sz="0" w:space="0" w:color="auto"/>
            <w:bottom w:val="none" w:sz="0" w:space="0" w:color="auto"/>
            <w:right w:val="none" w:sz="0" w:space="0" w:color="auto"/>
          </w:divBdr>
          <w:divsChild>
            <w:div w:id="69319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3429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5.emf"/><Relationship Id="rId3" Type="http://schemas.openxmlformats.org/officeDocument/2006/relationships/styles" Target="styles.xml"/><Relationship Id="rId21" Type="http://schemas.openxmlformats.org/officeDocument/2006/relationships/header" Target="header7.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1.xml"/><Relationship Id="rId25" Type="http://schemas.openxmlformats.org/officeDocument/2006/relationships/image" Target="media/image4.emf"/><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3.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header" Target="header9.xml"/><Relationship Id="rId10" Type="http://schemas.microsoft.com/office/2016/09/relationships/commentsIds" Target="commentsIds.xml"/><Relationship Id="rId19" Type="http://schemas.openxmlformats.org/officeDocument/2006/relationships/image" Target="media/image2.png"/><Relationship Id="rId31" Type="http://schemas.openxmlformats.org/officeDocument/2006/relationships/header" Target="header1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jpeg"/><Relationship Id="rId22" Type="http://schemas.openxmlformats.org/officeDocument/2006/relationships/footer" Target="footer2.xml"/><Relationship Id="rId27" Type="http://schemas.openxmlformats.org/officeDocument/2006/relationships/image" Target="media/image6.emf"/><Relationship Id="rId30" Type="http://schemas.openxmlformats.org/officeDocument/2006/relationships/footer" Target="footer3.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6A5F3-BDFA-5B4A-B6F2-4049C060A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29</Pages>
  <Words>11297</Words>
  <Characters>66317</Characters>
  <Application>Microsoft Office Word</Application>
  <DocSecurity>0</DocSecurity>
  <Lines>1087</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Natasha Hardy</cp:lastModifiedBy>
  <cp:revision>10</cp:revision>
  <dcterms:created xsi:type="dcterms:W3CDTF">2021-12-10T19:58:00Z</dcterms:created>
  <dcterms:modified xsi:type="dcterms:W3CDTF">2021-12-10T21:05:00Z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1,2,3,4,5,6,7,8,9,a,10,11</vt:lpwstr>
  </property>
  <property fmtid="{D5CDD505-2E9C-101B-9397-08002B2CF9AE}" pid="3" name="ClassificationContentMarkingHeaderFontProps">
    <vt:lpwstr>#eedc00,12,Calibri</vt:lpwstr>
  </property>
  <property fmtid="{D5CDD505-2E9C-101B-9397-08002B2CF9AE}" pid="4" name="ClassificationContentMarkingHeaderText">
    <vt:lpwstr>RMIT Classification: Trusted</vt:lpwstr>
  </property>
  <property fmtid="{D5CDD505-2E9C-101B-9397-08002B2CF9AE}" pid="5" name="MSIP_Label_8c3d088b-6243-4963-a2e2-8b321ab7f8fc_Enabled">
    <vt:lpwstr>true</vt:lpwstr>
  </property>
  <property fmtid="{D5CDD505-2E9C-101B-9397-08002B2CF9AE}" pid="6" name="MSIP_Label_8c3d088b-6243-4963-a2e2-8b321ab7f8fc_SetDate">
    <vt:lpwstr>2021-11-07T22:27:05Z</vt:lpwstr>
  </property>
  <property fmtid="{D5CDD505-2E9C-101B-9397-08002B2CF9AE}" pid="7" name="MSIP_Label_8c3d088b-6243-4963-a2e2-8b321ab7f8fc_Method">
    <vt:lpwstr>Privileged</vt:lpwstr>
  </property>
  <property fmtid="{D5CDD505-2E9C-101B-9397-08002B2CF9AE}" pid="8" name="MSIP_Label_8c3d088b-6243-4963-a2e2-8b321ab7f8fc_Name">
    <vt:lpwstr>Trusted</vt:lpwstr>
  </property>
  <property fmtid="{D5CDD505-2E9C-101B-9397-08002B2CF9AE}" pid="9" name="MSIP_Label_8c3d088b-6243-4963-a2e2-8b321ab7f8fc_SiteId">
    <vt:lpwstr>d1323671-cdbe-4417-b4d4-bdb24b51316b</vt:lpwstr>
  </property>
  <property fmtid="{D5CDD505-2E9C-101B-9397-08002B2CF9AE}" pid="10" name="MSIP_Label_8c3d088b-6243-4963-a2e2-8b321ab7f8fc_ActionId">
    <vt:lpwstr>a64533ef-930b-4797-92be-c762f649b365</vt:lpwstr>
  </property>
  <property fmtid="{D5CDD505-2E9C-101B-9397-08002B2CF9AE}" pid="11" name="MSIP_Label_8c3d088b-6243-4963-a2e2-8b321ab7f8fc_ContentBits">
    <vt:lpwstr>1</vt:lpwstr>
  </property>
  <property fmtid="{D5CDD505-2E9C-101B-9397-08002B2CF9AE}" pid="12" name="MSIP_Label_0d9636bd-d22e-436a-bcf9-8d2b5831e6cd_Enabled">
    <vt:lpwstr>true</vt:lpwstr>
  </property>
  <property fmtid="{D5CDD505-2E9C-101B-9397-08002B2CF9AE}" pid="13" name="MSIP_Label_0d9636bd-d22e-436a-bcf9-8d2b5831e6cd_SetDate">
    <vt:lpwstr>2021-12-08T23:09:02Z</vt:lpwstr>
  </property>
  <property fmtid="{D5CDD505-2E9C-101B-9397-08002B2CF9AE}" pid="14" name="MSIP_Label_0d9636bd-d22e-436a-bcf9-8d2b5831e6cd_Method">
    <vt:lpwstr>Privileged</vt:lpwstr>
  </property>
  <property fmtid="{D5CDD505-2E9C-101B-9397-08002B2CF9AE}" pid="15" name="MSIP_Label_0d9636bd-d22e-436a-bcf9-8d2b5831e6cd_Name">
    <vt:lpwstr>Unclassified</vt:lpwstr>
  </property>
  <property fmtid="{D5CDD505-2E9C-101B-9397-08002B2CF9AE}" pid="16" name="MSIP_Label_0d9636bd-d22e-436a-bcf9-8d2b5831e6cd_SiteId">
    <vt:lpwstr>1aa55b22-5f22-4505-bad3-bafb5f7a34cd</vt:lpwstr>
  </property>
  <property fmtid="{D5CDD505-2E9C-101B-9397-08002B2CF9AE}" pid="17" name="MSIP_Label_0d9636bd-d22e-436a-bcf9-8d2b5831e6cd_ActionId">
    <vt:lpwstr>2c01fb68-265e-4451-97cc-6b97c468c0ae</vt:lpwstr>
  </property>
  <property fmtid="{D5CDD505-2E9C-101B-9397-08002B2CF9AE}" pid="18" name="MSIP_Label_0d9636bd-d22e-436a-bcf9-8d2b5831e6cd_ContentBits">
    <vt:lpwstr>0</vt:lpwstr>
  </property>
</Properties>
</file>